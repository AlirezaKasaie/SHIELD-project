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A29343" w14:textId="7A13AEF8" w:rsidR="001E6536" w:rsidRPr="00D84CB0" w:rsidRDefault="00110110" w:rsidP="00DA49D9">
      <w:pPr>
        <w:spacing w:after="120"/>
        <w:jc w:val="center"/>
        <w:rPr>
          <w:rFonts w:ascii="Times New Roman" w:eastAsia="Times New Roman" w:hAnsi="Times New Roman" w:cs="Times New Roman"/>
          <w:b/>
          <w:sz w:val="28"/>
          <w:szCs w:val="28"/>
        </w:rPr>
      </w:pPr>
      <w:r w:rsidRPr="00D84CB0">
        <w:rPr>
          <w:rFonts w:ascii="Times New Roman" w:eastAsia="Times New Roman" w:hAnsi="Times New Roman" w:cs="Times New Roman"/>
          <w:b/>
          <w:sz w:val="28"/>
          <w:szCs w:val="28"/>
        </w:rPr>
        <w:t>The Role of SHIELD Test Centers in Reducing COVID-19 ICU Admissions in Disadvantaged Communities</w:t>
      </w:r>
    </w:p>
    <w:p w14:paraId="0E6B8091" w14:textId="50AC3A2C" w:rsidR="001E6536" w:rsidRDefault="001E6536" w:rsidP="00265F51">
      <w:pPr>
        <w:jc w:val="center"/>
        <w:rPr>
          <w:rFonts w:ascii="Times New Roman" w:eastAsia="Times New Roman" w:hAnsi="Times New Roman" w:cs="Times New Roman"/>
          <w:sz w:val="24"/>
          <w:szCs w:val="24"/>
          <w:vertAlign w:val="superscript"/>
        </w:rPr>
      </w:pPr>
      <w:r w:rsidRPr="000A0E2B">
        <w:rPr>
          <w:rFonts w:ascii="Times New Roman" w:eastAsia="Times New Roman" w:hAnsi="Times New Roman" w:cs="Times New Roman"/>
          <w:sz w:val="24"/>
          <w:szCs w:val="24"/>
        </w:rPr>
        <w:t>Alireza Kasaie, PhD</w:t>
      </w:r>
      <w:ins w:id="0" w:author="Kasaie Sharifi, Seyed Alireza" w:date="2024-12-05T14:22:00Z" w16du:dateUtc="2024-12-05T20:22:00Z">
        <w:r w:rsidR="009B6959">
          <w:rPr>
            <w:rFonts w:ascii="Times New Roman" w:eastAsia="Times New Roman" w:hAnsi="Times New Roman" w:cs="Times New Roman"/>
            <w:sz w:val="24"/>
            <w:szCs w:val="24"/>
          </w:rPr>
          <w:t>;</w:t>
        </w:r>
      </w:ins>
      <w:del w:id="1" w:author="Kasaie Sharifi, Seyed Alireza" w:date="2024-12-05T14:22:00Z" w16du:dateUtc="2024-12-05T20:22:00Z">
        <w:r w:rsidRPr="000A0E2B" w:rsidDel="009B6959">
          <w:rPr>
            <w:rFonts w:ascii="Times New Roman" w:eastAsia="Times New Roman" w:hAnsi="Times New Roman" w:cs="Times New Roman"/>
            <w:sz w:val="24"/>
            <w:szCs w:val="24"/>
          </w:rPr>
          <w:delText>,</w:delText>
        </w:r>
      </w:del>
      <w:r w:rsidRPr="000A0E2B">
        <w:rPr>
          <w:rFonts w:ascii="Times New Roman" w:eastAsia="Times New Roman" w:hAnsi="Times New Roman" w:cs="Times New Roman"/>
          <w:sz w:val="24"/>
          <w:szCs w:val="24"/>
        </w:rPr>
        <w:t xml:space="preserve"> </w:t>
      </w:r>
      <w:r w:rsidR="00D30672">
        <w:rPr>
          <w:rFonts w:ascii="Times New Roman" w:eastAsia="Times New Roman" w:hAnsi="Times New Roman" w:cs="Times New Roman"/>
          <w:sz w:val="24"/>
          <w:szCs w:val="24"/>
        </w:rPr>
        <w:t>Sina Ansari, PhD</w:t>
      </w:r>
      <w:ins w:id="2" w:author="Kasaie Sharifi, Seyed Alireza" w:date="2024-12-05T14:22:00Z" w16du:dateUtc="2024-12-05T20:22:00Z">
        <w:r w:rsidR="009B6959">
          <w:rPr>
            <w:rFonts w:ascii="Times New Roman" w:eastAsia="Times New Roman" w:hAnsi="Times New Roman" w:cs="Times New Roman"/>
            <w:sz w:val="24"/>
            <w:szCs w:val="24"/>
          </w:rPr>
          <w:t>;</w:t>
        </w:r>
      </w:ins>
      <w:del w:id="3" w:author="Kasaie Sharifi, Seyed Alireza" w:date="2024-12-05T14:22:00Z" w16du:dateUtc="2024-12-05T20:22:00Z">
        <w:r w:rsidR="00DA49D9" w:rsidDel="009B6959">
          <w:rPr>
            <w:rFonts w:ascii="Times New Roman" w:eastAsia="Times New Roman" w:hAnsi="Times New Roman" w:cs="Times New Roman"/>
            <w:sz w:val="24"/>
            <w:szCs w:val="24"/>
          </w:rPr>
          <w:delText>,</w:delText>
        </w:r>
      </w:del>
      <w:r w:rsidR="00D3067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Amy Wozniak</w:t>
      </w:r>
      <w:ins w:id="4" w:author="Kasaie Sharifi, Seyed Alireza" w:date="2024-12-05T14:22:00Z" w16du:dateUtc="2024-12-05T20:22:00Z">
        <w:r w:rsidR="009B6959">
          <w:rPr>
            <w:rFonts w:ascii="Times New Roman" w:eastAsia="Times New Roman" w:hAnsi="Times New Roman" w:cs="Times New Roman"/>
            <w:sz w:val="24"/>
            <w:szCs w:val="24"/>
          </w:rPr>
          <w:t>;</w:t>
        </w:r>
      </w:ins>
      <w:del w:id="5" w:author="Kasaie Sharifi, Seyed Alireza" w:date="2024-12-05T14:22:00Z" w16du:dateUtc="2024-12-05T20:22:00Z">
        <w:r w:rsidDel="009B6959">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Fatir Ihsan</w:t>
      </w:r>
      <w:ins w:id="6" w:author="Kasaie Sharifi, Seyed Alireza" w:date="2024-12-05T14:22:00Z" w16du:dateUtc="2024-12-05T20:22:00Z">
        <w:r w:rsidR="009B6959">
          <w:rPr>
            <w:rFonts w:ascii="Times New Roman" w:eastAsia="Times New Roman" w:hAnsi="Times New Roman" w:cs="Times New Roman"/>
            <w:sz w:val="24"/>
            <w:szCs w:val="24"/>
          </w:rPr>
          <w:t>;</w:t>
        </w:r>
      </w:ins>
      <w:del w:id="7" w:author="Kasaie Sharifi, Seyed Alireza" w:date="2024-12-05T14:22:00Z" w16du:dateUtc="2024-12-05T20:22:00Z">
        <w:r w:rsidDel="009B6959">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Michael </w:t>
      </w:r>
      <w:r w:rsidRPr="000A0E2B">
        <w:rPr>
          <w:rFonts w:ascii="Times New Roman" w:eastAsia="Times New Roman" w:hAnsi="Times New Roman" w:cs="Times New Roman"/>
          <w:sz w:val="24"/>
          <w:szCs w:val="24"/>
        </w:rPr>
        <w:t>Saban</w:t>
      </w:r>
      <w:ins w:id="8" w:author="Kasaie Sharifi, Seyed Alireza" w:date="2024-12-05T14:23:00Z" w16du:dateUtc="2024-12-05T20:23:00Z">
        <w:r w:rsidR="009B6959">
          <w:rPr>
            <w:rFonts w:ascii="Times New Roman" w:eastAsia="Times New Roman" w:hAnsi="Times New Roman" w:cs="Times New Roman"/>
            <w:sz w:val="24"/>
            <w:szCs w:val="24"/>
          </w:rPr>
          <w:t>;</w:t>
        </w:r>
      </w:ins>
      <w:del w:id="9" w:author="Kasaie Sharifi, Seyed Alireza" w:date="2024-12-05T14:23:00Z" w16du:dateUtc="2024-12-05T20:23:00Z">
        <w:r w:rsidDel="009B6959">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William Parker, MD, PhD</w:t>
      </w:r>
      <w:ins w:id="10" w:author="Kasaie Sharifi, Seyed Alireza" w:date="2024-12-05T14:23:00Z" w16du:dateUtc="2024-12-05T20:23:00Z">
        <w:r w:rsidR="009B6959">
          <w:rPr>
            <w:rFonts w:ascii="Times New Roman" w:eastAsia="Times New Roman" w:hAnsi="Times New Roman" w:cs="Times New Roman"/>
            <w:sz w:val="24"/>
            <w:szCs w:val="24"/>
          </w:rPr>
          <w:t>;</w:t>
        </w:r>
      </w:ins>
      <w:del w:id="11" w:author="Kasaie Sharifi, Seyed Alireza" w:date="2024-12-05T14:23:00Z" w16du:dateUtc="2024-12-05T20:23:00Z">
        <w:r w:rsidDel="009B6959">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w:t>
      </w:r>
      <w:r w:rsidRPr="004E19BE">
        <w:rPr>
          <w:rFonts w:asciiTheme="majorBidi" w:eastAsia="Times New Roman" w:hAnsiTheme="majorBidi" w:cstheme="majorBidi"/>
          <w:sz w:val="24"/>
          <w:szCs w:val="24"/>
        </w:rPr>
        <w:t>Milda Saunders</w:t>
      </w:r>
      <w:r w:rsidR="00DA49D9">
        <w:rPr>
          <w:rFonts w:asciiTheme="majorBidi" w:eastAsia="Times New Roman" w:hAnsiTheme="majorBidi" w:cstheme="majorBidi"/>
          <w:sz w:val="24"/>
          <w:szCs w:val="24"/>
        </w:rPr>
        <w:t>,</w:t>
      </w:r>
      <w:r w:rsidRPr="003666D1">
        <w:rPr>
          <w:rFonts w:asciiTheme="majorBidi" w:eastAsia="Times New Roman" w:hAnsiTheme="majorBidi" w:cstheme="majorBidi"/>
          <w:sz w:val="24"/>
          <w:szCs w:val="24"/>
        </w:rPr>
        <w:t xml:space="preserve"> </w:t>
      </w:r>
      <w:r w:rsidRPr="004E19BE">
        <w:rPr>
          <w:rFonts w:asciiTheme="majorBidi" w:eastAsia="Times New Roman" w:hAnsiTheme="majorBidi" w:cstheme="majorBidi"/>
          <w:sz w:val="24"/>
          <w:szCs w:val="24"/>
        </w:rPr>
        <w:t>MD, MPH</w:t>
      </w:r>
      <w:ins w:id="12" w:author="Kasaie Sharifi, Seyed Alireza" w:date="2024-12-05T14:23:00Z" w16du:dateUtc="2024-12-05T20:23:00Z">
        <w:r w:rsidR="009B6959">
          <w:rPr>
            <w:rFonts w:ascii="Times New Roman" w:eastAsia="Times New Roman" w:hAnsi="Times New Roman" w:cs="Times New Roman"/>
            <w:sz w:val="24"/>
            <w:szCs w:val="24"/>
          </w:rPr>
          <w:t>;</w:t>
        </w:r>
      </w:ins>
      <w:del w:id="13" w:author="Kasaie Sharifi, Seyed Alireza" w:date="2024-12-05T14:23:00Z" w16du:dateUtc="2024-12-05T20:23:00Z">
        <w:r w:rsidDel="009B6959">
          <w:rPr>
            <w:rFonts w:ascii="Times New Roman" w:eastAsia="Times New Roman" w:hAnsi="Times New Roman" w:cs="Times New Roman"/>
            <w:sz w:val="24"/>
            <w:szCs w:val="24"/>
          </w:rPr>
          <w:delText>,</w:delText>
        </w:r>
      </w:del>
      <w:ins w:id="14" w:author="Kasaie Sharifi, Seyed Alireza" w:date="2024-12-05T14:22:00Z" w16du:dateUtc="2024-12-05T20:22:00Z">
        <w:r w:rsidR="00AA69E4">
          <w:rPr>
            <w:rFonts w:ascii="Times New Roman" w:eastAsia="Times New Roman" w:hAnsi="Times New Roman" w:cs="Times New Roman"/>
            <w:sz w:val="24"/>
            <w:szCs w:val="24"/>
          </w:rPr>
          <w:t xml:space="preserve"> </w:t>
        </w:r>
        <w:r w:rsidR="009B6959">
          <w:rPr>
            <w:rFonts w:ascii="Times New Roman" w:eastAsia="Times New Roman" w:hAnsi="Times New Roman" w:cs="Times New Roman"/>
            <w:sz w:val="24"/>
            <w:szCs w:val="24"/>
          </w:rPr>
          <w:t>Nic</w:t>
        </w:r>
      </w:ins>
      <w:ins w:id="15" w:author="Kasaie Sharifi, Seyed Alireza" w:date="2024-12-05T14:23:00Z" w16du:dateUtc="2024-12-05T20:23:00Z">
        <w:r w:rsidR="00A602E6">
          <w:rPr>
            <w:rFonts w:ascii="Times New Roman" w:eastAsia="Times New Roman" w:hAnsi="Times New Roman" w:cs="Times New Roman"/>
            <w:sz w:val="24"/>
            <w:szCs w:val="24"/>
          </w:rPr>
          <w:t>h</w:t>
        </w:r>
      </w:ins>
      <w:ins w:id="16" w:author="Kasaie Sharifi, Seyed Alireza" w:date="2024-12-05T14:22:00Z" w16du:dateUtc="2024-12-05T20:22:00Z">
        <w:r w:rsidR="009B6959">
          <w:rPr>
            <w:rFonts w:ascii="Times New Roman" w:eastAsia="Times New Roman" w:hAnsi="Times New Roman" w:cs="Times New Roman"/>
            <w:sz w:val="24"/>
            <w:szCs w:val="24"/>
          </w:rPr>
          <w:t>olas Soulakis, PhD</w:t>
        </w:r>
      </w:ins>
      <w:ins w:id="17" w:author="Kasaie Sharifi, Seyed Alireza" w:date="2024-12-05T14:23:00Z" w16du:dateUtc="2024-12-05T20:23:00Z">
        <w:r w:rsidR="009B6959">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w:t>
      </w:r>
      <w:r w:rsidRPr="000A0E2B">
        <w:rPr>
          <w:rFonts w:ascii="Times New Roman" w:eastAsia="Times New Roman" w:hAnsi="Times New Roman" w:cs="Times New Roman"/>
          <w:sz w:val="24"/>
          <w:szCs w:val="24"/>
        </w:rPr>
        <w:t>Samie Tootooni, PhD</w:t>
      </w:r>
      <w:r w:rsidRPr="000A0E2B">
        <w:rPr>
          <w:rFonts w:ascii="Times New Roman" w:eastAsia="Times New Roman" w:hAnsi="Times New Roman" w:cs="Times New Roman"/>
          <w:sz w:val="24"/>
          <w:szCs w:val="24"/>
          <w:vertAlign w:val="superscript"/>
        </w:rPr>
        <w:t>*</w:t>
      </w:r>
    </w:p>
    <w:p w14:paraId="5CD0AD14" w14:textId="77777777" w:rsidR="00835226" w:rsidRDefault="00835226" w:rsidP="00835226">
      <w:pPr>
        <w:spacing w:before="240" w:after="240"/>
        <w:rPr>
          <w:rFonts w:ascii="Times New Roman" w:eastAsia="Times New Roman" w:hAnsi="Times New Roman" w:cs="Times New Roman"/>
          <w:sz w:val="24"/>
          <w:szCs w:val="24"/>
        </w:rPr>
      </w:pPr>
    </w:p>
    <w:p w14:paraId="1B779591" w14:textId="77777777" w:rsidR="00D84CB0" w:rsidRDefault="00D84CB0" w:rsidP="00835226">
      <w:pPr>
        <w:spacing w:before="240" w:after="240"/>
        <w:rPr>
          <w:rFonts w:ascii="Times New Roman" w:eastAsia="Times New Roman" w:hAnsi="Times New Roman" w:cs="Times New Roman"/>
          <w:sz w:val="24"/>
          <w:szCs w:val="24"/>
        </w:rPr>
      </w:pPr>
    </w:p>
    <w:p w14:paraId="1B9C1100" w14:textId="77777777" w:rsidR="00D84CB0" w:rsidRDefault="00D84CB0" w:rsidP="00835226">
      <w:pPr>
        <w:spacing w:before="240" w:after="240"/>
        <w:rPr>
          <w:rFonts w:ascii="Times New Roman" w:eastAsia="Times New Roman" w:hAnsi="Times New Roman" w:cs="Times New Roman"/>
          <w:sz w:val="24"/>
          <w:szCs w:val="24"/>
        </w:rPr>
      </w:pPr>
    </w:p>
    <w:p w14:paraId="69AEB419" w14:textId="77777777" w:rsidR="00D84CB0" w:rsidRDefault="00D84CB0" w:rsidP="00835226">
      <w:pPr>
        <w:spacing w:before="240" w:after="240"/>
        <w:rPr>
          <w:rFonts w:ascii="Times New Roman" w:eastAsia="Times New Roman" w:hAnsi="Times New Roman" w:cs="Times New Roman"/>
          <w:sz w:val="24"/>
          <w:szCs w:val="24"/>
        </w:rPr>
      </w:pPr>
    </w:p>
    <w:p w14:paraId="2ACAB965" w14:textId="77777777" w:rsidR="00D84CB0" w:rsidRDefault="00D84CB0" w:rsidP="00835226">
      <w:pPr>
        <w:spacing w:before="240" w:after="240"/>
        <w:rPr>
          <w:rFonts w:ascii="Times New Roman" w:eastAsia="Times New Roman" w:hAnsi="Times New Roman" w:cs="Times New Roman"/>
          <w:sz w:val="24"/>
          <w:szCs w:val="24"/>
        </w:rPr>
      </w:pPr>
    </w:p>
    <w:p w14:paraId="64F2D168" w14:textId="77777777" w:rsidR="00D84CB0" w:rsidRDefault="00D84CB0" w:rsidP="00835226">
      <w:pPr>
        <w:spacing w:before="240" w:after="240"/>
        <w:rPr>
          <w:rFonts w:ascii="Times New Roman" w:eastAsia="Times New Roman" w:hAnsi="Times New Roman" w:cs="Times New Roman"/>
          <w:sz w:val="24"/>
          <w:szCs w:val="24"/>
        </w:rPr>
      </w:pPr>
    </w:p>
    <w:p w14:paraId="25197816" w14:textId="77777777" w:rsidR="00D84CB0" w:rsidRDefault="00D84CB0" w:rsidP="00835226">
      <w:pPr>
        <w:spacing w:before="240" w:after="240"/>
        <w:rPr>
          <w:rFonts w:ascii="Times New Roman" w:eastAsia="Times New Roman" w:hAnsi="Times New Roman" w:cs="Times New Roman"/>
          <w:sz w:val="24"/>
          <w:szCs w:val="24"/>
        </w:rPr>
      </w:pPr>
    </w:p>
    <w:p w14:paraId="4BBDAA73" w14:textId="77777777" w:rsidR="00D84CB0" w:rsidRDefault="00D84CB0" w:rsidP="00835226">
      <w:pPr>
        <w:spacing w:before="240" w:after="240"/>
        <w:rPr>
          <w:rFonts w:ascii="Times New Roman" w:eastAsia="Times New Roman" w:hAnsi="Times New Roman" w:cs="Times New Roman"/>
          <w:sz w:val="24"/>
          <w:szCs w:val="24"/>
        </w:rPr>
      </w:pPr>
    </w:p>
    <w:p w14:paraId="3E8BB1DE" w14:textId="77777777" w:rsidR="00D84CB0" w:rsidRDefault="00D84CB0" w:rsidP="00835226">
      <w:pPr>
        <w:spacing w:before="240" w:after="240"/>
        <w:rPr>
          <w:rFonts w:ascii="Times New Roman" w:eastAsia="Times New Roman" w:hAnsi="Times New Roman" w:cs="Times New Roman"/>
          <w:sz w:val="24"/>
          <w:szCs w:val="24"/>
        </w:rPr>
      </w:pPr>
    </w:p>
    <w:p w14:paraId="6DB8E105" w14:textId="77777777" w:rsidR="00E44AE6" w:rsidRDefault="00E44AE6" w:rsidP="00835226">
      <w:pPr>
        <w:spacing w:before="240" w:after="240"/>
        <w:rPr>
          <w:rFonts w:ascii="Times New Roman" w:eastAsia="Times New Roman" w:hAnsi="Times New Roman" w:cs="Times New Roman"/>
          <w:sz w:val="24"/>
          <w:szCs w:val="24"/>
        </w:rPr>
      </w:pPr>
    </w:p>
    <w:p w14:paraId="471E86A6" w14:textId="77777777" w:rsidR="00E44AE6" w:rsidRDefault="00E44AE6" w:rsidP="00835226">
      <w:pPr>
        <w:spacing w:before="240" w:after="240"/>
        <w:rPr>
          <w:rFonts w:ascii="Times New Roman" w:eastAsia="Times New Roman" w:hAnsi="Times New Roman" w:cs="Times New Roman"/>
          <w:sz w:val="24"/>
          <w:szCs w:val="24"/>
        </w:rPr>
      </w:pPr>
    </w:p>
    <w:p w14:paraId="3859C38B" w14:textId="77777777" w:rsidR="00E44AE6" w:rsidRDefault="00E44AE6" w:rsidP="00835226">
      <w:pPr>
        <w:spacing w:before="240" w:after="240"/>
        <w:rPr>
          <w:rFonts w:ascii="Times New Roman" w:eastAsia="Times New Roman" w:hAnsi="Times New Roman" w:cs="Times New Roman"/>
          <w:sz w:val="24"/>
          <w:szCs w:val="24"/>
        </w:rPr>
      </w:pPr>
    </w:p>
    <w:p w14:paraId="48AB347C" w14:textId="77777777" w:rsidR="00E44AE6" w:rsidRDefault="00E44AE6" w:rsidP="00835226">
      <w:pPr>
        <w:spacing w:before="240" w:after="240"/>
        <w:rPr>
          <w:rFonts w:ascii="Times New Roman" w:eastAsia="Times New Roman" w:hAnsi="Times New Roman" w:cs="Times New Roman"/>
          <w:sz w:val="24"/>
          <w:szCs w:val="24"/>
        </w:rPr>
      </w:pPr>
    </w:p>
    <w:p w14:paraId="63B9CCC5" w14:textId="77777777" w:rsidR="00E44AE6" w:rsidRDefault="00E44AE6" w:rsidP="00835226">
      <w:pPr>
        <w:spacing w:before="240" w:after="240"/>
        <w:rPr>
          <w:rFonts w:ascii="Times New Roman" w:eastAsia="Times New Roman" w:hAnsi="Times New Roman" w:cs="Times New Roman"/>
          <w:sz w:val="24"/>
          <w:szCs w:val="24"/>
        </w:rPr>
      </w:pPr>
    </w:p>
    <w:p w14:paraId="69A0EF75" w14:textId="4BF5B7FB" w:rsidR="00D84CB0" w:rsidRDefault="00D84CB0"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*Corresponding Author: Samie Tootooni, PhD</w:t>
      </w:r>
    </w:p>
    <w:p w14:paraId="42CF1E0F" w14:textId="5C182AFF" w:rsidR="002C617D" w:rsidRPr="006739D0" w:rsidRDefault="002C617D" w:rsidP="00835226">
      <w:pPr>
        <w:spacing w:before="240" w:after="240"/>
        <w:rPr>
          <w:rFonts w:ascii="Times New Roman" w:eastAsia="Times New Roman" w:hAnsi="Times New Roman" w:cs="Times New Roman"/>
          <w:sz w:val="20"/>
          <w:szCs w:val="20"/>
        </w:rPr>
      </w:pPr>
      <w:r>
        <w:rPr>
          <w:rFonts w:ascii="Times New Roman" w:eastAsia="Times New Roman" w:hAnsi="Times New Roman" w:cs="Times New Roman"/>
          <w:sz w:val="20"/>
          <w:szCs w:val="20"/>
        </w:rPr>
        <w:t>Center for Health Outcome and Informatics Research</w:t>
      </w:r>
    </w:p>
    <w:p w14:paraId="3D138DB5" w14:textId="53867E1D"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Parkinson School of Health Sciences and Public Health</w:t>
      </w:r>
    </w:p>
    <w:p w14:paraId="323021F6" w14:textId="77777777"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Loyola University Chicago</w:t>
      </w:r>
    </w:p>
    <w:p w14:paraId="7B939F99" w14:textId="40D29E88"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2160 S. First Ave</w:t>
      </w:r>
      <w:r w:rsidR="002C617D">
        <w:rPr>
          <w:rFonts w:ascii="Times New Roman" w:eastAsia="Times New Roman" w:hAnsi="Times New Roman" w:cs="Times New Roman"/>
          <w:sz w:val="20"/>
          <w:szCs w:val="20"/>
        </w:rPr>
        <w:t>, CTRE 447</w:t>
      </w:r>
    </w:p>
    <w:p w14:paraId="695EAA7D" w14:textId="77777777"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Maywood, IL, 60153</w:t>
      </w:r>
    </w:p>
    <w:p w14:paraId="6FBF6BA1" w14:textId="77777777" w:rsidR="00835226" w:rsidRPr="006739D0" w:rsidRDefault="00835226" w:rsidP="00265F51">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708 216 9181</w:t>
      </w:r>
    </w:p>
    <w:p w14:paraId="1D90E0BF" w14:textId="77777777" w:rsidR="00835226" w:rsidRPr="006739D0" w:rsidRDefault="00835226" w:rsidP="00265F51">
      <w:pPr>
        <w:spacing w:before="240" w:after="240"/>
        <w:rPr>
          <w:rFonts w:ascii="Times New Roman" w:eastAsia="Times New Roman" w:hAnsi="Times New Roman" w:cs="Times New Roman"/>
          <w:color w:val="1155CC"/>
          <w:sz w:val="20"/>
          <w:szCs w:val="20"/>
          <w:u w:val="single"/>
        </w:rPr>
      </w:pPr>
      <w:r w:rsidRPr="006739D0">
        <w:rPr>
          <w:rFonts w:ascii="Times New Roman" w:eastAsia="Times New Roman" w:hAnsi="Times New Roman" w:cs="Times New Roman"/>
          <w:sz w:val="20"/>
          <w:szCs w:val="20"/>
        </w:rPr>
        <w:t xml:space="preserve">Email: </w:t>
      </w:r>
      <w:hyperlink r:id="rId9">
        <w:r w:rsidRPr="006739D0">
          <w:rPr>
            <w:rFonts w:ascii="Times New Roman" w:eastAsia="Times New Roman" w:hAnsi="Times New Roman" w:cs="Times New Roman"/>
            <w:color w:val="1155CC"/>
            <w:sz w:val="20"/>
            <w:szCs w:val="20"/>
            <w:u w:val="single"/>
          </w:rPr>
          <w:t>mtootooni@luc.edu</w:t>
        </w:r>
      </w:hyperlink>
    </w:p>
    <w:p w14:paraId="00000004" w14:textId="77777777" w:rsidR="00743DF7" w:rsidRPr="00DA49D9" w:rsidRDefault="005A17FB" w:rsidP="00DA49D9">
      <w:pPr>
        <w:spacing w:after="120" w:line="480" w:lineRule="auto"/>
        <w:rPr>
          <w:rFonts w:ascii="Times New Roman" w:eastAsia="Times New Roman" w:hAnsi="Times New Roman" w:cs="Times New Roman"/>
          <w:b/>
          <w:sz w:val="20"/>
          <w:szCs w:val="20"/>
        </w:rPr>
      </w:pPr>
      <w:r w:rsidRPr="00DA49D9">
        <w:rPr>
          <w:rFonts w:ascii="Times New Roman" w:eastAsia="Times New Roman" w:hAnsi="Times New Roman" w:cs="Times New Roman"/>
          <w:b/>
          <w:sz w:val="20"/>
          <w:szCs w:val="20"/>
        </w:rPr>
        <w:lastRenderedPageBreak/>
        <w:t>Abstract</w:t>
      </w:r>
    </w:p>
    <w:p w14:paraId="038B516D" w14:textId="7D0D0AF5" w:rsidR="00C81592" w:rsidRPr="00DA49D9" w:rsidRDefault="00E741EC" w:rsidP="00DA49D9">
      <w:pPr>
        <w:spacing w:after="0" w:line="480" w:lineRule="auto"/>
        <w:jc w:val="both"/>
        <w:rPr>
          <w:rFonts w:ascii="Times New Roman" w:hAnsi="Times New Roman" w:cs="Times New Roman"/>
          <w:b/>
          <w:bCs/>
          <w:sz w:val="20"/>
          <w:szCs w:val="20"/>
        </w:rPr>
      </w:pPr>
      <w:r w:rsidRPr="00DA49D9">
        <w:rPr>
          <w:rFonts w:ascii="Times New Roman" w:hAnsi="Times New Roman" w:cs="Times New Roman"/>
          <w:b/>
          <w:bCs/>
          <w:sz w:val="20"/>
          <w:szCs w:val="20"/>
        </w:rPr>
        <w:t>Background</w:t>
      </w:r>
    </w:p>
    <w:p w14:paraId="1B66800F" w14:textId="272EA500" w:rsidR="0046034E" w:rsidRPr="00DA49D9" w:rsidRDefault="0046034E" w:rsidP="00042F29">
      <w:pPr>
        <w:spacing w:after="0" w:line="480" w:lineRule="auto"/>
        <w:jc w:val="both"/>
        <w:rPr>
          <w:rFonts w:ascii="Times New Roman" w:hAnsi="Times New Roman" w:cs="Times New Roman"/>
          <w:sz w:val="20"/>
          <w:szCs w:val="20"/>
        </w:rPr>
      </w:pPr>
      <w:r w:rsidRPr="00DA49D9">
        <w:rPr>
          <w:rFonts w:ascii="Times New Roman" w:hAnsi="Times New Roman" w:cs="Times New Roman"/>
          <w:sz w:val="20"/>
          <w:szCs w:val="20"/>
        </w:rPr>
        <w:t>The COVID-19 pandemic, particularly with variants Alpha, Delta, and Omicron, presented major challenges in managing severe cases. Disadvantaged communities were disproportionately affected, especially during the Delta and Omicron waves. SHIELD Illinois, a statewide saliva-based testing program, aim</w:t>
      </w:r>
      <w:r w:rsidR="00775E42" w:rsidRPr="00DA49D9">
        <w:rPr>
          <w:rFonts w:ascii="Times New Roman" w:hAnsi="Times New Roman" w:cs="Times New Roman"/>
          <w:sz w:val="20"/>
          <w:szCs w:val="20"/>
        </w:rPr>
        <w:t>ed</w:t>
      </w:r>
      <w:r w:rsidRPr="00DA49D9">
        <w:rPr>
          <w:rFonts w:ascii="Times New Roman" w:hAnsi="Times New Roman" w:cs="Times New Roman"/>
          <w:sz w:val="20"/>
          <w:szCs w:val="20"/>
        </w:rPr>
        <w:t xml:space="preserve"> to increase testing access, but its impact on COVID-19 outcomes in these communities remains </w:t>
      </w:r>
      <w:r w:rsidR="00927132" w:rsidRPr="00DA49D9">
        <w:rPr>
          <w:rFonts w:ascii="Times New Roman" w:hAnsi="Times New Roman" w:cs="Times New Roman"/>
          <w:sz w:val="20"/>
          <w:szCs w:val="20"/>
        </w:rPr>
        <w:t>unclear</w:t>
      </w:r>
      <w:r w:rsidRPr="00DA49D9">
        <w:rPr>
          <w:rFonts w:ascii="Times New Roman" w:hAnsi="Times New Roman" w:cs="Times New Roman"/>
          <w:sz w:val="20"/>
          <w:szCs w:val="20"/>
        </w:rPr>
        <w:t xml:space="preserve">. </w:t>
      </w:r>
      <w:r w:rsidR="008A66EB" w:rsidRPr="008A66EB">
        <w:rPr>
          <w:rFonts w:ascii="Times New Roman" w:hAnsi="Times New Roman" w:cs="Times New Roman"/>
          <w:sz w:val="20"/>
          <w:szCs w:val="20"/>
        </w:rPr>
        <w:t>This study investigates the impact of SHIELD test centers on the rate of COVID-19 admissions to intensive care units (ICUs) in the communities they serve, with a particular focus on the socioeconomic factors of these communities in the greater Chicago area.</w:t>
      </w:r>
    </w:p>
    <w:p w14:paraId="6E648702" w14:textId="437CA9CC" w:rsidR="00E741EC" w:rsidRPr="00DA49D9" w:rsidRDefault="00E741EC" w:rsidP="00DA49D9">
      <w:pPr>
        <w:spacing w:after="0" w:line="480" w:lineRule="auto"/>
        <w:jc w:val="both"/>
        <w:rPr>
          <w:rFonts w:ascii="Times New Roman" w:hAnsi="Times New Roman" w:cs="Times New Roman"/>
          <w:b/>
          <w:bCs/>
          <w:sz w:val="20"/>
          <w:szCs w:val="20"/>
        </w:rPr>
      </w:pPr>
      <w:r w:rsidRPr="00DA49D9">
        <w:rPr>
          <w:rFonts w:ascii="Times New Roman" w:hAnsi="Times New Roman" w:cs="Times New Roman"/>
          <w:b/>
          <w:bCs/>
          <w:sz w:val="20"/>
          <w:szCs w:val="20"/>
        </w:rPr>
        <w:t>Method</w:t>
      </w:r>
    </w:p>
    <w:p w14:paraId="11222A08" w14:textId="5AEB3A80" w:rsidR="00C06107" w:rsidRPr="00DA49D9" w:rsidRDefault="00C06107" w:rsidP="00DA49D9">
      <w:pPr>
        <w:spacing w:after="0" w:line="480" w:lineRule="auto"/>
        <w:jc w:val="both"/>
        <w:rPr>
          <w:rFonts w:ascii="Times New Roman" w:hAnsi="Times New Roman" w:cs="Times New Roman"/>
          <w:sz w:val="20"/>
          <w:szCs w:val="20"/>
        </w:rPr>
      </w:pPr>
      <w:r w:rsidRPr="00C06107">
        <w:rPr>
          <w:rFonts w:ascii="Times New Roman" w:hAnsi="Times New Roman" w:cs="Times New Roman"/>
          <w:sz w:val="20"/>
          <w:szCs w:val="20"/>
        </w:rPr>
        <w:t>We conducted a secondary analysis using data from the Electronic Health Record (EHR) system of a large quaternary care medical center in a western Chicago suburb and the SHIELD Illinois Testing Program. The study covers the Alpha (March–June 2021), Delta (August–November 2021), and Omicron (December 2021–March 2022) waves. A linear mixed-effects regression model, along with robustness checks, was used to assess the relationship between SHIELD test center availability and ICU admissions, adjusting for SHIELD center density and area deprivation index scores.</w:t>
      </w:r>
    </w:p>
    <w:p w14:paraId="09E960F0" w14:textId="0D301639" w:rsidR="00FE37A1" w:rsidRPr="00DA49D9" w:rsidRDefault="00C06107" w:rsidP="00DA49D9">
      <w:pPr>
        <w:spacing w:after="0" w:line="480" w:lineRule="auto"/>
        <w:jc w:val="both"/>
        <w:rPr>
          <w:rFonts w:ascii="Times New Roman" w:hAnsi="Times New Roman" w:cs="Times New Roman"/>
          <w:b/>
          <w:bCs/>
          <w:sz w:val="20"/>
          <w:szCs w:val="20"/>
        </w:rPr>
      </w:pPr>
      <w:r>
        <w:rPr>
          <w:rFonts w:ascii="Times New Roman" w:hAnsi="Times New Roman" w:cs="Times New Roman"/>
          <w:b/>
          <w:bCs/>
          <w:sz w:val="20"/>
          <w:szCs w:val="20"/>
        </w:rPr>
        <w:t>Result</w:t>
      </w:r>
    </w:p>
    <w:p w14:paraId="749F1CDB" w14:textId="5665DBB1" w:rsidR="0046034E" w:rsidRPr="00DA49D9" w:rsidRDefault="00CB1E0D" w:rsidP="00DA49D9">
      <w:pPr>
        <w:spacing w:after="0" w:line="480" w:lineRule="auto"/>
        <w:jc w:val="both"/>
        <w:rPr>
          <w:rFonts w:ascii="Times New Roman" w:hAnsi="Times New Roman" w:cs="Times New Roman"/>
          <w:sz w:val="20"/>
          <w:szCs w:val="20"/>
        </w:rPr>
      </w:pPr>
      <w:r>
        <w:rPr>
          <w:rFonts w:ascii="Times New Roman" w:hAnsi="Times New Roman" w:cs="Times New Roman"/>
          <w:sz w:val="20"/>
          <w:szCs w:val="20"/>
        </w:rPr>
        <w:t>I</w:t>
      </w:r>
      <w:r w:rsidR="0046034E" w:rsidRPr="00DA49D9">
        <w:rPr>
          <w:rFonts w:ascii="Times New Roman" w:hAnsi="Times New Roman" w:cs="Times New Roman"/>
          <w:sz w:val="20"/>
          <w:szCs w:val="20"/>
        </w:rPr>
        <w:t xml:space="preserve">ncreasing SHIELD centers during Omicron </w:t>
      </w:r>
      <w:r w:rsidR="00636F3E">
        <w:rPr>
          <w:rFonts w:ascii="Times New Roman" w:hAnsi="Times New Roman" w:cs="Times New Roman"/>
          <w:sz w:val="20"/>
          <w:szCs w:val="20"/>
        </w:rPr>
        <w:t xml:space="preserve">was </w:t>
      </w:r>
      <w:r w:rsidR="0046034E" w:rsidRPr="00DA49D9">
        <w:rPr>
          <w:rFonts w:ascii="Times New Roman" w:hAnsi="Times New Roman" w:cs="Times New Roman"/>
          <w:sz w:val="20"/>
          <w:szCs w:val="20"/>
        </w:rPr>
        <w:t>associated with a reduction in ICU admissions. A lag analysis further confirm</w:t>
      </w:r>
      <w:r w:rsidR="00636F3E">
        <w:rPr>
          <w:rFonts w:ascii="Times New Roman" w:hAnsi="Times New Roman" w:cs="Times New Roman"/>
          <w:sz w:val="20"/>
          <w:szCs w:val="20"/>
        </w:rPr>
        <w:t>ed</w:t>
      </w:r>
      <w:r w:rsidR="0046034E" w:rsidRPr="00DA49D9">
        <w:rPr>
          <w:rFonts w:ascii="Times New Roman" w:hAnsi="Times New Roman" w:cs="Times New Roman"/>
          <w:sz w:val="20"/>
          <w:szCs w:val="20"/>
        </w:rPr>
        <w:t xml:space="preserve"> that enhanc</w:t>
      </w:r>
      <w:r w:rsidR="003D07E2" w:rsidRPr="00DA49D9">
        <w:rPr>
          <w:rFonts w:ascii="Times New Roman" w:hAnsi="Times New Roman" w:cs="Times New Roman"/>
          <w:sz w:val="20"/>
          <w:szCs w:val="20"/>
        </w:rPr>
        <w:t>e</w:t>
      </w:r>
      <w:r w:rsidR="00555ACD" w:rsidRPr="00DA49D9">
        <w:rPr>
          <w:rFonts w:ascii="Times New Roman" w:hAnsi="Times New Roman" w:cs="Times New Roman"/>
          <w:sz w:val="20"/>
          <w:szCs w:val="20"/>
        </w:rPr>
        <w:t>d</w:t>
      </w:r>
      <w:r w:rsidR="0046034E" w:rsidRPr="00DA49D9">
        <w:rPr>
          <w:rFonts w:ascii="Times New Roman" w:hAnsi="Times New Roman" w:cs="Times New Roman"/>
          <w:sz w:val="20"/>
          <w:szCs w:val="20"/>
        </w:rPr>
        <w:t xml:space="preserve"> SHIELD center effectiveness le</w:t>
      </w:r>
      <w:r w:rsidR="000A0744">
        <w:rPr>
          <w:rFonts w:ascii="Times New Roman" w:hAnsi="Times New Roman" w:cs="Times New Roman"/>
          <w:sz w:val="20"/>
          <w:szCs w:val="20"/>
        </w:rPr>
        <w:t>d</w:t>
      </w:r>
      <w:r w:rsidR="0046034E" w:rsidRPr="00DA49D9">
        <w:rPr>
          <w:rFonts w:ascii="Times New Roman" w:hAnsi="Times New Roman" w:cs="Times New Roman"/>
          <w:sz w:val="20"/>
          <w:szCs w:val="20"/>
        </w:rPr>
        <w:t xml:space="preserve"> to lower ICU </w:t>
      </w:r>
      <w:r w:rsidR="00606576">
        <w:rPr>
          <w:rFonts w:ascii="Times New Roman" w:hAnsi="Times New Roman" w:cs="Times New Roman"/>
          <w:sz w:val="20"/>
          <w:szCs w:val="20"/>
        </w:rPr>
        <w:t xml:space="preserve">admission </w:t>
      </w:r>
      <w:r w:rsidR="0046034E" w:rsidRPr="00DA49D9">
        <w:rPr>
          <w:rFonts w:ascii="Times New Roman" w:hAnsi="Times New Roman" w:cs="Times New Roman"/>
          <w:sz w:val="20"/>
          <w:szCs w:val="20"/>
        </w:rPr>
        <w:t xml:space="preserve">rates, </w:t>
      </w:r>
      <w:r w:rsidR="00B44039">
        <w:rPr>
          <w:rFonts w:ascii="Times New Roman" w:hAnsi="Times New Roman" w:cs="Times New Roman"/>
          <w:sz w:val="20"/>
          <w:szCs w:val="20"/>
        </w:rPr>
        <w:t xml:space="preserve">with an even more pronounced reduction </w:t>
      </w:r>
      <w:r w:rsidR="0046034E" w:rsidRPr="00DA49D9">
        <w:rPr>
          <w:rFonts w:ascii="Times New Roman" w:hAnsi="Times New Roman" w:cs="Times New Roman"/>
          <w:sz w:val="20"/>
          <w:szCs w:val="20"/>
        </w:rPr>
        <w:t>in disadvantaged communities.</w:t>
      </w:r>
    </w:p>
    <w:p w14:paraId="0525E7AB" w14:textId="4D5E1E99" w:rsidR="00FE37A1" w:rsidRPr="00DA49D9" w:rsidRDefault="00FE37A1" w:rsidP="00DA49D9">
      <w:pPr>
        <w:spacing w:after="0" w:line="480" w:lineRule="auto"/>
        <w:jc w:val="both"/>
        <w:rPr>
          <w:rFonts w:ascii="Times New Roman" w:hAnsi="Times New Roman" w:cs="Times New Roman"/>
          <w:b/>
          <w:bCs/>
          <w:sz w:val="20"/>
          <w:szCs w:val="20"/>
        </w:rPr>
      </w:pPr>
      <w:r w:rsidRPr="00DA49D9">
        <w:rPr>
          <w:rFonts w:ascii="Times New Roman" w:hAnsi="Times New Roman" w:cs="Times New Roman"/>
          <w:b/>
          <w:bCs/>
          <w:sz w:val="20"/>
          <w:szCs w:val="20"/>
        </w:rPr>
        <w:t>Conclusion</w:t>
      </w:r>
    </w:p>
    <w:p w14:paraId="1722F55F" w14:textId="723CEBC1" w:rsidR="0046034E" w:rsidRPr="00DA49D9" w:rsidRDefault="0046034E" w:rsidP="00DA49D9">
      <w:pPr>
        <w:spacing w:line="480" w:lineRule="auto"/>
        <w:jc w:val="both"/>
        <w:rPr>
          <w:rFonts w:ascii="Times New Roman" w:hAnsi="Times New Roman" w:cs="Times New Roman"/>
          <w:sz w:val="20"/>
          <w:szCs w:val="20"/>
        </w:rPr>
      </w:pPr>
      <w:r w:rsidRPr="00DA49D9">
        <w:rPr>
          <w:rFonts w:ascii="Times New Roman" w:hAnsi="Times New Roman" w:cs="Times New Roman"/>
          <w:sz w:val="20"/>
          <w:szCs w:val="20"/>
        </w:rPr>
        <w:t>These findings highlight</w:t>
      </w:r>
      <w:r w:rsidR="000A0744">
        <w:rPr>
          <w:rFonts w:ascii="Times New Roman" w:hAnsi="Times New Roman" w:cs="Times New Roman"/>
          <w:sz w:val="20"/>
          <w:szCs w:val="20"/>
        </w:rPr>
        <w:t>ed</w:t>
      </w:r>
      <w:r w:rsidRPr="00DA49D9">
        <w:rPr>
          <w:rFonts w:ascii="Times New Roman" w:hAnsi="Times New Roman" w:cs="Times New Roman"/>
          <w:sz w:val="20"/>
          <w:szCs w:val="20"/>
        </w:rPr>
        <w:t xml:space="preserve"> the importance of strategically deploying SHIELD test centers to reduce severe outcomes and ensure equitable healthcare responses in future pandemics.</w:t>
      </w:r>
    </w:p>
    <w:p w14:paraId="152A6647" w14:textId="2BA38337" w:rsidR="00511220" w:rsidRPr="00DA49D9" w:rsidRDefault="00511220" w:rsidP="00DA49D9">
      <w:pPr>
        <w:spacing w:after="0" w:line="480" w:lineRule="auto"/>
        <w:jc w:val="both"/>
        <w:rPr>
          <w:rFonts w:ascii="Times New Roman" w:hAnsi="Times New Roman" w:cs="Times New Roman"/>
          <w:b/>
          <w:bCs/>
          <w:sz w:val="20"/>
          <w:szCs w:val="20"/>
        </w:rPr>
      </w:pPr>
      <w:r w:rsidRPr="00DA49D9">
        <w:rPr>
          <w:rFonts w:ascii="Times New Roman" w:hAnsi="Times New Roman" w:cs="Times New Roman"/>
          <w:b/>
          <w:bCs/>
          <w:sz w:val="20"/>
          <w:szCs w:val="20"/>
        </w:rPr>
        <w:t>Key</w:t>
      </w:r>
      <w:r w:rsidR="00690ED7" w:rsidRPr="00DA49D9">
        <w:rPr>
          <w:rFonts w:ascii="Times New Roman" w:hAnsi="Times New Roman" w:cs="Times New Roman"/>
          <w:b/>
          <w:bCs/>
          <w:sz w:val="20"/>
          <w:szCs w:val="20"/>
        </w:rPr>
        <w:t>words</w:t>
      </w:r>
    </w:p>
    <w:p w14:paraId="2E592C15" w14:textId="0007961C" w:rsidR="00690ED7" w:rsidRPr="00DA49D9" w:rsidRDefault="00FB1E14" w:rsidP="00DA49D9">
      <w:pPr>
        <w:spacing w:line="480" w:lineRule="auto"/>
        <w:jc w:val="both"/>
        <w:rPr>
          <w:rFonts w:ascii="Times New Roman" w:hAnsi="Times New Roman" w:cs="Times New Roman"/>
          <w:sz w:val="20"/>
          <w:szCs w:val="20"/>
        </w:rPr>
      </w:pPr>
      <w:r w:rsidRPr="00DA49D9">
        <w:rPr>
          <w:rFonts w:ascii="Times New Roman" w:hAnsi="Times New Roman" w:cs="Times New Roman"/>
          <w:sz w:val="20"/>
          <w:szCs w:val="20"/>
        </w:rPr>
        <w:t xml:space="preserve">SHILED Illinois; COVID-19 ICU admission; </w:t>
      </w:r>
      <w:r w:rsidR="0028091C" w:rsidRPr="00DA49D9">
        <w:rPr>
          <w:rFonts w:ascii="Times New Roman" w:hAnsi="Times New Roman" w:cs="Times New Roman"/>
          <w:sz w:val="20"/>
          <w:szCs w:val="20"/>
        </w:rPr>
        <w:t>Socioeconomic disparities; Linear</w:t>
      </w:r>
      <w:r w:rsidR="003A5AF7">
        <w:rPr>
          <w:rFonts w:ascii="Times New Roman" w:hAnsi="Times New Roman" w:cs="Times New Roman"/>
          <w:sz w:val="20"/>
          <w:szCs w:val="20"/>
        </w:rPr>
        <w:t xml:space="preserve"> </w:t>
      </w:r>
      <w:r w:rsidR="0028091C" w:rsidRPr="00DA49D9">
        <w:rPr>
          <w:rFonts w:ascii="Times New Roman" w:hAnsi="Times New Roman" w:cs="Times New Roman"/>
          <w:sz w:val="20"/>
          <w:szCs w:val="20"/>
        </w:rPr>
        <w:t>mixed-effect model</w:t>
      </w:r>
      <w:r w:rsidR="00EC1357" w:rsidRPr="00DA49D9">
        <w:rPr>
          <w:rFonts w:ascii="Times New Roman" w:hAnsi="Times New Roman" w:cs="Times New Roman"/>
          <w:sz w:val="20"/>
          <w:szCs w:val="20"/>
        </w:rPr>
        <w:t>; Pandemic response strategies</w:t>
      </w:r>
    </w:p>
    <w:p w14:paraId="3537AB51" w14:textId="77777777" w:rsidR="00F039D5" w:rsidRDefault="00F039D5" w:rsidP="00704994">
      <w:pPr>
        <w:spacing w:line="360" w:lineRule="auto"/>
        <w:jc w:val="both"/>
        <w:rPr>
          <w:rFonts w:ascii="Times New Roman" w:hAnsi="Times New Roman" w:cs="Times New Roman"/>
          <w:sz w:val="20"/>
          <w:szCs w:val="20"/>
        </w:rPr>
      </w:pPr>
    </w:p>
    <w:p w14:paraId="34F154B6" w14:textId="77777777" w:rsidR="00C41D2D" w:rsidRDefault="00C41D2D" w:rsidP="00704994">
      <w:pPr>
        <w:spacing w:line="360" w:lineRule="auto"/>
        <w:jc w:val="both"/>
        <w:rPr>
          <w:rFonts w:ascii="Times New Roman" w:hAnsi="Times New Roman" w:cs="Times New Roman"/>
          <w:sz w:val="20"/>
          <w:szCs w:val="20"/>
        </w:rPr>
      </w:pPr>
    </w:p>
    <w:p w14:paraId="56C09F7E" w14:textId="5D9F658D" w:rsidR="00DB7F16" w:rsidRPr="00265F51" w:rsidRDefault="005639F3" w:rsidP="00F42F4A">
      <w:pPr>
        <w:spacing w:before="240" w:after="240" w:line="480" w:lineRule="auto"/>
        <w:jc w:val="both"/>
        <w:rPr>
          <w:rFonts w:ascii="Times New Roman" w:eastAsia="Times New Roman" w:hAnsi="Times New Roman" w:cs="Times New Roman"/>
          <w:b/>
        </w:rPr>
      </w:pPr>
      <w:commentRangeStart w:id="18"/>
      <w:r w:rsidRPr="00265F51">
        <w:rPr>
          <w:rFonts w:ascii="Times New Roman" w:eastAsia="Times New Roman" w:hAnsi="Times New Roman" w:cs="Times New Roman"/>
          <w:b/>
        </w:rPr>
        <w:lastRenderedPageBreak/>
        <w:t>Background</w:t>
      </w:r>
      <w:commentRangeEnd w:id="18"/>
      <w:r w:rsidR="0075559F">
        <w:rPr>
          <w:rStyle w:val="CommentReference"/>
        </w:rPr>
        <w:commentReference w:id="18"/>
      </w:r>
    </w:p>
    <w:p w14:paraId="43E78D0D" w14:textId="34591775" w:rsidR="001179A0" w:rsidRDefault="001179A0" w:rsidP="00B56C8D">
      <w:pPr>
        <w:spacing w:before="240" w:after="240" w:line="480" w:lineRule="auto"/>
        <w:jc w:val="both"/>
        <w:rPr>
          <w:rFonts w:ascii="Times New Roman" w:eastAsia="Times New Roman" w:hAnsi="Times New Roman" w:cs="Times New Roman"/>
        </w:rPr>
      </w:pPr>
      <w:r w:rsidRPr="00F749BC">
        <w:rPr>
          <w:rFonts w:ascii="Times New Roman" w:eastAsia="Times New Roman" w:hAnsi="Times New Roman" w:cs="Times New Roman"/>
          <w:color w:val="000000"/>
        </w:rPr>
        <w:t xml:space="preserve">The World Health Organization declared COVID-19 a pandemic on March 11, 2020, resulting in over 7 million deaths globally </w:t>
      </w:r>
      <w:sdt>
        <w:sdtPr>
          <w:rPr>
            <w:rFonts w:ascii="Times New Roman" w:eastAsia="Times New Roman" w:hAnsi="Times New Roman" w:cs="Times New Roman"/>
            <w:color w:val="000000"/>
          </w:rPr>
          <w:tag w:val="MENDELEY_CITATION_v3_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"/>
          <w:id w:val="1994290750"/>
          <w:placeholder>
            <w:docPart w:val="B20F9CE632BE47C6835056C05D0B5091"/>
          </w:placeholder>
        </w:sdtPr>
        <w:sdtEndPr/>
        <w:sdtContent>
          <w:r w:rsidRPr="00A57CD9">
            <w:rPr>
              <w:rFonts w:ascii="Times New Roman" w:eastAsia="Times New Roman" w:hAnsi="Times New Roman" w:cs="Times New Roman"/>
              <w:color w:val="000000"/>
            </w:rPr>
            <w:t>(1–3)</w:t>
          </w:r>
        </w:sdtContent>
      </w:sdt>
      <w:r w:rsidRPr="00F749BC">
        <w:rPr>
          <w:rFonts w:ascii="Times New Roman" w:eastAsia="Times New Roman" w:hAnsi="Times New Roman" w:cs="Times New Roman"/>
          <w:color w:val="000000"/>
        </w:rPr>
        <w:t>. COVID-19 symptoms range from mild to critical, with ICU admission rates varying widely, from 5% to 32% globally</w:t>
      </w:r>
      <w:r>
        <w:rPr>
          <w:rFonts w:ascii="Times New Roman" w:eastAsia="Times New Roman" w:hAnsi="Times New Roman" w:cs="Times New Roman"/>
          <w:color w:val="000000"/>
        </w:rPr>
        <w:t xml:space="preserve"> </w:t>
      </w:r>
      <w:sdt>
        <w:sdtPr>
          <w:rPr>
            <w:rFonts w:ascii="Times New Roman" w:eastAsia="Times New Roman" w:hAnsi="Times New Roman" w:cs="Times New Roman"/>
            <w:color w:val="000000"/>
          </w:rPr>
          <w:tag w:val="MENDELEY_CITATION_v3_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"/>
          <w:id w:val="-1962331757"/>
          <w:placeholder>
            <w:docPart w:val="602B1083841944FF9B8FC238EDE56F03"/>
          </w:placeholder>
        </w:sdtPr>
        <w:sdtEndPr/>
        <w:sdtContent>
          <w:r w:rsidRPr="00A57CD9">
            <w:rPr>
              <w:rFonts w:ascii="Times New Roman" w:eastAsia="Times New Roman" w:hAnsi="Times New Roman" w:cs="Times New Roman"/>
              <w:color w:val="000000"/>
            </w:rPr>
            <w:t>(4</w:t>
          </w:r>
          <w:r w:rsidR="00785E83" w:rsidRPr="00A57CD9">
            <w:rPr>
              <w:rFonts w:ascii="Times New Roman" w:eastAsia="Times New Roman" w:hAnsi="Times New Roman" w:cs="Times New Roman"/>
              <w:color w:val="000000"/>
            </w:rPr>
            <w:t>–</w:t>
          </w:r>
        </w:sdtContent>
      </w:sdt>
      <w:sdt>
        <w:sdtPr>
          <w:rPr>
            <w:rFonts w:ascii="Times New Roman" w:eastAsia="Times New Roman" w:hAnsi="Times New Roman" w:cs="Times New Roman"/>
            <w:color w:val="000000"/>
          </w:rPr>
          <w:tag w:val="MENDELEY_CITATION_v3_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"/>
          <w:id w:val="-1281571380"/>
          <w:placeholder>
            <w:docPart w:val="FB8CA347059049D79C2964EB1A1378E2"/>
          </w:placeholder>
        </w:sdtPr>
        <w:sdtEndPr/>
        <w:sdtContent>
          <w:r w:rsidRPr="00A57CD9">
            <w:rPr>
              <w:rFonts w:ascii="Times New Roman" w:eastAsia="Times New Roman" w:hAnsi="Times New Roman" w:cs="Times New Roman"/>
              <w:color w:val="000000"/>
            </w:rPr>
            <w:t>6)</w:t>
          </w:r>
        </w:sdtContent>
      </w:sdt>
      <w:r>
        <w:rPr>
          <w:rFonts w:ascii="Times New Roman" w:eastAsia="Times New Roman" w:hAnsi="Times New Roman" w:cs="Times New Roman"/>
          <w:color w:val="000000"/>
        </w:rPr>
        <w:t xml:space="preserve">. </w:t>
      </w:r>
      <w:r w:rsidRPr="00F749BC">
        <w:rPr>
          <w:rFonts w:ascii="Times New Roman" w:eastAsia="Times New Roman" w:hAnsi="Times New Roman" w:cs="Times New Roman"/>
          <w:color w:val="000000"/>
        </w:rPr>
        <w:t xml:space="preserve">Among ICU patients, 99% require respiratory support, and 26% do not survive </w:t>
      </w:r>
      <w:sdt>
        <w:sdtPr>
          <w:rPr>
            <w:rFonts w:ascii="Times New Roman" w:eastAsia="Times New Roman" w:hAnsi="Times New Roman" w:cs="Times New Roman"/>
            <w:color w:val="000000"/>
          </w:rPr>
          <w:tag w:val="MENDELEY_CITATION_v3_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"/>
          <w:id w:val="-1039664551"/>
          <w:placeholder>
            <w:docPart w:val="486BB00DCC7E44BCBE3E0D9F1E9E9D30"/>
          </w:placeholder>
        </w:sdtPr>
        <w:sdtEndPr/>
        <w:sdtContent>
          <w:r w:rsidRPr="00A57CD9">
            <w:rPr>
              <w:rFonts w:ascii="Times New Roman" w:eastAsia="Times New Roman" w:hAnsi="Times New Roman" w:cs="Times New Roman"/>
              <w:color w:val="000000"/>
            </w:rPr>
            <w:t>(7,8)</w:t>
          </w:r>
        </w:sdtContent>
      </w:sdt>
      <w:r>
        <w:rPr>
          <w:rFonts w:ascii="Times New Roman" w:eastAsia="Times New Roman" w:hAnsi="Times New Roman" w:cs="Times New Roman"/>
          <w:color w:val="000000"/>
        </w:rPr>
        <w:t>.</w:t>
      </w:r>
      <w:r w:rsidRPr="00F749BC">
        <w:rPr>
          <w:rFonts w:ascii="Times New Roman" w:eastAsia="Times New Roman" w:hAnsi="Times New Roman" w:cs="Times New Roman"/>
          <w:color w:val="000000"/>
        </w:rPr>
        <w:t xml:space="preserve"> </w:t>
      </w:r>
      <w:r w:rsidR="00F86575" w:rsidRPr="00F86575">
        <w:rPr>
          <w:rFonts w:ascii="Times New Roman" w:eastAsia="Times New Roman" w:hAnsi="Times New Roman" w:cs="Times New Roman"/>
          <w:color w:val="000000"/>
        </w:rPr>
        <w:t>These statistics highlight the importance of understanding ICU admission drivers and examining the role of interventions, such as testing programs, in mitigating severe outcomes. Such efforts must account for the dynamic nature of the pandemic, as variants like Alpha, Delta, and Omicron have demonstrated varied impacts on ICU outcomes.</w:t>
      </w:r>
      <w:r w:rsidR="00F86575">
        <w:rPr>
          <w:rFonts w:ascii="Times New Roman" w:eastAsia="Times New Roman" w:hAnsi="Times New Roman" w:cs="Times New Roman"/>
          <w:color w:val="000000"/>
        </w:rPr>
        <w:t xml:space="preserve"> </w:t>
      </w:r>
      <w:r w:rsidRPr="00F749BC">
        <w:rPr>
          <w:rFonts w:ascii="Times New Roman" w:eastAsia="Times New Roman" w:hAnsi="Times New Roman" w:cs="Times New Roman"/>
          <w:color w:val="000000"/>
        </w:rPr>
        <w:t xml:space="preserve">The Alpha variant increased ICU rates by 2.72%, while Delta caused surges in ICU admissions and deaths, especially among the unvaccinated, who were five times more likely to be hospitalized and seven times more likely to die in areas like Chicago </w:t>
      </w:r>
      <w:sdt>
        <w:sdtPr>
          <w:rPr>
            <w:rFonts w:ascii="Times New Roman" w:eastAsia="Times New Roman" w:hAnsi="Times New Roman" w:cs="Times New Roman"/>
            <w:color w:val="000000"/>
          </w:rPr>
          <w:tag w:val="MENDELEY_CITATION_v3_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"/>
          <w:id w:val="-1373150956"/>
          <w:placeholder>
            <w:docPart w:val="A845C9CB662D48B0A0B2C18C769A68E4"/>
          </w:placeholder>
        </w:sdtPr>
        <w:sdtEndPr/>
        <w:sdtContent>
          <w:r w:rsidRPr="00A57CD9">
            <w:rPr>
              <w:rFonts w:ascii="Times New Roman" w:eastAsia="Times New Roman" w:hAnsi="Times New Roman" w:cs="Times New Roman"/>
              <w:color w:val="000000"/>
            </w:rPr>
            <w:t>(9)</w:t>
          </w:r>
        </w:sdtContent>
      </w:sdt>
      <w:r w:rsidRPr="001C08AA">
        <w:rPr>
          <w:rFonts w:ascii="Times New Roman" w:eastAsia="Times New Roman" w:hAnsi="Times New Roman" w:cs="Times New Roman"/>
          <w:color w:val="000000"/>
        </w:rPr>
        <w:t xml:space="preserve"> </w:t>
      </w:r>
      <w:sdt>
        <w:sdtPr>
          <w:rPr>
            <w:rFonts w:ascii="Times New Roman" w:eastAsia="Times New Roman" w:hAnsi="Times New Roman" w:cs="Times New Roman"/>
            <w:color w:val="000000"/>
          </w:rPr>
          <w:tag w:val="MENDELEY_CITATION_v3_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"/>
          <w:id w:val="-1611894155"/>
          <w:placeholder>
            <w:docPart w:val="9E51A276845744929B46222F56DB95D6"/>
          </w:placeholder>
        </w:sdtPr>
        <w:sdtEndPr/>
        <w:sdtContent>
          <w:r w:rsidRPr="00A57CD9">
            <w:rPr>
              <w:rFonts w:ascii="Times New Roman" w:eastAsia="Times New Roman" w:hAnsi="Times New Roman" w:cs="Times New Roman"/>
              <w:color w:val="000000"/>
            </w:rPr>
            <w:t>(10)</w:t>
          </w:r>
        </w:sdtContent>
      </w:sdt>
      <w:r w:rsidRPr="00DF5812">
        <w:rPr>
          <w:rFonts w:ascii="Times New Roman" w:eastAsia="Times New Roman" w:hAnsi="Times New Roman" w:cs="Times New Roman"/>
        </w:rPr>
        <w:t>.</w:t>
      </w:r>
      <w:r w:rsidRPr="00F749BC">
        <w:rPr>
          <w:rFonts w:ascii="Times New Roman" w:eastAsia="Times New Roman" w:hAnsi="Times New Roman" w:cs="Times New Roman"/>
          <w:color w:val="000000"/>
        </w:rPr>
        <w:t xml:space="preserve"> Omicron, though more transmissible, led to milder disease, shorter hospital stays, and fewer ICU admissions, particularly among vaccinated individuals </w:t>
      </w:r>
      <w:sdt>
        <w:sdtPr>
          <w:rPr>
            <w:rFonts w:ascii="Times New Roman" w:eastAsia="Times New Roman" w:hAnsi="Times New Roman" w:cs="Times New Roman"/>
            <w:color w:val="000000"/>
          </w:rPr>
          <w:tag w:val="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"/>
          <w:id w:val="1858379667"/>
          <w:placeholder>
            <w:docPart w:val="31EA1A0EB2C34F9D95C642055382166C"/>
          </w:placeholder>
        </w:sdtPr>
        <w:sdtEndPr/>
        <w:sdtContent>
          <w:r w:rsidRPr="00A57CD9">
            <w:rPr>
              <w:rFonts w:ascii="Times New Roman" w:eastAsia="Times New Roman" w:hAnsi="Times New Roman" w:cs="Times New Roman"/>
              <w:color w:val="000000"/>
            </w:rPr>
            <w:t>(11–19)</w:t>
          </w:r>
        </w:sdtContent>
      </w:sdt>
      <w:r w:rsidRPr="00B32D51">
        <w:rPr>
          <w:rFonts w:ascii="Times New Roman" w:eastAsia="Times New Roman" w:hAnsi="Times New Roman" w:cs="Times New Roman"/>
        </w:rPr>
        <w:t>.</w:t>
      </w:r>
      <w:r>
        <w:rPr>
          <w:rFonts w:ascii="Times New Roman" w:eastAsia="Times New Roman" w:hAnsi="Times New Roman" w:cs="Times New Roman"/>
        </w:rPr>
        <w:t xml:space="preserve"> </w:t>
      </w:r>
    </w:p>
    <w:p w14:paraId="1F09EE65" w14:textId="24DD4A2C" w:rsidR="006D1F07" w:rsidRDefault="00ED50D9" w:rsidP="006D1F07">
      <w:pPr>
        <w:spacing w:after="0" w:line="480" w:lineRule="auto"/>
        <w:jc w:val="both"/>
        <w:rPr>
          <w:rFonts w:ascii="Times New Roman" w:hAnsi="Times New Roman" w:cs="Times New Roman"/>
          <w:color w:val="000000"/>
        </w:rPr>
      </w:pPr>
      <w:r w:rsidRPr="00ED50D9">
        <w:rPr>
          <w:rFonts w:ascii="Times New Roman" w:eastAsia="Times New Roman" w:hAnsi="Times New Roman" w:cs="Times New Roman"/>
          <w:color w:val="000000"/>
        </w:rPr>
        <w:t>The COVID-19 pandemic disproportionately impacted disadvantaged communities, with higher COVID-19 prevalence and deaths driven by systemic inequities such as poverty, limited healthcare access, segregation, and occupational risks</w:t>
      </w:r>
      <w:r>
        <w:rPr>
          <w:rFonts w:ascii="Times New Roman" w:eastAsia="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"/>
          <w:id w:val="454693453"/>
          <w:placeholder>
            <w:docPart w:val="5E3E558281684EABA55D24FB27EF03C6"/>
          </w:placeholder>
        </w:sdtPr>
        <w:sdtEndPr/>
        <w:sdtContent>
          <w:r w:rsidRPr="00A57CD9">
            <w:rPr>
              <w:rFonts w:ascii="Times New Roman" w:hAnsi="Times New Roman" w:cs="Times New Roman"/>
              <w:color w:val="000000"/>
            </w:rPr>
            <w:t>(20</w:t>
          </w:r>
        </w:sdtContent>
      </w:sdt>
      <w:sdt>
        <w:sdtPr>
          <w:rPr>
            <w:rFonts w:ascii="Times New Roman" w:hAnsi="Times New Roman" w:cs="Times New Roman"/>
            <w:color w:val="000000"/>
          </w:rPr>
          <w:tag w:val="MENDELEY_CITATION_v3_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"/>
          <w:id w:val="1735500139"/>
          <w:placeholder>
            <w:docPart w:val="2D15B18303BF49CEADB788E22EB1DB56"/>
          </w:placeholder>
        </w:sdtPr>
        <w:sdtEndPr/>
        <w:sdtContent>
          <w:r w:rsidRPr="00A57CD9">
            <w:rPr>
              <w:rFonts w:ascii="Times New Roman" w:hAnsi="Times New Roman" w:cs="Times New Roman"/>
              <w:color w:val="000000"/>
            </w:rPr>
            <w:t>–26)</w:t>
          </w:r>
        </w:sdtContent>
      </w:sdt>
      <w:r w:rsidRPr="00ED50D9">
        <w:rPr>
          <w:rFonts w:ascii="Times New Roman" w:eastAsia="Times New Roman" w:hAnsi="Times New Roman" w:cs="Times New Roman"/>
          <w:color w:val="000000"/>
        </w:rPr>
        <w:t>. Studies show a strong link between COVID-19 outcomes and the area deprivation index (ADI), a measure of social disadvantage</w:t>
      </w:r>
      <w:r>
        <w:rPr>
          <w:rFonts w:ascii="Times New Roman" w:eastAsia="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"/>
          <w:id w:val="-1524471346"/>
          <w:placeholder>
            <w:docPart w:val="EAE09F6B1DBF464EB963001FF9E1143E"/>
          </w:placeholder>
        </w:sdtPr>
        <w:sdtEndPr/>
        <w:sdtContent>
          <w:r w:rsidRPr="00A57CD9">
            <w:rPr>
              <w:rFonts w:ascii="Times New Roman" w:hAnsi="Times New Roman" w:cs="Times New Roman"/>
              <w:color w:val="000000"/>
            </w:rPr>
            <w:t>(27–30)</w:t>
          </w:r>
        </w:sdtContent>
      </w:sdt>
      <w:r w:rsidRPr="00D656F0">
        <w:rPr>
          <w:rFonts w:ascii="Times New Roman" w:hAnsi="Times New Roman" w:cs="Times New Roman"/>
          <w:color w:val="000000"/>
        </w:rPr>
        <w:t xml:space="preserve">. </w:t>
      </w:r>
      <w:r w:rsidRPr="00ED50D9">
        <w:rPr>
          <w:rFonts w:ascii="Times New Roman" w:eastAsia="Times New Roman" w:hAnsi="Times New Roman" w:cs="Times New Roman"/>
          <w:color w:val="000000"/>
        </w:rPr>
        <w:t xml:space="preserve">The National Institutes of Health emphasizes the importance of testing in vulnerable populations and high-ADI communities to enable early detection and curb the virus's spread in these disproportionately affected areas </w:t>
      </w:r>
      <w:sdt>
        <w:sdtPr>
          <w:rPr>
            <w:rFonts w:ascii="Times New Roman" w:hAnsi="Times New Roman" w:cs="Times New Roman"/>
            <w:color w:val="000000"/>
          </w:rPr>
          <w:tag w:val="MENDELEY_CITATION_v3_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"/>
          <w:id w:val="1483653687"/>
          <w:placeholder>
            <w:docPart w:val="13372F93E4634CFCA2C736174C92F06E"/>
          </w:placeholder>
        </w:sdtPr>
        <w:sdtEndPr/>
        <w:sdtContent>
          <w:r w:rsidRPr="00A57CD9">
            <w:rPr>
              <w:rFonts w:ascii="Times New Roman" w:hAnsi="Times New Roman" w:cs="Times New Roman"/>
              <w:color w:val="000000"/>
            </w:rPr>
            <w:t>(31)</w:t>
          </w:r>
        </w:sdtContent>
      </w:sdt>
      <w:r w:rsidRPr="00D656F0">
        <w:rPr>
          <w:rFonts w:ascii="Times New Roman" w:hAnsi="Times New Roman" w:cs="Times New Roman"/>
          <w:color w:val="000000"/>
        </w:rPr>
        <w:t xml:space="preserve">. </w:t>
      </w:r>
      <w:r w:rsidR="006D1F07" w:rsidRPr="006D1F07">
        <w:rPr>
          <w:rFonts w:ascii="Times New Roman" w:hAnsi="Times New Roman" w:cs="Times New Roman"/>
          <w:color w:val="000000"/>
        </w:rPr>
        <w:t>Targeted testing programs are essential for reducing adverse health outcomes in such populations.</w:t>
      </w:r>
    </w:p>
    <w:p w14:paraId="6707103D" w14:textId="67D755FB" w:rsidR="00A85DA6" w:rsidRDefault="00995FF3" w:rsidP="00995FF3">
      <w:pPr>
        <w:spacing w:after="0" w:line="480" w:lineRule="auto"/>
        <w:jc w:val="both"/>
        <w:rPr>
          <w:rFonts w:ascii="Times New Roman" w:eastAsia="Times New Roman" w:hAnsi="Times New Roman" w:cs="Times New Roman"/>
        </w:rPr>
      </w:pPr>
      <w:r w:rsidRPr="00995FF3">
        <w:rPr>
          <w:rFonts w:ascii="Times New Roman" w:eastAsia="Times New Roman" w:hAnsi="Times New Roman" w:cs="Times New Roman"/>
          <w:color w:val="000000"/>
        </w:rPr>
        <w:t>One example is the University of Illinois System’s SHIELD Illinois testing program, which provides innovative saliva-based COVID-19 tests to K-12 schools, colleges, universities, businesses, and community centers across Illinois</w:t>
      </w:r>
      <w:r>
        <w:rPr>
          <w:rFonts w:ascii="Times New Roman" w:eastAsia="Times New Roman" w:hAnsi="Times New Roman" w:cs="Times New Roman"/>
          <w:color w:val="000000"/>
        </w:rPr>
        <w:t xml:space="preserve"> </w:t>
      </w:r>
      <w:sdt>
        <w:sdtPr>
          <w:rPr>
            <w:rFonts w:ascii="Times New Roman" w:eastAsia="Times New Roman" w:hAnsi="Times New Roman" w:cs="Times New Roman"/>
            <w:color w:val="000000"/>
          </w:rPr>
          <w:tag w:val="MENDELEY_CITATION_v3_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"/>
          <w:id w:val="968100040"/>
          <w:placeholder>
            <w:docPart w:val="DefaultPlaceholder_-1854013440"/>
          </w:placeholder>
        </w:sdtPr>
        <w:sdtEndPr/>
        <w:sdtContent>
          <w:r w:rsidR="00A57CD9" w:rsidRPr="00A57CD9">
            <w:rPr>
              <w:rFonts w:ascii="Times New Roman" w:eastAsia="Times New Roman" w:hAnsi="Times New Roman" w:cs="Times New Roman"/>
              <w:color w:val="000000"/>
            </w:rPr>
            <w:t>(32)</w:t>
          </w:r>
        </w:sdtContent>
      </w:sdt>
      <w:r w:rsidR="0086270A" w:rsidRPr="006B10F8">
        <w:rPr>
          <w:rFonts w:ascii="Times New Roman" w:eastAsia="Times New Roman" w:hAnsi="Times New Roman" w:cs="Times New Roman"/>
        </w:rPr>
        <w:t>.</w:t>
      </w:r>
      <w:r w:rsidR="007B0AF2" w:rsidRPr="006B10F8">
        <w:rPr>
          <w:rFonts w:ascii="Times New Roman" w:eastAsia="Times New Roman" w:hAnsi="Times New Roman" w:cs="Times New Roman"/>
        </w:rPr>
        <w:t xml:space="preserve"> </w:t>
      </w:r>
      <w:r w:rsidR="00A85DA6" w:rsidRPr="006B10F8">
        <w:rPr>
          <w:rFonts w:ascii="Times New Roman" w:hAnsi="Times New Roman" w:cs="Times New Roman"/>
        </w:rPr>
        <w:t>Initially, SHIELD focused on preserving lives by allowing businesses to stay open. As it expanded into schools, the program shifted towards ensuring students could remain in the classroom by maximizing access to testing and the number of students tested.</w:t>
      </w:r>
      <w:r w:rsidR="00A85DA6" w:rsidRPr="006B10F8">
        <w:rPr>
          <w:rFonts w:ascii="Times New Roman" w:eastAsia="Times New Roman" w:hAnsi="Times New Roman" w:cs="Times New Roman"/>
        </w:rPr>
        <w:t xml:space="preserve"> </w:t>
      </w:r>
      <w:r w:rsidR="00A85DA6" w:rsidRPr="006B10F8">
        <w:rPr>
          <w:rFonts w:ascii="Times New Roman" w:hAnsi="Times New Roman" w:cs="Times New Roman"/>
        </w:rPr>
        <w:t xml:space="preserve">A standout feature of the SHIELD program is its ability to provide schools with adequate test kits </w:t>
      </w:r>
      <w:sdt>
        <w:sdtPr>
          <w:rPr>
            <w:rFonts w:ascii="Times New Roman" w:eastAsia="Times New Roman" w:hAnsi="Times New Roman" w:cs="Times New Roman"/>
            <w:color w:val="000000"/>
          </w:rPr>
          <w:tag w:val="MENDELEY_CITATION_v3_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"/>
          <w:id w:val="1046569217"/>
          <w:placeholder>
            <w:docPart w:val="3C5C70AC7021400EA1599D2B816F4583"/>
          </w:placeholder>
        </w:sdtPr>
        <w:sdtEndPr/>
        <w:sdtContent>
          <w:r w:rsidR="00A57CD9" w:rsidRPr="00A57CD9">
            <w:rPr>
              <w:rFonts w:ascii="Times New Roman" w:eastAsia="Times New Roman" w:hAnsi="Times New Roman" w:cs="Times New Roman"/>
              <w:color w:val="000000"/>
            </w:rPr>
            <w:t>(33)</w:t>
          </w:r>
        </w:sdtContent>
      </w:sdt>
      <w:r w:rsidR="00A85DA6" w:rsidRPr="00D656F0">
        <w:rPr>
          <w:rFonts w:ascii="Times New Roman" w:eastAsia="Times New Roman" w:hAnsi="Times New Roman" w:cs="Times New Roman"/>
        </w:rPr>
        <w:t xml:space="preserve">. While the program has </w:t>
      </w:r>
      <w:r w:rsidR="00A85DA6" w:rsidRPr="00D656F0">
        <w:rPr>
          <w:rFonts w:ascii="Times New Roman" w:eastAsia="Times New Roman" w:hAnsi="Times New Roman" w:cs="Times New Roman"/>
        </w:rPr>
        <w:lastRenderedPageBreak/>
        <w:t xml:space="preserve">successfully increased testing rates across Illinois, its effectiveness in improving </w:t>
      </w:r>
      <w:sdt>
        <w:sdtPr>
          <w:tag w:val="goog_rdk_48"/>
          <w:id w:val="-1192143786"/>
        </w:sdtPr>
        <w:sdtEndPr/>
        <w:sdtContent>
          <w:r w:rsidR="00A85DA6" w:rsidRPr="00D656F0">
            <w:rPr>
              <w:rFonts w:ascii="Times New Roman" w:eastAsia="Times New Roman" w:hAnsi="Times New Roman" w:cs="Times New Roman"/>
            </w:rPr>
            <w:t>COVID-19</w:t>
          </w:r>
        </w:sdtContent>
      </w:sdt>
      <w:r w:rsidR="00A85DA6" w:rsidRPr="00D656F0">
        <w:rPr>
          <w:rFonts w:ascii="Times New Roman" w:eastAsia="Times New Roman" w:hAnsi="Times New Roman" w:cs="Times New Roman"/>
        </w:rPr>
        <w:t xml:space="preserve"> outcomes in disadvantaged communities remains unclear. </w:t>
      </w:r>
      <w:sdt>
        <w:sdtPr>
          <w:tag w:val="goog_rdk_50"/>
          <w:id w:val="-802464748"/>
        </w:sdtPr>
        <w:sdtEndPr/>
        <w:sdtContent/>
      </w:sdt>
      <w:r w:rsidR="00A85DA6" w:rsidRPr="00D656F0">
        <w:rPr>
          <w:rFonts w:ascii="Times New Roman" w:eastAsia="Times New Roman" w:hAnsi="Times New Roman" w:cs="Times New Roman"/>
        </w:rPr>
        <w:t xml:space="preserve">The program has amassed extensive data on testing, encompassing the number and types of tests conducted, test results, and demographic information of those tested. This presents a unique opportunity to gain a comprehensive understanding of SHIELD Illinois's impact on the health of disadvantaged communities in Chicago, especially when combined with data from the Chicago Department of Public Health and Electronic Health Record (EHR). </w:t>
      </w:r>
    </w:p>
    <w:p w14:paraId="6E672897" w14:textId="69275F9D" w:rsidR="00257448" w:rsidRPr="00B56C8D" w:rsidRDefault="00257448" w:rsidP="00451187">
      <w:pPr>
        <w:spacing w:after="0" w:line="480" w:lineRule="auto"/>
        <w:jc w:val="both"/>
      </w:pPr>
      <w:r w:rsidRPr="00D656F0">
        <w:rPr>
          <w:rFonts w:ascii="Times New Roman" w:eastAsia="Times New Roman" w:hAnsi="Times New Roman" w:cs="Times New Roman"/>
        </w:rPr>
        <w:t xml:space="preserve">Recent studies have assessed the effectiveness of SHIELD Illinois in managing COVID-19, but its specific impact on ICU admissions, particularly in socioeconomically disadvantaged areas, remains underexplored. This study aims to address this gap by investigating the relationship between SHIELD test center availability and COVID-19 ICU admission rates, with a focus on the moderating role of socioeconomic factors. Additionally, we evaluate the effect of SHIELD test centers in reducing ICU admissions across different COVID-19 waves, particularly in disadvantaged </w:t>
      </w:r>
      <w:r w:rsidR="00A838A9">
        <w:rPr>
          <w:rFonts w:ascii="Times New Roman" w:eastAsia="Times New Roman" w:hAnsi="Times New Roman" w:cs="Times New Roman"/>
        </w:rPr>
        <w:t>communities</w:t>
      </w:r>
      <w:r w:rsidR="00AC4EAE">
        <w:rPr>
          <w:rFonts w:ascii="Times New Roman" w:eastAsia="Times New Roman" w:hAnsi="Times New Roman" w:cs="Times New Roman"/>
        </w:rPr>
        <w:t xml:space="preserve">. </w:t>
      </w:r>
      <w:r w:rsidR="00AC4EAE" w:rsidRPr="00B56C8D">
        <w:rPr>
          <w:rFonts w:ascii="Times New Roman" w:hAnsi="Times New Roman" w:cs="Times New Roman"/>
        </w:rPr>
        <w:t>This study highlights the benefits of expanding test center access to reduce severe COVID-19 cases and underscores the importance of ensuring equitable resource distribution in future pandemics.</w:t>
      </w:r>
    </w:p>
    <w:p w14:paraId="0000001A" w14:textId="125D8FD9" w:rsidR="00743DF7" w:rsidRPr="00265F51" w:rsidRDefault="005A17FB" w:rsidP="00F42F4A">
      <w:pPr>
        <w:spacing w:before="240" w:after="240" w:line="480" w:lineRule="auto"/>
        <w:jc w:val="both"/>
        <w:rPr>
          <w:rFonts w:ascii="Times New Roman" w:eastAsia="Times New Roman" w:hAnsi="Times New Roman" w:cs="Times New Roman"/>
          <w:b/>
        </w:rPr>
      </w:pPr>
      <w:r w:rsidRPr="00265F51">
        <w:rPr>
          <w:rFonts w:ascii="Times New Roman" w:eastAsia="Times New Roman" w:hAnsi="Times New Roman" w:cs="Times New Roman"/>
          <w:b/>
        </w:rPr>
        <w:t>Methods</w:t>
      </w:r>
    </w:p>
    <w:p w14:paraId="0000001B" w14:textId="77777777" w:rsidR="00743DF7" w:rsidRPr="00265F51" w:rsidRDefault="0051328F" w:rsidP="00F42F4A">
      <w:pPr>
        <w:spacing w:before="240" w:after="240" w:line="480" w:lineRule="auto"/>
        <w:jc w:val="both"/>
        <w:rPr>
          <w:rFonts w:ascii="Times New Roman" w:eastAsia="Times New Roman" w:hAnsi="Times New Roman" w:cs="Times New Roman"/>
          <w:b/>
        </w:rPr>
      </w:pPr>
      <w:sdt>
        <w:sdtPr>
          <w:tag w:val="goog_rdk_79"/>
          <w:id w:val="-1558469922"/>
        </w:sdtPr>
        <w:sdtEndPr/>
        <w:sdtContent/>
      </w:sdt>
      <w:r w:rsidR="005A17FB" w:rsidRPr="00265F51">
        <w:rPr>
          <w:rFonts w:ascii="Times New Roman" w:eastAsia="Times New Roman" w:hAnsi="Times New Roman" w:cs="Times New Roman"/>
          <w:b/>
        </w:rPr>
        <w:t>Study Design and Population</w:t>
      </w:r>
    </w:p>
    <w:p w14:paraId="00BCBAE9" w14:textId="0C678101" w:rsidR="006F216A" w:rsidRPr="00AA2F2F" w:rsidRDefault="00B4242C" w:rsidP="00AA2F2F">
      <w:pPr>
        <w:spacing w:after="0" w:line="480" w:lineRule="auto"/>
        <w:jc w:val="both"/>
        <w:rPr>
          <w:rFonts w:ascii="Times New Roman" w:eastAsia="Times New Roman" w:hAnsi="Times New Roman" w:cs="Times New Roman"/>
        </w:rPr>
      </w:pPr>
      <w:r w:rsidRPr="00AA2F2F">
        <w:rPr>
          <w:rFonts w:ascii="Times New Roman" w:eastAsia="Times New Roman" w:hAnsi="Times New Roman" w:cs="Times New Roman"/>
        </w:rPr>
        <w:t xml:space="preserve">This cohort study was a secondary analysis using deidentified data from the </w:t>
      </w:r>
      <w:r w:rsidR="00DC1FB5" w:rsidRPr="00AA2F2F">
        <w:rPr>
          <w:rFonts w:ascii="Times New Roman" w:eastAsia="Times New Roman" w:hAnsi="Times New Roman" w:cs="Times New Roman"/>
        </w:rPr>
        <w:t xml:space="preserve">EHR data of ICU patients at </w:t>
      </w:r>
      <w:r w:rsidRPr="00AA2F2F">
        <w:rPr>
          <w:rFonts w:ascii="Times New Roman" w:eastAsia="Times New Roman" w:hAnsi="Times New Roman" w:cs="Times New Roman"/>
        </w:rPr>
        <w:t xml:space="preserve">Loyola University </w:t>
      </w:r>
      <w:r w:rsidR="00DC1FB5" w:rsidRPr="00AA2F2F">
        <w:rPr>
          <w:rFonts w:ascii="Times New Roman" w:eastAsia="Times New Roman" w:hAnsi="Times New Roman" w:cs="Times New Roman"/>
        </w:rPr>
        <w:t xml:space="preserve">Medical Center, </w:t>
      </w:r>
      <w:r w:rsidRPr="00AA2F2F">
        <w:rPr>
          <w:rFonts w:ascii="Times New Roman" w:eastAsia="Times New Roman" w:hAnsi="Times New Roman" w:cs="Times New Roman"/>
        </w:rPr>
        <w:t xml:space="preserve">and the SHIELD Illinois Testing Program. The </w:t>
      </w:r>
      <w:r w:rsidR="0010716E" w:rsidRPr="00AA2F2F">
        <w:rPr>
          <w:rFonts w:ascii="Times New Roman" w:eastAsia="Times New Roman" w:hAnsi="Times New Roman" w:cs="Times New Roman"/>
        </w:rPr>
        <w:t>Loyola University Chicago Institutional Review Board (IRB) approved the study</w:t>
      </w:r>
      <w:r w:rsidRPr="00AA2F2F">
        <w:rPr>
          <w:rFonts w:ascii="Times New Roman" w:eastAsia="Times New Roman" w:hAnsi="Times New Roman" w:cs="Times New Roman"/>
        </w:rPr>
        <w:t>.</w:t>
      </w:r>
      <w:r w:rsidR="001E5DE5" w:rsidRPr="00AA2F2F">
        <w:rPr>
          <w:rFonts w:ascii="Times New Roman" w:eastAsia="Times New Roman" w:hAnsi="Times New Roman" w:cs="Times New Roman"/>
        </w:rPr>
        <w:t xml:space="preserve"> </w:t>
      </w:r>
    </w:p>
    <w:p w14:paraId="6E029DA5" w14:textId="427DFABC" w:rsidR="00980DBF" w:rsidRPr="00AA2F2F" w:rsidRDefault="008138F8" w:rsidP="00AA2F2F">
      <w:pPr>
        <w:spacing w:after="0" w:line="480" w:lineRule="auto"/>
        <w:jc w:val="both"/>
        <w:rPr>
          <w:rFonts w:ascii="Times New Roman" w:eastAsia="Times New Roman" w:hAnsi="Times New Roman" w:cs="Times New Roman"/>
        </w:rPr>
      </w:pPr>
      <w:r w:rsidRPr="003A27CF">
        <w:rPr>
          <w:rFonts w:ascii="Times New Roman" w:eastAsia="Times New Roman" w:hAnsi="Times New Roman" w:cs="Times New Roman"/>
        </w:rPr>
        <w:t>Loyola University Medical Center</w:t>
      </w:r>
      <w:r w:rsidRPr="00AA2F2F">
        <w:rPr>
          <w:rFonts w:ascii="Times New Roman" w:eastAsia="Times New Roman" w:hAnsi="Times New Roman" w:cs="Times New Roman"/>
        </w:rPr>
        <w:t xml:space="preserve"> </w:t>
      </w:r>
      <w:r w:rsidR="00C7186D" w:rsidRPr="00AA2F2F">
        <w:rPr>
          <w:rFonts w:ascii="Times New Roman" w:eastAsia="Times New Roman" w:hAnsi="Times New Roman" w:cs="Times New Roman"/>
        </w:rPr>
        <w:t xml:space="preserve">(LUMC) </w:t>
      </w:r>
      <w:r w:rsidR="00911601" w:rsidRPr="00AA2F2F">
        <w:rPr>
          <w:rFonts w:ascii="Times New Roman" w:eastAsia="Times New Roman" w:hAnsi="Times New Roman" w:cs="Times New Roman"/>
        </w:rPr>
        <w:t xml:space="preserve">is a </w:t>
      </w:r>
      <w:r w:rsidR="00911601" w:rsidRPr="006B10F8">
        <w:rPr>
          <w:rFonts w:ascii="Times New Roman" w:eastAsia="Times New Roman" w:hAnsi="Times New Roman" w:cs="Times New Roman"/>
        </w:rPr>
        <w:t>regional academic health system</w:t>
      </w:r>
      <w:r w:rsidR="00B9202B" w:rsidRPr="006B10F8">
        <w:rPr>
          <w:rFonts w:ascii="Times New Roman" w:eastAsia="Times New Roman" w:hAnsi="Times New Roman" w:cs="Times New Roman"/>
        </w:rPr>
        <w:t xml:space="preserve"> and a nationally ranked quaternary care facility with 547 licensed beds</w:t>
      </w:r>
      <w:r w:rsidR="00C909A1" w:rsidRPr="006B10F8">
        <w:rPr>
          <w:rFonts w:ascii="Times New Roman" w:eastAsia="Times New Roman" w:hAnsi="Times New Roman" w:cs="Times New Roman"/>
        </w:rPr>
        <w:t>,</w:t>
      </w:r>
      <w:r w:rsidR="005A4205" w:rsidRPr="006B10F8">
        <w:rPr>
          <w:rFonts w:ascii="Times New Roman" w:eastAsia="Times New Roman" w:hAnsi="Times New Roman" w:cs="Times New Roman"/>
        </w:rPr>
        <w:t xml:space="preserve"> located in</w:t>
      </w:r>
      <w:r w:rsidR="00911601" w:rsidRPr="006B10F8">
        <w:rPr>
          <w:rFonts w:ascii="Times New Roman" w:eastAsia="Times New Roman" w:hAnsi="Times New Roman" w:cs="Times New Roman"/>
        </w:rPr>
        <w:t xml:space="preserve"> Chicago</w:t>
      </w:r>
      <w:r w:rsidR="00774EB4" w:rsidRPr="006B10F8">
        <w:rPr>
          <w:rFonts w:ascii="Times New Roman" w:eastAsia="Times New Roman" w:hAnsi="Times New Roman" w:cs="Times New Roman"/>
        </w:rPr>
        <w:t>’</w:t>
      </w:r>
      <w:r w:rsidR="00911601" w:rsidRPr="006B10F8">
        <w:rPr>
          <w:rFonts w:ascii="Times New Roman" w:eastAsia="Times New Roman" w:hAnsi="Times New Roman" w:cs="Times New Roman"/>
        </w:rPr>
        <w:t>s western suburbs</w:t>
      </w:r>
      <w:r w:rsidR="00E03739" w:rsidRPr="006B10F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"/>
          <w:id w:val="-1216654201"/>
          <w:placeholder>
            <w:docPart w:val="DefaultPlaceholder_-1854013440"/>
          </w:placeholder>
        </w:sdtPr>
        <w:sdtEndPr/>
        <w:sdtContent>
          <w:r w:rsidR="00A57CD9" w:rsidRPr="00A57CD9">
            <w:rPr>
              <w:rFonts w:ascii="Times New Roman" w:eastAsia="Times New Roman" w:hAnsi="Times New Roman" w:cs="Times New Roman"/>
              <w:color w:val="000000"/>
            </w:rPr>
            <w:t>(34,35)</w:t>
          </w:r>
        </w:sdtContent>
      </w:sdt>
      <w:r w:rsidR="00911601" w:rsidRPr="006B10F8">
        <w:rPr>
          <w:rFonts w:ascii="Times New Roman" w:eastAsia="Times New Roman" w:hAnsi="Times New Roman" w:cs="Times New Roman"/>
        </w:rPr>
        <w:t>.</w:t>
      </w:r>
      <w:r w:rsidR="00B9202B" w:rsidRPr="006B10F8">
        <w:rPr>
          <w:rFonts w:ascii="Times New Roman" w:eastAsia="Times New Roman" w:hAnsi="Times New Roman" w:cs="Times New Roman"/>
        </w:rPr>
        <w:t xml:space="preserve"> </w:t>
      </w:r>
      <w:r w:rsidR="00E12723" w:rsidRPr="006B10F8">
        <w:rPr>
          <w:rFonts w:ascii="Times New Roman" w:eastAsia="Times New Roman" w:hAnsi="Times New Roman" w:cs="Times New Roman"/>
        </w:rPr>
        <w:t>LUMC’s extensive catchment area and the high number of ICU admissions make it an ideal representative</w:t>
      </w:r>
      <w:r w:rsidR="00E12723" w:rsidRPr="00AA2F2F">
        <w:rPr>
          <w:rFonts w:ascii="Times New Roman" w:eastAsia="Times New Roman" w:hAnsi="Times New Roman" w:cs="Times New Roman"/>
        </w:rPr>
        <w:t xml:space="preserve"> for examining the effectiveness of SHIELD testing and its correlation with COVID-19 ICU outcomes. </w:t>
      </w:r>
    </w:p>
    <w:p w14:paraId="0000001C" w14:textId="59020F19" w:rsidR="00743DF7" w:rsidRPr="00265F51" w:rsidRDefault="005A17FB" w:rsidP="00F42F4A">
      <w:pPr>
        <w:spacing w:after="240" w:line="480" w:lineRule="auto"/>
        <w:jc w:val="both"/>
        <w:rPr>
          <w:rFonts w:ascii="Times New Roman" w:eastAsia="Times New Roman" w:hAnsi="Times New Roman" w:cs="Times New Roman"/>
          <w:highlight w:val="yellow"/>
        </w:rPr>
      </w:pPr>
      <w:r w:rsidRPr="00AA2F2F">
        <w:rPr>
          <w:rFonts w:ascii="Times New Roman" w:eastAsia="Times New Roman" w:hAnsi="Times New Roman" w:cs="Times New Roman"/>
        </w:rPr>
        <w:lastRenderedPageBreak/>
        <w:t xml:space="preserve">We </w:t>
      </w:r>
      <w:r w:rsidR="00CD61B8" w:rsidRPr="00AA2F2F">
        <w:rPr>
          <w:rFonts w:ascii="Times New Roman" w:eastAsia="Times New Roman" w:hAnsi="Times New Roman" w:cs="Times New Roman"/>
        </w:rPr>
        <w:t xml:space="preserve">used </w:t>
      </w:r>
      <w:sdt>
        <w:sdtPr>
          <w:tag w:val="goog_rdk_82"/>
          <w:id w:val="-98029923"/>
        </w:sdtPr>
        <w:sdtEndPr/>
        <w:sdtContent/>
      </w:sdt>
      <w:sdt>
        <w:sdtPr>
          <w:tag w:val="goog_rdk_83"/>
          <w:id w:val="2090418802"/>
        </w:sdtPr>
        <w:sdtEndPr/>
        <w:sdtContent/>
      </w:sdt>
      <w:r w:rsidRPr="00AA2F2F">
        <w:rPr>
          <w:rFonts w:ascii="Times New Roman" w:eastAsia="Times New Roman" w:hAnsi="Times New Roman" w:cs="Times New Roman"/>
        </w:rPr>
        <w:t xml:space="preserve">datasets from the ICU at </w:t>
      </w:r>
      <w:r w:rsidR="00C7186D" w:rsidRPr="00AA2F2F">
        <w:rPr>
          <w:rFonts w:ascii="Times New Roman" w:eastAsia="Times New Roman" w:hAnsi="Times New Roman" w:cs="Times New Roman"/>
        </w:rPr>
        <w:t>LUMC</w:t>
      </w:r>
      <w:sdt>
        <w:sdtPr>
          <w:tag w:val="goog_rdk_84"/>
          <w:id w:val="-842629286"/>
        </w:sdtPr>
        <w:sdtEndPr/>
        <w:sdtContent>
          <w:r w:rsidRPr="00AA2F2F">
            <w:rPr>
              <w:rFonts w:ascii="Times New Roman" w:eastAsia="Times New Roman" w:hAnsi="Times New Roman" w:cs="Times New Roman"/>
            </w:rPr>
            <w:t xml:space="preserve"> and </w:t>
          </w:r>
          <w:r w:rsidR="007E2912">
            <w:rPr>
              <w:rFonts w:ascii="Times New Roman" w:eastAsia="Times New Roman" w:hAnsi="Times New Roman" w:cs="Times New Roman"/>
            </w:rPr>
            <w:t xml:space="preserve">the </w:t>
          </w:r>
          <w:r w:rsidRPr="00AA2F2F">
            <w:rPr>
              <w:rFonts w:ascii="Times New Roman" w:eastAsia="Times New Roman" w:hAnsi="Times New Roman" w:cs="Times New Roman"/>
            </w:rPr>
            <w:t>SHIELD testing data</w:t>
          </w:r>
        </w:sdtContent>
      </w:sdt>
      <w:r w:rsidRPr="00AA2F2F">
        <w:rPr>
          <w:rFonts w:ascii="Times New Roman" w:eastAsia="Times New Roman" w:hAnsi="Times New Roman" w:cs="Times New Roman"/>
        </w:rPr>
        <w:t xml:space="preserve"> covering January 2020 to December 2023.</w:t>
      </w:r>
      <w:r w:rsidR="00427142" w:rsidRPr="00AA2F2F">
        <w:rPr>
          <w:rFonts w:ascii="Times New Roman" w:eastAsia="Times New Roman" w:hAnsi="Times New Roman" w:cs="Times New Roman"/>
        </w:rPr>
        <w:t xml:space="preserve"> </w:t>
      </w:r>
      <w:r w:rsidR="00A26DDC" w:rsidRPr="00AA2F2F">
        <w:rPr>
          <w:rFonts w:ascii="Times New Roman" w:eastAsia="Times New Roman" w:hAnsi="Times New Roman" w:cs="Times New Roman"/>
        </w:rPr>
        <w:t xml:space="preserve">To ensure a </w:t>
      </w:r>
      <w:r w:rsidR="00FE3857" w:rsidRPr="00AA2F2F">
        <w:rPr>
          <w:rFonts w:ascii="Times New Roman" w:eastAsia="Times New Roman" w:hAnsi="Times New Roman" w:cs="Times New Roman"/>
        </w:rPr>
        <w:t xml:space="preserve">relevant </w:t>
      </w:r>
      <w:r w:rsidR="00A26DDC" w:rsidRPr="00AA2F2F">
        <w:rPr>
          <w:rFonts w:ascii="Times New Roman" w:eastAsia="Times New Roman" w:hAnsi="Times New Roman" w:cs="Times New Roman"/>
        </w:rPr>
        <w:t xml:space="preserve">and accurate analysis of COVID-19 ICU outcomes, a filtration process was applied to the original ICU dataset. This filtration was necessary to </w:t>
      </w:r>
      <w:r w:rsidR="00FE3857" w:rsidRPr="00AA2F2F">
        <w:rPr>
          <w:rFonts w:ascii="Times New Roman" w:eastAsia="Times New Roman" w:hAnsi="Times New Roman" w:cs="Times New Roman"/>
        </w:rPr>
        <w:t xml:space="preserve">focus </w:t>
      </w:r>
      <w:r w:rsidR="00A26DDC" w:rsidRPr="00AA2F2F">
        <w:rPr>
          <w:rFonts w:ascii="Times New Roman" w:eastAsia="Times New Roman" w:hAnsi="Times New Roman" w:cs="Times New Roman"/>
        </w:rPr>
        <w:t xml:space="preserve">on the zip codes most affected by ICU admissions, thereby improving the reliability of the analysis. </w:t>
      </w:r>
      <w:r w:rsidR="00C909A1" w:rsidRPr="00AA2F2F">
        <w:rPr>
          <w:rFonts w:ascii="Times New Roman" w:eastAsia="Times New Roman" w:hAnsi="Times New Roman" w:cs="Times New Roman"/>
        </w:rPr>
        <w:t xml:space="preserve">The dataset includes 29,779 patient visits from 585 zip codes across Illinois, providing a robust sample for analysis. </w:t>
      </w:r>
      <w:r w:rsidR="00A26DDC" w:rsidRPr="00AA2F2F">
        <w:rPr>
          <w:rFonts w:ascii="Times New Roman" w:eastAsia="Times New Roman" w:hAnsi="Times New Roman" w:cs="Times New Roman"/>
        </w:rPr>
        <w:t>The initial dataset</w:t>
      </w:r>
      <w:r w:rsidR="00C7186D" w:rsidRPr="00AA2F2F">
        <w:rPr>
          <w:rFonts w:ascii="Times New Roman" w:eastAsia="Times New Roman" w:hAnsi="Times New Roman" w:cs="Times New Roman"/>
        </w:rPr>
        <w:t xml:space="preserve"> </w:t>
      </w:r>
      <w:r w:rsidR="00A26DDC" w:rsidRPr="00AA2F2F">
        <w:rPr>
          <w:rFonts w:ascii="Times New Roman" w:eastAsia="Times New Roman" w:hAnsi="Times New Roman" w:cs="Times New Roman"/>
        </w:rPr>
        <w:t xml:space="preserve">was refined by selecting the top 25% of zip codes with the highest frequency of patients served by </w:t>
      </w:r>
      <w:r w:rsidR="0018191F" w:rsidRPr="00AA2F2F">
        <w:rPr>
          <w:rFonts w:ascii="Times New Roman" w:eastAsia="Times New Roman" w:hAnsi="Times New Roman" w:cs="Times New Roman"/>
        </w:rPr>
        <w:t>LUMC</w:t>
      </w:r>
      <w:r w:rsidR="00A26DDC" w:rsidRPr="00AA2F2F">
        <w:rPr>
          <w:rFonts w:ascii="Times New Roman" w:eastAsia="Times New Roman" w:hAnsi="Times New Roman" w:cs="Times New Roman"/>
        </w:rPr>
        <w:t>.</w:t>
      </w:r>
      <w:r w:rsidR="00807123" w:rsidRPr="00AA2F2F">
        <w:rPr>
          <w:rFonts w:ascii="Times New Roman" w:eastAsia="Times New Roman" w:hAnsi="Times New Roman" w:cs="Times New Roman"/>
        </w:rPr>
        <w:t xml:space="preserve"> Figure 1 illustrates the data filtration process used to refine the ICU dataset, focusing on COVID-19 ICU admission rates.</w:t>
      </w:r>
      <w:r w:rsidR="00807123" w:rsidRPr="00AA2F2F" w:rsidDel="00665A1A">
        <w:rPr>
          <w:rFonts w:ascii="Times New Roman" w:eastAsia="Times New Roman" w:hAnsi="Times New Roman" w:cs="Times New Roman"/>
        </w:rPr>
        <w:t xml:space="preserve"> </w:t>
      </w:r>
      <w:r w:rsidR="00A26DDC" w:rsidRPr="00AA2F2F">
        <w:rPr>
          <w:rFonts w:ascii="Times New Roman" w:eastAsia="Times New Roman" w:hAnsi="Times New Roman" w:cs="Times New Roman"/>
        </w:rPr>
        <w:t>This reductio</w:t>
      </w:r>
      <w:r w:rsidR="00BE2619" w:rsidRPr="00AA2F2F">
        <w:rPr>
          <w:rFonts w:ascii="Times New Roman" w:eastAsia="Times New Roman" w:hAnsi="Times New Roman" w:cs="Times New Roman"/>
        </w:rPr>
        <w:t xml:space="preserve">n </w:t>
      </w:r>
      <w:r w:rsidR="00A26DDC" w:rsidRPr="00AA2F2F">
        <w:rPr>
          <w:rFonts w:ascii="Times New Roman" w:eastAsia="Times New Roman" w:hAnsi="Times New Roman" w:cs="Times New Roman"/>
        </w:rPr>
        <w:t>to 147 zip codes</w:t>
      </w:r>
      <w:r w:rsidR="00BE2619" w:rsidRPr="00AA2F2F">
        <w:rPr>
          <w:rFonts w:ascii="Times New Roman" w:eastAsia="Times New Roman" w:hAnsi="Times New Roman" w:cs="Times New Roman"/>
        </w:rPr>
        <w:t>, depicted in Figure 2,</w:t>
      </w:r>
      <w:r w:rsidR="00A26DDC" w:rsidRPr="00AA2F2F">
        <w:rPr>
          <w:rFonts w:ascii="Times New Roman" w:eastAsia="Times New Roman" w:hAnsi="Times New Roman" w:cs="Times New Roman"/>
        </w:rPr>
        <w:t xml:space="preserve"> allowed for a more targeted examination of the areas that experienced the greatest impact from ICU admissions during the pandemic. </w:t>
      </w:r>
      <w:r w:rsidR="00E311C4" w:rsidRPr="00AA2F2F">
        <w:rPr>
          <w:rFonts w:ascii="Times New Roman" w:eastAsia="Times New Roman" w:hAnsi="Times New Roman" w:cs="Times New Roman"/>
        </w:rPr>
        <w:t xml:space="preserve">Selecting the top 25% helps to reduce noise in the dataset by </w:t>
      </w:r>
      <w:commentRangeStart w:id="19"/>
      <w:r w:rsidR="00E311C4" w:rsidRPr="00AA2F2F">
        <w:rPr>
          <w:rFonts w:ascii="Times New Roman" w:eastAsia="Times New Roman" w:hAnsi="Times New Roman" w:cs="Times New Roman"/>
        </w:rPr>
        <w:t>excluding zip codes with lower patient volumes</w:t>
      </w:r>
      <w:commentRangeEnd w:id="19"/>
      <w:r w:rsidR="00470C50">
        <w:rPr>
          <w:rStyle w:val="CommentReference"/>
        </w:rPr>
        <w:commentReference w:id="19"/>
      </w:r>
      <w:r w:rsidR="00B56F0F">
        <w:rPr>
          <w:rFonts w:ascii="Times New Roman" w:eastAsia="Times New Roman" w:hAnsi="Times New Roman" w:cs="Times New Roman"/>
        </w:rPr>
        <w:t xml:space="preserve"> at LUMC</w:t>
      </w:r>
      <w:r w:rsidR="00E311C4" w:rsidRPr="00AA2F2F">
        <w:rPr>
          <w:rFonts w:ascii="Times New Roman" w:eastAsia="Times New Roman" w:hAnsi="Times New Roman" w:cs="Times New Roman"/>
        </w:rPr>
        <w:t>, where the data might be less representative of broader trends.</w:t>
      </w:r>
      <w:r w:rsidR="00B82778" w:rsidRPr="00AA2F2F">
        <w:rPr>
          <w:rFonts w:ascii="Times New Roman" w:eastAsia="Times New Roman" w:hAnsi="Times New Roman" w:cs="Times New Roman"/>
        </w:rPr>
        <w:t xml:space="preserve"> </w:t>
      </w:r>
      <w:r w:rsidR="005766A5" w:rsidRPr="00AA2F2F">
        <w:rPr>
          <w:rFonts w:ascii="Times New Roman" w:eastAsia="Times New Roman" w:hAnsi="Times New Roman" w:cs="Times New Roman"/>
        </w:rPr>
        <w:t xml:space="preserve">This strategic selection allowed us to </w:t>
      </w:r>
      <w:r w:rsidR="0010716E" w:rsidRPr="00AA2F2F">
        <w:rPr>
          <w:rFonts w:ascii="Times New Roman" w:eastAsia="Times New Roman" w:hAnsi="Times New Roman" w:cs="Times New Roman"/>
        </w:rPr>
        <w:t xml:space="preserve">focus </w:t>
      </w:r>
      <w:r w:rsidR="005766A5" w:rsidRPr="00AA2F2F">
        <w:rPr>
          <w:rFonts w:ascii="Times New Roman" w:eastAsia="Times New Roman" w:hAnsi="Times New Roman" w:cs="Times New Roman"/>
        </w:rPr>
        <w:t xml:space="preserve">on the areas </w:t>
      </w:r>
      <w:r w:rsidR="00F12335" w:rsidRPr="00AA2F2F">
        <w:rPr>
          <w:rFonts w:ascii="Times New Roman" w:eastAsia="Times New Roman" w:hAnsi="Times New Roman" w:cs="Times New Roman"/>
        </w:rPr>
        <w:t xml:space="preserve">that were </w:t>
      </w:r>
      <w:r w:rsidR="005766A5" w:rsidRPr="00AA2F2F">
        <w:rPr>
          <w:rFonts w:ascii="Times New Roman" w:eastAsia="Times New Roman" w:hAnsi="Times New Roman" w:cs="Times New Roman"/>
        </w:rPr>
        <w:t xml:space="preserve">most significantly </w:t>
      </w:r>
      <w:r w:rsidR="0010716E" w:rsidRPr="00AA2F2F">
        <w:rPr>
          <w:rFonts w:ascii="Times New Roman" w:eastAsia="Times New Roman" w:hAnsi="Times New Roman" w:cs="Times New Roman"/>
        </w:rPr>
        <w:t xml:space="preserve">affected </w:t>
      </w:r>
      <w:r w:rsidR="005766A5" w:rsidRPr="00AA2F2F">
        <w:rPr>
          <w:rFonts w:ascii="Times New Roman" w:eastAsia="Times New Roman" w:hAnsi="Times New Roman" w:cs="Times New Roman"/>
        </w:rPr>
        <w:t xml:space="preserve">by ICU admissions at </w:t>
      </w:r>
      <w:r w:rsidR="0018191F" w:rsidRPr="00AA2F2F">
        <w:rPr>
          <w:rFonts w:ascii="Times New Roman" w:eastAsia="Times New Roman" w:hAnsi="Times New Roman" w:cs="Times New Roman"/>
        </w:rPr>
        <w:t>LUMC</w:t>
      </w:r>
      <w:r w:rsidR="005766A5" w:rsidRPr="00AA2F2F">
        <w:rPr>
          <w:rFonts w:ascii="Times New Roman" w:eastAsia="Times New Roman" w:hAnsi="Times New Roman" w:cs="Times New Roman"/>
        </w:rPr>
        <w:t>, thereby enhancing the robustness and reliability of our analysis of COVID-19 ICU admission rates</w:t>
      </w:r>
      <w:r w:rsidR="00B82778" w:rsidRPr="00AA2F2F">
        <w:rPr>
          <w:rFonts w:ascii="Times New Roman" w:eastAsia="Times New Roman" w:hAnsi="Times New Roman" w:cs="Times New Roman"/>
        </w:rPr>
        <w:t xml:space="preserve">. </w:t>
      </w:r>
      <w:r w:rsidR="00FD1712" w:rsidRPr="00AA2F2F">
        <w:rPr>
          <w:rFonts w:ascii="Times New Roman" w:eastAsia="Times New Roman" w:hAnsi="Times New Roman" w:cs="Times New Roman"/>
        </w:rPr>
        <w:t>The next step</w:t>
      </w:r>
      <w:r w:rsidR="00FD1712" w:rsidRPr="00DA49D9">
        <w:rPr>
          <w:rFonts w:ascii="Times New Roman" w:eastAsia="Times New Roman" w:hAnsi="Times New Roman" w:cs="Times New Roman"/>
        </w:rPr>
        <w:t xml:space="preserve"> involved refining the dataset to focus exclusively on patients treated for COVID-19, achieved by filtering out non-COVID-19 cases using the appropriate ICD-10 codes for COVID-19 diagnoses </w:t>
      </w:r>
      <w:r w:rsidRPr="00265F51">
        <w:rPr>
          <w:rFonts w:ascii="Times New Roman" w:eastAsia="Times New Roman" w:hAnsi="Times New Roman" w:cs="Times New Roman"/>
        </w:rPr>
        <w:t>(</w:t>
      </w:r>
      <w:r w:rsidR="001E60C6" w:rsidRPr="00265F51">
        <w:rPr>
          <w:rFonts w:ascii="Times New Roman" w:eastAsia="Times New Roman" w:hAnsi="Times New Roman" w:cs="Times New Roman"/>
        </w:rPr>
        <w:t xml:space="preserve">see </w:t>
      </w:r>
      <w:r w:rsidR="001E60C6" w:rsidRPr="00DA49D9">
        <w:rPr>
          <w:rFonts w:ascii="Times New Roman" w:eastAsia="Times New Roman" w:hAnsi="Times New Roman" w:cs="Times New Roman"/>
        </w:rPr>
        <w:t xml:space="preserve">Appendix </w:t>
      </w:r>
      <w:r w:rsidR="00347158" w:rsidRPr="00DA49D9">
        <w:rPr>
          <w:rFonts w:ascii="Times New Roman" w:eastAsia="Times New Roman" w:hAnsi="Times New Roman" w:cs="Times New Roman"/>
        </w:rPr>
        <w:t>1</w:t>
      </w:r>
      <w:r w:rsidRPr="00265F51">
        <w:rPr>
          <w:rFonts w:ascii="Times New Roman" w:eastAsia="Times New Roman" w:hAnsi="Times New Roman" w:cs="Times New Roman"/>
        </w:rPr>
        <w:t>), standardized codes used to identify and classify COVID-19 cases. The final dataset included only COVID-19 patients from the 147 selected zip codes, spanning the same 2020-2023 timeframe. This refined dataset was then used for further analysis in the study.</w:t>
      </w:r>
    </w:p>
    <w:p w14:paraId="0000001D" w14:textId="3964267A" w:rsidR="00743DF7" w:rsidRDefault="00BD0CD7">
      <w:pPr>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14:anchorId="7060F3B0" wp14:editId="3FE7133F">
            <wp:extent cx="4161295" cy="3761615"/>
            <wp:effectExtent l="0" t="0" r="0" b="0"/>
            <wp:docPr id="156454014" name="Picture 1" descr="A flowchart of a pat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4014" name="Picture 1" descr="A flowchart of a patien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68585" cy="3768205"/>
                    </a:xfrm>
                    <a:prstGeom prst="rect">
                      <a:avLst/>
                    </a:prstGeom>
                  </pic:spPr>
                </pic:pic>
              </a:graphicData>
            </a:graphic>
          </wp:inline>
        </w:drawing>
      </w:r>
    </w:p>
    <w:p w14:paraId="0000001E" w14:textId="62B807BD" w:rsidR="00743DF7" w:rsidRDefault="005A17FB">
      <w:pPr>
        <w:spacing w:after="24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1</w:t>
      </w:r>
      <w:r>
        <w:rPr>
          <w:rFonts w:ascii="Times New Roman" w:eastAsia="Times New Roman" w:hAnsi="Times New Roman" w:cs="Times New Roman"/>
          <w:sz w:val="18"/>
          <w:szCs w:val="18"/>
        </w:rPr>
        <w:t xml:space="preserve">: Data </w:t>
      </w:r>
      <w:r w:rsidR="0099783A">
        <w:rPr>
          <w:rFonts w:ascii="Times New Roman" w:eastAsia="Times New Roman" w:hAnsi="Times New Roman" w:cs="Times New Roman"/>
          <w:sz w:val="18"/>
          <w:szCs w:val="18"/>
        </w:rPr>
        <w:t xml:space="preserve">Exclusion </w:t>
      </w:r>
      <w:r>
        <w:rPr>
          <w:rFonts w:ascii="Times New Roman" w:eastAsia="Times New Roman" w:hAnsi="Times New Roman" w:cs="Times New Roman"/>
          <w:sz w:val="18"/>
          <w:szCs w:val="18"/>
        </w:rPr>
        <w:t>Diagram</w:t>
      </w:r>
    </w:p>
    <w:p w14:paraId="0000003A" w14:textId="10A693ED" w:rsidR="00743DF7" w:rsidRPr="00E60FAF" w:rsidRDefault="00090EEE" w:rsidP="002976D1">
      <w:pPr>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618598E1" wp14:editId="51057DCF">
            <wp:extent cx="5943600" cy="3388360"/>
            <wp:effectExtent l="0" t="0" r="0" b="2540"/>
            <wp:docPr id="113836815" name="Picture 2" descr="A map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6815" name="Picture 2" descr="A map with different colored area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88360"/>
                    </a:xfrm>
                    <a:prstGeom prst="rect">
                      <a:avLst/>
                    </a:prstGeom>
                  </pic:spPr>
                </pic:pic>
              </a:graphicData>
            </a:graphic>
          </wp:inline>
        </w:drawing>
      </w:r>
    </w:p>
    <w:p w14:paraId="0000003B" w14:textId="5224F2B5" w:rsidR="00743DF7" w:rsidRDefault="005A17FB" w:rsidP="002976D1">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2:</w:t>
      </w:r>
      <w:r>
        <w:rPr>
          <w:rFonts w:ascii="Times New Roman" w:eastAsia="Times New Roman" w:hAnsi="Times New Roman" w:cs="Times New Roman"/>
          <w:sz w:val="18"/>
          <w:szCs w:val="18"/>
        </w:rPr>
        <w:t xml:space="preserve"> Distribution of 147 zip codes with COVID-19 patients frequently served by </w:t>
      </w:r>
      <w:r w:rsidR="00A62CE2">
        <w:rPr>
          <w:rFonts w:ascii="Times New Roman" w:eastAsia="Times New Roman" w:hAnsi="Times New Roman" w:cs="Times New Roman"/>
          <w:sz w:val="18"/>
          <w:szCs w:val="18"/>
        </w:rPr>
        <w:t>LUMC</w:t>
      </w:r>
      <w:r>
        <w:rPr>
          <w:rFonts w:ascii="Times New Roman" w:eastAsia="Times New Roman" w:hAnsi="Times New Roman" w:cs="Times New Roman"/>
          <w:sz w:val="18"/>
          <w:szCs w:val="18"/>
        </w:rPr>
        <w:t xml:space="preserve"> </w:t>
      </w:r>
    </w:p>
    <w:p w14:paraId="568BF16F" w14:textId="77777777" w:rsidR="00C048F0" w:rsidRDefault="00C048F0" w:rsidP="00D068FC">
      <w:pPr>
        <w:spacing w:after="0" w:line="480" w:lineRule="auto"/>
        <w:jc w:val="both"/>
        <w:rPr>
          <w:rFonts w:ascii="Times New Roman" w:eastAsia="Times New Roman" w:hAnsi="Times New Roman" w:cs="Times New Roman"/>
        </w:rPr>
      </w:pPr>
    </w:p>
    <w:p w14:paraId="540BDFD9" w14:textId="490DBA45" w:rsidR="00073E2F" w:rsidRPr="00B56C8D" w:rsidRDefault="001A7FC6" w:rsidP="00B56C8D">
      <w:pPr>
        <w:spacing w:before="240" w:after="240" w:line="480" w:lineRule="auto"/>
        <w:jc w:val="both"/>
        <w:rPr>
          <w:rFonts w:asciiTheme="majorBidi" w:hAnsiTheme="majorBidi" w:cstheme="majorBidi"/>
          <w:b/>
          <w:bCs/>
        </w:rPr>
      </w:pPr>
      <w:r w:rsidRPr="00B56C8D">
        <w:rPr>
          <w:rFonts w:asciiTheme="majorBidi" w:hAnsiTheme="majorBidi" w:cstheme="majorBidi"/>
          <w:b/>
          <w:bCs/>
        </w:rPr>
        <w:lastRenderedPageBreak/>
        <w:t xml:space="preserve">Independent </w:t>
      </w:r>
      <w:r w:rsidR="00470C50" w:rsidRPr="00B56C8D">
        <w:rPr>
          <w:rFonts w:asciiTheme="majorBidi" w:hAnsiTheme="majorBidi" w:cstheme="majorBidi"/>
          <w:b/>
          <w:bCs/>
        </w:rPr>
        <w:t>variable</w:t>
      </w:r>
      <w:r w:rsidRPr="00B56C8D">
        <w:rPr>
          <w:rFonts w:asciiTheme="majorBidi" w:hAnsiTheme="majorBidi" w:cstheme="majorBidi"/>
          <w:b/>
          <w:bCs/>
        </w:rPr>
        <w:t>s</w:t>
      </w:r>
    </w:p>
    <w:p w14:paraId="0333A21D" w14:textId="2EAFD663" w:rsidR="00D068FC" w:rsidRPr="00AA2F2F" w:rsidRDefault="00470C50" w:rsidP="00F42F4A">
      <w:pPr>
        <w:spacing w:after="0" w:line="480" w:lineRule="auto"/>
        <w:jc w:val="both"/>
        <w:rPr>
          <w:rFonts w:ascii="Times New Roman" w:eastAsia="Times New Roman" w:hAnsi="Times New Roman" w:cs="Times New Roman"/>
          <w:color w:val="000000"/>
        </w:rPr>
      </w:pPr>
      <w:r>
        <w:rPr>
          <w:rFonts w:ascii="Times New Roman" w:eastAsia="Times New Roman" w:hAnsi="Times New Roman" w:cs="Times New Roman"/>
        </w:rPr>
        <w:t xml:space="preserve">Area deprivation index </w:t>
      </w:r>
      <w:r w:rsidR="001A7FC6" w:rsidRPr="00AA2F2F">
        <w:rPr>
          <w:rFonts w:ascii="Times New Roman" w:eastAsia="Times New Roman" w:hAnsi="Times New Roman" w:cs="Times New Roman"/>
        </w:rPr>
        <w:t xml:space="preserve">This index uses publicly available data to assess factors such as income, education, employment, and housing quality. </w:t>
      </w:r>
      <w:r w:rsidR="00F754AE" w:rsidRPr="00AA2F2F">
        <w:rPr>
          <w:rFonts w:ascii="Times New Roman" w:eastAsia="Times New Roman" w:hAnsi="Times New Roman" w:cs="Times New Roman"/>
        </w:rPr>
        <w:t>ADI</w:t>
      </w:r>
      <w:r w:rsidR="001A7FC6" w:rsidRPr="00AA2F2F">
        <w:rPr>
          <w:rFonts w:ascii="Times New Roman" w:eastAsia="Times New Roman" w:hAnsi="Times New Roman" w:cs="Times New Roman"/>
        </w:rPr>
        <w:t xml:space="preserve"> ranks neighborhoods by comparing their socioeconomic conditions to state and national averages, with higher rankings indicating greater disadvantage </w:t>
      </w:r>
      <w:sdt>
        <w:sdtPr>
          <w:rPr>
            <w:rFonts w:ascii="Times New Roman" w:eastAsia="Times New Roman" w:hAnsi="Times New Roman" w:cs="Times New Roman"/>
            <w:color w:val="000000"/>
          </w:rPr>
          <w:tag w:val="MENDELEY_CITATION_v3_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"/>
          <w:id w:val="-2045520947"/>
          <w:placeholder>
            <w:docPart w:val="B63B88A60D834D1884931989B8896150"/>
          </w:placeholder>
        </w:sdtPr>
        <w:sdtEndPr/>
        <w:sdtContent>
          <w:r w:rsidR="00A57CD9" w:rsidRPr="00A57CD9">
            <w:rPr>
              <w:rFonts w:ascii="Times New Roman" w:eastAsia="Times New Roman" w:hAnsi="Times New Roman" w:cs="Times New Roman"/>
              <w:color w:val="000000"/>
            </w:rPr>
            <w:t>(36)</w:t>
          </w:r>
        </w:sdtContent>
      </w:sdt>
      <w:r w:rsidR="001A7FC6" w:rsidRPr="00AA2F2F">
        <w:rPr>
          <w:rFonts w:ascii="Times New Roman" w:eastAsia="Times New Roman" w:hAnsi="Times New Roman" w:cs="Times New Roman"/>
        </w:rPr>
        <w:t xml:space="preserve">. This tool helps identify neighborhoods facing significant socioeconomic challenges, making them potential priorities for future investment and support initiatives </w:t>
      </w:r>
      <w:sdt>
        <w:sdtPr>
          <w:rPr>
            <w:rFonts w:ascii="Times New Roman" w:eastAsia="Times New Roman" w:hAnsi="Times New Roman" w:cs="Times New Roman"/>
            <w:color w:val="000000"/>
          </w:rPr>
          <w:tag w:val="MENDELEY_CITATION_v3_eyJjaXRhdGlvbklEIjoiTUVOREVMRVlfQ0lUQVRJT05fOTk1MWM4Y2ItMTRkZS00OTc0LWJkNzktZjMxYTEzY2M1ZDRjIiwicHJvcGVydGllcyI6eyJub3RlSW5kZXgiOjB9LCJpc0VkaXRlZCI6ZmFsc2UsIm1hbnVhbE92ZXJyaWRlIjp7ImlzTWFudWFsbHlPdmVycmlkZGVuIjpmYWxzZSwiY2l0ZXByb2NUZXh0IjoiKDM3LDM4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LHsiaWQiOiJhMGU3OGZmNC04ZjU2LTM5MDgtOTAwMS1jMDAxNmU4OGRlYTgiLCJpdGVtRGF0YSI6eyJ0eXBlIjoid2VicGFnZSIsImlkIjoiYTBlNzhmZjQtOGY1Ni0zOTA4LTkwMDEtYzAwMTZlODhkZWE4IiwidGl0bGUiOiJBcmVhIERlcHJpdmF0aW9uIEluZGV4IiwiYWNjZXNzZWQiOnsiZGF0ZS1wYXJ0cyI6W1syMDI0LDEwLDNdXX0sIlVSTCI6Imh0dHBzOi8vd3d3Lm5ycGEub3JnL3B1YmxpY2F0aW9ucy1yZXNlYXJjaC9kYXRhLWFuZC1tYXBwaW5nLXJlc291cmNlLWxpYnJhcnkvYXJlYS1kZXByaXZhdGlvbi1pbmRleC8iLCJjb250YWluZXItdGl0bGUtc2hvcnQiOiIifSwiaXNUZW1wb3JhcnkiOmZhbHNlfV19"/>
          <w:id w:val="-1248345301"/>
          <w:placeholder>
            <w:docPart w:val="B63B88A60D834D1884931989B8896150"/>
          </w:placeholder>
        </w:sdtPr>
        <w:sdtEndPr/>
        <w:sdtContent>
          <w:r w:rsidR="00A57CD9" w:rsidRPr="00A57CD9">
            <w:rPr>
              <w:rFonts w:ascii="Times New Roman" w:eastAsia="Times New Roman" w:hAnsi="Times New Roman" w:cs="Times New Roman"/>
              <w:color w:val="000000"/>
            </w:rPr>
            <w:t>(37,38)</w:t>
          </w:r>
        </w:sdtContent>
      </w:sdt>
      <w:r w:rsidR="001A7FC6" w:rsidRPr="00AA2F2F">
        <w:rPr>
          <w:rFonts w:ascii="Times New Roman" w:eastAsia="Times New Roman" w:hAnsi="Times New Roman" w:cs="Times New Roman"/>
        </w:rPr>
        <w:t xml:space="preserve">. </w:t>
      </w:r>
      <w:r w:rsidR="001A7FC6" w:rsidRPr="00AA2F2F">
        <w:rPr>
          <w:rFonts w:ascii="Times New Roman" w:eastAsia="Times New Roman" w:hAnsi="Times New Roman" w:cs="Times New Roman"/>
          <w:color w:val="000000"/>
        </w:rPr>
        <w:t xml:space="preserve">We consider </w:t>
      </w:r>
      <w:r w:rsidR="001A7FC6">
        <w:rPr>
          <w:rFonts w:ascii="Times New Roman" w:eastAsia="Times New Roman" w:hAnsi="Times New Roman" w:cs="Times New Roman"/>
          <w:color w:val="000000"/>
        </w:rPr>
        <w:t>low</w:t>
      </w:r>
      <w:r w:rsidR="001A7FC6" w:rsidRPr="00AA2F2F">
        <w:rPr>
          <w:rFonts w:ascii="Times New Roman" w:eastAsia="Times New Roman" w:hAnsi="Times New Roman" w:cs="Times New Roman"/>
          <w:color w:val="000000"/>
        </w:rPr>
        <w:t xml:space="preserve"> disadvantaged zip codes to be scores 1 through 4 (</w:t>
      </w:r>
      <w:r w:rsidR="001A7FC6" w:rsidRPr="00AA2F2F">
        <w:rPr>
          <w:rFonts w:ascii="Times New Roman" w:eastAsia="Times New Roman" w:hAnsi="Times New Roman" w:cs="Times New Roman"/>
          <w:i/>
          <w:iCs/>
          <w:color w:val="000000"/>
        </w:rPr>
        <w:t>N = 86</w:t>
      </w:r>
      <w:r w:rsidR="001A7FC6" w:rsidRPr="00AA2F2F">
        <w:rPr>
          <w:rFonts w:ascii="Times New Roman" w:eastAsia="Times New Roman" w:hAnsi="Times New Roman" w:cs="Times New Roman"/>
          <w:color w:val="000000"/>
        </w:rPr>
        <w:t xml:space="preserve">) and high disadvantaged zip codes to be </w:t>
      </w:r>
      <w:r w:rsidR="001A7FC6" w:rsidRPr="00F42F4A">
        <w:rPr>
          <w:rFonts w:ascii="Times New Roman" w:eastAsia="Times New Roman" w:hAnsi="Times New Roman" w:cs="Times New Roman"/>
        </w:rPr>
        <w:t>scores</w:t>
      </w:r>
      <w:r w:rsidR="001A7FC6" w:rsidRPr="00AA2F2F">
        <w:rPr>
          <w:rFonts w:ascii="Times New Roman" w:eastAsia="Times New Roman" w:hAnsi="Times New Roman" w:cs="Times New Roman"/>
          <w:color w:val="000000"/>
        </w:rPr>
        <w:t xml:space="preserve"> 5 through 9 (</w:t>
      </w:r>
      <w:r w:rsidR="001A7FC6" w:rsidRPr="00AA2F2F">
        <w:rPr>
          <w:rFonts w:ascii="Times New Roman" w:eastAsia="Times New Roman" w:hAnsi="Times New Roman" w:cs="Times New Roman"/>
          <w:i/>
          <w:iCs/>
          <w:color w:val="000000"/>
        </w:rPr>
        <w:t>N = 61</w:t>
      </w:r>
      <w:r w:rsidR="001A7FC6" w:rsidRPr="00AA2F2F">
        <w:rPr>
          <w:rFonts w:ascii="Times New Roman" w:eastAsia="Times New Roman" w:hAnsi="Times New Roman" w:cs="Times New Roman"/>
          <w:color w:val="000000"/>
        </w:rPr>
        <w:t xml:space="preserve">) based on socioeconomic factors </w:t>
      </w:r>
      <w:sdt>
        <w:sdtPr>
          <w:rPr>
            <w:rFonts w:ascii="Times New Roman" w:eastAsia="Times New Roman" w:hAnsi="Times New Roman" w:cs="Times New Roman"/>
            <w:color w:val="000000"/>
          </w:rPr>
          <w:tag w:val="MENDELEY_CITATION_v3_eyJjaXRhdGlvbklEIjoiTUVOREVMRVlfQ0lUQVRJT05fMmVjZWNjOTUtMzliZC00YzNkLTlhMmMtY2VjZWJhMWFmMDNlIiwicHJvcGVydGllcyI6eyJub3RlSW5kZXgiOjB9LCJpc0VkaXRlZCI6ZmFsc2UsIm1hbnVhbE92ZXJyaWRlIjp7ImlzTWFudWFsbHlPdmVycmlkZGVuIjpmYWxzZSwiY2l0ZXByb2NUZXh0IjoiKDM3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XX0="/>
          <w:id w:val="-1188208999"/>
          <w:placeholder>
            <w:docPart w:val="B63B88A60D834D1884931989B8896150"/>
          </w:placeholder>
        </w:sdtPr>
        <w:sdtEndPr/>
        <w:sdtContent>
          <w:r w:rsidR="00A57CD9" w:rsidRPr="00A57CD9">
            <w:rPr>
              <w:rFonts w:ascii="Times New Roman" w:eastAsia="Times New Roman" w:hAnsi="Times New Roman" w:cs="Times New Roman"/>
              <w:color w:val="000000"/>
            </w:rPr>
            <w:t>(37)</w:t>
          </w:r>
        </w:sdtContent>
      </w:sdt>
      <w:r w:rsidR="001A7FC6" w:rsidRPr="00AA2F2F">
        <w:rPr>
          <w:rFonts w:ascii="Times New Roman" w:eastAsia="Times New Roman" w:hAnsi="Times New Roman" w:cs="Times New Roman"/>
          <w:color w:val="000000"/>
        </w:rPr>
        <w:t>.</w:t>
      </w:r>
      <w:r w:rsidR="001A7FC6">
        <w:rPr>
          <w:rFonts w:ascii="Times New Roman" w:eastAsia="Times New Roman" w:hAnsi="Times New Roman" w:cs="Times New Roman"/>
        </w:rPr>
        <w:t xml:space="preserve"> </w:t>
      </w:r>
    </w:p>
    <w:p w14:paraId="482CF49C" w14:textId="77777777" w:rsidR="00073E2F" w:rsidRPr="00B56C8D" w:rsidRDefault="001A7FC6" w:rsidP="00B56C8D">
      <w:pPr>
        <w:spacing w:before="240" w:after="240" w:line="480" w:lineRule="auto"/>
        <w:jc w:val="both"/>
        <w:rPr>
          <w:rFonts w:asciiTheme="majorBidi" w:hAnsiTheme="majorBidi" w:cstheme="majorBidi"/>
          <w:b/>
          <w:bCs/>
        </w:rPr>
      </w:pPr>
      <w:r w:rsidRPr="00B56C8D">
        <w:rPr>
          <w:rFonts w:asciiTheme="majorBidi" w:hAnsiTheme="majorBidi" w:cstheme="majorBidi"/>
          <w:b/>
          <w:bCs/>
        </w:rPr>
        <w:t>Number of SHIELD test centers</w:t>
      </w:r>
    </w:p>
    <w:p w14:paraId="41A39A72" w14:textId="5DABF6F7" w:rsidR="00F84E16" w:rsidRPr="00DA49D9" w:rsidRDefault="001A7FC6" w:rsidP="00F42F4A">
      <w:pPr>
        <w:spacing w:after="0" w:line="480" w:lineRule="auto"/>
        <w:jc w:val="both"/>
        <w:rPr>
          <w:rFonts w:ascii="Times New Roman" w:eastAsia="Times New Roman" w:hAnsi="Times New Roman" w:cs="Times New Roman"/>
        </w:rPr>
      </w:pPr>
      <w:r>
        <w:rPr>
          <w:rFonts w:ascii="Times New Roman" w:eastAsia="Times New Roman" w:hAnsi="Times New Roman" w:cs="Times New Roman"/>
          <w:color w:val="000000"/>
        </w:rPr>
        <w:t>T</w:t>
      </w:r>
      <w:r w:rsidR="00585E01" w:rsidRPr="00AA2F2F">
        <w:rPr>
          <w:rFonts w:ascii="Times New Roman" w:eastAsia="Times New Roman" w:hAnsi="Times New Roman" w:cs="Times New Roman"/>
          <w:color w:val="000000"/>
        </w:rPr>
        <w:t>he effective number of SHIELD test centers</w:t>
      </w:r>
      <w:r w:rsidR="00AD1A14" w:rsidRPr="00AA2F2F">
        <w:rPr>
          <w:rFonts w:ascii="Times New Roman" w:eastAsia="Times New Roman" w:hAnsi="Times New Roman" w:cs="Times New Roman"/>
          <w:color w:val="000000"/>
        </w:rPr>
        <w:t xml:space="preserve"> </w:t>
      </w:r>
      <w:r w:rsidR="00585E01" w:rsidRPr="00AA2F2F">
        <w:rPr>
          <w:rFonts w:ascii="Times New Roman" w:eastAsia="Times New Roman" w:hAnsi="Times New Roman" w:cs="Times New Roman"/>
          <w:color w:val="000000"/>
        </w:rPr>
        <w:t>defined as the proportion of a test cente</w:t>
      </w:r>
      <w:r w:rsidR="000E14AE" w:rsidRPr="00AA2F2F">
        <w:rPr>
          <w:rFonts w:ascii="Times New Roman" w:eastAsia="Times New Roman" w:hAnsi="Times New Roman" w:cs="Times New Roman"/>
          <w:color w:val="000000"/>
        </w:rPr>
        <w:t>r’</w:t>
      </w:r>
      <w:r w:rsidR="00585E01" w:rsidRPr="00AA2F2F">
        <w:rPr>
          <w:rFonts w:ascii="Times New Roman" w:eastAsia="Times New Roman" w:hAnsi="Times New Roman" w:cs="Times New Roman"/>
          <w:color w:val="000000"/>
        </w:rPr>
        <w:t xml:space="preserve">s service to a given area. </w:t>
      </w:r>
      <w:r w:rsidR="00881B7E" w:rsidRPr="00DA49D9">
        <w:rPr>
          <w:rFonts w:ascii="Times New Roman" w:eastAsia="Times New Roman" w:hAnsi="Times New Roman" w:cs="Times New Roman"/>
        </w:rPr>
        <w:t>T</w:t>
      </w:r>
      <w:r w:rsidR="00C03B4F" w:rsidRPr="00DA49D9">
        <w:rPr>
          <w:rFonts w:ascii="Times New Roman" w:eastAsia="Times New Roman" w:hAnsi="Times New Roman" w:cs="Times New Roman"/>
        </w:rPr>
        <w:t>o calculate the effective number of SHIELD test centers each month, we determined the proportion of samples from each center and aggregated these proportions to find the effective number of SHIELD test centers per zip code</w:t>
      </w:r>
      <w:r w:rsidR="00471BFA" w:rsidRPr="00DA49D9">
        <w:rPr>
          <w:rFonts w:ascii="Times New Roman" w:eastAsia="Times New Roman" w:hAnsi="Times New Roman" w:cs="Times New Roman"/>
        </w:rPr>
        <w:t xml:space="preserve"> (see Appendix </w:t>
      </w:r>
      <w:r w:rsidR="00167D33" w:rsidRPr="00DA49D9">
        <w:rPr>
          <w:rFonts w:ascii="Times New Roman" w:eastAsia="Times New Roman" w:hAnsi="Times New Roman" w:cs="Times New Roman"/>
        </w:rPr>
        <w:t>2</w:t>
      </w:r>
      <w:r w:rsidR="00471BFA" w:rsidRPr="00DA49D9">
        <w:rPr>
          <w:rFonts w:ascii="Times New Roman" w:eastAsia="Times New Roman" w:hAnsi="Times New Roman" w:cs="Times New Roman"/>
        </w:rPr>
        <w:t>)</w:t>
      </w:r>
      <w:r w:rsidR="00C03B4F" w:rsidRPr="00DA49D9">
        <w:rPr>
          <w:rFonts w:ascii="Times New Roman" w:eastAsia="Times New Roman" w:hAnsi="Times New Roman" w:cs="Times New Roman"/>
        </w:rPr>
        <w:t>.</w:t>
      </w:r>
      <w:r w:rsidR="00D90E9C" w:rsidRPr="00DA49D9">
        <w:rPr>
          <w:rFonts w:ascii="Times New Roman" w:eastAsia="Times New Roman" w:hAnsi="Times New Roman" w:cs="Times New Roman"/>
        </w:rPr>
        <w:t xml:space="preserve"> </w:t>
      </w:r>
      <w:r w:rsidR="006F61DD" w:rsidRPr="00DA49D9">
        <w:rPr>
          <w:rFonts w:ascii="Times New Roman" w:eastAsia="Times New Roman" w:hAnsi="Times New Roman" w:cs="Times New Roman"/>
        </w:rPr>
        <w:t>Furthermore,</w:t>
      </w:r>
      <w:r w:rsidR="006F61DD">
        <w:rPr>
          <w:rFonts w:ascii="Times New Roman" w:eastAsia="Times New Roman" w:hAnsi="Times New Roman" w:cs="Times New Roman"/>
        </w:rPr>
        <w:t xml:space="preserve"> w</w:t>
      </w:r>
      <w:r w:rsidR="00D90E9C" w:rsidRPr="00DA49D9">
        <w:rPr>
          <w:rFonts w:ascii="Times New Roman" w:eastAsia="Times New Roman" w:hAnsi="Times New Roman" w:cs="Times New Roman"/>
        </w:rPr>
        <w:t xml:space="preserve">e </w:t>
      </w:r>
      <w:r w:rsidR="00294957">
        <w:rPr>
          <w:rFonts w:ascii="Times New Roman" w:eastAsia="Times New Roman" w:hAnsi="Times New Roman" w:cs="Times New Roman"/>
        </w:rPr>
        <w:t>use</w:t>
      </w:r>
      <w:r w:rsidR="00294957" w:rsidRPr="00DA49D9">
        <w:rPr>
          <w:rFonts w:ascii="Times New Roman" w:eastAsia="Times New Roman" w:hAnsi="Times New Roman" w:cs="Times New Roman"/>
        </w:rPr>
        <w:t xml:space="preserve"> </w:t>
      </w:r>
      <w:r w:rsidR="00D90E9C" w:rsidRPr="00DA49D9">
        <w:rPr>
          <w:rFonts w:ascii="Times New Roman" w:eastAsia="Times New Roman" w:hAnsi="Times New Roman" w:cs="Times New Roman"/>
        </w:rPr>
        <w:t>the COVID-19 ICU admission rate as the dependent variable in this study, calculated as the number of ICU admissions per zip code per month, normalized by the population of each zip code</w:t>
      </w:r>
      <w:r w:rsidR="00AD1A14" w:rsidRPr="00DA49D9">
        <w:rPr>
          <w:rFonts w:ascii="Times New Roman" w:eastAsia="Times New Roman" w:hAnsi="Times New Roman" w:cs="Times New Roman"/>
        </w:rPr>
        <w:t>,</w:t>
      </w:r>
      <w:r w:rsidR="00D90E9C" w:rsidRPr="00DA49D9">
        <w:rPr>
          <w:rFonts w:ascii="Times New Roman" w:eastAsia="Times New Roman" w:hAnsi="Times New Roman" w:cs="Times New Roman"/>
        </w:rPr>
        <w:t xml:space="preserve"> and multiplied by 1,000 for scaling. This measure allows us to standardize the ICU admission data across zip codes of varying population sizes</w:t>
      </w:r>
      <w:r w:rsidR="007106F5" w:rsidRPr="00DA49D9">
        <w:rPr>
          <w:rFonts w:ascii="Times New Roman" w:eastAsia="Times New Roman" w:hAnsi="Times New Roman" w:cs="Times New Roman"/>
        </w:rPr>
        <w:t xml:space="preserve"> (see Appendix </w:t>
      </w:r>
      <w:r w:rsidR="00167D33" w:rsidRPr="00DA49D9">
        <w:rPr>
          <w:rFonts w:ascii="Times New Roman" w:eastAsia="Times New Roman" w:hAnsi="Times New Roman" w:cs="Times New Roman"/>
        </w:rPr>
        <w:t>3</w:t>
      </w:r>
      <w:r w:rsidR="007106F5" w:rsidRPr="00DA49D9">
        <w:rPr>
          <w:rFonts w:ascii="Times New Roman" w:eastAsia="Times New Roman" w:hAnsi="Times New Roman" w:cs="Times New Roman"/>
        </w:rPr>
        <w:t xml:space="preserve">). </w:t>
      </w:r>
      <w:r w:rsidR="00293DBC" w:rsidRPr="00DA49D9">
        <w:rPr>
          <w:rFonts w:ascii="Times New Roman" w:eastAsia="Times New Roman" w:hAnsi="Times New Roman" w:cs="Times New Roman"/>
        </w:rPr>
        <w:t>Ta</w:t>
      </w:r>
      <w:r w:rsidR="00C50398" w:rsidRPr="00DA49D9">
        <w:rPr>
          <w:rFonts w:ascii="Times New Roman" w:eastAsia="Times New Roman" w:hAnsi="Times New Roman" w:cs="Times New Roman"/>
        </w:rPr>
        <w:t xml:space="preserve">ble 1 provides </w:t>
      </w:r>
      <w:r w:rsidR="005A17FB" w:rsidRPr="00DA49D9">
        <w:rPr>
          <w:rFonts w:ascii="Times New Roman" w:eastAsia="Times New Roman" w:hAnsi="Times New Roman" w:cs="Times New Roman"/>
        </w:rPr>
        <w:t>a brief description of each variable included in the dataset</w:t>
      </w:r>
      <w:r w:rsidR="00C50398" w:rsidRPr="00DA49D9">
        <w:rPr>
          <w:rFonts w:ascii="Times New Roman" w:eastAsia="Times New Roman" w:hAnsi="Times New Roman" w:cs="Times New Roman"/>
        </w:rPr>
        <w:t>.</w:t>
      </w:r>
    </w:p>
    <w:p w14:paraId="1478AB1A" w14:textId="7C994449" w:rsidR="00E97B81" w:rsidRPr="00F42F4A" w:rsidRDefault="00293DBC" w:rsidP="00207931">
      <w:pPr>
        <w:pBdr>
          <w:top w:val="nil"/>
          <w:left w:val="nil"/>
          <w:bottom w:val="nil"/>
          <w:right w:val="nil"/>
          <w:between w:val="nil"/>
        </w:pBdr>
        <w:spacing w:after="0" w:line="240" w:lineRule="auto"/>
        <w:jc w:val="center"/>
        <w:rPr>
          <w:rFonts w:ascii="Times New Roman" w:eastAsia="Times New Roman" w:hAnsi="Times New Roman" w:cs="Times New Roman"/>
          <w:sz w:val="18"/>
          <w:szCs w:val="18"/>
        </w:rPr>
      </w:pPr>
      <w:r w:rsidRPr="00F42F4A">
        <w:rPr>
          <w:rFonts w:ascii="Times New Roman" w:eastAsia="Times New Roman" w:hAnsi="Times New Roman" w:cs="Times New Roman"/>
          <w:b/>
          <w:bCs/>
          <w:sz w:val="18"/>
          <w:szCs w:val="18"/>
        </w:rPr>
        <w:t>Table 1:</w:t>
      </w:r>
      <w:r w:rsidRPr="00F42F4A">
        <w:rPr>
          <w:rFonts w:ascii="Times New Roman" w:eastAsia="Times New Roman" w:hAnsi="Times New Roman" w:cs="Times New Roman"/>
          <w:sz w:val="18"/>
          <w:szCs w:val="18"/>
        </w:rPr>
        <w:t xml:space="preserve"> Variable description</w:t>
      </w:r>
    </w:p>
    <w:tbl>
      <w:tblPr>
        <w:tblStyle w:val="TableGrid"/>
        <w:tblW w:w="94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6"/>
        <w:gridCol w:w="1394"/>
        <w:gridCol w:w="1231"/>
        <w:gridCol w:w="2544"/>
        <w:gridCol w:w="1276"/>
        <w:gridCol w:w="1399"/>
      </w:tblGrid>
      <w:tr w:rsidR="00003ADF" w:rsidRPr="000627D5" w14:paraId="228FC05B" w14:textId="77777777" w:rsidTr="001C283E">
        <w:trPr>
          <w:trHeight w:val="224"/>
        </w:trPr>
        <w:tc>
          <w:tcPr>
            <w:tcW w:w="1576" w:type="dxa"/>
            <w:tcBorders>
              <w:top w:val="single" w:sz="4" w:space="0" w:color="auto"/>
              <w:bottom w:val="single" w:sz="4" w:space="0" w:color="auto"/>
            </w:tcBorders>
            <w:noWrap/>
            <w:hideMark/>
          </w:tcPr>
          <w:p w14:paraId="700C21B7" w14:textId="77777777" w:rsidR="004F036C" w:rsidRPr="000627D5" w:rsidRDefault="004F036C" w:rsidP="004F036C">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Variable</w:t>
            </w:r>
          </w:p>
        </w:tc>
        <w:tc>
          <w:tcPr>
            <w:tcW w:w="1394" w:type="dxa"/>
            <w:tcBorders>
              <w:top w:val="single" w:sz="4" w:space="0" w:color="auto"/>
              <w:bottom w:val="single" w:sz="4" w:space="0" w:color="auto"/>
            </w:tcBorders>
            <w:noWrap/>
            <w:hideMark/>
          </w:tcPr>
          <w:p w14:paraId="1C76596D" w14:textId="77777777" w:rsidR="004F036C" w:rsidRPr="000627D5" w:rsidRDefault="004F036C" w:rsidP="004F036C">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Type</w:t>
            </w:r>
          </w:p>
        </w:tc>
        <w:tc>
          <w:tcPr>
            <w:tcW w:w="1231" w:type="dxa"/>
            <w:tcBorders>
              <w:top w:val="single" w:sz="4" w:space="0" w:color="auto"/>
              <w:bottom w:val="single" w:sz="4" w:space="0" w:color="auto"/>
            </w:tcBorders>
            <w:noWrap/>
            <w:hideMark/>
          </w:tcPr>
          <w:p w14:paraId="03516C77" w14:textId="77777777" w:rsidR="004F036C" w:rsidRPr="000627D5" w:rsidRDefault="004F036C" w:rsidP="004F036C">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Class</w:t>
            </w:r>
          </w:p>
        </w:tc>
        <w:tc>
          <w:tcPr>
            <w:tcW w:w="2544" w:type="dxa"/>
            <w:tcBorders>
              <w:top w:val="single" w:sz="4" w:space="0" w:color="auto"/>
              <w:bottom w:val="single" w:sz="4" w:space="0" w:color="auto"/>
            </w:tcBorders>
            <w:noWrap/>
            <w:hideMark/>
          </w:tcPr>
          <w:p w14:paraId="65BAB7BE" w14:textId="77777777" w:rsidR="004F036C" w:rsidRPr="000627D5" w:rsidRDefault="004F036C" w:rsidP="004F036C">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Description</w:t>
            </w:r>
          </w:p>
        </w:tc>
        <w:tc>
          <w:tcPr>
            <w:tcW w:w="1276" w:type="dxa"/>
            <w:tcBorders>
              <w:top w:val="single" w:sz="4" w:space="0" w:color="auto"/>
              <w:bottom w:val="single" w:sz="4" w:space="0" w:color="auto"/>
            </w:tcBorders>
            <w:noWrap/>
            <w:hideMark/>
          </w:tcPr>
          <w:p w14:paraId="4727DBCD" w14:textId="77777777" w:rsidR="004F036C" w:rsidRPr="000627D5" w:rsidRDefault="004F036C" w:rsidP="004F036C">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Mean</w:t>
            </w:r>
          </w:p>
        </w:tc>
        <w:tc>
          <w:tcPr>
            <w:tcW w:w="1399" w:type="dxa"/>
            <w:tcBorders>
              <w:top w:val="single" w:sz="4" w:space="0" w:color="auto"/>
              <w:bottom w:val="single" w:sz="4" w:space="0" w:color="auto"/>
            </w:tcBorders>
            <w:noWrap/>
            <w:hideMark/>
          </w:tcPr>
          <w:p w14:paraId="5F2827E7" w14:textId="77777777" w:rsidR="004F036C" w:rsidRPr="000627D5" w:rsidRDefault="004F036C" w:rsidP="004F036C">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SD</w:t>
            </w:r>
          </w:p>
        </w:tc>
      </w:tr>
      <w:tr w:rsidR="00003ADF" w:rsidRPr="000627D5" w14:paraId="472235F2" w14:textId="77777777" w:rsidTr="001C283E">
        <w:trPr>
          <w:trHeight w:val="1349"/>
        </w:trPr>
        <w:tc>
          <w:tcPr>
            <w:tcW w:w="1576" w:type="dxa"/>
            <w:tcBorders>
              <w:top w:val="single" w:sz="4" w:space="0" w:color="auto"/>
            </w:tcBorders>
            <w:noWrap/>
            <w:hideMark/>
          </w:tcPr>
          <w:p w14:paraId="7FD32B10" w14:textId="77777777" w:rsidR="004F036C" w:rsidRPr="000627D5" w:rsidRDefault="004F036C" w:rsidP="004C6F7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COVID-19 ICU admission rate</w:t>
            </w:r>
          </w:p>
        </w:tc>
        <w:tc>
          <w:tcPr>
            <w:tcW w:w="1394" w:type="dxa"/>
            <w:tcBorders>
              <w:top w:val="single" w:sz="4" w:space="0" w:color="auto"/>
            </w:tcBorders>
            <w:noWrap/>
            <w:hideMark/>
          </w:tcPr>
          <w:p w14:paraId="6327F401"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Dependent</w:t>
            </w:r>
          </w:p>
        </w:tc>
        <w:tc>
          <w:tcPr>
            <w:tcW w:w="1231" w:type="dxa"/>
            <w:tcBorders>
              <w:top w:val="single" w:sz="4" w:space="0" w:color="auto"/>
            </w:tcBorders>
            <w:noWrap/>
            <w:hideMark/>
          </w:tcPr>
          <w:p w14:paraId="0EC8B97C"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44" w:type="dxa"/>
            <w:tcBorders>
              <w:top w:val="single" w:sz="4" w:space="0" w:color="auto"/>
            </w:tcBorders>
            <w:hideMark/>
          </w:tcPr>
          <w:p w14:paraId="45808BD5" w14:textId="7279017A"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The rate of ICU admission for COVID-19 per zip code, adjusted for population size. It is calculated by dividing the total COVID-19 ICU admissions by the zip code’s population and multiplying by 100</w:t>
            </w:r>
            <w:r w:rsidR="00A87972">
              <w:rPr>
                <w:rFonts w:ascii="Times New Roman" w:eastAsia="Times New Roman" w:hAnsi="Times New Roman" w:cs="Times New Roman"/>
                <w:color w:val="000000"/>
                <w:sz w:val="16"/>
                <w:szCs w:val="16"/>
              </w:rPr>
              <w:t>0</w:t>
            </w:r>
            <w:r w:rsidRPr="000627D5">
              <w:rPr>
                <w:rFonts w:ascii="Times New Roman" w:eastAsia="Times New Roman" w:hAnsi="Times New Roman" w:cs="Times New Roman"/>
                <w:color w:val="000000"/>
                <w:sz w:val="16"/>
                <w:szCs w:val="16"/>
              </w:rPr>
              <w:t xml:space="preserve"> to standardize the rate per 100,000 people. </w:t>
            </w:r>
          </w:p>
        </w:tc>
        <w:tc>
          <w:tcPr>
            <w:tcW w:w="1276" w:type="dxa"/>
            <w:tcBorders>
              <w:top w:val="single" w:sz="4" w:space="0" w:color="auto"/>
            </w:tcBorders>
            <w:noWrap/>
            <w:hideMark/>
          </w:tcPr>
          <w:p w14:paraId="6F8156A6"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0.044</w:t>
            </w:r>
          </w:p>
        </w:tc>
        <w:tc>
          <w:tcPr>
            <w:tcW w:w="1399" w:type="dxa"/>
            <w:tcBorders>
              <w:top w:val="single" w:sz="4" w:space="0" w:color="auto"/>
            </w:tcBorders>
            <w:noWrap/>
            <w:hideMark/>
          </w:tcPr>
          <w:p w14:paraId="4FE60A33"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0.091</w:t>
            </w:r>
          </w:p>
        </w:tc>
      </w:tr>
      <w:tr w:rsidR="00003ADF" w:rsidRPr="000627D5" w14:paraId="755B3DCB" w14:textId="77777777" w:rsidTr="001C283E">
        <w:trPr>
          <w:trHeight w:val="755"/>
        </w:trPr>
        <w:tc>
          <w:tcPr>
            <w:tcW w:w="1576" w:type="dxa"/>
            <w:noWrap/>
            <w:hideMark/>
          </w:tcPr>
          <w:p w14:paraId="5D8DC919" w14:textId="13C8B552"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 xml:space="preserve">Zip </w:t>
            </w:r>
            <w:r w:rsidR="0007146F" w:rsidRPr="000627D5">
              <w:rPr>
                <w:rFonts w:ascii="Times New Roman" w:eastAsia="Times New Roman" w:hAnsi="Times New Roman" w:cs="Times New Roman"/>
                <w:color w:val="000000"/>
                <w:sz w:val="16"/>
                <w:szCs w:val="16"/>
              </w:rPr>
              <w:t>c</w:t>
            </w:r>
            <w:r w:rsidRPr="000627D5">
              <w:rPr>
                <w:rFonts w:ascii="Times New Roman" w:eastAsia="Times New Roman" w:hAnsi="Times New Roman" w:cs="Times New Roman"/>
                <w:color w:val="000000"/>
                <w:sz w:val="16"/>
                <w:szCs w:val="16"/>
              </w:rPr>
              <w:t>ode</w:t>
            </w:r>
          </w:p>
        </w:tc>
        <w:tc>
          <w:tcPr>
            <w:tcW w:w="1394" w:type="dxa"/>
            <w:noWrap/>
            <w:hideMark/>
          </w:tcPr>
          <w:p w14:paraId="23689BE6"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231" w:type="dxa"/>
            <w:noWrap/>
            <w:hideMark/>
          </w:tcPr>
          <w:p w14:paraId="7F319BE5"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Categorical</w:t>
            </w:r>
          </w:p>
        </w:tc>
        <w:tc>
          <w:tcPr>
            <w:tcW w:w="2544" w:type="dxa"/>
            <w:hideMark/>
          </w:tcPr>
          <w:p w14:paraId="2D369C20" w14:textId="273A9CD5"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 xml:space="preserve">147 unique zip codes across Illinois, where </w:t>
            </w:r>
            <w:r w:rsidR="00C7186D">
              <w:rPr>
                <w:rFonts w:ascii="Times New Roman" w:eastAsia="Times New Roman" w:hAnsi="Times New Roman" w:cs="Times New Roman"/>
                <w:color w:val="000000"/>
                <w:sz w:val="16"/>
                <w:szCs w:val="16"/>
              </w:rPr>
              <w:t>LUMC</w:t>
            </w:r>
            <w:r w:rsidRPr="000627D5">
              <w:rPr>
                <w:rFonts w:ascii="Times New Roman" w:eastAsia="Times New Roman" w:hAnsi="Times New Roman" w:cs="Times New Roman"/>
                <w:color w:val="000000"/>
                <w:sz w:val="16"/>
                <w:szCs w:val="16"/>
              </w:rPr>
              <w:t xml:space="preserve"> frequently treated COVID-19 patients</w:t>
            </w:r>
          </w:p>
        </w:tc>
        <w:tc>
          <w:tcPr>
            <w:tcW w:w="1276" w:type="dxa"/>
            <w:noWrap/>
            <w:hideMark/>
          </w:tcPr>
          <w:p w14:paraId="23103BE3" w14:textId="3052BD8F" w:rsidR="004F036C" w:rsidRPr="000627D5" w:rsidRDefault="004F036C" w:rsidP="002976D1">
            <w:pPr>
              <w:jc w:val="center"/>
              <w:rPr>
                <w:rFonts w:ascii="Times New Roman" w:eastAsia="Times New Roman" w:hAnsi="Times New Roman" w:cs="Times New Roman"/>
                <w:color w:val="000000"/>
                <w:sz w:val="16"/>
                <w:szCs w:val="16"/>
              </w:rPr>
            </w:pPr>
          </w:p>
        </w:tc>
        <w:tc>
          <w:tcPr>
            <w:tcW w:w="1399" w:type="dxa"/>
            <w:noWrap/>
            <w:hideMark/>
          </w:tcPr>
          <w:p w14:paraId="40D63926" w14:textId="713EDF7A" w:rsidR="004F036C" w:rsidRPr="000627D5" w:rsidRDefault="004F036C" w:rsidP="002976D1">
            <w:pPr>
              <w:jc w:val="center"/>
              <w:rPr>
                <w:rFonts w:ascii="Times New Roman" w:eastAsia="Times New Roman" w:hAnsi="Times New Roman" w:cs="Times New Roman"/>
                <w:color w:val="000000"/>
                <w:sz w:val="16"/>
                <w:szCs w:val="16"/>
              </w:rPr>
            </w:pPr>
          </w:p>
        </w:tc>
      </w:tr>
      <w:tr w:rsidR="00003ADF" w:rsidRPr="000627D5" w14:paraId="599B8F95" w14:textId="77777777" w:rsidTr="001C283E">
        <w:trPr>
          <w:trHeight w:val="617"/>
        </w:trPr>
        <w:tc>
          <w:tcPr>
            <w:tcW w:w="1576" w:type="dxa"/>
            <w:hideMark/>
          </w:tcPr>
          <w:p w14:paraId="221A86E5" w14:textId="77777777"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Total COVID-19 ICU admission per zip code per month</w:t>
            </w:r>
          </w:p>
        </w:tc>
        <w:tc>
          <w:tcPr>
            <w:tcW w:w="1394" w:type="dxa"/>
            <w:noWrap/>
            <w:hideMark/>
          </w:tcPr>
          <w:p w14:paraId="6EB5C03A"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231" w:type="dxa"/>
            <w:noWrap/>
            <w:hideMark/>
          </w:tcPr>
          <w:p w14:paraId="4D9C6462"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44" w:type="dxa"/>
            <w:hideMark/>
          </w:tcPr>
          <w:p w14:paraId="03C3F26D" w14:textId="33766B74" w:rsidR="004F036C" w:rsidRPr="000627D5" w:rsidRDefault="00502002"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w:t>
            </w:r>
            <w:r w:rsidR="004F036C" w:rsidRPr="000627D5">
              <w:rPr>
                <w:rFonts w:ascii="Times New Roman" w:eastAsia="Times New Roman" w:hAnsi="Times New Roman" w:cs="Times New Roman"/>
                <w:color w:val="000000"/>
                <w:sz w:val="16"/>
                <w:szCs w:val="16"/>
              </w:rPr>
              <w:t>otal number of COVID-19 ICU admissions recorded each month for each zip code</w:t>
            </w:r>
          </w:p>
        </w:tc>
        <w:tc>
          <w:tcPr>
            <w:tcW w:w="1276" w:type="dxa"/>
            <w:noWrap/>
            <w:hideMark/>
          </w:tcPr>
          <w:p w14:paraId="0F37E584"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1.152</w:t>
            </w:r>
          </w:p>
        </w:tc>
        <w:tc>
          <w:tcPr>
            <w:tcW w:w="1399" w:type="dxa"/>
            <w:noWrap/>
            <w:hideMark/>
          </w:tcPr>
          <w:p w14:paraId="6E6CA8FB"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1.961</w:t>
            </w:r>
          </w:p>
        </w:tc>
      </w:tr>
      <w:tr w:rsidR="00003ADF" w:rsidRPr="000627D5" w14:paraId="1AD67A9F" w14:textId="77777777" w:rsidTr="001C283E">
        <w:trPr>
          <w:trHeight w:val="307"/>
        </w:trPr>
        <w:tc>
          <w:tcPr>
            <w:tcW w:w="1576" w:type="dxa"/>
            <w:noWrap/>
            <w:hideMark/>
          </w:tcPr>
          <w:p w14:paraId="674B1884" w14:textId="77777777"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Zip code population</w:t>
            </w:r>
          </w:p>
        </w:tc>
        <w:tc>
          <w:tcPr>
            <w:tcW w:w="1394" w:type="dxa"/>
            <w:noWrap/>
            <w:hideMark/>
          </w:tcPr>
          <w:p w14:paraId="46F86FAC"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231" w:type="dxa"/>
            <w:noWrap/>
            <w:hideMark/>
          </w:tcPr>
          <w:p w14:paraId="43E0ECA8"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44" w:type="dxa"/>
            <w:hideMark/>
          </w:tcPr>
          <w:p w14:paraId="26E3B456"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The population of each zip code</w:t>
            </w:r>
          </w:p>
        </w:tc>
        <w:tc>
          <w:tcPr>
            <w:tcW w:w="1276" w:type="dxa"/>
            <w:noWrap/>
            <w:hideMark/>
          </w:tcPr>
          <w:p w14:paraId="088A0FC7"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35,432.58</w:t>
            </w:r>
          </w:p>
        </w:tc>
        <w:tc>
          <w:tcPr>
            <w:tcW w:w="1399" w:type="dxa"/>
            <w:noWrap/>
            <w:hideMark/>
          </w:tcPr>
          <w:p w14:paraId="338BF22D"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20,722.64</w:t>
            </w:r>
          </w:p>
        </w:tc>
      </w:tr>
      <w:tr w:rsidR="00003ADF" w:rsidRPr="000627D5" w14:paraId="3C7248F6" w14:textId="77777777" w:rsidTr="001C283E">
        <w:trPr>
          <w:trHeight w:val="617"/>
        </w:trPr>
        <w:tc>
          <w:tcPr>
            <w:tcW w:w="1576" w:type="dxa"/>
            <w:hideMark/>
          </w:tcPr>
          <w:p w14:paraId="42D47B08" w14:textId="77777777"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lastRenderedPageBreak/>
              <w:t>Effective number of SHIELD test centers</w:t>
            </w:r>
          </w:p>
        </w:tc>
        <w:tc>
          <w:tcPr>
            <w:tcW w:w="1394" w:type="dxa"/>
            <w:noWrap/>
            <w:hideMark/>
          </w:tcPr>
          <w:p w14:paraId="6C80BA18"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231" w:type="dxa"/>
            <w:noWrap/>
            <w:hideMark/>
          </w:tcPr>
          <w:p w14:paraId="217022E8"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44" w:type="dxa"/>
            <w:hideMark/>
          </w:tcPr>
          <w:p w14:paraId="65F7DF3E" w14:textId="663F0BAE" w:rsidR="004F036C" w:rsidRPr="000627D5" w:rsidRDefault="00003ADF"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sz w:val="16"/>
                <w:szCs w:val="16"/>
              </w:rPr>
              <w:t>the proportion of a zip code served by a test center</w:t>
            </w:r>
          </w:p>
        </w:tc>
        <w:tc>
          <w:tcPr>
            <w:tcW w:w="1276" w:type="dxa"/>
            <w:noWrap/>
            <w:hideMark/>
          </w:tcPr>
          <w:p w14:paraId="713C39DE"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1.59</w:t>
            </w:r>
          </w:p>
        </w:tc>
        <w:tc>
          <w:tcPr>
            <w:tcW w:w="1399" w:type="dxa"/>
            <w:noWrap/>
            <w:hideMark/>
          </w:tcPr>
          <w:p w14:paraId="2E84EC84"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2.676</w:t>
            </w:r>
          </w:p>
        </w:tc>
      </w:tr>
      <w:tr w:rsidR="00003ADF" w:rsidRPr="000627D5" w14:paraId="59C1E4A6" w14:textId="77777777" w:rsidTr="001C283E">
        <w:trPr>
          <w:trHeight w:val="440"/>
        </w:trPr>
        <w:tc>
          <w:tcPr>
            <w:tcW w:w="1576" w:type="dxa"/>
            <w:tcBorders>
              <w:bottom w:val="single" w:sz="4" w:space="0" w:color="auto"/>
            </w:tcBorders>
            <w:noWrap/>
            <w:hideMark/>
          </w:tcPr>
          <w:p w14:paraId="169DDFB0" w14:textId="1C453426" w:rsidR="004F036C" w:rsidRPr="000627D5" w:rsidRDefault="002102A1"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State ADI</w:t>
            </w:r>
          </w:p>
        </w:tc>
        <w:tc>
          <w:tcPr>
            <w:tcW w:w="1394" w:type="dxa"/>
            <w:tcBorders>
              <w:bottom w:val="single" w:sz="4" w:space="0" w:color="auto"/>
            </w:tcBorders>
            <w:noWrap/>
            <w:hideMark/>
          </w:tcPr>
          <w:p w14:paraId="419B2CBE"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231" w:type="dxa"/>
            <w:tcBorders>
              <w:bottom w:val="single" w:sz="4" w:space="0" w:color="auto"/>
            </w:tcBorders>
            <w:noWrap/>
            <w:hideMark/>
          </w:tcPr>
          <w:p w14:paraId="79104BA3"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Categorical</w:t>
            </w:r>
          </w:p>
        </w:tc>
        <w:tc>
          <w:tcPr>
            <w:tcW w:w="2544" w:type="dxa"/>
            <w:tcBorders>
              <w:bottom w:val="single" w:sz="4" w:space="0" w:color="auto"/>
            </w:tcBorders>
            <w:hideMark/>
          </w:tcPr>
          <w:p w14:paraId="0132AB86" w14:textId="45A0230C"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 xml:space="preserve">The </w:t>
            </w:r>
            <w:r w:rsidR="00271EF8" w:rsidRPr="000627D5">
              <w:rPr>
                <w:rFonts w:ascii="Times New Roman" w:eastAsia="Times New Roman" w:hAnsi="Times New Roman" w:cs="Times New Roman"/>
                <w:color w:val="000000"/>
                <w:sz w:val="16"/>
                <w:szCs w:val="16"/>
              </w:rPr>
              <w:t>ADI</w:t>
            </w:r>
            <w:r w:rsidRPr="000627D5">
              <w:rPr>
                <w:rFonts w:ascii="Times New Roman" w:eastAsia="Times New Roman" w:hAnsi="Times New Roman" w:cs="Times New Roman"/>
                <w:color w:val="000000"/>
                <w:sz w:val="16"/>
                <w:szCs w:val="16"/>
              </w:rPr>
              <w:t xml:space="preserve"> score for each zip </w:t>
            </w:r>
            <w:r w:rsidR="0010716E" w:rsidRPr="000627D5">
              <w:rPr>
                <w:rFonts w:ascii="Times New Roman" w:eastAsia="Times New Roman" w:hAnsi="Times New Roman" w:cs="Times New Roman"/>
                <w:color w:val="000000"/>
                <w:sz w:val="16"/>
                <w:szCs w:val="16"/>
              </w:rPr>
              <w:t xml:space="preserve">code </w:t>
            </w:r>
          </w:p>
        </w:tc>
        <w:tc>
          <w:tcPr>
            <w:tcW w:w="1276" w:type="dxa"/>
            <w:tcBorders>
              <w:bottom w:val="single" w:sz="4" w:space="0" w:color="auto"/>
            </w:tcBorders>
            <w:noWrap/>
            <w:hideMark/>
          </w:tcPr>
          <w:p w14:paraId="1FB62A9A" w14:textId="36ECD001" w:rsidR="004F036C" w:rsidRDefault="00826807" w:rsidP="00704994">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3.00</w:t>
            </w:r>
            <w:r w:rsidR="00D55AB0">
              <w:rPr>
                <w:rFonts w:ascii="Times New Roman" w:eastAsia="Times New Roman" w:hAnsi="Times New Roman" w:cs="Times New Roman"/>
                <w:color w:val="000000"/>
                <w:sz w:val="16"/>
                <w:szCs w:val="16"/>
              </w:rPr>
              <w:t xml:space="preserve"> </w:t>
            </w:r>
            <w:r w:rsidR="00040CE6">
              <w:rPr>
                <w:rFonts w:ascii="Times New Roman" w:eastAsia="Times New Roman" w:hAnsi="Times New Roman" w:cs="Times New Roman"/>
                <w:color w:val="000000"/>
                <w:sz w:val="16"/>
                <w:szCs w:val="16"/>
              </w:rPr>
              <w:t>(low ADI)</w:t>
            </w:r>
          </w:p>
          <w:p w14:paraId="0FEAD82C" w14:textId="02875FB2" w:rsidR="00040CE6" w:rsidRPr="000627D5" w:rsidRDefault="00E110E8" w:rsidP="00704994">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6.09 (high ADI)</w:t>
            </w:r>
          </w:p>
        </w:tc>
        <w:tc>
          <w:tcPr>
            <w:tcW w:w="1399" w:type="dxa"/>
            <w:tcBorders>
              <w:bottom w:val="single" w:sz="4" w:space="0" w:color="auto"/>
            </w:tcBorders>
            <w:noWrap/>
            <w:hideMark/>
          </w:tcPr>
          <w:p w14:paraId="0DE2AB0F" w14:textId="01FD32E8" w:rsidR="004F036C" w:rsidRDefault="00DA410F" w:rsidP="00704994">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1.8</w:t>
            </w:r>
            <w:r w:rsidR="001C283E">
              <w:rPr>
                <w:rFonts w:ascii="Times New Roman" w:eastAsia="Times New Roman" w:hAnsi="Times New Roman" w:cs="Times New Roman"/>
                <w:color w:val="000000"/>
                <w:sz w:val="16"/>
                <w:szCs w:val="16"/>
              </w:rPr>
              <w:t>1</w:t>
            </w:r>
            <w:r w:rsidR="004F036C" w:rsidRPr="000627D5">
              <w:rPr>
                <w:rFonts w:ascii="Times New Roman" w:eastAsia="Times New Roman" w:hAnsi="Times New Roman" w:cs="Times New Roman"/>
                <w:color w:val="000000"/>
                <w:sz w:val="16"/>
                <w:szCs w:val="16"/>
              </w:rPr>
              <w:t> </w:t>
            </w:r>
            <w:r w:rsidR="001C283E">
              <w:rPr>
                <w:rFonts w:ascii="Times New Roman" w:eastAsia="Times New Roman" w:hAnsi="Times New Roman" w:cs="Times New Roman"/>
                <w:color w:val="000000"/>
                <w:sz w:val="16"/>
                <w:szCs w:val="16"/>
              </w:rPr>
              <w:t>(low ADI)</w:t>
            </w:r>
          </w:p>
          <w:p w14:paraId="3F73D512" w14:textId="4B81A75F" w:rsidR="00FC3293" w:rsidRPr="000627D5" w:rsidRDefault="00FC3293" w:rsidP="00704994">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1.81 (high ADI)</w:t>
            </w:r>
          </w:p>
        </w:tc>
      </w:tr>
      <w:tr w:rsidR="00B02A18" w:rsidRPr="000627D5" w14:paraId="11B48727" w14:textId="77777777" w:rsidTr="001C283E">
        <w:trPr>
          <w:trHeight w:val="617"/>
        </w:trPr>
        <w:tc>
          <w:tcPr>
            <w:tcW w:w="9420" w:type="dxa"/>
            <w:gridSpan w:val="6"/>
            <w:tcBorders>
              <w:top w:val="single" w:sz="4" w:space="0" w:color="auto"/>
              <w:bottom w:val="single" w:sz="4" w:space="0" w:color="auto"/>
            </w:tcBorders>
            <w:noWrap/>
          </w:tcPr>
          <w:p w14:paraId="498BC294" w14:textId="4D1A8447" w:rsidR="00B02A18" w:rsidRPr="000627D5" w:rsidRDefault="00D96A20" w:rsidP="00704994">
            <w:pPr>
              <w:jc w:val="both"/>
              <w:rPr>
                <w:rFonts w:ascii="Times New Roman" w:eastAsia="Times New Roman" w:hAnsi="Times New Roman" w:cs="Times New Roman"/>
                <w:color w:val="000000"/>
                <w:sz w:val="16"/>
                <w:szCs w:val="16"/>
              </w:rPr>
            </w:pPr>
            <w:r w:rsidRPr="00B56C8D">
              <w:rPr>
                <w:rFonts w:ascii="Times New Roman" w:eastAsia="Times New Roman" w:hAnsi="Times New Roman" w:cs="Times New Roman"/>
                <w:i/>
                <w:iCs/>
                <w:color w:val="000000"/>
                <w:sz w:val="16"/>
                <w:szCs w:val="16"/>
              </w:rPr>
              <w:t>NOTE:</w:t>
            </w:r>
            <w:r>
              <w:rPr>
                <w:rFonts w:ascii="Times New Roman" w:eastAsia="Times New Roman" w:hAnsi="Times New Roman" w:cs="Times New Roman"/>
                <w:color w:val="000000"/>
                <w:sz w:val="16"/>
                <w:szCs w:val="16"/>
              </w:rPr>
              <w:t xml:space="preserve"> </w:t>
            </w:r>
            <w:r w:rsidR="00B02A18" w:rsidRPr="000627D5">
              <w:rPr>
                <w:rFonts w:ascii="Times New Roman" w:eastAsia="Times New Roman" w:hAnsi="Times New Roman" w:cs="Times New Roman"/>
                <w:color w:val="000000"/>
                <w:sz w:val="16"/>
                <w:szCs w:val="16"/>
              </w:rPr>
              <w:t xml:space="preserve">Several </w:t>
            </w:r>
            <w:r w:rsidR="00265B58" w:rsidRPr="000627D5">
              <w:rPr>
                <w:rFonts w:ascii="Times New Roman" w:eastAsia="Times New Roman" w:hAnsi="Times New Roman" w:cs="Times New Roman"/>
                <w:color w:val="000000"/>
                <w:sz w:val="16"/>
                <w:szCs w:val="16"/>
              </w:rPr>
              <w:t xml:space="preserve">control variables were considered to account for </w:t>
            </w:r>
            <w:r w:rsidR="00610FA5" w:rsidRPr="000627D5">
              <w:rPr>
                <w:rFonts w:ascii="Times New Roman" w:eastAsia="Times New Roman" w:hAnsi="Times New Roman" w:cs="Times New Roman"/>
                <w:color w:val="000000"/>
                <w:sz w:val="16"/>
                <w:szCs w:val="16"/>
              </w:rPr>
              <w:t>factors that</w:t>
            </w:r>
            <w:r w:rsidR="00265B58" w:rsidRPr="000627D5">
              <w:rPr>
                <w:rFonts w:ascii="Times New Roman" w:eastAsia="Times New Roman" w:hAnsi="Times New Roman" w:cs="Times New Roman"/>
                <w:color w:val="000000"/>
                <w:sz w:val="16"/>
                <w:szCs w:val="16"/>
              </w:rPr>
              <w:t xml:space="preserve"> may also influence COVID-19</w:t>
            </w:r>
            <w:r w:rsidR="00830754" w:rsidRPr="000627D5">
              <w:rPr>
                <w:rFonts w:ascii="Times New Roman" w:eastAsia="Times New Roman" w:hAnsi="Times New Roman" w:cs="Times New Roman"/>
                <w:color w:val="000000"/>
                <w:sz w:val="16"/>
                <w:szCs w:val="16"/>
              </w:rPr>
              <w:t xml:space="preserve"> ICU admission rates. These include population density, gender distribution, age distribution, </w:t>
            </w:r>
            <w:r w:rsidR="007B69D8" w:rsidRPr="000627D5">
              <w:rPr>
                <w:rFonts w:ascii="Times New Roman" w:eastAsia="Times New Roman" w:hAnsi="Times New Roman" w:cs="Times New Roman"/>
                <w:color w:val="000000"/>
                <w:sz w:val="16"/>
                <w:szCs w:val="16"/>
              </w:rPr>
              <w:t>racial and ethnic composition, pre-existing health conditions</w:t>
            </w:r>
            <w:r w:rsidR="009D3ABE" w:rsidRPr="000627D5">
              <w:rPr>
                <w:rFonts w:ascii="Times New Roman" w:eastAsia="Times New Roman" w:hAnsi="Times New Roman" w:cs="Times New Roman"/>
                <w:color w:val="000000"/>
                <w:sz w:val="16"/>
                <w:szCs w:val="16"/>
              </w:rPr>
              <w:t xml:space="preserve"> (such as diabetes and heart disease), insurance status, and marital status</w:t>
            </w:r>
            <w:r w:rsidR="00610FA5" w:rsidRPr="000627D5">
              <w:rPr>
                <w:rFonts w:ascii="Times New Roman" w:eastAsia="Times New Roman" w:hAnsi="Times New Roman" w:cs="Times New Roman"/>
                <w:color w:val="000000"/>
                <w:sz w:val="16"/>
                <w:szCs w:val="16"/>
              </w:rPr>
              <w:t xml:space="preserve"> across different zip codes.</w:t>
            </w:r>
          </w:p>
        </w:tc>
      </w:tr>
    </w:tbl>
    <w:p w14:paraId="00000044" w14:textId="2B6D558F" w:rsidR="00743DF7" w:rsidRPr="00B56C8D" w:rsidRDefault="005A17FB" w:rsidP="00F42F4A">
      <w:pPr>
        <w:spacing w:before="240" w:after="240" w:line="480" w:lineRule="auto"/>
        <w:jc w:val="both"/>
        <w:rPr>
          <w:rFonts w:asciiTheme="majorBidi" w:hAnsiTheme="majorBidi" w:cstheme="majorBidi"/>
          <w:b/>
          <w:bCs/>
        </w:rPr>
      </w:pPr>
      <w:r w:rsidRPr="00B56C8D">
        <w:rPr>
          <w:rFonts w:asciiTheme="majorBidi" w:hAnsiTheme="majorBidi" w:cstheme="majorBidi"/>
          <w:b/>
          <w:bCs/>
        </w:rPr>
        <w:t xml:space="preserve">Statistical </w:t>
      </w:r>
      <w:r w:rsidR="000D4E55" w:rsidRPr="00B56C8D">
        <w:rPr>
          <w:rFonts w:asciiTheme="majorBidi" w:hAnsiTheme="majorBidi" w:cstheme="majorBidi"/>
          <w:b/>
          <w:bCs/>
        </w:rPr>
        <w:t>Analyses</w:t>
      </w:r>
    </w:p>
    <w:p w14:paraId="72FDD661" w14:textId="61A2600D" w:rsidR="00B51A19" w:rsidRDefault="000D4FFF" w:rsidP="00DA49D9">
      <w:pPr>
        <w:spacing w:after="0" w:line="480" w:lineRule="auto"/>
        <w:jc w:val="both"/>
        <w:rPr>
          <w:rFonts w:ascii="Times New Roman" w:eastAsia="Times New Roman" w:hAnsi="Times New Roman" w:cs="Times New Roman"/>
        </w:rPr>
      </w:pPr>
      <w:r>
        <w:rPr>
          <w:rFonts w:ascii="Times New Roman" w:eastAsia="Times New Roman" w:hAnsi="Times New Roman" w:cs="Times New Roman"/>
        </w:rPr>
        <w:t>T</w:t>
      </w:r>
      <w:r w:rsidR="00ED2BDC" w:rsidRPr="00244B10">
        <w:rPr>
          <w:rFonts w:ascii="Times New Roman" w:eastAsia="Times New Roman" w:hAnsi="Times New Roman" w:cs="Times New Roman"/>
        </w:rPr>
        <w:t>hree</w:t>
      </w:r>
      <w:r w:rsidR="00637409" w:rsidRPr="00244B10">
        <w:rPr>
          <w:rFonts w:ascii="Times New Roman" w:eastAsia="Times New Roman" w:hAnsi="Times New Roman" w:cs="Times New Roman"/>
        </w:rPr>
        <w:t xml:space="preserve"> linear mixed-effects regression (LMER) model</w:t>
      </w:r>
      <w:r w:rsidR="00ED2BDC" w:rsidRPr="00244B10">
        <w:rPr>
          <w:rFonts w:ascii="Times New Roman" w:eastAsia="Times New Roman" w:hAnsi="Times New Roman" w:cs="Times New Roman"/>
        </w:rPr>
        <w:t>s</w:t>
      </w:r>
      <w:r w:rsidR="00637409" w:rsidRPr="00244B10">
        <w:rPr>
          <w:rFonts w:ascii="Times New Roman" w:eastAsia="Times New Roman" w:hAnsi="Times New Roman" w:cs="Times New Roman"/>
        </w:rPr>
        <w:t xml:space="preserve"> </w:t>
      </w:r>
      <w:r>
        <w:rPr>
          <w:rFonts w:ascii="Times New Roman" w:eastAsia="Times New Roman" w:hAnsi="Times New Roman" w:cs="Times New Roman"/>
        </w:rPr>
        <w:t xml:space="preserve">were employed </w:t>
      </w:r>
      <w:r w:rsidR="00637409" w:rsidRPr="00244B10">
        <w:rPr>
          <w:rFonts w:ascii="Times New Roman" w:eastAsia="Times New Roman" w:hAnsi="Times New Roman" w:cs="Times New Roman"/>
        </w:rPr>
        <w:t xml:space="preserve">to investigate the association between the effective number of SHIELD test centers and the COVID-19 ICU admission rate. </w:t>
      </w:r>
      <w:r w:rsidR="00E97B81" w:rsidRPr="00244B10">
        <w:rPr>
          <w:rFonts w:ascii="Times New Roman" w:eastAsia="Times New Roman" w:hAnsi="Times New Roman" w:cs="Times New Roman"/>
        </w:rPr>
        <w:t>We focused on</w:t>
      </w:r>
      <w:r w:rsidR="00E97B81" w:rsidRPr="00244B10">
        <w:t xml:space="preserve"> </w:t>
      </w:r>
      <w:r w:rsidR="005A17FB" w:rsidRPr="00244B10">
        <w:rPr>
          <w:rFonts w:ascii="Times New Roman" w:eastAsia="Times New Roman" w:hAnsi="Times New Roman" w:cs="Times New Roman"/>
        </w:rPr>
        <w:t>data from March 2021 to June 2021 for the Alpha wave, August 2021 to November 2021 for the Delta wave</w:t>
      </w:r>
      <w:r w:rsidR="009B5E61" w:rsidRPr="00244B10">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"/>
          <w:id w:val="-1262840021"/>
          <w:placeholder>
            <w:docPart w:val="DefaultPlaceholder_-1854013440"/>
          </w:placeholder>
        </w:sdtPr>
        <w:sdtEndPr/>
        <w:sdtContent>
          <w:r w:rsidR="00A57CD9" w:rsidRPr="00A57CD9">
            <w:rPr>
              <w:rFonts w:ascii="Times New Roman" w:eastAsia="Times New Roman" w:hAnsi="Times New Roman" w:cs="Times New Roman"/>
              <w:color w:val="000000"/>
            </w:rPr>
            <w:t>(40)</w:t>
          </w:r>
        </w:sdtContent>
      </w:sdt>
      <w:r w:rsidR="005A17FB" w:rsidRPr="00244B10">
        <w:rPr>
          <w:rFonts w:ascii="Times New Roman" w:eastAsia="Times New Roman" w:hAnsi="Times New Roman" w:cs="Times New Roman"/>
        </w:rPr>
        <w:t>, and December 2021 to March 2022 for the Omicron wave</w:t>
      </w:r>
      <w:r w:rsidR="00E84648" w:rsidRPr="00244B10">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"/>
          <w:id w:val="-1618365617"/>
          <w:placeholder>
            <w:docPart w:val="DefaultPlaceholder_-1854013440"/>
          </w:placeholder>
        </w:sdtPr>
        <w:sdtEndPr/>
        <w:sdtContent>
          <w:r w:rsidR="00A57CD9" w:rsidRPr="00A57CD9">
            <w:rPr>
              <w:rFonts w:ascii="Times New Roman" w:eastAsia="Times New Roman" w:hAnsi="Times New Roman" w:cs="Times New Roman"/>
              <w:color w:val="000000"/>
            </w:rPr>
            <w:t>(2)</w:t>
          </w:r>
        </w:sdtContent>
      </w:sdt>
      <w:r w:rsidR="005A17FB" w:rsidRPr="00244B10">
        <w:rPr>
          <w:rFonts w:ascii="Times New Roman" w:eastAsia="Times New Roman" w:hAnsi="Times New Roman" w:cs="Times New Roman"/>
        </w:rPr>
        <w:t xml:space="preserve">. </w:t>
      </w:r>
      <w:r w:rsidR="00E619DA" w:rsidRPr="00244B10">
        <w:rPr>
          <w:rFonts w:ascii="Times New Roman" w:eastAsia="Times New Roman" w:hAnsi="Times New Roman" w:cs="Times New Roman"/>
        </w:rPr>
        <w:t xml:space="preserve"> The Beta and Gamma COVID-19 waves are not </w:t>
      </w:r>
      <w:r w:rsidR="00FA3905" w:rsidRPr="00244B10">
        <w:rPr>
          <w:rFonts w:ascii="Times New Roman" w:eastAsia="Times New Roman" w:hAnsi="Times New Roman" w:cs="Times New Roman"/>
        </w:rPr>
        <w:t>considered</w:t>
      </w:r>
      <w:r w:rsidR="00E619DA" w:rsidRPr="00244B10">
        <w:rPr>
          <w:rFonts w:ascii="Times New Roman" w:eastAsia="Times New Roman" w:hAnsi="Times New Roman" w:cs="Times New Roman"/>
        </w:rPr>
        <w:t xml:space="preserve"> because of the small number of patients involved </w:t>
      </w:r>
      <w:sdt>
        <w:sdtPr>
          <w:rPr>
            <w:rFonts w:ascii="Times New Roman" w:eastAsia="Times New Roman" w:hAnsi="Times New Roman" w:cs="Times New Roman"/>
            <w:color w:val="000000"/>
          </w:rPr>
          <w:tag w:val="MENDELEY_CITATION_v3_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"/>
          <w:id w:val="1743904453"/>
          <w:placeholder>
            <w:docPart w:val="5AED5326B7D948FEADABF16504428B8C"/>
          </w:placeholder>
        </w:sdtPr>
        <w:sdtEndPr/>
        <w:sdtContent>
          <w:r w:rsidR="00A57CD9" w:rsidRPr="00A57CD9">
            <w:rPr>
              <w:rFonts w:ascii="Times New Roman" w:eastAsia="Times New Roman" w:hAnsi="Times New Roman" w:cs="Times New Roman"/>
              <w:color w:val="000000"/>
            </w:rPr>
            <w:t>(41)</w:t>
          </w:r>
        </w:sdtContent>
      </w:sdt>
      <w:r w:rsidR="00E619DA" w:rsidRPr="00244B10">
        <w:rPr>
          <w:rFonts w:ascii="Times New Roman" w:eastAsia="Times New Roman" w:hAnsi="Times New Roman" w:cs="Times New Roman"/>
        </w:rPr>
        <w:t xml:space="preserve">. </w:t>
      </w:r>
      <w:r w:rsidR="005A17FB" w:rsidRPr="00244B10">
        <w:rPr>
          <w:rFonts w:ascii="Times New Roman" w:eastAsia="Times New Roman" w:hAnsi="Times New Roman" w:cs="Times New Roman"/>
        </w:rPr>
        <w:t>The model</w:t>
      </w:r>
      <w:r w:rsidR="00B51A19">
        <w:rPr>
          <w:rFonts w:ascii="Times New Roman" w:eastAsia="Times New Roman" w:hAnsi="Times New Roman" w:cs="Times New Roman"/>
        </w:rPr>
        <w:t>s</w:t>
      </w:r>
      <w:r w:rsidR="005A17FB" w:rsidRPr="00244B10">
        <w:rPr>
          <w:rFonts w:ascii="Times New Roman" w:eastAsia="Times New Roman" w:hAnsi="Times New Roman" w:cs="Times New Roman"/>
        </w:rPr>
        <w:t xml:space="preserve"> includ</w:t>
      </w:r>
      <w:r w:rsidR="00B51A19">
        <w:rPr>
          <w:rFonts w:ascii="Times New Roman" w:eastAsia="Times New Roman" w:hAnsi="Times New Roman" w:cs="Times New Roman"/>
        </w:rPr>
        <w:t>e</w:t>
      </w:r>
      <w:r w:rsidR="005A17FB" w:rsidRPr="00244B10">
        <w:rPr>
          <w:rFonts w:ascii="Times New Roman" w:eastAsia="Times New Roman" w:hAnsi="Times New Roman" w:cs="Times New Roman"/>
        </w:rPr>
        <w:t xml:space="preserve"> fixed effects such as </w:t>
      </w:r>
      <w:sdt>
        <w:sdtPr>
          <w:tag w:val="goog_rdk_146"/>
          <w:id w:val="-1400593191"/>
        </w:sdtPr>
        <w:sdtEndPr/>
        <w:sdtContent>
          <w:r w:rsidR="005A17FB" w:rsidRPr="00244B10">
            <w:rPr>
              <w:rFonts w:ascii="Times New Roman" w:eastAsia="Times New Roman" w:hAnsi="Times New Roman" w:cs="Times New Roman"/>
            </w:rPr>
            <w:t xml:space="preserve">the </w:t>
          </w:r>
        </w:sdtContent>
      </w:sdt>
      <w:r w:rsidR="005A17FB" w:rsidRPr="00244B10">
        <w:rPr>
          <w:rFonts w:ascii="Times New Roman" w:eastAsia="Times New Roman" w:hAnsi="Times New Roman" w:cs="Times New Roman"/>
        </w:rPr>
        <w:t xml:space="preserve">effective number of SHIELD centers per zip code per month and </w:t>
      </w:r>
      <w:sdt>
        <w:sdtPr>
          <w:tag w:val="goog_rdk_147"/>
          <w:id w:val="-2136408483"/>
        </w:sdtPr>
        <w:sdtEndPr/>
        <w:sdtContent>
          <w:r w:rsidR="005A17FB" w:rsidRPr="00244B10">
            <w:rPr>
              <w:rFonts w:ascii="Times New Roman" w:eastAsia="Times New Roman" w:hAnsi="Times New Roman" w:cs="Times New Roman"/>
            </w:rPr>
            <w:t xml:space="preserve">the </w:t>
          </w:r>
        </w:sdtContent>
      </w:sdt>
      <w:r w:rsidR="005A17FB" w:rsidRPr="00244B10">
        <w:rPr>
          <w:rFonts w:ascii="Times New Roman" w:eastAsia="Times New Roman" w:hAnsi="Times New Roman" w:cs="Times New Roman"/>
        </w:rPr>
        <w:t>ADI category</w:t>
      </w:r>
      <w:r w:rsidR="00637409" w:rsidRPr="00244B10">
        <w:rPr>
          <w:rFonts w:ascii="Times New Roman" w:eastAsia="Times New Roman" w:hAnsi="Times New Roman" w:cs="Times New Roman"/>
        </w:rPr>
        <w:t xml:space="preserve">. We incorporate a zip code-level random intercept for the monthly COVID-19 ICU admission rate clustering. </w:t>
      </w:r>
      <w:r w:rsidR="00B51A19">
        <w:rPr>
          <w:rFonts w:ascii="Times New Roman" w:eastAsia="Times New Roman" w:hAnsi="Times New Roman" w:cs="Times New Roman"/>
        </w:rPr>
        <w:t xml:space="preserve">The details of the models are as </w:t>
      </w:r>
      <w:r w:rsidR="00294957">
        <w:rPr>
          <w:rFonts w:ascii="Times New Roman" w:eastAsia="Times New Roman" w:hAnsi="Times New Roman" w:cs="Times New Roman"/>
        </w:rPr>
        <w:t>follows</w:t>
      </w:r>
      <w:r w:rsidR="00B51A19">
        <w:rPr>
          <w:rFonts w:ascii="Times New Roman" w:eastAsia="Times New Roman" w:hAnsi="Times New Roman" w:cs="Times New Roman"/>
        </w:rPr>
        <w:t>:</w:t>
      </w:r>
    </w:p>
    <w:p w14:paraId="1C540CE0" w14:textId="77777777" w:rsidR="00B51A19" w:rsidRPr="00F42F4A" w:rsidRDefault="00B51A19" w:rsidP="00F42F4A">
      <w:pPr>
        <w:pStyle w:val="ListParagraph"/>
        <w:numPr>
          <w:ilvl w:val="0"/>
          <w:numId w:val="5"/>
        </w:numPr>
        <w:spacing w:after="0" w:line="480" w:lineRule="auto"/>
        <w:jc w:val="both"/>
        <w:rPr>
          <w:rFonts w:ascii="Times New Roman" w:eastAsia="Times New Roman" w:hAnsi="Times New Roman" w:cs="Times New Roman"/>
        </w:rPr>
      </w:pPr>
      <w:r w:rsidRPr="00F42F4A">
        <w:rPr>
          <w:rFonts w:ascii="Times New Roman" w:eastAsia="Times New Roman" w:hAnsi="Times New Roman" w:cs="Times New Roman"/>
        </w:rPr>
        <w:t xml:space="preserve">Model 1 evaluates the direct effect of the effective number of SHIELD centers on ICU admission rates without considering any additional covariates or interaction terms. </w:t>
      </w:r>
    </w:p>
    <w:p w14:paraId="4723496D" w14:textId="77777777" w:rsidR="00B51A19" w:rsidRPr="00F42F4A" w:rsidRDefault="00B51A19" w:rsidP="00F42F4A">
      <w:pPr>
        <w:pStyle w:val="ListParagraph"/>
        <w:numPr>
          <w:ilvl w:val="0"/>
          <w:numId w:val="5"/>
        </w:numPr>
        <w:spacing w:after="0" w:line="480" w:lineRule="auto"/>
        <w:jc w:val="both"/>
        <w:rPr>
          <w:rFonts w:ascii="Times New Roman" w:eastAsia="Times New Roman" w:hAnsi="Times New Roman" w:cs="Times New Roman"/>
        </w:rPr>
      </w:pPr>
      <w:r w:rsidRPr="00F42F4A">
        <w:rPr>
          <w:rFonts w:ascii="Times New Roman" w:eastAsia="Times New Roman" w:hAnsi="Times New Roman" w:cs="Times New Roman"/>
        </w:rPr>
        <w:t xml:space="preserve">Model 2 introduces the ADI (High Disadvantaged) variable to examine how socioeconomic deprivation influences ICU outcomes, allowing for a deeper understanding of disparities across zip codes. </w:t>
      </w:r>
    </w:p>
    <w:p w14:paraId="03D88B89" w14:textId="1BDEA316" w:rsidR="00B51A19" w:rsidRPr="00F42F4A" w:rsidRDefault="00B51A19" w:rsidP="00F42F4A">
      <w:pPr>
        <w:pStyle w:val="ListParagraph"/>
        <w:numPr>
          <w:ilvl w:val="0"/>
          <w:numId w:val="5"/>
        </w:numPr>
        <w:spacing w:after="0" w:line="480" w:lineRule="auto"/>
        <w:jc w:val="both"/>
        <w:rPr>
          <w:rFonts w:ascii="Times New Roman" w:eastAsia="Times New Roman" w:hAnsi="Times New Roman" w:cs="Times New Roman"/>
        </w:rPr>
      </w:pPr>
      <w:r w:rsidRPr="00F42F4A">
        <w:rPr>
          <w:rFonts w:ascii="Times New Roman" w:eastAsia="Times New Roman" w:hAnsi="Times New Roman" w:cs="Times New Roman"/>
        </w:rPr>
        <w:t>Model 3 builds on the previous models by incorporating an interaction term between the effective number of SHIELD centers and ADI (High Disadvantaged). This interaction term helps identify whether the presence of SHIELD centers has a differential impact in highly disadvantaged areas compared to low disadvantaged ones.</w:t>
      </w:r>
    </w:p>
    <w:p w14:paraId="00000047" w14:textId="63841A09" w:rsidR="00743DF7" w:rsidRPr="00244B10" w:rsidRDefault="005A17FB" w:rsidP="00DA49D9">
      <w:pPr>
        <w:spacing w:after="0" w:line="480" w:lineRule="auto"/>
        <w:jc w:val="both"/>
        <w:rPr>
          <w:rFonts w:ascii="Times New Roman" w:hAnsi="Times New Roman" w:cs="Times New Roman"/>
        </w:rPr>
      </w:pPr>
      <w:r w:rsidRPr="00244B10">
        <w:rPr>
          <w:rFonts w:ascii="Times New Roman" w:eastAsia="Times New Roman" w:hAnsi="Times New Roman" w:cs="Times New Roman"/>
        </w:rPr>
        <w:t xml:space="preserve">Additionally, we conducted </w:t>
      </w:r>
      <w:r w:rsidR="00407BD0" w:rsidRPr="00244B10">
        <w:rPr>
          <w:rFonts w:ascii="Times New Roman" w:eastAsia="Times New Roman" w:hAnsi="Times New Roman" w:cs="Times New Roman"/>
        </w:rPr>
        <w:t>robust</w:t>
      </w:r>
      <w:r w:rsidRPr="00244B10">
        <w:rPr>
          <w:rFonts w:ascii="Times New Roman" w:eastAsia="Times New Roman" w:hAnsi="Times New Roman" w:cs="Times New Roman"/>
        </w:rPr>
        <w:t xml:space="preserve"> checks using lag analysis to assess the impact of SHIELD testing on the </w:t>
      </w:r>
      <w:sdt>
        <w:sdtPr>
          <w:tag w:val="goog_rdk_153"/>
          <w:id w:val="-1273475027"/>
        </w:sdtPr>
        <w:sdtEndPr/>
        <w:sdtContent>
          <w:r w:rsidRPr="00244B10">
            <w:rPr>
              <w:rFonts w:ascii="Times New Roman" w:eastAsia="Times New Roman" w:hAnsi="Times New Roman" w:cs="Times New Roman"/>
            </w:rPr>
            <w:t>COVID-19</w:t>
          </w:r>
        </w:sdtContent>
      </w:sdt>
      <w:r w:rsidRPr="00244B10">
        <w:rPr>
          <w:rFonts w:ascii="Times New Roman" w:eastAsia="Times New Roman" w:hAnsi="Times New Roman" w:cs="Times New Roman"/>
        </w:rPr>
        <w:t xml:space="preserve"> ICU admission rate across different waves. </w:t>
      </w:r>
      <w:r w:rsidR="00F94D3F" w:rsidRPr="00244B10">
        <w:rPr>
          <w:rFonts w:ascii="Times New Roman" w:eastAsia="Times New Roman" w:hAnsi="Times New Roman" w:cs="Times New Roman"/>
        </w:rPr>
        <w:t>W</w:t>
      </w:r>
      <w:r w:rsidR="00081EDA" w:rsidRPr="00244B10">
        <w:rPr>
          <w:rFonts w:ascii="Times New Roman" w:eastAsia="Times New Roman" w:hAnsi="Times New Roman" w:cs="Times New Roman"/>
        </w:rPr>
        <w:t>e examined the effects with two-month lags to determine whether the timing of testing influenced subsequent COVID-19 ICU admissions</w:t>
      </w:r>
      <w:r w:rsidR="00B667B0" w:rsidRPr="00244B10">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"/>
          <w:id w:val="-2066247151"/>
          <w:placeholder>
            <w:docPart w:val="DefaultPlaceholder_-1854013440"/>
          </w:placeholder>
        </w:sdtPr>
        <w:sdtEndPr/>
        <w:sdtContent>
          <w:r w:rsidR="00A57CD9" w:rsidRPr="00A57CD9">
            <w:rPr>
              <w:rFonts w:ascii="Times New Roman" w:eastAsia="Times New Roman" w:hAnsi="Times New Roman" w:cs="Times New Roman"/>
              <w:color w:val="000000"/>
            </w:rPr>
            <w:t>(42)</w:t>
          </w:r>
        </w:sdtContent>
      </w:sdt>
      <w:r w:rsidR="00081EDA" w:rsidRPr="00244B10">
        <w:rPr>
          <w:rFonts w:ascii="Times New Roman" w:eastAsia="Times New Roman" w:hAnsi="Times New Roman" w:cs="Times New Roman"/>
        </w:rPr>
        <w:t xml:space="preserve">. </w:t>
      </w:r>
      <w:r w:rsidRPr="00244B10">
        <w:rPr>
          <w:rFonts w:ascii="Times New Roman" w:eastAsia="Times New Roman" w:hAnsi="Times New Roman" w:cs="Times New Roman"/>
        </w:rPr>
        <w:t xml:space="preserve">All </w:t>
      </w:r>
      <w:r w:rsidRPr="00244B10">
        <w:rPr>
          <w:rFonts w:ascii="Times New Roman" w:eastAsia="Times New Roman" w:hAnsi="Times New Roman" w:cs="Times New Roman"/>
        </w:rPr>
        <w:lastRenderedPageBreak/>
        <w:t>analyses were conducted using R statistical software version 2024.04.1</w:t>
      </w:r>
      <w:r w:rsidR="00FA3905" w:rsidRPr="00244B10">
        <w:rPr>
          <w:rFonts w:ascii="Times New Roman" w:eastAsia="Times New Roman" w:hAnsi="Times New Roman" w:cs="Times New Roman"/>
        </w:rPr>
        <w:t>, and the</w:t>
      </w:r>
      <w:r w:rsidRPr="00244B10">
        <w:rPr>
          <w:rFonts w:ascii="Times New Roman" w:eastAsia="Times New Roman" w:hAnsi="Times New Roman" w:cs="Times New Roman"/>
        </w:rPr>
        <w:t xml:space="preserve"> data analysis period spanned from March 1, 2024, to August 9, 2024.</w:t>
      </w:r>
      <w:r w:rsidR="00C27082" w:rsidRPr="00244B10">
        <w:rPr>
          <w:rFonts w:ascii="Times New Roman" w:eastAsia="Times New Roman" w:hAnsi="Times New Roman" w:cs="Times New Roman"/>
        </w:rPr>
        <w:t xml:space="preserve"> </w:t>
      </w:r>
      <w:r w:rsidR="00C27082" w:rsidRPr="00244B10">
        <w:rPr>
          <w:rFonts w:ascii="Times New Roman" w:hAnsi="Times New Roman" w:cs="Times New Roman"/>
        </w:rPr>
        <w:t>Additionally, assistance from ChatGPT, a large language model developed by OpenAI, is used for language editing and clarity improvements. The authors have reviewed and approved all final content to ensure accuracy and integrity.</w:t>
      </w:r>
    </w:p>
    <w:p w14:paraId="28C7781F" w14:textId="50BA1128" w:rsidR="00AD1BD9" w:rsidRPr="00DA49D9" w:rsidRDefault="005A17FB" w:rsidP="00F42F4A">
      <w:pPr>
        <w:spacing w:before="240" w:after="240" w:line="480" w:lineRule="auto"/>
        <w:jc w:val="both"/>
        <w:rPr>
          <w:rFonts w:ascii="Times New Roman" w:eastAsia="Times New Roman" w:hAnsi="Times New Roman" w:cs="Times New Roman"/>
          <w:b/>
        </w:rPr>
      </w:pPr>
      <w:r w:rsidRPr="00DA49D9">
        <w:rPr>
          <w:rFonts w:ascii="Times New Roman" w:eastAsia="Times New Roman" w:hAnsi="Times New Roman" w:cs="Times New Roman"/>
          <w:b/>
        </w:rPr>
        <w:t>Results</w:t>
      </w:r>
    </w:p>
    <w:p w14:paraId="0EF80E60" w14:textId="5005FF43" w:rsidR="00265F51" w:rsidRPr="00756F01" w:rsidRDefault="00F71606" w:rsidP="00DA49D9">
      <w:pPr>
        <w:spacing w:before="120" w:after="0" w:line="480" w:lineRule="auto"/>
        <w:jc w:val="both"/>
        <w:rPr>
          <w:rFonts w:ascii="Times New Roman" w:eastAsia="Times New Roman" w:hAnsi="Times New Roman" w:cs="Times New Roman"/>
        </w:rPr>
      </w:pPr>
      <w:r w:rsidRPr="00244B10">
        <w:rPr>
          <w:rFonts w:ascii="Times New Roman" w:eastAsia="Times New Roman" w:hAnsi="Times New Roman" w:cs="Times New Roman"/>
        </w:rPr>
        <w:t xml:space="preserve">The preliminary analysis provides insight into how the </w:t>
      </w:r>
      <w:sdt>
        <w:sdtPr>
          <w:tag w:val="goog_rdk_170"/>
          <w:id w:val="-736011198"/>
        </w:sdtPr>
        <w:sdtEndPr/>
        <w:sdtContent>
          <w:r w:rsidRPr="00244B10">
            <w:rPr>
              <w:rFonts w:ascii="Times New Roman" w:eastAsia="Times New Roman" w:hAnsi="Times New Roman" w:cs="Times New Roman"/>
            </w:rPr>
            <w:t>COVID-19</w:t>
          </w:r>
        </w:sdtContent>
      </w:sdt>
      <w:r w:rsidRPr="00244B10">
        <w:rPr>
          <w:rFonts w:ascii="Times New Roman" w:eastAsia="Times New Roman" w:hAnsi="Times New Roman" w:cs="Times New Roman"/>
        </w:rPr>
        <w:t xml:space="preserve"> ICU admissions</w:t>
      </w:r>
      <w:sdt>
        <w:sdtPr>
          <w:tag w:val="goog_rdk_172"/>
          <w:id w:val="-1635555081"/>
        </w:sdtPr>
        <w:sdtEndPr/>
        <w:sdtContent>
          <w:r w:rsidRPr="00244B10">
            <w:rPr>
              <w:rFonts w:ascii="Times New Roman" w:eastAsia="Times New Roman" w:hAnsi="Times New Roman" w:cs="Times New Roman"/>
            </w:rPr>
            <w:t xml:space="preserve"> rate</w:t>
          </w:r>
        </w:sdtContent>
      </w:sdt>
      <w:r w:rsidRPr="00244B10">
        <w:rPr>
          <w:rFonts w:ascii="Times New Roman" w:eastAsia="Times New Roman" w:hAnsi="Times New Roman" w:cs="Times New Roman"/>
        </w:rPr>
        <w:t xml:space="preserve"> and </w:t>
      </w:r>
      <w:sdt>
        <w:sdtPr>
          <w:tag w:val="goog_rdk_173"/>
          <w:id w:val="467168350"/>
        </w:sdtPr>
        <w:sdtEndPr/>
        <w:sdtContent>
          <w:r w:rsidRPr="00244B10">
            <w:rPr>
              <w:rFonts w:ascii="Times New Roman" w:eastAsia="Times New Roman" w:hAnsi="Times New Roman" w:cs="Times New Roman"/>
            </w:rPr>
            <w:t xml:space="preserve">the </w:t>
          </w:r>
        </w:sdtContent>
      </w:sdt>
      <w:r w:rsidRPr="00244B10">
        <w:rPr>
          <w:rFonts w:ascii="Times New Roman" w:eastAsia="Times New Roman" w:hAnsi="Times New Roman" w:cs="Times New Roman"/>
        </w:rPr>
        <w:t xml:space="preserve">effective number of test centers have evolved during the different COVID-19 waves. </w:t>
      </w:r>
      <w:r w:rsidR="00143794" w:rsidRPr="00244B10">
        <w:rPr>
          <w:rFonts w:ascii="Times New Roman" w:eastAsia="Times New Roman" w:hAnsi="Times New Roman" w:cs="Times New Roman"/>
        </w:rPr>
        <w:t>W</w:t>
      </w:r>
      <w:r w:rsidR="005A17FB" w:rsidRPr="00244B10">
        <w:rPr>
          <w:rFonts w:ascii="Times New Roman" w:eastAsia="Times New Roman" w:hAnsi="Times New Roman" w:cs="Times New Roman"/>
        </w:rPr>
        <w:t xml:space="preserve">e examined the overall trends in the </w:t>
      </w:r>
      <w:sdt>
        <w:sdtPr>
          <w:tag w:val="goog_rdk_167"/>
          <w:id w:val="1901554957"/>
        </w:sdtPr>
        <w:sdtEndPr/>
        <w:sdtContent>
          <w:r w:rsidR="005A17FB" w:rsidRPr="00244B10">
            <w:rPr>
              <w:rFonts w:ascii="Times New Roman" w:eastAsia="Times New Roman" w:hAnsi="Times New Roman" w:cs="Times New Roman"/>
            </w:rPr>
            <w:t>COVID-19</w:t>
          </w:r>
        </w:sdtContent>
      </w:sdt>
      <w:r w:rsidR="005A17FB" w:rsidRPr="00244B10">
        <w:rPr>
          <w:rFonts w:ascii="Times New Roman" w:eastAsia="Times New Roman" w:hAnsi="Times New Roman" w:cs="Times New Roman"/>
        </w:rPr>
        <w:t xml:space="preserve"> ICU admission rate and the availability of SHIELD test centers across all zip codes over the study period. </w:t>
      </w:r>
      <w:r w:rsidR="00542BF2" w:rsidRPr="00F42F4A">
        <w:rPr>
          <w:rFonts w:ascii="Times New Roman" w:hAnsi="Times New Roman" w:cs="Times New Roman"/>
        </w:rPr>
        <w:t xml:space="preserve">Figure 3 illustrates the relationship between the effective number of SHIELD test centers and COVID-19 ICU admission rates, both averaged over time, across various zip codes categorized by their ADI levels. Averaging </w:t>
      </w:r>
      <w:r w:rsidR="00D93F1B" w:rsidRPr="00F42F4A">
        <w:rPr>
          <w:rFonts w:ascii="Times New Roman" w:hAnsi="Times New Roman" w:cs="Times New Roman"/>
        </w:rPr>
        <w:t>overtime</w:t>
      </w:r>
      <w:r w:rsidR="00542BF2" w:rsidRPr="00F42F4A">
        <w:rPr>
          <w:rFonts w:ascii="Times New Roman" w:hAnsi="Times New Roman" w:cs="Times New Roman"/>
        </w:rPr>
        <w:t xml:space="preserve"> minimizes short-term fluctuations, enabling more reliable comparisons across zip codes and deprivation levels</w:t>
      </w:r>
      <w:r w:rsidR="00C63631">
        <w:rPr>
          <w:rFonts w:ascii="Times New Roman" w:eastAsia="Times New Roman" w:hAnsi="Times New Roman" w:cs="Times New Roman"/>
        </w:rPr>
        <w:t xml:space="preserve">. </w:t>
      </w:r>
      <w:r w:rsidR="00167C50" w:rsidRPr="00F42F4A">
        <w:rPr>
          <w:rFonts w:ascii="Times New Roman" w:eastAsia="Times New Roman" w:hAnsi="Times New Roman" w:cs="Times New Roman"/>
        </w:rPr>
        <w:t xml:space="preserve">The data shows that during the peaks of the pandemic, particularly during the Delta and Omicron waves, the number of SHIELD test centers increased significantly in both highly disadvantaged and </w:t>
      </w:r>
      <w:r w:rsidR="008F58BD">
        <w:rPr>
          <w:rFonts w:ascii="Times New Roman" w:eastAsia="Times New Roman" w:hAnsi="Times New Roman" w:cs="Times New Roman"/>
        </w:rPr>
        <w:t>low</w:t>
      </w:r>
      <w:r w:rsidR="00167C50" w:rsidRPr="00F42F4A">
        <w:rPr>
          <w:rFonts w:ascii="Times New Roman" w:eastAsia="Times New Roman" w:hAnsi="Times New Roman" w:cs="Times New Roman"/>
        </w:rPr>
        <w:t xml:space="preserve">-disadvantaged areas. However, </w:t>
      </w:r>
      <w:r w:rsidR="008F58BD">
        <w:rPr>
          <w:rFonts w:ascii="Times New Roman" w:eastAsia="Times New Roman" w:hAnsi="Times New Roman" w:cs="Times New Roman"/>
        </w:rPr>
        <w:t>low</w:t>
      </w:r>
      <w:r w:rsidR="00167C50" w:rsidRPr="00F42F4A">
        <w:rPr>
          <w:rFonts w:ascii="Times New Roman" w:eastAsia="Times New Roman" w:hAnsi="Times New Roman" w:cs="Times New Roman"/>
        </w:rPr>
        <w:t xml:space="preserve">-disadvantaged areas consistently maintained a higher number of effective test centers throughout the period. </w:t>
      </w:r>
      <w:r w:rsidR="00D05A88">
        <w:rPr>
          <w:rFonts w:ascii="Times New Roman" w:eastAsia="Times New Roman" w:hAnsi="Times New Roman" w:cs="Times New Roman"/>
        </w:rPr>
        <w:t>O</w:t>
      </w:r>
      <w:r w:rsidR="0096521E">
        <w:rPr>
          <w:rFonts w:ascii="Times New Roman" w:eastAsia="Times New Roman" w:hAnsi="Times New Roman" w:cs="Times New Roman"/>
        </w:rPr>
        <w:t xml:space="preserve">ne possible explanation </w:t>
      </w:r>
      <w:r w:rsidR="004379D4">
        <w:rPr>
          <w:rFonts w:ascii="Times New Roman" w:eastAsia="Times New Roman" w:hAnsi="Times New Roman" w:cs="Times New Roman"/>
        </w:rPr>
        <w:t>must be related to</w:t>
      </w:r>
      <w:r w:rsidR="00D05A88">
        <w:rPr>
          <w:rFonts w:ascii="Times New Roman" w:eastAsia="Times New Roman" w:hAnsi="Times New Roman" w:cs="Times New Roman"/>
        </w:rPr>
        <w:t xml:space="preserve"> </w:t>
      </w:r>
      <w:r w:rsidR="005E03F3">
        <w:rPr>
          <w:rFonts w:ascii="Times New Roman" w:eastAsia="Times New Roman" w:hAnsi="Times New Roman" w:cs="Times New Roman"/>
        </w:rPr>
        <w:t xml:space="preserve">the </w:t>
      </w:r>
      <w:r w:rsidR="00657514">
        <w:rPr>
          <w:rFonts w:ascii="Times New Roman" w:eastAsia="Times New Roman" w:hAnsi="Times New Roman" w:cs="Times New Roman"/>
        </w:rPr>
        <w:t>un</w:t>
      </w:r>
      <w:r w:rsidR="0082664E">
        <w:rPr>
          <w:rFonts w:ascii="Times New Roman" w:eastAsia="Times New Roman" w:hAnsi="Times New Roman" w:cs="Times New Roman"/>
        </w:rPr>
        <w:t xml:space="preserve">balanced </w:t>
      </w:r>
      <w:r w:rsidR="005E03F3">
        <w:rPr>
          <w:rFonts w:ascii="Times New Roman" w:eastAsia="Times New Roman" w:hAnsi="Times New Roman" w:cs="Times New Roman"/>
        </w:rPr>
        <w:t xml:space="preserve">number of </w:t>
      </w:r>
      <w:r w:rsidR="0082664E">
        <w:rPr>
          <w:rFonts w:ascii="Times New Roman" w:eastAsia="Times New Roman" w:hAnsi="Times New Roman" w:cs="Times New Roman"/>
        </w:rPr>
        <w:t xml:space="preserve">zip codes served by </w:t>
      </w:r>
      <w:r w:rsidR="00756F01">
        <w:rPr>
          <w:rFonts w:ascii="Times New Roman" w:eastAsia="Times New Roman" w:hAnsi="Times New Roman" w:cs="Times New Roman"/>
        </w:rPr>
        <w:t>LUMC</w:t>
      </w:r>
      <w:r w:rsidR="0082664E">
        <w:rPr>
          <w:rFonts w:ascii="Times New Roman" w:eastAsia="Times New Roman" w:hAnsi="Times New Roman" w:cs="Times New Roman"/>
        </w:rPr>
        <w:t>.</w:t>
      </w:r>
      <w:r w:rsidR="00756F01">
        <w:rPr>
          <w:rFonts w:ascii="Times New Roman" w:eastAsia="Times New Roman" w:hAnsi="Times New Roman" w:cs="Times New Roman"/>
        </w:rPr>
        <w:t xml:space="preserve"> </w:t>
      </w:r>
      <w:r w:rsidR="00167C50" w:rsidRPr="00F42F4A">
        <w:rPr>
          <w:rFonts w:ascii="Times New Roman" w:eastAsia="Times New Roman" w:hAnsi="Times New Roman" w:cs="Times New Roman"/>
        </w:rPr>
        <w:t xml:space="preserve">Despite the rise in test centers, COVID-19 ICU admission rates remained notably higher in </w:t>
      </w:r>
      <w:r w:rsidR="00BA40C8">
        <w:rPr>
          <w:rFonts w:ascii="Times New Roman" w:eastAsia="Times New Roman" w:hAnsi="Times New Roman" w:cs="Times New Roman"/>
        </w:rPr>
        <w:t>high</w:t>
      </w:r>
      <w:r w:rsidR="00167C50" w:rsidRPr="00F42F4A">
        <w:rPr>
          <w:rFonts w:ascii="Times New Roman" w:eastAsia="Times New Roman" w:hAnsi="Times New Roman" w:cs="Times New Roman"/>
        </w:rPr>
        <w:t xml:space="preserve"> disadvantaged zip codes, especially during these waves. This suggests that, even with increased access to testing, socioeconomically disadvantaged areas faced a disproportionately heavier burden of severe COVID-19 cases, underscoring the persistent health disparities in these communities during the pandemic.</w:t>
      </w:r>
    </w:p>
    <w:p w14:paraId="569C9CAA" w14:textId="246C1B81" w:rsidR="00DF6BED" w:rsidRPr="00F42F4A" w:rsidRDefault="00725CA3">
      <w:pPr>
        <w:spacing w:after="0" w:line="360" w:lineRule="auto"/>
        <w:jc w:val="both"/>
        <w:rPr>
          <w:rFonts w:ascii="Times New Roman" w:eastAsia="Arial" w:hAnsi="Times New Roman" w:cs="Times New Roman"/>
          <w:sz w:val="24"/>
          <w:szCs w:val="24"/>
        </w:rPr>
      </w:pPr>
      <w:r w:rsidRPr="00F42F4A">
        <w:rPr>
          <w:rFonts w:ascii="Times New Roman" w:hAnsi="Times New Roman" w:cs="Times New Roman"/>
          <w:noProof/>
        </w:rPr>
        <w:lastRenderedPageBreak/>
        <mc:AlternateContent>
          <mc:Choice Requires="wps">
            <w:drawing>
              <wp:anchor distT="0" distB="0" distL="114300" distR="114300" simplePos="0" relativeHeight="251662336" behindDoc="0" locked="0" layoutInCell="1" allowOverlap="1" wp14:anchorId="40B3D4FE" wp14:editId="474517A1">
                <wp:simplePos x="0" y="0"/>
                <wp:positionH relativeFrom="column">
                  <wp:posOffset>2498521</wp:posOffset>
                </wp:positionH>
                <wp:positionV relativeFrom="paragraph">
                  <wp:posOffset>55880</wp:posOffset>
                </wp:positionV>
                <wp:extent cx="1136163" cy="300996"/>
                <wp:effectExtent l="0" t="0" r="0" b="3810"/>
                <wp:wrapNone/>
                <wp:docPr id="47" name="TextBox 46">
                  <a:extLst xmlns:a="http://schemas.openxmlformats.org/drawingml/2006/main">
                    <a:ext uri="{FF2B5EF4-FFF2-40B4-BE49-F238E27FC236}">
                      <a16:creationId xmlns:a16="http://schemas.microsoft.com/office/drawing/2014/main" id="{2F7BA87F-1B8E-46C0-BFB2-DA348E0F8BEA}"/>
                    </a:ext>
                  </a:extLst>
                </wp:docPr>
                <wp:cNvGraphicFramePr/>
                <a:graphic xmlns:a="http://schemas.openxmlformats.org/drawingml/2006/main">
                  <a:graphicData uri="http://schemas.microsoft.com/office/word/2010/wordprocessingShape">
                    <wps:wsp>
                      <wps:cNvSpPr txBox="1"/>
                      <wps:spPr>
                        <a:xfrm>
                          <a:off x="0" y="0"/>
                          <a:ext cx="1136163" cy="300996"/>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4C55A5C4"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Omicron Wave</w:t>
                            </w:r>
                          </w:p>
                        </w:txbxContent>
                      </wps:txbx>
                      <wps:bodyPr vertOverflow="clip" horzOverflow="clip" wrap="square" rtlCol="0" anchor="t"/>
                    </wps:wsp>
                  </a:graphicData>
                </a:graphic>
              </wp:anchor>
            </w:drawing>
          </mc:Choice>
          <mc:Fallback>
            <w:pict>
              <v:shapetype w14:anchorId="40B3D4FE" id="_x0000_t202" coordsize="21600,21600" o:spt="202" path="m,l,21600r21600,l21600,xe">
                <v:stroke joinstyle="miter"/>
                <v:path gradientshapeok="t" o:connecttype="rect"/>
              </v:shapetype>
              <v:shape id="TextBox 46" o:spid="_x0000_s1026" type="#_x0000_t202" style="position:absolute;left:0;text-align:left;margin-left:196.75pt;margin-top:4.4pt;width:89.45pt;height:23.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" filled="f" stroked="f">
                <v:textbox>
                  <w:txbxContent>
                    <w:p w14:paraId="4C55A5C4"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Omicron Wave</w:t>
                      </w:r>
                    </w:p>
                  </w:txbxContent>
                </v:textbox>
              </v:shape>
            </w:pict>
          </mc:Fallback>
        </mc:AlternateContent>
      </w:r>
      <w:r w:rsidRPr="00F42F4A">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4C887EEB" wp14:editId="6EEA93D5">
                <wp:simplePos x="0" y="0"/>
                <wp:positionH relativeFrom="column">
                  <wp:posOffset>2652175</wp:posOffset>
                </wp:positionH>
                <wp:positionV relativeFrom="paragraph">
                  <wp:posOffset>4138</wp:posOffset>
                </wp:positionV>
                <wp:extent cx="819236" cy="2320290"/>
                <wp:effectExtent l="0" t="0" r="0" b="3810"/>
                <wp:wrapNone/>
                <wp:docPr id="28671770" name="Rectangle 23"/>
                <wp:cNvGraphicFramePr/>
                <a:graphic xmlns:a="http://schemas.openxmlformats.org/drawingml/2006/main">
                  <a:graphicData uri="http://schemas.microsoft.com/office/word/2010/wordprocessingShape">
                    <wps:wsp>
                      <wps:cNvSpPr/>
                      <wps:spPr>
                        <a:xfrm>
                          <a:off x="0" y="0"/>
                          <a:ext cx="819236" cy="2320290"/>
                        </a:xfrm>
                        <a:prstGeom prst="rect">
                          <a:avLst/>
                        </a:prstGeom>
                        <a:solidFill>
                          <a:schemeClr val="accent1">
                            <a:alpha val="16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margin">
                  <wp14:pctWidth>0</wp14:pctWidth>
                </wp14:sizeRelH>
                <wp14:sizeRelV relativeFrom="margin">
                  <wp14:pctHeight>0</wp14:pctHeight>
                </wp14:sizeRelV>
              </wp:anchor>
            </w:drawing>
          </mc:Choice>
          <mc:Fallback>
            <w:pict>
              <v:rect w14:anchorId="5FFEA7C1" id="Rectangle 23" o:spid="_x0000_s1026" style="position:absolute;margin-left:208.85pt;margin-top:.35pt;width:64.5pt;height:18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" fillcolor="#156082 [3204]" stroked="f" strokeweight="1pt">
                <v:fill opacity="10537f"/>
              </v:rect>
            </w:pict>
          </mc:Fallback>
        </mc:AlternateContent>
      </w:r>
      <w:r w:rsidRPr="00F42F4A">
        <w:rPr>
          <w:rFonts w:ascii="Times New Roman" w:hAnsi="Times New Roman" w:cs="Times New Roman"/>
          <w:noProof/>
        </w:rPr>
        <mc:AlternateContent>
          <mc:Choice Requires="wps">
            <w:drawing>
              <wp:anchor distT="0" distB="0" distL="114300" distR="114300" simplePos="0" relativeHeight="251657216" behindDoc="0" locked="0" layoutInCell="1" allowOverlap="1" wp14:anchorId="34E6759A" wp14:editId="688D6D6E">
                <wp:simplePos x="0" y="0"/>
                <wp:positionH relativeFrom="column">
                  <wp:posOffset>1769587</wp:posOffset>
                </wp:positionH>
                <wp:positionV relativeFrom="paragraph">
                  <wp:posOffset>31669</wp:posOffset>
                </wp:positionV>
                <wp:extent cx="941915" cy="300996"/>
                <wp:effectExtent l="0" t="0" r="0" b="3810"/>
                <wp:wrapNone/>
                <wp:docPr id="46" name="TextBox 45">
                  <a:extLst xmlns:a="http://schemas.openxmlformats.org/drawingml/2006/main">
                    <a:ext uri="{FF2B5EF4-FFF2-40B4-BE49-F238E27FC236}">
                      <a16:creationId xmlns:a16="http://schemas.microsoft.com/office/drawing/2014/main" id="{E39EB855-E81F-4450-BED0-D7BCBFD58793}"/>
                    </a:ext>
                  </a:extLst>
                </wp:docPr>
                <wp:cNvGraphicFramePr/>
                <a:graphic xmlns:a="http://schemas.openxmlformats.org/drawingml/2006/main">
                  <a:graphicData uri="http://schemas.microsoft.com/office/word/2010/wordprocessingShape">
                    <wps:wsp>
                      <wps:cNvSpPr txBox="1"/>
                      <wps:spPr>
                        <a:xfrm>
                          <a:off x="0" y="0"/>
                          <a:ext cx="941915" cy="300996"/>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7E3B8476"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Delta Wave</w:t>
                            </w:r>
                          </w:p>
                        </w:txbxContent>
                      </wps:txbx>
                      <wps:bodyPr vertOverflow="clip" horzOverflow="clip" wrap="square" rtlCol="0" anchor="t"/>
                    </wps:wsp>
                  </a:graphicData>
                </a:graphic>
              </wp:anchor>
            </w:drawing>
          </mc:Choice>
          <mc:Fallback>
            <w:pict>
              <v:shape w14:anchorId="34E6759A" id="TextBox 45" o:spid="_x0000_s1027" type="#_x0000_t202" style="position:absolute;left:0;text-align:left;margin-left:139.35pt;margin-top:2.5pt;width:74.15pt;height:23.7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" filled="f" stroked="f">
                <v:textbox>
                  <w:txbxContent>
                    <w:p w14:paraId="7E3B8476"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Delta Wave</w:t>
                      </w:r>
                    </w:p>
                  </w:txbxContent>
                </v:textbox>
              </v:shape>
            </w:pict>
          </mc:Fallback>
        </mc:AlternateContent>
      </w:r>
      <w:r w:rsidRPr="00F42F4A">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4B72EB34" wp14:editId="2557973F">
                <wp:simplePos x="0" y="0"/>
                <wp:positionH relativeFrom="column">
                  <wp:posOffset>1808112</wp:posOffset>
                </wp:positionH>
                <wp:positionV relativeFrom="paragraph">
                  <wp:posOffset>-12413</wp:posOffset>
                </wp:positionV>
                <wp:extent cx="827512" cy="2320672"/>
                <wp:effectExtent l="0" t="0" r="0" b="3810"/>
                <wp:wrapNone/>
                <wp:docPr id="1385698910" name="Rectangle 23"/>
                <wp:cNvGraphicFramePr/>
                <a:graphic xmlns:a="http://schemas.openxmlformats.org/drawingml/2006/main">
                  <a:graphicData uri="http://schemas.microsoft.com/office/word/2010/wordprocessingShape">
                    <wps:wsp>
                      <wps:cNvSpPr/>
                      <wps:spPr>
                        <a:xfrm>
                          <a:off x="0" y="0"/>
                          <a:ext cx="827512" cy="2320672"/>
                        </a:xfrm>
                        <a:prstGeom prst="rect">
                          <a:avLst/>
                        </a:prstGeom>
                        <a:solidFill>
                          <a:schemeClr val="accent1">
                            <a:alpha val="16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margin">
                  <wp14:pctWidth>0</wp14:pctWidth>
                </wp14:sizeRelH>
                <wp14:sizeRelV relativeFrom="margin">
                  <wp14:pctHeight>0</wp14:pctHeight>
                </wp14:sizeRelV>
              </wp:anchor>
            </w:drawing>
          </mc:Choice>
          <mc:Fallback>
            <w:pict>
              <v:rect w14:anchorId="27BA7C24" id="Rectangle 23" o:spid="_x0000_s1026" style="position:absolute;margin-left:142.35pt;margin-top:-1pt;width:65.15pt;height:18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" fillcolor="#156082 [3204]" stroked="f" strokeweight="1pt">
                <v:fill opacity="10537f"/>
              </v:rect>
            </w:pict>
          </mc:Fallback>
        </mc:AlternateContent>
      </w:r>
      <w:r w:rsidRPr="00F42F4A">
        <w:rPr>
          <w:rFonts w:ascii="Times New Roman" w:hAnsi="Times New Roman" w:cs="Times New Roman"/>
          <w:noProof/>
        </w:rPr>
        <mc:AlternateContent>
          <mc:Choice Requires="wps">
            <w:drawing>
              <wp:anchor distT="0" distB="0" distL="114300" distR="114300" simplePos="0" relativeHeight="251652096" behindDoc="0" locked="0" layoutInCell="1" allowOverlap="1" wp14:anchorId="53F54B28" wp14:editId="5924B7D6">
                <wp:simplePos x="0" y="0"/>
                <wp:positionH relativeFrom="column">
                  <wp:posOffset>680634</wp:posOffset>
                </wp:positionH>
                <wp:positionV relativeFrom="paragraph">
                  <wp:posOffset>33307</wp:posOffset>
                </wp:positionV>
                <wp:extent cx="943720" cy="300996"/>
                <wp:effectExtent l="0" t="0" r="0" b="3810"/>
                <wp:wrapNone/>
                <wp:docPr id="43" name="TextBox 42">
                  <a:extLst xmlns:a="http://schemas.openxmlformats.org/drawingml/2006/main">
                    <a:ext uri="{FF2B5EF4-FFF2-40B4-BE49-F238E27FC236}">
                      <a16:creationId xmlns:a16="http://schemas.microsoft.com/office/drawing/2014/main" id="{0DAC8178-CAC0-4FCF-BCD4-D5AC1C4E8300}"/>
                    </a:ext>
                  </a:extLst>
                </wp:docPr>
                <wp:cNvGraphicFramePr/>
                <a:graphic xmlns:a="http://schemas.openxmlformats.org/drawingml/2006/main">
                  <a:graphicData uri="http://schemas.microsoft.com/office/word/2010/wordprocessingShape">
                    <wps:wsp>
                      <wps:cNvSpPr txBox="1"/>
                      <wps:spPr>
                        <a:xfrm>
                          <a:off x="0" y="0"/>
                          <a:ext cx="943720" cy="300996"/>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7656E27B"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Alpha Wave</w:t>
                            </w:r>
                          </w:p>
                        </w:txbxContent>
                      </wps:txbx>
                      <wps:bodyPr vertOverflow="clip" horzOverflow="clip" wrap="square" rtlCol="0" anchor="t"/>
                    </wps:wsp>
                  </a:graphicData>
                </a:graphic>
              </wp:anchor>
            </w:drawing>
          </mc:Choice>
          <mc:Fallback>
            <w:pict>
              <v:shape w14:anchorId="53F54B28" id="TextBox 42" o:spid="_x0000_s1028" type="#_x0000_t202" style="position:absolute;left:0;text-align:left;margin-left:53.6pt;margin-top:2.6pt;width:74.3pt;height:23.7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" filled="f" stroked="f">
                <v:textbox>
                  <w:txbxContent>
                    <w:p w14:paraId="7656E27B"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Alpha Wave</w:t>
                      </w:r>
                    </w:p>
                  </w:txbxContent>
                </v:textbox>
              </v:shape>
            </w:pict>
          </mc:Fallback>
        </mc:AlternateContent>
      </w:r>
      <w:r w:rsidRPr="00F42F4A">
        <w:rPr>
          <w:rFonts w:ascii="Times New Roman" w:hAnsi="Times New Roman" w:cs="Times New Roman"/>
          <w:noProof/>
        </w:rPr>
        <mc:AlternateContent>
          <mc:Choice Requires="wps">
            <w:drawing>
              <wp:anchor distT="0" distB="0" distL="114300" distR="114300" simplePos="0" relativeHeight="251646976" behindDoc="0" locked="0" layoutInCell="1" allowOverlap="1" wp14:anchorId="740547E0" wp14:editId="589C0DFA">
                <wp:simplePos x="0" y="0"/>
                <wp:positionH relativeFrom="column">
                  <wp:posOffset>757172</wp:posOffset>
                </wp:positionH>
                <wp:positionV relativeFrom="paragraph">
                  <wp:posOffset>4138</wp:posOffset>
                </wp:positionV>
                <wp:extent cx="848199" cy="2320290"/>
                <wp:effectExtent l="0" t="0" r="9525" b="3810"/>
                <wp:wrapNone/>
                <wp:docPr id="24" name="Rectangle 23">
                  <a:extLst xmlns:a="http://schemas.openxmlformats.org/drawingml/2006/main">
                    <a:ext uri="{FF2B5EF4-FFF2-40B4-BE49-F238E27FC236}">
                      <a16:creationId xmlns:a16="http://schemas.microsoft.com/office/drawing/2014/main" id="{4EF05DC8-9C32-AB5E-D189-670212271B02}"/>
                    </a:ext>
                  </a:extLst>
                </wp:docPr>
                <wp:cNvGraphicFramePr/>
                <a:graphic xmlns:a="http://schemas.openxmlformats.org/drawingml/2006/main">
                  <a:graphicData uri="http://schemas.microsoft.com/office/word/2010/wordprocessingShape">
                    <wps:wsp>
                      <wps:cNvSpPr/>
                      <wps:spPr>
                        <a:xfrm>
                          <a:off x="0" y="0"/>
                          <a:ext cx="848199" cy="2320290"/>
                        </a:xfrm>
                        <a:prstGeom prst="rect">
                          <a:avLst/>
                        </a:prstGeom>
                        <a:solidFill>
                          <a:schemeClr val="accent1">
                            <a:alpha val="16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margin">
                  <wp14:pctWidth>0</wp14:pctWidth>
                </wp14:sizeRelH>
                <wp14:sizeRelV relativeFrom="margin">
                  <wp14:pctHeight>0</wp14:pctHeight>
                </wp14:sizeRelV>
              </wp:anchor>
            </w:drawing>
          </mc:Choice>
          <mc:Fallback>
            <w:pict>
              <v:rect w14:anchorId="76F6248B" id="Rectangle 23" o:spid="_x0000_s1026" style="position:absolute;margin-left:59.6pt;margin-top:.35pt;width:66.8pt;height:182.7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" fillcolor="#156082 [3204]" stroked="f" strokeweight="1pt">
                <v:fill opacity="10537f"/>
              </v:rect>
            </w:pict>
          </mc:Fallback>
        </mc:AlternateContent>
      </w:r>
      <w:r w:rsidR="00DF6BED" w:rsidRPr="00F42F4A">
        <w:rPr>
          <w:rFonts w:ascii="Times New Roman" w:hAnsi="Times New Roman" w:cs="Times New Roman"/>
          <w:noProof/>
        </w:rPr>
        <w:drawing>
          <wp:inline distT="0" distB="0" distL="0" distR="0" wp14:anchorId="04CDA3F2" wp14:editId="0B1B43A2">
            <wp:extent cx="5943600" cy="3295015"/>
            <wp:effectExtent l="0" t="0" r="0" b="635"/>
            <wp:docPr id="2040033095" name="Chart 1">
              <a:extLst xmlns:a="http://schemas.openxmlformats.org/drawingml/2006/main">
                <a:ext uri="{FF2B5EF4-FFF2-40B4-BE49-F238E27FC236}">
                  <a16:creationId xmlns:a16="http://schemas.microsoft.com/office/drawing/2014/main" id="{7FF9338A-A81C-45CB-7447-0BF80C370C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000004E" w14:textId="72C6D47A" w:rsidR="00743DF7" w:rsidRDefault="0051328F">
      <w:pPr>
        <w:spacing w:after="240" w:line="240" w:lineRule="auto"/>
        <w:jc w:val="center"/>
        <w:rPr>
          <w:rFonts w:ascii="Times New Roman" w:eastAsia="Times New Roman" w:hAnsi="Times New Roman" w:cs="Times New Roman"/>
          <w:sz w:val="18"/>
          <w:szCs w:val="18"/>
        </w:rPr>
      </w:pPr>
      <w:sdt>
        <w:sdtPr>
          <w:tag w:val="goog_rdk_184"/>
          <w:id w:val="-16080652"/>
          <w:showingPlcHdr/>
        </w:sdtPr>
        <w:sdtEndPr/>
        <w:sdtContent>
          <w:r w:rsidR="003E4048">
            <w:t xml:space="preserve">     </w:t>
          </w:r>
        </w:sdtContent>
      </w:sdt>
      <w:r w:rsidR="005A17FB">
        <w:rPr>
          <w:rFonts w:ascii="Times New Roman" w:eastAsia="Times New Roman" w:hAnsi="Times New Roman" w:cs="Times New Roman"/>
          <w:b/>
          <w:sz w:val="18"/>
          <w:szCs w:val="18"/>
        </w:rPr>
        <w:t xml:space="preserve">Figure </w:t>
      </w:r>
      <w:r w:rsidR="005C5FD4">
        <w:rPr>
          <w:rFonts w:ascii="Times New Roman" w:eastAsia="Times New Roman" w:hAnsi="Times New Roman" w:cs="Times New Roman"/>
          <w:b/>
          <w:sz w:val="18"/>
          <w:szCs w:val="18"/>
        </w:rPr>
        <w:t>3</w:t>
      </w:r>
      <w:r w:rsidR="005A17FB">
        <w:rPr>
          <w:rFonts w:ascii="Times New Roman" w:eastAsia="Times New Roman" w:hAnsi="Times New Roman" w:cs="Times New Roman"/>
          <w:b/>
          <w:sz w:val="18"/>
          <w:szCs w:val="18"/>
        </w:rPr>
        <w:t>:</w:t>
      </w:r>
      <w:r w:rsidR="005A17FB">
        <w:rPr>
          <w:rFonts w:ascii="Times New Roman" w:eastAsia="Times New Roman" w:hAnsi="Times New Roman" w:cs="Times New Roman"/>
          <w:sz w:val="18"/>
          <w:szCs w:val="18"/>
        </w:rPr>
        <w:t xml:space="preserve"> Trends in COVID-19 ICU admission rates and </w:t>
      </w:r>
      <w:r w:rsidR="00E13F01">
        <w:rPr>
          <w:rFonts w:ascii="Times New Roman" w:eastAsia="Times New Roman" w:hAnsi="Times New Roman" w:cs="Times New Roman"/>
          <w:sz w:val="18"/>
          <w:szCs w:val="18"/>
        </w:rPr>
        <w:t xml:space="preserve">effective number of </w:t>
      </w:r>
      <w:r w:rsidR="005A17FB">
        <w:rPr>
          <w:rFonts w:ascii="Times New Roman" w:eastAsia="Times New Roman" w:hAnsi="Times New Roman" w:cs="Times New Roman"/>
          <w:sz w:val="18"/>
          <w:szCs w:val="18"/>
        </w:rPr>
        <w:t xml:space="preserve">SHIELD test </w:t>
      </w:r>
      <w:r w:rsidR="0010716E">
        <w:rPr>
          <w:rFonts w:ascii="Times New Roman" w:eastAsia="Times New Roman" w:hAnsi="Times New Roman" w:cs="Times New Roman"/>
          <w:sz w:val="18"/>
          <w:szCs w:val="18"/>
        </w:rPr>
        <w:t xml:space="preserve">centers </w:t>
      </w:r>
      <w:r w:rsidR="005A17FB">
        <w:rPr>
          <w:rFonts w:ascii="Times New Roman" w:eastAsia="Times New Roman" w:hAnsi="Times New Roman" w:cs="Times New Roman"/>
          <w:sz w:val="18"/>
          <w:szCs w:val="18"/>
        </w:rPr>
        <w:t>across zip codes over time</w:t>
      </w:r>
    </w:p>
    <w:p w14:paraId="0000004F" w14:textId="77777777" w:rsidR="00743DF7" w:rsidRPr="00DA49D9" w:rsidRDefault="005A17FB" w:rsidP="00F42F4A">
      <w:pPr>
        <w:spacing w:before="240" w:after="240" w:line="480" w:lineRule="auto"/>
        <w:jc w:val="both"/>
        <w:rPr>
          <w:rFonts w:ascii="Times New Roman" w:eastAsia="Times New Roman" w:hAnsi="Times New Roman" w:cs="Times New Roman"/>
          <w:b/>
        </w:rPr>
      </w:pPr>
      <w:r w:rsidRPr="00DA49D9">
        <w:rPr>
          <w:rFonts w:ascii="Times New Roman" w:eastAsia="Times New Roman" w:hAnsi="Times New Roman" w:cs="Times New Roman"/>
          <w:b/>
        </w:rPr>
        <w:t>Linear Mixed-Effect Regression Model</w:t>
      </w:r>
    </w:p>
    <w:p w14:paraId="13C317EB" w14:textId="4B911688" w:rsidR="00415D37" w:rsidRDefault="005A17FB" w:rsidP="00F11953">
      <w:pPr>
        <w:spacing w:before="120" w:after="0" w:line="480" w:lineRule="auto"/>
        <w:jc w:val="both"/>
        <w:rPr>
          <w:rFonts w:ascii="Times New Roman" w:eastAsia="Times New Roman" w:hAnsi="Times New Roman" w:cs="Times New Roman"/>
        </w:rPr>
      </w:pPr>
      <w:r w:rsidRPr="00265F51">
        <w:rPr>
          <w:rFonts w:ascii="Times New Roman" w:eastAsia="Times New Roman" w:hAnsi="Times New Roman" w:cs="Times New Roman"/>
        </w:rPr>
        <w:t xml:space="preserve">Table 2 </w:t>
      </w:r>
      <w:sdt>
        <w:sdtPr>
          <w:tag w:val="goog_rdk_185"/>
          <w:id w:val="-683436342"/>
        </w:sdtPr>
        <w:sdtEndPr/>
        <w:sdtContent>
          <w:r w:rsidRPr="00265F51">
            <w:rPr>
              <w:rFonts w:ascii="Times New Roman" w:eastAsia="Times New Roman" w:hAnsi="Times New Roman" w:cs="Times New Roman"/>
            </w:rPr>
            <w:t xml:space="preserve">summarizes </w:t>
          </w:r>
        </w:sdtContent>
      </w:sdt>
      <w:r w:rsidRPr="00265F51">
        <w:rPr>
          <w:rFonts w:ascii="Times New Roman" w:eastAsia="Times New Roman" w:hAnsi="Times New Roman" w:cs="Times New Roman"/>
        </w:rPr>
        <w:t xml:space="preserve">regression models examining the relationship between </w:t>
      </w:r>
      <w:sdt>
        <w:sdtPr>
          <w:tag w:val="goog_rdk_187"/>
          <w:id w:val="-1846079385"/>
        </w:sdtPr>
        <w:sdtEndPr/>
        <w:sdtContent>
          <w:r w:rsidRPr="00265F51">
            <w:rPr>
              <w:rFonts w:ascii="Times New Roman" w:eastAsia="Times New Roman" w:hAnsi="Times New Roman" w:cs="Times New Roman"/>
            </w:rPr>
            <w:t xml:space="preserve">the effective number of </w:t>
          </w:r>
        </w:sdtContent>
      </w:sdt>
      <w:r w:rsidRPr="00265F51">
        <w:rPr>
          <w:rFonts w:ascii="Times New Roman" w:eastAsia="Times New Roman" w:hAnsi="Times New Roman" w:cs="Times New Roman"/>
        </w:rPr>
        <w:t xml:space="preserve">SHIELD test centers and </w:t>
      </w:r>
      <w:sdt>
        <w:sdtPr>
          <w:tag w:val="goog_rdk_188"/>
          <w:id w:val="2075311640"/>
        </w:sdtPr>
        <w:sdtEndPr/>
        <w:sdtContent>
          <w:r w:rsidRPr="00265F51">
            <w:rPr>
              <w:rFonts w:ascii="Times New Roman" w:eastAsia="Times New Roman" w:hAnsi="Times New Roman" w:cs="Times New Roman"/>
            </w:rPr>
            <w:t>COVID-19</w:t>
          </w:r>
        </w:sdtContent>
      </w:sdt>
      <w:r w:rsidRPr="00265F51">
        <w:rPr>
          <w:rFonts w:ascii="Times New Roman" w:eastAsia="Times New Roman" w:hAnsi="Times New Roman" w:cs="Times New Roman"/>
        </w:rPr>
        <w:t xml:space="preserve"> ICU admission rates during the Alpha, Delta, and Omicron waves.</w:t>
      </w:r>
      <w:r w:rsidR="00D44C19">
        <w:rPr>
          <w:rFonts w:ascii="Times New Roman" w:eastAsia="Times New Roman" w:hAnsi="Times New Roman" w:cs="Times New Roman"/>
        </w:rPr>
        <w:t xml:space="preserve"> </w:t>
      </w:r>
      <w:r w:rsidR="006350C1" w:rsidRPr="00265F51">
        <w:rPr>
          <w:rFonts w:ascii="Times New Roman" w:eastAsia="Times New Roman" w:hAnsi="Times New Roman" w:cs="Times New Roman"/>
        </w:rPr>
        <w:t xml:space="preserve"> </w:t>
      </w:r>
      <w:r w:rsidR="00521518">
        <w:rPr>
          <w:rFonts w:ascii="Times New Roman" w:eastAsia="Times New Roman" w:hAnsi="Times New Roman" w:cs="Times New Roman"/>
        </w:rPr>
        <w:t xml:space="preserve"> </w:t>
      </w:r>
      <w:r w:rsidR="007849F3" w:rsidRPr="00265F51">
        <w:rPr>
          <w:rFonts w:ascii="Times New Roman" w:eastAsia="Times New Roman" w:hAnsi="Times New Roman" w:cs="Times New Roman"/>
        </w:rPr>
        <w:t>While none of the models indicat</w:t>
      </w:r>
      <w:r w:rsidR="00056818" w:rsidRPr="00265F51">
        <w:rPr>
          <w:rFonts w:ascii="Times New Roman" w:eastAsia="Times New Roman" w:hAnsi="Times New Roman" w:cs="Times New Roman"/>
        </w:rPr>
        <w:t>e</w:t>
      </w:r>
      <w:r w:rsidR="007849F3" w:rsidRPr="00265F51">
        <w:rPr>
          <w:rFonts w:ascii="Times New Roman" w:eastAsia="Times New Roman" w:hAnsi="Times New Roman" w:cs="Times New Roman"/>
        </w:rPr>
        <w:t xml:space="preserve"> a significant impact of SHIELD test centers in disadvantaged areas during the Alpha wave, Model 2 during the Delta wave shows a positive and statistically significant effect </w:t>
      </w:r>
      <w:r w:rsidRPr="00265F51">
        <w:rPr>
          <w:rFonts w:ascii="Times New Roman" w:eastAsia="Times New Roman" w:hAnsi="Times New Roman" w:cs="Times New Roman"/>
        </w:rPr>
        <w:t>(</w:t>
      </w:r>
      <w:sdt>
        <w:sdtPr>
          <w:rPr>
            <w:i/>
          </w:rPr>
          <w:tag w:val="goog_rdk_195"/>
          <w:id w:val="1558355366"/>
        </w:sdtPr>
        <w:sdtEndPr/>
        <w:sdtContent>
          <m:oMath>
            <m:r>
              <w:rPr>
                <w:rFonts w:ascii="Cambria Math" w:hAnsi="Cambria Math"/>
              </w:rPr>
              <m:t>β=0.016, p&lt;0.1</m:t>
            </m:r>
          </m:oMath>
        </w:sdtContent>
      </w:sdt>
      <w:sdt>
        <w:sdtPr>
          <w:rPr>
            <w:i/>
            <w:iCs/>
          </w:rPr>
          <w:tag w:val="goog_rdk_194"/>
          <w:id w:val="507648515"/>
        </w:sdtPr>
        <w:sdtEndPr/>
        <w:sdtContent/>
      </w:sdt>
      <w:r w:rsidRPr="00265F51">
        <w:rPr>
          <w:rFonts w:ascii="Times New Roman" w:eastAsia="Times New Roman" w:hAnsi="Times New Roman" w:cs="Times New Roman"/>
        </w:rPr>
        <w:t xml:space="preserve">) </w:t>
      </w:r>
      <w:r w:rsidR="002A50A2" w:rsidRPr="00265F51">
        <w:t xml:space="preserve"> </w:t>
      </w:r>
      <w:r w:rsidR="002A50A2" w:rsidRPr="00265F51">
        <w:rPr>
          <w:rFonts w:ascii="Times New Roman" w:eastAsia="Times New Roman" w:hAnsi="Times New Roman" w:cs="Times New Roman"/>
        </w:rPr>
        <w:t>for areas with a higher ADI</w:t>
      </w:r>
      <w:r w:rsidR="00DD3D9A" w:rsidRPr="00265F51">
        <w:t xml:space="preserve">. </w:t>
      </w:r>
      <w:r w:rsidRPr="00265F51">
        <w:rPr>
          <w:rFonts w:ascii="Times New Roman" w:eastAsia="Times New Roman" w:hAnsi="Times New Roman" w:cs="Times New Roman"/>
        </w:rPr>
        <w:t xml:space="preserve">This suggests that these zip codes experienced higher </w:t>
      </w:r>
      <w:sdt>
        <w:sdtPr>
          <w:tag w:val="goog_rdk_201"/>
          <w:id w:val="-259912640"/>
        </w:sdtPr>
        <w:sdtEndPr/>
        <w:sdtContent>
          <w:r w:rsidRPr="00265F51">
            <w:rPr>
              <w:rFonts w:ascii="Times New Roman" w:eastAsia="Times New Roman" w:hAnsi="Times New Roman" w:cs="Times New Roman"/>
            </w:rPr>
            <w:t>COVID-19</w:t>
          </w:r>
        </w:sdtContent>
      </w:sdt>
      <w:r w:rsidRPr="00265F51">
        <w:rPr>
          <w:rFonts w:ascii="Times New Roman" w:eastAsia="Times New Roman" w:hAnsi="Times New Roman" w:cs="Times New Roman"/>
        </w:rPr>
        <w:t xml:space="preserve"> ICU admission rates</w:t>
      </w:r>
      <w:r w:rsidR="00AD1A14" w:rsidRPr="00265F51">
        <w:rPr>
          <w:rFonts w:ascii="Times New Roman" w:eastAsia="Times New Roman" w:hAnsi="Times New Roman" w:cs="Times New Roman"/>
        </w:rPr>
        <w:t>,</w:t>
      </w:r>
      <w:r w:rsidRPr="00265F51">
        <w:rPr>
          <w:rFonts w:ascii="Times New Roman" w:eastAsia="Times New Roman" w:hAnsi="Times New Roman" w:cs="Times New Roman"/>
        </w:rPr>
        <w:t xml:space="preserve"> reflecting a </w:t>
      </w:r>
      <w:sdt>
        <w:sdtPr>
          <w:tag w:val="goog_rdk_203"/>
          <w:id w:val="-1594078716"/>
        </w:sdtPr>
        <w:sdtEndPr/>
        <w:sdtContent>
          <w:r w:rsidRPr="00265F51">
            <w:rPr>
              <w:rFonts w:ascii="Times New Roman" w:eastAsia="Times New Roman" w:hAnsi="Times New Roman" w:cs="Times New Roman"/>
            </w:rPr>
            <w:t>socioeconomic</w:t>
          </w:r>
        </w:sdtContent>
      </w:sdt>
      <w:r w:rsidRPr="00265F51">
        <w:rPr>
          <w:rFonts w:ascii="Times New Roman" w:eastAsia="Times New Roman" w:hAnsi="Times New Roman" w:cs="Times New Roman"/>
        </w:rPr>
        <w:t xml:space="preserve"> disparity in the burden of severe COVID-19 cases. For the Omicron wave, </w:t>
      </w:r>
      <w:r w:rsidR="006C398D" w:rsidRPr="00265F51">
        <w:rPr>
          <w:rFonts w:ascii="Times New Roman" w:eastAsia="Times New Roman" w:hAnsi="Times New Roman" w:cs="Times New Roman"/>
        </w:rPr>
        <w:t>M</w:t>
      </w:r>
      <w:r w:rsidRPr="00265F51">
        <w:rPr>
          <w:rFonts w:ascii="Times New Roman" w:eastAsia="Times New Roman" w:hAnsi="Times New Roman" w:cs="Times New Roman"/>
        </w:rPr>
        <w:t>odel 2 shows a positive and statistically significant</w:t>
      </w:r>
      <w:r w:rsidR="00854C25" w:rsidRPr="00DA49D9">
        <w:rPr>
          <w:rFonts w:ascii="Times New Roman" w:eastAsia="Times New Roman" w:hAnsi="Times New Roman" w:cs="Times New Roman"/>
        </w:rPr>
        <w:t xml:space="preserve"> impact of </w:t>
      </w:r>
      <w:r w:rsidR="00C00FB3" w:rsidRPr="00DA49D9">
        <w:rPr>
          <w:rFonts w:ascii="Times New Roman" w:eastAsia="Times New Roman" w:hAnsi="Times New Roman" w:cs="Times New Roman"/>
        </w:rPr>
        <w:t>ADI</w:t>
      </w:r>
      <w:r w:rsidR="00C00FB3" w:rsidRPr="00265F51">
        <w:rPr>
          <w:rFonts w:ascii="Times New Roman" w:eastAsia="Times New Roman" w:hAnsi="Times New Roman" w:cs="Times New Roman"/>
        </w:rPr>
        <w:t xml:space="preserve"> </w:t>
      </w:r>
      <w:r w:rsidR="00654135" w:rsidRPr="00265F51">
        <w:rPr>
          <w:rFonts w:ascii="Times New Roman" w:eastAsia="Times New Roman" w:hAnsi="Times New Roman" w:cs="Times New Roman"/>
        </w:rPr>
        <w:t>(</w:t>
      </w:r>
      <m:oMath>
        <m:r>
          <w:rPr>
            <w:rFonts w:ascii="Cambria Math" w:eastAsia="Times New Roman" w:hAnsi="Cambria Math" w:cs="Times New Roman"/>
          </w:rPr>
          <m:t>β=0.021</m:t>
        </m:r>
      </m:oMath>
      <w:r w:rsidR="00DD276C" w:rsidRPr="00265F51">
        <w:rPr>
          <w:rFonts w:ascii="Times New Roman" w:eastAsia="Times New Roman" w:hAnsi="Times New Roman" w:cs="Times New Roman"/>
        </w:rPr>
        <w:t xml:space="preserve"> </w:t>
      </w:r>
      <w:r w:rsidRPr="00265F51">
        <w:rPr>
          <w:rFonts w:ascii="Times New Roman" w:eastAsia="Times New Roman" w:hAnsi="Times New Roman" w:cs="Times New Roman"/>
        </w:rPr>
        <w:t>,</w:t>
      </w:r>
      <m:oMath>
        <m:r>
          <w:rPr>
            <w:rFonts w:ascii="Cambria Math" w:eastAsia="Times New Roman" w:hAnsi="Cambria Math" w:cs="Times New Roman"/>
          </w:rPr>
          <m:t xml:space="preserve"> p&lt;0.1</m:t>
        </m:r>
      </m:oMath>
      <w:r w:rsidR="006E1429" w:rsidRPr="00265F51">
        <w:rPr>
          <w:rFonts w:ascii="Times New Roman" w:eastAsia="Times New Roman" w:hAnsi="Times New Roman" w:cs="Times New Roman"/>
          <w:iCs/>
        </w:rPr>
        <w:t>)</w:t>
      </w:r>
      <w:r w:rsidR="00AD1A14" w:rsidRPr="00265F51">
        <w:rPr>
          <w:rFonts w:ascii="Times New Roman" w:eastAsia="Times New Roman" w:hAnsi="Times New Roman" w:cs="Times New Roman"/>
          <w:iCs/>
        </w:rPr>
        <w:t>,</w:t>
      </w:r>
      <w:r w:rsidRPr="00265F51">
        <w:rPr>
          <w:rFonts w:ascii="Times New Roman" w:eastAsia="Times New Roman" w:hAnsi="Times New Roman" w:cs="Times New Roman"/>
        </w:rPr>
        <w:t xml:space="preserve"> indicating that </w:t>
      </w:r>
      <w:r w:rsidR="003D431C" w:rsidRPr="00DA49D9">
        <w:rPr>
          <w:rFonts w:ascii="Times New Roman" w:eastAsia="Times New Roman" w:hAnsi="Times New Roman" w:cs="Times New Roman"/>
        </w:rPr>
        <w:t>high</w:t>
      </w:r>
      <w:r w:rsidR="003D431C" w:rsidRPr="00265F51">
        <w:rPr>
          <w:rFonts w:ascii="Times New Roman" w:eastAsia="Times New Roman" w:hAnsi="Times New Roman" w:cs="Times New Roman"/>
        </w:rPr>
        <w:t xml:space="preserve"> </w:t>
      </w:r>
      <w:r w:rsidRPr="00265F51">
        <w:rPr>
          <w:rFonts w:ascii="Times New Roman" w:eastAsia="Times New Roman" w:hAnsi="Times New Roman" w:cs="Times New Roman"/>
        </w:rPr>
        <w:t xml:space="preserve">disadvantaged zip codes experienced higher COVID-19 ICU admission rates </w:t>
      </w:r>
      <w:sdt>
        <w:sdtPr>
          <w:tag w:val="goog_rdk_205"/>
          <w:id w:val="133222882"/>
        </w:sdtPr>
        <w:sdtEndPr/>
        <w:sdtContent>
          <w:r w:rsidRPr="00265F51">
            <w:rPr>
              <w:rFonts w:ascii="Times New Roman" w:eastAsia="Times New Roman" w:hAnsi="Times New Roman" w:cs="Times New Roman"/>
            </w:rPr>
            <w:t>than</w:t>
          </w:r>
        </w:sdtContent>
      </w:sdt>
      <w:r w:rsidRPr="00265F51">
        <w:rPr>
          <w:rFonts w:ascii="Times New Roman" w:eastAsia="Times New Roman" w:hAnsi="Times New Roman" w:cs="Times New Roman"/>
        </w:rPr>
        <w:t xml:space="preserve"> </w:t>
      </w:r>
      <w:r w:rsidR="003D431C" w:rsidRPr="00DA49D9">
        <w:rPr>
          <w:rFonts w:ascii="Times New Roman" w:eastAsia="Times New Roman" w:hAnsi="Times New Roman" w:cs="Times New Roman"/>
        </w:rPr>
        <w:t>low</w:t>
      </w:r>
      <w:r w:rsidR="003D431C" w:rsidRPr="00265F51">
        <w:rPr>
          <w:rFonts w:ascii="Times New Roman" w:eastAsia="Times New Roman" w:hAnsi="Times New Roman" w:cs="Times New Roman"/>
        </w:rPr>
        <w:t xml:space="preserve"> </w:t>
      </w:r>
      <w:sdt>
        <w:sdtPr>
          <w:tag w:val="goog_rdk_207"/>
          <w:id w:val="147414656"/>
        </w:sdtPr>
        <w:sdtEndPr/>
        <w:sdtContent/>
      </w:sdt>
      <w:sdt>
        <w:sdtPr>
          <w:tag w:val="goog_rdk_208"/>
          <w:id w:val="-1213645322"/>
        </w:sdtPr>
        <w:sdtEndPr/>
        <w:sdtContent/>
      </w:sdt>
      <w:r w:rsidRPr="00265F51">
        <w:rPr>
          <w:rFonts w:ascii="Times New Roman" w:eastAsia="Times New Roman" w:hAnsi="Times New Roman" w:cs="Times New Roman"/>
        </w:rPr>
        <w:t xml:space="preserve">disadvantaged areas. Additionally, </w:t>
      </w:r>
      <w:r w:rsidR="006C398D" w:rsidRPr="00265F51">
        <w:rPr>
          <w:rFonts w:ascii="Times New Roman" w:eastAsia="Times New Roman" w:hAnsi="Times New Roman" w:cs="Times New Roman"/>
        </w:rPr>
        <w:t>M</w:t>
      </w:r>
      <w:r w:rsidRPr="00265F51">
        <w:rPr>
          <w:rFonts w:ascii="Times New Roman" w:eastAsia="Times New Roman" w:hAnsi="Times New Roman" w:cs="Times New Roman"/>
        </w:rPr>
        <w:t xml:space="preserve">odel 3 reveals that an increase in the effective number of SHIELD centers in </w:t>
      </w:r>
      <w:r w:rsidR="003D431C" w:rsidRPr="00DA49D9">
        <w:rPr>
          <w:rFonts w:ascii="Times New Roman" w:eastAsia="Times New Roman" w:hAnsi="Times New Roman" w:cs="Times New Roman"/>
        </w:rPr>
        <w:t>high</w:t>
      </w:r>
      <w:r w:rsidR="003D431C" w:rsidRPr="00265F51">
        <w:rPr>
          <w:rFonts w:ascii="Times New Roman" w:eastAsia="Times New Roman" w:hAnsi="Times New Roman" w:cs="Times New Roman"/>
        </w:rPr>
        <w:t xml:space="preserve"> </w:t>
      </w:r>
      <w:r w:rsidRPr="00265F51">
        <w:rPr>
          <w:rFonts w:ascii="Times New Roman" w:eastAsia="Times New Roman" w:hAnsi="Times New Roman" w:cs="Times New Roman"/>
        </w:rPr>
        <w:t xml:space="preserve">disadvantaged ADI areas is </w:t>
      </w:r>
      <w:r w:rsidR="004D4976" w:rsidRPr="00265F51">
        <w:rPr>
          <w:rFonts w:ascii="Times New Roman" w:eastAsia="Times New Roman" w:hAnsi="Times New Roman" w:cs="Times New Roman"/>
        </w:rPr>
        <w:t>associated with a</w:t>
      </w:r>
      <w:r w:rsidRPr="00265F51">
        <w:rPr>
          <w:rFonts w:ascii="Times New Roman" w:eastAsia="Times New Roman" w:hAnsi="Times New Roman" w:cs="Times New Roman"/>
        </w:rPr>
        <w:t xml:space="preserve"> </w:t>
      </w:r>
      <w:r w:rsidR="005C5498" w:rsidRPr="00265F51">
        <w:rPr>
          <w:rFonts w:ascii="Times New Roman" w:eastAsia="Times New Roman" w:hAnsi="Times New Roman" w:cs="Times New Roman"/>
        </w:rPr>
        <w:t>reduction in the COVID-19</w:t>
      </w:r>
      <w:r w:rsidRPr="00265F51">
        <w:rPr>
          <w:rFonts w:ascii="Times New Roman" w:eastAsia="Times New Roman" w:hAnsi="Times New Roman" w:cs="Times New Roman"/>
        </w:rPr>
        <w:t xml:space="preserve"> admission rate (</w:t>
      </w:r>
      <m:oMath>
        <m:r>
          <w:rPr>
            <w:rFonts w:ascii="Cambria Math" w:eastAsia="Times New Roman" w:hAnsi="Cambria Math" w:cs="Times New Roman"/>
          </w:rPr>
          <m:t xml:space="preserve">β=-0.006, </m:t>
        </m:r>
      </m:oMath>
      <w:r w:rsidRPr="00265F51">
        <w:rPr>
          <w:rFonts w:ascii="Times New Roman" w:eastAsia="Times New Roman" w:hAnsi="Times New Roman" w:cs="Times New Roman"/>
          <w:i/>
        </w:rPr>
        <w:t xml:space="preserve">p </w:t>
      </w:r>
      <w:r w:rsidRPr="00265F51">
        <w:rPr>
          <w:rFonts w:ascii="Times New Roman" w:eastAsia="Times New Roman" w:hAnsi="Times New Roman" w:cs="Times New Roman"/>
          <w:iCs/>
        </w:rPr>
        <w:t>&lt; 0.1</w:t>
      </w:r>
      <w:r w:rsidRPr="00265F51">
        <w:rPr>
          <w:rFonts w:ascii="Times New Roman" w:eastAsia="Times New Roman" w:hAnsi="Times New Roman" w:cs="Times New Roman"/>
        </w:rPr>
        <w:t>).</w:t>
      </w:r>
      <w:r w:rsidR="00DF0B24">
        <w:rPr>
          <w:rFonts w:ascii="Times New Roman" w:eastAsia="Times New Roman" w:hAnsi="Times New Roman" w:cs="Times New Roman"/>
        </w:rPr>
        <w:t xml:space="preserve"> </w:t>
      </w:r>
      <w:r w:rsidR="00DF0B24" w:rsidRPr="00244B10">
        <w:rPr>
          <w:rFonts w:ascii="Times New Roman" w:eastAsia="Times New Roman" w:hAnsi="Times New Roman" w:cs="Times New Roman"/>
        </w:rPr>
        <w:t xml:space="preserve">Thus, during the </w:t>
      </w:r>
      <w:r w:rsidR="00434D2B">
        <w:rPr>
          <w:rFonts w:ascii="Times New Roman" w:eastAsia="Times New Roman" w:hAnsi="Times New Roman" w:cs="Times New Roman"/>
        </w:rPr>
        <w:t>Omicron</w:t>
      </w:r>
      <w:r w:rsidR="00DF0B24" w:rsidRPr="00244B10">
        <w:rPr>
          <w:rFonts w:ascii="Times New Roman" w:eastAsia="Times New Roman" w:hAnsi="Times New Roman" w:cs="Times New Roman"/>
        </w:rPr>
        <w:t xml:space="preserve"> wave, adding one SHIELD test center</w:t>
      </w:r>
      <w:r w:rsidR="00434D2B">
        <w:rPr>
          <w:rFonts w:ascii="Times New Roman" w:eastAsia="Times New Roman" w:hAnsi="Times New Roman" w:cs="Times New Roman"/>
        </w:rPr>
        <w:t xml:space="preserve"> in more disadvantaged </w:t>
      </w:r>
      <w:r w:rsidR="00893CA0">
        <w:rPr>
          <w:rFonts w:ascii="Times New Roman" w:eastAsia="Times New Roman" w:hAnsi="Times New Roman" w:cs="Times New Roman"/>
        </w:rPr>
        <w:t>zip codes</w:t>
      </w:r>
      <w:r w:rsidR="00DF0B24" w:rsidRPr="00244B10">
        <w:rPr>
          <w:rFonts w:ascii="Times New Roman" w:eastAsia="Times New Roman" w:hAnsi="Times New Roman" w:cs="Times New Roman"/>
        </w:rPr>
        <w:t xml:space="preserve"> is estimated to reduce the COVID-19 ICU admission rate from 0.0</w:t>
      </w:r>
      <w:r w:rsidR="000D6AC2">
        <w:rPr>
          <w:rFonts w:ascii="Times New Roman" w:eastAsia="Times New Roman" w:hAnsi="Times New Roman" w:cs="Times New Roman"/>
        </w:rPr>
        <w:t>63</w:t>
      </w:r>
      <w:r w:rsidR="00DF0B24" w:rsidRPr="00244B10">
        <w:rPr>
          <w:rFonts w:ascii="Times New Roman" w:eastAsia="Times New Roman" w:hAnsi="Times New Roman" w:cs="Times New Roman"/>
        </w:rPr>
        <w:t xml:space="preserve"> to 0.0</w:t>
      </w:r>
      <w:r w:rsidR="00893CA0">
        <w:rPr>
          <w:rFonts w:ascii="Times New Roman" w:eastAsia="Times New Roman" w:hAnsi="Times New Roman" w:cs="Times New Roman"/>
        </w:rPr>
        <w:t>57</w:t>
      </w:r>
      <w:r w:rsidR="00DF0B24" w:rsidRPr="00244B10">
        <w:rPr>
          <w:rFonts w:ascii="Times New Roman" w:eastAsia="Times New Roman" w:hAnsi="Times New Roman" w:cs="Times New Roman"/>
        </w:rPr>
        <w:t xml:space="preserve"> per 1,000 population.</w:t>
      </w:r>
    </w:p>
    <w:p w14:paraId="5DB25CE1" w14:textId="77777777" w:rsidR="008A01BD" w:rsidRPr="00D2324A" w:rsidRDefault="008A01BD" w:rsidP="008A01BD">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lastRenderedPageBreak/>
        <w:t>Table 2</w:t>
      </w:r>
      <w:r>
        <w:rPr>
          <w:rFonts w:ascii="Times New Roman" w:eastAsia="Times New Roman" w:hAnsi="Times New Roman" w:cs="Times New Roman"/>
          <w:sz w:val="18"/>
          <w:szCs w:val="18"/>
        </w:rPr>
        <w:t>: Impact of SHIELD test centers and ADI on COVID</w:t>
      </w:r>
      <w:sdt>
        <w:sdtPr>
          <w:tag w:val="goog_rdk_216"/>
          <w:id w:val="305588278"/>
        </w:sdtPr>
        <w:sdtEndPr/>
        <w:sdtContent>
          <w:r>
            <w:rPr>
              <w:rFonts w:ascii="Times New Roman" w:eastAsia="Times New Roman" w:hAnsi="Times New Roman" w:cs="Times New Roman"/>
              <w:sz w:val="18"/>
              <w:szCs w:val="18"/>
            </w:rPr>
            <w:t>-19</w:t>
          </w:r>
        </w:sdtContent>
      </w:sdt>
      <w:r>
        <w:rPr>
          <w:rFonts w:ascii="Times New Roman" w:eastAsia="Times New Roman" w:hAnsi="Times New Roman" w:cs="Times New Roman"/>
          <w:sz w:val="18"/>
          <w:szCs w:val="18"/>
        </w:rPr>
        <w:t xml:space="preserve"> ICU admission rates </w:t>
      </w:r>
    </w:p>
    <w:tbl>
      <w:tblPr>
        <w:tblStyle w:val="TableGrid"/>
        <w:tblW w:w="9810"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25"/>
        <w:gridCol w:w="895"/>
        <w:gridCol w:w="900"/>
        <w:gridCol w:w="900"/>
        <w:gridCol w:w="900"/>
        <w:gridCol w:w="900"/>
        <w:gridCol w:w="900"/>
        <w:gridCol w:w="900"/>
        <w:gridCol w:w="990"/>
        <w:gridCol w:w="900"/>
      </w:tblGrid>
      <w:tr w:rsidR="008A01BD" w:rsidRPr="00151563" w14:paraId="5529EA06" w14:textId="77777777" w:rsidTr="008740BB">
        <w:trPr>
          <w:trHeight w:val="213"/>
          <w:jc w:val="center"/>
        </w:trPr>
        <w:tc>
          <w:tcPr>
            <w:tcW w:w="1625" w:type="dxa"/>
            <w:tcBorders>
              <w:top w:val="single" w:sz="4" w:space="0" w:color="auto"/>
              <w:bottom w:val="single" w:sz="4" w:space="0" w:color="auto"/>
            </w:tcBorders>
            <w:noWrap/>
            <w:hideMark/>
          </w:tcPr>
          <w:p w14:paraId="1EA20E10"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8185" w:type="dxa"/>
            <w:gridSpan w:val="9"/>
            <w:tcBorders>
              <w:top w:val="single" w:sz="4" w:space="0" w:color="auto"/>
              <w:bottom w:val="single" w:sz="4" w:space="0" w:color="auto"/>
            </w:tcBorders>
            <w:noWrap/>
            <w:hideMark/>
          </w:tcPr>
          <w:p w14:paraId="4A024BFC"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Dependent Variable: COVID-19 ICU Admission Rate</w:t>
            </w:r>
          </w:p>
        </w:tc>
      </w:tr>
      <w:tr w:rsidR="008A01BD" w:rsidRPr="00151563" w14:paraId="00782668" w14:textId="77777777" w:rsidTr="008740BB">
        <w:trPr>
          <w:trHeight w:val="458"/>
          <w:jc w:val="center"/>
        </w:trPr>
        <w:tc>
          <w:tcPr>
            <w:tcW w:w="1625" w:type="dxa"/>
            <w:tcBorders>
              <w:top w:val="single" w:sz="4" w:space="0" w:color="auto"/>
            </w:tcBorders>
            <w:noWrap/>
            <w:hideMark/>
          </w:tcPr>
          <w:p w14:paraId="4403BC19"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Independent Variable</w:t>
            </w:r>
          </w:p>
        </w:tc>
        <w:tc>
          <w:tcPr>
            <w:tcW w:w="895" w:type="dxa"/>
            <w:tcBorders>
              <w:top w:val="single" w:sz="4" w:space="0" w:color="auto"/>
            </w:tcBorders>
            <w:hideMark/>
          </w:tcPr>
          <w:p w14:paraId="5E53F5B4"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1 </w:t>
            </w:r>
            <w:r w:rsidRPr="00151563">
              <w:rPr>
                <w:rFonts w:ascii="Times New Roman" w:eastAsia="Times New Roman" w:hAnsi="Times New Roman" w:cs="Times New Roman"/>
                <w:color w:val="000000"/>
                <w:sz w:val="16"/>
                <w:szCs w:val="16"/>
              </w:rPr>
              <w:br/>
              <w:t>(Alpha)</w:t>
            </w:r>
          </w:p>
        </w:tc>
        <w:tc>
          <w:tcPr>
            <w:tcW w:w="900" w:type="dxa"/>
            <w:tcBorders>
              <w:top w:val="single" w:sz="4" w:space="0" w:color="auto"/>
            </w:tcBorders>
            <w:hideMark/>
          </w:tcPr>
          <w:p w14:paraId="5605E670"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1 </w:t>
            </w:r>
            <w:r w:rsidRPr="00151563">
              <w:rPr>
                <w:rFonts w:ascii="Times New Roman" w:eastAsia="Times New Roman" w:hAnsi="Times New Roman" w:cs="Times New Roman"/>
                <w:color w:val="000000"/>
                <w:sz w:val="16"/>
                <w:szCs w:val="16"/>
              </w:rPr>
              <w:br/>
              <w:t>(Delta)</w:t>
            </w:r>
          </w:p>
        </w:tc>
        <w:tc>
          <w:tcPr>
            <w:tcW w:w="900" w:type="dxa"/>
            <w:tcBorders>
              <w:top w:val="single" w:sz="4" w:space="0" w:color="auto"/>
            </w:tcBorders>
            <w:hideMark/>
          </w:tcPr>
          <w:p w14:paraId="3B662DAE"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1 </w:t>
            </w:r>
            <w:r w:rsidRPr="00151563">
              <w:rPr>
                <w:rFonts w:ascii="Times New Roman" w:eastAsia="Times New Roman" w:hAnsi="Times New Roman" w:cs="Times New Roman"/>
                <w:color w:val="000000"/>
                <w:sz w:val="16"/>
                <w:szCs w:val="16"/>
              </w:rPr>
              <w:br/>
              <w:t>(Omicron)</w:t>
            </w:r>
          </w:p>
        </w:tc>
        <w:tc>
          <w:tcPr>
            <w:tcW w:w="900" w:type="dxa"/>
            <w:tcBorders>
              <w:top w:val="single" w:sz="4" w:space="0" w:color="auto"/>
            </w:tcBorders>
            <w:hideMark/>
          </w:tcPr>
          <w:p w14:paraId="59F341A1"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2 </w:t>
            </w:r>
            <w:r w:rsidRPr="00151563">
              <w:rPr>
                <w:rFonts w:ascii="Times New Roman" w:eastAsia="Times New Roman" w:hAnsi="Times New Roman" w:cs="Times New Roman"/>
                <w:color w:val="000000"/>
                <w:sz w:val="16"/>
                <w:szCs w:val="16"/>
              </w:rPr>
              <w:br/>
              <w:t>(Alpha)</w:t>
            </w:r>
          </w:p>
        </w:tc>
        <w:tc>
          <w:tcPr>
            <w:tcW w:w="900" w:type="dxa"/>
            <w:tcBorders>
              <w:top w:val="single" w:sz="4" w:space="0" w:color="auto"/>
            </w:tcBorders>
            <w:hideMark/>
          </w:tcPr>
          <w:p w14:paraId="64299A06"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2 </w:t>
            </w:r>
            <w:r w:rsidRPr="00151563">
              <w:rPr>
                <w:rFonts w:ascii="Times New Roman" w:eastAsia="Times New Roman" w:hAnsi="Times New Roman" w:cs="Times New Roman"/>
                <w:color w:val="000000"/>
                <w:sz w:val="16"/>
                <w:szCs w:val="16"/>
              </w:rPr>
              <w:br/>
              <w:t>(Delta)</w:t>
            </w:r>
          </w:p>
        </w:tc>
        <w:tc>
          <w:tcPr>
            <w:tcW w:w="900" w:type="dxa"/>
            <w:tcBorders>
              <w:top w:val="single" w:sz="4" w:space="0" w:color="auto"/>
            </w:tcBorders>
            <w:hideMark/>
          </w:tcPr>
          <w:p w14:paraId="2B06BE89"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2 </w:t>
            </w:r>
            <w:r w:rsidRPr="00151563">
              <w:rPr>
                <w:rFonts w:ascii="Times New Roman" w:eastAsia="Times New Roman" w:hAnsi="Times New Roman" w:cs="Times New Roman"/>
                <w:color w:val="000000"/>
                <w:sz w:val="16"/>
                <w:szCs w:val="16"/>
              </w:rPr>
              <w:br/>
              <w:t>(Omicron)</w:t>
            </w:r>
          </w:p>
        </w:tc>
        <w:tc>
          <w:tcPr>
            <w:tcW w:w="900" w:type="dxa"/>
            <w:tcBorders>
              <w:top w:val="single" w:sz="4" w:space="0" w:color="auto"/>
            </w:tcBorders>
            <w:hideMark/>
          </w:tcPr>
          <w:p w14:paraId="3CC845E4"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3 </w:t>
            </w:r>
            <w:r w:rsidRPr="00151563">
              <w:rPr>
                <w:rFonts w:ascii="Times New Roman" w:eastAsia="Times New Roman" w:hAnsi="Times New Roman" w:cs="Times New Roman"/>
                <w:color w:val="000000"/>
                <w:sz w:val="16"/>
                <w:szCs w:val="16"/>
              </w:rPr>
              <w:br/>
              <w:t>(Alpha)</w:t>
            </w:r>
          </w:p>
        </w:tc>
        <w:tc>
          <w:tcPr>
            <w:tcW w:w="990" w:type="dxa"/>
            <w:tcBorders>
              <w:top w:val="single" w:sz="4" w:space="0" w:color="auto"/>
            </w:tcBorders>
            <w:hideMark/>
          </w:tcPr>
          <w:p w14:paraId="6A2E178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3 </w:t>
            </w:r>
            <w:r w:rsidRPr="00151563">
              <w:rPr>
                <w:rFonts w:ascii="Times New Roman" w:eastAsia="Times New Roman" w:hAnsi="Times New Roman" w:cs="Times New Roman"/>
                <w:color w:val="000000"/>
                <w:sz w:val="16"/>
                <w:szCs w:val="16"/>
              </w:rPr>
              <w:br/>
              <w:t>(Delta)</w:t>
            </w:r>
          </w:p>
        </w:tc>
        <w:tc>
          <w:tcPr>
            <w:tcW w:w="900" w:type="dxa"/>
            <w:tcBorders>
              <w:top w:val="single" w:sz="4" w:space="0" w:color="auto"/>
            </w:tcBorders>
            <w:hideMark/>
          </w:tcPr>
          <w:p w14:paraId="0549EF90"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3 </w:t>
            </w:r>
            <w:r w:rsidRPr="00151563">
              <w:rPr>
                <w:rFonts w:ascii="Times New Roman" w:eastAsia="Times New Roman" w:hAnsi="Times New Roman" w:cs="Times New Roman"/>
                <w:color w:val="000000"/>
                <w:sz w:val="16"/>
                <w:szCs w:val="16"/>
              </w:rPr>
              <w:br/>
              <w:t>(Omicron)</w:t>
            </w:r>
          </w:p>
        </w:tc>
      </w:tr>
      <w:tr w:rsidR="008A01BD" w:rsidRPr="00151563" w14:paraId="3A4CDD9A" w14:textId="77777777" w:rsidTr="008740BB">
        <w:trPr>
          <w:trHeight w:val="260"/>
          <w:jc w:val="center"/>
        </w:trPr>
        <w:tc>
          <w:tcPr>
            <w:tcW w:w="1625" w:type="dxa"/>
            <w:noWrap/>
            <w:hideMark/>
          </w:tcPr>
          <w:p w14:paraId="1C661503"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Effective Number of SHIELD Centers</w:t>
            </w:r>
          </w:p>
        </w:tc>
        <w:tc>
          <w:tcPr>
            <w:tcW w:w="895" w:type="dxa"/>
            <w:hideMark/>
          </w:tcPr>
          <w:p w14:paraId="1340D488"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-0.00542</w:t>
            </w:r>
            <w:r w:rsidRPr="00151563">
              <w:rPr>
                <w:rFonts w:ascii="Times New Roman" w:eastAsia="Times New Roman" w:hAnsi="Times New Roman" w:cs="Times New Roman"/>
                <w:color w:val="000000"/>
                <w:sz w:val="16"/>
                <w:szCs w:val="16"/>
              </w:rPr>
              <w:br/>
              <w:t>(0.00542)</w:t>
            </w:r>
          </w:p>
        </w:tc>
        <w:tc>
          <w:tcPr>
            <w:tcW w:w="900" w:type="dxa"/>
            <w:hideMark/>
          </w:tcPr>
          <w:p w14:paraId="39262C7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0.00004</w:t>
            </w:r>
            <w:r w:rsidRPr="00151563">
              <w:rPr>
                <w:rFonts w:ascii="Times New Roman" w:eastAsia="Times New Roman" w:hAnsi="Times New Roman" w:cs="Times New Roman"/>
                <w:color w:val="000000"/>
                <w:sz w:val="16"/>
                <w:szCs w:val="16"/>
              </w:rPr>
              <w:br/>
              <w:t>(0.00088)</w:t>
            </w:r>
          </w:p>
          <w:p w14:paraId="088515F5"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00" w:type="dxa"/>
            <w:hideMark/>
          </w:tcPr>
          <w:p w14:paraId="74A81AB0"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-0.00249</w:t>
            </w:r>
            <w:r w:rsidRPr="00151563">
              <w:rPr>
                <w:rFonts w:ascii="Times New Roman" w:eastAsia="Times New Roman" w:hAnsi="Times New Roman" w:cs="Times New Roman"/>
                <w:color w:val="000000"/>
                <w:sz w:val="16"/>
                <w:szCs w:val="16"/>
              </w:rPr>
              <w:br/>
              <w:t>(0.00165)</w:t>
            </w:r>
          </w:p>
          <w:p w14:paraId="7014C51A"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00" w:type="dxa"/>
            <w:noWrap/>
            <w:hideMark/>
          </w:tcPr>
          <w:p w14:paraId="67DA5753"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noWrap/>
            <w:hideMark/>
          </w:tcPr>
          <w:p w14:paraId="3E55061C"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noWrap/>
            <w:hideMark/>
          </w:tcPr>
          <w:p w14:paraId="5ED83CC8"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noWrap/>
            <w:hideMark/>
          </w:tcPr>
          <w:p w14:paraId="28A0B1F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-0.00853</w:t>
            </w:r>
          </w:p>
          <w:p w14:paraId="37D89E2F"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(0.00957)</w:t>
            </w:r>
          </w:p>
        </w:tc>
        <w:tc>
          <w:tcPr>
            <w:tcW w:w="990" w:type="dxa"/>
            <w:noWrap/>
            <w:hideMark/>
          </w:tcPr>
          <w:p w14:paraId="0C394D2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0.00086</w:t>
            </w:r>
          </w:p>
          <w:p w14:paraId="0D5200CE"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(0.00104)</w:t>
            </w:r>
          </w:p>
          <w:p w14:paraId="1DF58953"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00" w:type="dxa"/>
            <w:noWrap/>
            <w:hideMark/>
          </w:tcPr>
          <w:p w14:paraId="6FA1E840"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0.00030</w:t>
            </w:r>
          </w:p>
          <w:p w14:paraId="3157DACF"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(0.00217) </w:t>
            </w:r>
          </w:p>
          <w:p w14:paraId="1271FEE9" w14:textId="77777777" w:rsidR="008A01BD" w:rsidRPr="00151563" w:rsidRDefault="008A01BD" w:rsidP="008740BB">
            <w:pPr>
              <w:jc w:val="center"/>
              <w:rPr>
                <w:rFonts w:ascii="Times New Roman" w:eastAsia="Times New Roman" w:hAnsi="Times New Roman" w:cs="Times New Roman"/>
                <w:color w:val="000000"/>
                <w:sz w:val="16"/>
                <w:szCs w:val="16"/>
              </w:rPr>
            </w:pPr>
          </w:p>
        </w:tc>
      </w:tr>
      <w:tr w:rsidR="008A01BD" w:rsidRPr="00151563" w14:paraId="31AB1442" w14:textId="77777777" w:rsidTr="008740BB">
        <w:trPr>
          <w:trHeight w:val="377"/>
          <w:jc w:val="center"/>
        </w:trPr>
        <w:tc>
          <w:tcPr>
            <w:tcW w:w="1625" w:type="dxa"/>
            <w:noWrap/>
            <w:hideMark/>
          </w:tcPr>
          <w:p w14:paraId="31DE3630"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ADI (High Disadvantaged)</w:t>
            </w:r>
          </w:p>
        </w:tc>
        <w:tc>
          <w:tcPr>
            <w:tcW w:w="895" w:type="dxa"/>
            <w:noWrap/>
            <w:hideMark/>
          </w:tcPr>
          <w:p w14:paraId="34D18FB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noWrap/>
            <w:hideMark/>
          </w:tcPr>
          <w:p w14:paraId="6683A690"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noWrap/>
            <w:hideMark/>
          </w:tcPr>
          <w:p w14:paraId="6399D3E7"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hideMark/>
          </w:tcPr>
          <w:p w14:paraId="1F632CD9"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0.00873</w:t>
            </w:r>
            <w:r w:rsidRPr="00151563">
              <w:rPr>
                <w:rFonts w:ascii="Times New Roman" w:eastAsia="Times New Roman" w:hAnsi="Times New Roman" w:cs="Times New Roman"/>
                <w:color w:val="000000"/>
                <w:sz w:val="16"/>
                <w:szCs w:val="16"/>
              </w:rPr>
              <w:br/>
              <w:t>(0.00839)</w:t>
            </w:r>
          </w:p>
        </w:tc>
        <w:tc>
          <w:tcPr>
            <w:tcW w:w="900" w:type="dxa"/>
            <w:hideMark/>
          </w:tcPr>
          <w:p w14:paraId="3ABC31D6"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0.01609</w:t>
            </w:r>
            <w:r w:rsidRPr="00151563">
              <w:rPr>
                <w:rFonts w:ascii="Times New Roman" w:eastAsia="Times New Roman" w:hAnsi="Times New Roman" w:cs="Times New Roman"/>
                <w:b/>
                <w:bCs/>
                <w:color w:val="000000"/>
                <w:sz w:val="16"/>
                <w:szCs w:val="16"/>
              </w:rPr>
              <w:t>*</w:t>
            </w:r>
            <w:r w:rsidRPr="00151563">
              <w:rPr>
                <w:rFonts w:ascii="Times New Roman" w:eastAsia="Times New Roman" w:hAnsi="Times New Roman" w:cs="Times New Roman"/>
                <w:color w:val="000000"/>
                <w:sz w:val="16"/>
                <w:szCs w:val="16"/>
              </w:rPr>
              <w:br/>
              <w:t>(0.00935)</w:t>
            </w:r>
          </w:p>
          <w:p w14:paraId="60D0B0A3"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00" w:type="dxa"/>
            <w:hideMark/>
          </w:tcPr>
          <w:p w14:paraId="41154B82"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0.02076</w:t>
            </w:r>
            <w:r w:rsidRPr="00151563">
              <w:rPr>
                <w:rFonts w:ascii="Times New Roman" w:eastAsia="Times New Roman" w:hAnsi="Times New Roman" w:cs="Times New Roman"/>
                <w:b/>
                <w:bCs/>
                <w:color w:val="000000"/>
                <w:sz w:val="16"/>
                <w:szCs w:val="16"/>
              </w:rPr>
              <w:t>*</w:t>
            </w:r>
            <w:r w:rsidRPr="00151563">
              <w:rPr>
                <w:rFonts w:ascii="Times New Roman" w:eastAsia="Times New Roman" w:hAnsi="Times New Roman" w:cs="Times New Roman"/>
                <w:color w:val="000000"/>
                <w:sz w:val="16"/>
                <w:szCs w:val="16"/>
              </w:rPr>
              <w:br/>
              <w:t>(0.01259)</w:t>
            </w:r>
          </w:p>
          <w:p w14:paraId="68FEA273"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00" w:type="dxa"/>
            <w:noWrap/>
            <w:hideMark/>
          </w:tcPr>
          <w:p w14:paraId="0BAB0905"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0.00833</w:t>
            </w:r>
          </w:p>
          <w:p w14:paraId="3B85C63B"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(0.00883)</w:t>
            </w:r>
          </w:p>
          <w:p w14:paraId="16128EDE"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90" w:type="dxa"/>
            <w:noWrap/>
            <w:hideMark/>
          </w:tcPr>
          <w:p w14:paraId="60FF8E6C"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0.02103**</w:t>
            </w:r>
          </w:p>
          <w:p w14:paraId="4707B2C8"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(0.01012)</w:t>
            </w:r>
          </w:p>
          <w:p w14:paraId="0D626B91"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00" w:type="dxa"/>
            <w:noWrap/>
            <w:hideMark/>
          </w:tcPr>
          <w:p w14:paraId="13C5430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0.03842**</w:t>
            </w:r>
          </w:p>
          <w:p w14:paraId="11A9944D"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(0.01652) </w:t>
            </w:r>
          </w:p>
        </w:tc>
      </w:tr>
      <w:tr w:rsidR="008A01BD" w:rsidRPr="00151563" w14:paraId="6BF6B063" w14:textId="77777777" w:rsidTr="008740BB">
        <w:trPr>
          <w:trHeight w:val="350"/>
          <w:jc w:val="center"/>
        </w:trPr>
        <w:tc>
          <w:tcPr>
            <w:tcW w:w="1625" w:type="dxa"/>
            <w:tcBorders>
              <w:bottom w:val="single" w:sz="4" w:space="0" w:color="auto"/>
            </w:tcBorders>
            <w:hideMark/>
          </w:tcPr>
          <w:p w14:paraId="0B34E9FE"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Effective Number of SHIELD Centers*ADI (High Disadvantaged)</w:t>
            </w:r>
          </w:p>
        </w:tc>
        <w:tc>
          <w:tcPr>
            <w:tcW w:w="895" w:type="dxa"/>
            <w:tcBorders>
              <w:bottom w:val="single" w:sz="4" w:space="0" w:color="auto"/>
            </w:tcBorders>
            <w:noWrap/>
            <w:hideMark/>
          </w:tcPr>
          <w:p w14:paraId="080169B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3941BDBE"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2A18EC34"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192A59FD"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08CB0340"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6F485489"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tcBorders>
              <w:bottom w:val="single" w:sz="4" w:space="0" w:color="auto"/>
            </w:tcBorders>
            <w:hideMark/>
          </w:tcPr>
          <w:p w14:paraId="44E00501"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0.00408</w:t>
            </w:r>
            <w:r w:rsidRPr="00151563">
              <w:rPr>
                <w:rFonts w:ascii="Times New Roman" w:eastAsia="Times New Roman" w:hAnsi="Times New Roman" w:cs="Times New Roman"/>
                <w:color w:val="000000"/>
                <w:sz w:val="16"/>
                <w:szCs w:val="16"/>
              </w:rPr>
              <w:br/>
              <w:t>(0.01162)</w:t>
            </w:r>
          </w:p>
        </w:tc>
        <w:tc>
          <w:tcPr>
            <w:tcW w:w="990" w:type="dxa"/>
            <w:tcBorders>
              <w:bottom w:val="single" w:sz="4" w:space="0" w:color="auto"/>
            </w:tcBorders>
            <w:hideMark/>
          </w:tcPr>
          <w:p w14:paraId="612CCD4E"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-0.00247</w:t>
            </w:r>
            <w:r w:rsidRPr="00151563">
              <w:rPr>
                <w:rFonts w:ascii="Times New Roman" w:eastAsia="Times New Roman" w:hAnsi="Times New Roman" w:cs="Times New Roman"/>
                <w:color w:val="000000"/>
                <w:sz w:val="16"/>
                <w:szCs w:val="16"/>
              </w:rPr>
              <w:br/>
              <w:t>(0.00199)</w:t>
            </w:r>
          </w:p>
        </w:tc>
        <w:tc>
          <w:tcPr>
            <w:tcW w:w="900" w:type="dxa"/>
            <w:tcBorders>
              <w:bottom w:val="single" w:sz="4" w:space="0" w:color="auto"/>
            </w:tcBorders>
            <w:hideMark/>
          </w:tcPr>
          <w:p w14:paraId="0ECD104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-0.00594*</w:t>
            </w:r>
            <w:r w:rsidRPr="00151563">
              <w:rPr>
                <w:rFonts w:ascii="Times New Roman" w:eastAsia="Times New Roman" w:hAnsi="Times New Roman" w:cs="Times New Roman"/>
                <w:color w:val="000000"/>
                <w:sz w:val="16"/>
                <w:szCs w:val="16"/>
              </w:rPr>
              <w:br/>
              <w:t>(0.00331)</w:t>
            </w:r>
          </w:p>
        </w:tc>
      </w:tr>
      <w:tr w:rsidR="008A01BD" w:rsidRPr="00151563" w14:paraId="2FE8A6DA" w14:textId="77777777" w:rsidTr="008740BB">
        <w:trPr>
          <w:trHeight w:val="125"/>
          <w:jc w:val="center"/>
        </w:trPr>
        <w:tc>
          <w:tcPr>
            <w:tcW w:w="1625" w:type="dxa"/>
            <w:tcBorders>
              <w:top w:val="single" w:sz="4" w:space="0" w:color="auto"/>
              <w:bottom w:val="nil"/>
            </w:tcBorders>
            <w:noWrap/>
            <w:hideMark/>
          </w:tcPr>
          <w:p w14:paraId="71D9A712"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Number of observations</w:t>
            </w:r>
          </w:p>
        </w:tc>
        <w:tc>
          <w:tcPr>
            <w:tcW w:w="895" w:type="dxa"/>
            <w:tcBorders>
              <w:top w:val="single" w:sz="4" w:space="0" w:color="auto"/>
              <w:bottom w:val="nil"/>
            </w:tcBorders>
            <w:noWrap/>
            <w:hideMark/>
          </w:tcPr>
          <w:p w14:paraId="45EB46F7"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573</w:t>
            </w:r>
          </w:p>
          <w:p w14:paraId="6E0E3B15"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32FD8E2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c>
          <w:tcPr>
            <w:tcW w:w="900" w:type="dxa"/>
            <w:tcBorders>
              <w:top w:val="single" w:sz="4" w:space="0" w:color="auto"/>
              <w:bottom w:val="nil"/>
            </w:tcBorders>
            <w:noWrap/>
            <w:hideMark/>
          </w:tcPr>
          <w:p w14:paraId="4443ACB6"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c>
          <w:tcPr>
            <w:tcW w:w="900" w:type="dxa"/>
            <w:tcBorders>
              <w:top w:val="single" w:sz="4" w:space="0" w:color="auto"/>
              <w:bottom w:val="nil"/>
            </w:tcBorders>
            <w:noWrap/>
            <w:hideMark/>
          </w:tcPr>
          <w:p w14:paraId="73459895"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573</w:t>
            </w:r>
          </w:p>
        </w:tc>
        <w:tc>
          <w:tcPr>
            <w:tcW w:w="900" w:type="dxa"/>
            <w:tcBorders>
              <w:top w:val="single" w:sz="4" w:space="0" w:color="auto"/>
              <w:bottom w:val="nil"/>
            </w:tcBorders>
            <w:noWrap/>
            <w:hideMark/>
          </w:tcPr>
          <w:p w14:paraId="4FFB7D7F"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c>
          <w:tcPr>
            <w:tcW w:w="900" w:type="dxa"/>
            <w:tcBorders>
              <w:top w:val="single" w:sz="4" w:space="0" w:color="auto"/>
              <w:bottom w:val="nil"/>
            </w:tcBorders>
            <w:noWrap/>
            <w:hideMark/>
          </w:tcPr>
          <w:p w14:paraId="7E0A443B"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p w14:paraId="6AE87621"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7308C300"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573</w:t>
            </w:r>
          </w:p>
          <w:p w14:paraId="322DD04F"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90" w:type="dxa"/>
            <w:tcBorders>
              <w:top w:val="single" w:sz="4" w:space="0" w:color="auto"/>
              <w:bottom w:val="nil"/>
            </w:tcBorders>
            <w:noWrap/>
            <w:hideMark/>
          </w:tcPr>
          <w:p w14:paraId="229D438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c>
          <w:tcPr>
            <w:tcW w:w="900" w:type="dxa"/>
            <w:tcBorders>
              <w:top w:val="single" w:sz="4" w:space="0" w:color="auto"/>
              <w:bottom w:val="nil"/>
            </w:tcBorders>
            <w:noWrap/>
            <w:hideMark/>
          </w:tcPr>
          <w:p w14:paraId="0634BAA3"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r>
      <w:tr w:rsidR="008A01BD" w:rsidRPr="00151563" w14:paraId="1EEFAD6A" w14:textId="77777777" w:rsidTr="008740BB">
        <w:trPr>
          <w:trHeight w:val="384"/>
          <w:jc w:val="center"/>
        </w:trPr>
        <w:tc>
          <w:tcPr>
            <w:tcW w:w="1625" w:type="dxa"/>
            <w:tcBorders>
              <w:top w:val="nil"/>
            </w:tcBorders>
            <w:noWrap/>
            <w:hideMark/>
          </w:tcPr>
          <w:p w14:paraId="0B55D669"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Mean of the dependent variable in the control group</w:t>
            </w:r>
          </w:p>
        </w:tc>
        <w:tc>
          <w:tcPr>
            <w:tcW w:w="895" w:type="dxa"/>
            <w:tcBorders>
              <w:top w:val="nil"/>
            </w:tcBorders>
            <w:noWrap/>
            <w:hideMark/>
          </w:tcPr>
          <w:p w14:paraId="770F2C1E"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0.03</w:t>
            </w:r>
          </w:p>
        </w:tc>
        <w:tc>
          <w:tcPr>
            <w:tcW w:w="900" w:type="dxa"/>
            <w:tcBorders>
              <w:top w:val="nil"/>
            </w:tcBorders>
            <w:noWrap/>
            <w:hideMark/>
          </w:tcPr>
          <w:p w14:paraId="1C1C8106"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0C8E7C0E"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5139D364"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0.03</w:t>
            </w:r>
          </w:p>
        </w:tc>
        <w:tc>
          <w:tcPr>
            <w:tcW w:w="900" w:type="dxa"/>
            <w:tcBorders>
              <w:top w:val="nil"/>
            </w:tcBorders>
            <w:noWrap/>
            <w:hideMark/>
          </w:tcPr>
          <w:p w14:paraId="326F86E9"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7B975B7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789D586B"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0.03</w:t>
            </w:r>
          </w:p>
        </w:tc>
        <w:tc>
          <w:tcPr>
            <w:tcW w:w="990" w:type="dxa"/>
            <w:tcBorders>
              <w:top w:val="nil"/>
            </w:tcBorders>
            <w:noWrap/>
            <w:hideMark/>
          </w:tcPr>
          <w:p w14:paraId="4755FFE0"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494609B8"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r>
      <w:tr w:rsidR="008A01BD" w:rsidRPr="00151563" w14:paraId="5F8D338F" w14:textId="77777777" w:rsidTr="008740BB">
        <w:trPr>
          <w:trHeight w:val="188"/>
          <w:jc w:val="center"/>
        </w:trPr>
        <w:tc>
          <w:tcPr>
            <w:tcW w:w="1625" w:type="dxa"/>
            <w:tcBorders>
              <w:bottom w:val="nil"/>
            </w:tcBorders>
            <w:noWrap/>
            <w:hideMark/>
          </w:tcPr>
          <w:p w14:paraId="6BDC7F9E"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Conditional R squared</w:t>
            </w:r>
          </w:p>
        </w:tc>
        <w:tc>
          <w:tcPr>
            <w:tcW w:w="895" w:type="dxa"/>
            <w:tcBorders>
              <w:bottom w:val="nil"/>
            </w:tcBorders>
            <w:noWrap/>
            <w:hideMark/>
          </w:tcPr>
          <w:p w14:paraId="0518AE83"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0.59</w:t>
            </w:r>
          </w:p>
        </w:tc>
        <w:tc>
          <w:tcPr>
            <w:tcW w:w="900" w:type="dxa"/>
            <w:tcBorders>
              <w:bottom w:val="nil"/>
            </w:tcBorders>
            <w:noWrap/>
            <w:hideMark/>
          </w:tcPr>
          <w:p w14:paraId="1EEB9076"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bottom w:val="nil"/>
            </w:tcBorders>
            <w:noWrap/>
            <w:hideMark/>
          </w:tcPr>
          <w:p w14:paraId="4E11D389"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c>
          <w:tcPr>
            <w:tcW w:w="900" w:type="dxa"/>
            <w:tcBorders>
              <w:bottom w:val="nil"/>
            </w:tcBorders>
            <w:noWrap/>
            <w:hideMark/>
          </w:tcPr>
          <w:p w14:paraId="1CED125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0.59</w:t>
            </w:r>
          </w:p>
        </w:tc>
        <w:tc>
          <w:tcPr>
            <w:tcW w:w="900" w:type="dxa"/>
            <w:tcBorders>
              <w:bottom w:val="nil"/>
            </w:tcBorders>
            <w:noWrap/>
            <w:hideMark/>
          </w:tcPr>
          <w:p w14:paraId="4DE5C988"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bottom w:val="nil"/>
            </w:tcBorders>
            <w:noWrap/>
            <w:hideMark/>
          </w:tcPr>
          <w:p w14:paraId="03714126"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c>
          <w:tcPr>
            <w:tcW w:w="900" w:type="dxa"/>
            <w:tcBorders>
              <w:bottom w:val="nil"/>
            </w:tcBorders>
            <w:noWrap/>
            <w:hideMark/>
          </w:tcPr>
          <w:p w14:paraId="2ADD0102"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90" w:type="dxa"/>
            <w:tcBorders>
              <w:bottom w:val="nil"/>
            </w:tcBorders>
            <w:noWrap/>
            <w:hideMark/>
          </w:tcPr>
          <w:p w14:paraId="7B7C7806"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0.59</w:t>
            </w:r>
          </w:p>
        </w:tc>
        <w:tc>
          <w:tcPr>
            <w:tcW w:w="900" w:type="dxa"/>
            <w:tcBorders>
              <w:bottom w:val="nil"/>
            </w:tcBorders>
            <w:noWrap/>
            <w:hideMark/>
          </w:tcPr>
          <w:p w14:paraId="71157743"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r>
      <w:tr w:rsidR="008A01BD" w:rsidRPr="00151563" w14:paraId="4AD79E4D" w14:textId="77777777" w:rsidTr="008740BB">
        <w:trPr>
          <w:trHeight w:val="350"/>
          <w:jc w:val="center"/>
        </w:trPr>
        <w:tc>
          <w:tcPr>
            <w:tcW w:w="1625" w:type="dxa"/>
            <w:tcBorders>
              <w:top w:val="nil"/>
              <w:bottom w:val="single" w:sz="4" w:space="0" w:color="auto"/>
            </w:tcBorders>
            <w:noWrap/>
            <w:hideMark/>
          </w:tcPr>
          <w:p w14:paraId="46FFD648"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Intraclass Correlation Coefficient (ICC)</w:t>
            </w:r>
          </w:p>
        </w:tc>
        <w:tc>
          <w:tcPr>
            <w:tcW w:w="895" w:type="dxa"/>
            <w:tcBorders>
              <w:top w:val="nil"/>
              <w:bottom w:val="single" w:sz="4" w:space="0" w:color="auto"/>
            </w:tcBorders>
            <w:noWrap/>
            <w:hideMark/>
          </w:tcPr>
          <w:p w14:paraId="5FCC601F"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top w:val="nil"/>
              <w:bottom w:val="single" w:sz="4" w:space="0" w:color="auto"/>
            </w:tcBorders>
            <w:noWrap/>
            <w:hideMark/>
          </w:tcPr>
          <w:p w14:paraId="3E90688B"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top w:val="nil"/>
              <w:bottom w:val="single" w:sz="4" w:space="0" w:color="auto"/>
            </w:tcBorders>
            <w:noWrap/>
            <w:hideMark/>
          </w:tcPr>
          <w:p w14:paraId="450769D2"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c>
          <w:tcPr>
            <w:tcW w:w="900" w:type="dxa"/>
            <w:tcBorders>
              <w:top w:val="nil"/>
              <w:bottom w:val="single" w:sz="4" w:space="0" w:color="auto"/>
            </w:tcBorders>
            <w:noWrap/>
            <w:hideMark/>
          </w:tcPr>
          <w:p w14:paraId="48738883"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top w:val="nil"/>
              <w:bottom w:val="single" w:sz="4" w:space="0" w:color="auto"/>
            </w:tcBorders>
            <w:noWrap/>
            <w:hideMark/>
          </w:tcPr>
          <w:p w14:paraId="1348E0A9"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top w:val="nil"/>
              <w:bottom w:val="single" w:sz="4" w:space="0" w:color="auto"/>
            </w:tcBorders>
            <w:noWrap/>
            <w:hideMark/>
          </w:tcPr>
          <w:p w14:paraId="6DDF696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c>
          <w:tcPr>
            <w:tcW w:w="900" w:type="dxa"/>
            <w:tcBorders>
              <w:top w:val="nil"/>
              <w:bottom w:val="single" w:sz="4" w:space="0" w:color="auto"/>
            </w:tcBorders>
            <w:noWrap/>
            <w:hideMark/>
          </w:tcPr>
          <w:p w14:paraId="2EDC064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90" w:type="dxa"/>
            <w:tcBorders>
              <w:top w:val="nil"/>
              <w:bottom w:val="single" w:sz="4" w:space="0" w:color="auto"/>
            </w:tcBorders>
            <w:noWrap/>
            <w:hideMark/>
          </w:tcPr>
          <w:p w14:paraId="49EA053F"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0.59</w:t>
            </w:r>
          </w:p>
        </w:tc>
        <w:tc>
          <w:tcPr>
            <w:tcW w:w="900" w:type="dxa"/>
            <w:tcBorders>
              <w:top w:val="nil"/>
              <w:bottom w:val="single" w:sz="4" w:space="0" w:color="auto"/>
            </w:tcBorders>
            <w:noWrap/>
            <w:hideMark/>
          </w:tcPr>
          <w:p w14:paraId="31D81CD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r>
      <w:tr w:rsidR="008A01BD" w:rsidRPr="00151563" w14:paraId="68D5C946" w14:textId="77777777" w:rsidTr="008740BB">
        <w:trPr>
          <w:trHeight w:val="159"/>
          <w:jc w:val="center"/>
        </w:trPr>
        <w:tc>
          <w:tcPr>
            <w:tcW w:w="9810" w:type="dxa"/>
            <w:gridSpan w:val="10"/>
            <w:tcBorders>
              <w:top w:val="single" w:sz="4" w:space="0" w:color="auto"/>
            </w:tcBorders>
            <w:noWrap/>
          </w:tcPr>
          <w:p w14:paraId="4CE0D846" w14:textId="77777777" w:rsidR="008A01BD" w:rsidRPr="00151563" w:rsidRDefault="008A01BD" w:rsidP="008740BB">
            <w:pPr>
              <w:jc w:val="both"/>
              <w:rPr>
                <w:rFonts w:ascii="Times New Roman" w:eastAsia="Times New Roman" w:hAnsi="Times New Roman" w:cs="Times New Roman"/>
                <w:color w:val="000000"/>
                <w:sz w:val="16"/>
                <w:szCs w:val="16"/>
              </w:rPr>
            </w:pPr>
            <w:r w:rsidRPr="00151563">
              <w:rPr>
                <w:rFonts w:ascii="Times New Roman" w:eastAsia="Times New Roman" w:hAnsi="Times New Roman" w:cs="Times New Roman"/>
                <w:i/>
                <w:iCs/>
                <w:color w:val="000000"/>
                <w:sz w:val="16"/>
                <w:szCs w:val="16"/>
              </w:rPr>
              <w:t>NOTE</w:t>
            </w:r>
            <w:r w:rsidRPr="00151563">
              <w:rPr>
                <w:rFonts w:ascii="Times New Roman" w:eastAsia="Times New Roman" w:hAnsi="Times New Roman" w:cs="Times New Roman"/>
                <w:color w:val="000000"/>
                <w:sz w:val="16"/>
                <w:szCs w:val="16"/>
              </w:rPr>
              <w:t>: The LMER model</w:t>
            </w:r>
            <w:r w:rsidRPr="00151563">
              <w:rPr>
                <w:rFonts w:ascii="Times New Roman" w:eastAsia="Times New Roman" w:hAnsi="Times New Roman" w:cs="Times New Roman"/>
                <w:sz w:val="16"/>
                <w:szCs w:val="16"/>
              </w:rPr>
              <w:t xml:space="preserve"> included fixed effects such as </w:t>
            </w:r>
            <w:sdt>
              <w:sdtPr>
                <w:rPr>
                  <w:sz w:val="16"/>
                  <w:szCs w:val="16"/>
                </w:rPr>
                <w:tag w:val="goog_rdk_146"/>
                <w:id w:val="-645202635"/>
              </w:sdtPr>
              <w:sdtEndPr/>
              <w:sdtContent>
                <w:r w:rsidRPr="00151563">
                  <w:rPr>
                    <w:rFonts w:ascii="Times New Roman" w:eastAsia="Times New Roman" w:hAnsi="Times New Roman" w:cs="Times New Roman"/>
                    <w:sz w:val="16"/>
                    <w:szCs w:val="16"/>
                  </w:rPr>
                  <w:t xml:space="preserve">the </w:t>
                </w:r>
              </w:sdtContent>
            </w:sdt>
            <w:r w:rsidRPr="00151563">
              <w:rPr>
                <w:rFonts w:ascii="Times New Roman" w:eastAsia="Times New Roman" w:hAnsi="Times New Roman" w:cs="Times New Roman"/>
                <w:sz w:val="16"/>
                <w:szCs w:val="16"/>
              </w:rPr>
              <w:t xml:space="preserve">effective number of SHIELD centers per zip code per month and </w:t>
            </w:r>
            <w:sdt>
              <w:sdtPr>
                <w:rPr>
                  <w:sz w:val="16"/>
                  <w:szCs w:val="16"/>
                </w:rPr>
                <w:tag w:val="goog_rdk_147"/>
                <w:id w:val="1199504836"/>
              </w:sdtPr>
              <w:sdtEndPr/>
              <w:sdtContent>
                <w:r w:rsidRPr="00151563">
                  <w:rPr>
                    <w:rFonts w:ascii="Times New Roman" w:eastAsia="Times New Roman" w:hAnsi="Times New Roman" w:cs="Times New Roman"/>
                    <w:sz w:val="16"/>
                    <w:szCs w:val="16"/>
                  </w:rPr>
                  <w:t xml:space="preserve">the </w:t>
                </w:r>
              </w:sdtContent>
            </w:sdt>
            <w:r w:rsidRPr="00151563">
              <w:rPr>
                <w:rFonts w:ascii="Times New Roman" w:eastAsia="Times New Roman" w:hAnsi="Times New Roman" w:cs="Times New Roman"/>
                <w:sz w:val="16"/>
                <w:szCs w:val="16"/>
              </w:rPr>
              <w:t>ADI category. The model included a random effect for zip code.</w:t>
            </w:r>
            <w:r w:rsidRPr="00151563">
              <w:rPr>
                <w:rFonts w:ascii="Times New Roman" w:eastAsia="Times New Roman" w:hAnsi="Times New Roman" w:cs="Times New Roman"/>
                <w:color w:val="000000"/>
                <w:sz w:val="16"/>
                <w:szCs w:val="16"/>
              </w:rPr>
              <w:t xml:space="preserve"> The unit of observation is the number of zip codes that have patients in </w:t>
            </w:r>
            <w:r>
              <w:rPr>
                <w:rFonts w:ascii="Times New Roman" w:eastAsia="Times New Roman" w:hAnsi="Times New Roman" w:cs="Times New Roman"/>
                <w:color w:val="000000"/>
                <w:sz w:val="16"/>
                <w:szCs w:val="16"/>
              </w:rPr>
              <w:t xml:space="preserve">LUMC </w:t>
            </w:r>
            <w:r w:rsidRPr="00151563">
              <w:rPr>
                <w:rFonts w:ascii="Times New Roman" w:eastAsia="Times New Roman" w:hAnsi="Times New Roman" w:cs="Times New Roman"/>
                <w:color w:val="000000"/>
                <w:sz w:val="16"/>
                <w:szCs w:val="16"/>
              </w:rPr>
              <w:t>ICU. Regression coefficients are shown with robust standard errors in parentheses.  ***p&lt;0.01, **p&lt;0.05, *p&lt;0.1</w:t>
            </w:r>
          </w:p>
        </w:tc>
      </w:tr>
    </w:tbl>
    <w:p w14:paraId="6C976615" w14:textId="77777777" w:rsidR="008A01BD" w:rsidRDefault="008A01BD" w:rsidP="008A01BD">
      <w:pPr>
        <w:spacing w:after="0" w:line="360" w:lineRule="auto"/>
        <w:jc w:val="center"/>
        <w:rPr>
          <w:rFonts w:ascii="Times New Roman" w:eastAsia="Times New Roman" w:hAnsi="Times New Roman" w:cs="Times New Roman"/>
        </w:rPr>
      </w:pPr>
    </w:p>
    <w:p w14:paraId="613156AF" w14:textId="7A593A9A" w:rsidR="002A57CD" w:rsidRPr="001179A0" w:rsidRDefault="008D1755" w:rsidP="00B56C8D">
      <w:pPr>
        <w:spacing w:before="120" w:after="240" w:line="480" w:lineRule="auto"/>
        <w:jc w:val="both"/>
        <w:rPr>
          <w:rFonts w:ascii="Times New Roman" w:eastAsia="Times New Roman" w:hAnsi="Times New Roman" w:cs="Times New Roman"/>
          <w:b/>
        </w:rPr>
      </w:pPr>
      <w:r>
        <w:rPr>
          <w:rFonts w:ascii="Times New Roman" w:eastAsia="Times New Roman" w:hAnsi="Times New Roman" w:cs="Times New Roman"/>
          <w:b/>
        </w:rPr>
        <w:t>Lag Analysis</w:t>
      </w:r>
    </w:p>
    <w:p w14:paraId="272085B0" w14:textId="41FEA5F4" w:rsidR="0057238B" w:rsidRPr="00244B10" w:rsidRDefault="00026B9B" w:rsidP="0057238B">
      <w:pPr>
        <w:spacing w:before="120" w:after="0" w:line="480" w:lineRule="auto"/>
        <w:jc w:val="both"/>
        <w:rPr>
          <w:rFonts w:ascii="Times New Roman" w:eastAsia="Times New Roman" w:hAnsi="Times New Roman" w:cs="Times New Roman"/>
        </w:rPr>
      </w:pPr>
      <w:r w:rsidRPr="00265F51">
        <w:rPr>
          <w:rFonts w:ascii="Times New Roman" w:eastAsia="Times New Roman" w:hAnsi="Times New Roman" w:cs="Times New Roman"/>
        </w:rPr>
        <w:t xml:space="preserve">Table 3 displays a regression analysis investigating the influence of SHIELD test centers and ADI on </w:t>
      </w:r>
      <w:sdt>
        <w:sdtPr>
          <w:tag w:val="goog_rdk_245"/>
          <w:id w:val="-836227711"/>
        </w:sdtPr>
        <w:sdtEndPr/>
        <w:sdtContent>
          <w:r w:rsidRPr="00265F51">
            <w:rPr>
              <w:rFonts w:ascii="Times New Roman" w:eastAsia="Times New Roman" w:hAnsi="Times New Roman" w:cs="Times New Roman"/>
            </w:rPr>
            <w:t>COVID-19</w:t>
          </w:r>
        </w:sdtContent>
      </w:sdt>
      <w:r w:rsidRPr="00265F51">
        <w:rPr>
          <w:rFonts w:ascii="Times New Roman" w:eastAsia="Times New Roman" w:hAnsi="Times New Roman" w:cs="Times New Roman"/>
        </w:rPr>
        <w:t xml:space="preserve"> ICU admission rates with a two-month delay. While none of the models indicate a significant impact of SHIELD test centers in disadvantaged areas during the Alpha wave, in the Delta wave, Model 1 presents a negative and statistically significant estimate (</w:t>
      </w:r>
      <m:oMath>
        <m:r>
          <w:rPr>
            <w:rFonts w:ascii="Cambria Math" w:eastAsia="Times New Roman" w:hAnsi="Cambria Math" w:cs="Times New Roman"/>
          </w:rPr>
          <m:t>β=-0.002</m:t>
        </m:r>
      </m:oMath>
      <w:r w:rsidRPr="00265F51">
        <w:rPr>
          <w:rFonts w:ascii="Times New Roman" w:eastAsia="Times New Roman" w:hAnsi="Times New Roman" w:cs="Times New Roman"/>
        </w:rPr>
        <w:t xml:space="preserve">, </w:t>
      </w:r>
      <w:r w:rsidRPr="00265F51">
        <w:rPr>
          <w:rFonts w:ascii="Times New Roman" w:eastAsia="Times New Roman" w:hAnsi="Times New Roman" w:cs="Times New Roman"/>
          <w:i/>
        </w:rPr>
        <w:t>p</w:t>
      </w:r>
      <w:r w:rsidRPr="00265F51">
        <w:rPr>
          <w:rFonts w:ascii="Times New Roman" w:eastAsia="Times New Roman" w:hAnsi="Times New Roman" w:cs="Times New Roman"/>
        </w:rPr>
        <w:t xml:space="preserve"> &lt; 0.1)</w:t>
      </w:r>
      <w:sdt>
        <w:sdtPr>
          <w:tag w:val="goog_rdk_247"/>
          <w:id w:val="-54791119"/>
        </w:sdtPr>
        <w:sdtEndPr/>
        <w:sdtContent>
          <w:r w:rsidRPr="00265F51">
            <w:rPr>
              <w:rFonts w:ascii="Times New Roman" w:eastAsia="Times New Roman" w:hAnsi="Times New Roman" w:cs="Times New Roman"/>
            </w:rPr>
            <w:t>,</w:t>
          </w:r>
        </w:sdtContent>
      </w:sdt>
      <w:r w:rsidRPr="00265F51">
        <w:rPr>
          <w:rFonts w:ascii="Times New Roman" w:eastAsia="Times New Roman" w:hAnsi="Times New Roman" w:cs="Times New Roman"/>
        </w:rPr>
        <w:t xml:space="preserve"> indicating a considerable reduction in the COVID-19 ICU admission rate two months after an increase in the effective number of </w:t>
      </w:r>
      <w:r w:rsidRPr="00244B10">
        <w:rPr>
          <w:rFonts w:ascii="Times New Roman" w:eastAsia="Times New Roman" w:hAnsi="Times New Roman" w:cs="Times New Roman"/>
        </w:rPr>
        <w:t xml:space="preserve">SHIELD test centers. </w:t>
      </w:r>
      <w:r w:rsidR="00332460" w:rsidRPr="00244B10">
        <w:rPr>
          <w:rFonts w:ascii="Times New Roman" w:eastAsia="Times New Roman" w:hAnsi="Times New Roman" w:cs="Times New Roman"/>
        </w:rPr>
        <w:t>Thus, d</w:t>
      </w:r>
      <w:r w:rsidR="00784581" w:rsidRPr="00244B10">
        <w:rPr>
          <w:rFonts w:ascii="Times New Roman" w:eastAsia="Times New Roman" w:hAnsi="Times New Roman" w:cs="Times New Roman"/>
        </w:rPr>
        <w:t>uring the Delta wave, adding one SHIELD test center is estimated to reduce the COVID-19 ICU admission rate from 0.045 to 0.04</w:t>
      </w:r>
      <w:r w:rsidR="00C90A78">
        <w:rPr>
          <w:rFonts w:ascii="Times New Roman" w:eastAsia="Times New Roman" w:hAnsi="Times New Roman" w:cs="Times New Roman"/>
        </w:rPr>
        <w:t>3</w:t>
      </w:r>
      <w:r w:rsidR="00784581" w:rsidRPr="00244B10">
        <w:rPr>
          <w:rFonts w:ascii="Times New Roman" w:eastAsia="Times New Roman" w:hAnsi="Times New Roman" w:cs="Times New Roman"/>
        </w:rPr>
        <w:t xml:space="preserve"> per 1,000 population.</w:t>
      </w:r>
    </w:p>
    <w:p w14:paraId="0E777788" w14:textId="0891EE49" w:rsidR="00265F51" w:rsidRDefault="00026B9B" w:rsidP="00F42F4A">
      <w:pPr>
        <w:spacing w:after="0" w:line="480" w:lineRule="auto"/>
        <w:jc w:val="both"/>
        <w:rPr>
          <w:rFonts w:ascii="Times New Roman" w:eastAsia="Times New Roman" w:hAnsi="Times New Roman" w:cs="Times New Roman"/>
          <w:b/>
          <w:sz w:val="18"/>
          <w:szCs w:val="18"/>
        </w:rPr>
      </w:pPr>
      <w:r w:rsidRPr="00244B10">
        <w:rPr>
          <w:rFonts w:ascii="Times New Roman" w:eastAsia="Times New Roman" w:hAnsi="Times New Roman" w:cs="Times New Roman"/>
        </w:rPr>
        <w:t>Also, model 2 shows a positive and statistically significant estimate (</w:t>
      </w:r>
      <m:oMath>
        <m:r>
          <w:rPr>
            <w:rFonts w:ascii="Cambria Math" w:eastAsia="Times New Roman" w:hAnsi="Cambria Math" w:cs="Times New Roman"/>
          </w:rPr>
          <m:t>β=0.016</m:t>
        </m:r>
      </m:oMath>
      <w:r w:rsidRPr="00244B10">
        <w:rPr>
          <w:rFonts w:ascii="Times New Roman" w:eastAsia="Times New Roman" w:hAnsi="Times New Roman" w:cs="Times New Roman"/>
        </w:rPr>
        <w:t xml:space="preserve">, </w:t>
      </w:r>
      <w:r w:rsidRPr="00244B10">
        <w:rPr>
          <w:rFonts w:ascii="Times New Roman" w:eastAsia="Times New Roman" w:hAnsi="Times New Roman" w:cs="Times New Roman"/>
          <w:i/>
        </w:rPr>
        <w:t>p</w:t>
      </w:r>
      <w:r w:rsidRPr="00244B10">
        <w:rPr>
          <w:rFonts w:ascii="Times New Roman" w:eastAsia="Times New Roman" w:hAnsi="Times New Roman" w:cs="Times New Roman"/>
        </w:rPr>
        <w:t xml:space="preserve"> &lt; 0.1) for the </w:t>
      </w:r>
      <w:r w:rsidR="003D431C" w:rsidRPr="00244B10">
        <w:rPr>
          <w:rFonts w:ascii="Times New Roman" w:eastAsia="Times New Roman" w:hAnsi="Times New Roman" w:cs="Times New Roman"/>
        </w:rPr>
        <w:t xml:space="preserve">high </w:t>
      </w:r>
      <w:r w:rsidRPr="00244B10">
        <w:rPr>
          <w:rFonts w:ascii="Times New Roman" w:eastAsia="Times New Roman" w:hAnsi="Times New Roman" w:cs="Times New Roman"/>
        </w:rPr>
        <w:t xml:space="preserve">disadvantaged zip codes, suggesting that these areas experienced significantly higher </w:t>
      </w:r>
      <w:sdt>
        <w:sdtPr>
          <w:tag w:val="goog_rdk_248"/>
          <w:id w:val="1917520523"/>
        </w:sdtPr>
        <w:sdtEndPr/>
        <w:sdtContent>
          <w:r w:rsidRPr="00244B10">
            <w:rPr>
              <w:rFonts w:ascii="Times New Roman" w:eastAsia="Times New Roman" w:hAnsi="Times New Roman" w:cs="Times New Roman"/>
            </w:rPr>
            <w:t>COVID-19</w:t>
          </w:r>
        </w:sdtContent>
      </w:sdt>
      <w:r w:rsidRPr="00244B10">
        <w:rPr>
          <w:rFonts w:ascii="Times New Roman" w:eastAsia="Times New Roman" w:hAnsi="Times New Roman" w:cs="Times New Roman"/>
        </w:rPr>
        <w:t xml:space="preserve"> ICU admission rates two months after testing. In </w:t>
      </w:r>
      <w:sdt>
        <w:sdtPr>
          <w:tag w:val="goog_rdk_250"/>
          <w:id w:val="-1150751616"/>
        </w:sdtPr>
        <w:sdtEndPr/>
        <w:sdtContent>
          <w:r w:rsidRPr="00244B10">
            <w:rPr>
              <w:rFonts w:ascii="Times New Roman" w:eastAsia="Times New Roman" w:hAnsi="Times New Roman" w:cs="Times New Roman"/>
            </w:rPr>
            <w:t xml:space="preserve">the </w:t>
          </w:r>
        </w:sdtContent>
      </w:sdt>
      <w:r w:rsidRPr="00244B10">
        <w:rPr>
          <w:rFonts w:ascii="Times New Roman" w:eastAsia="Times New Roman" w:hAnsi="Times New Roman" w:cs="Times New Roman"/>
        </w:rPr>
        <w:t>Omicron wave, Model 2 shows a positive and statistically significant estimate (</w:t>
      </w:r>
      <m:oMath>
        <m:r>
          <w:rPr>
            <w:rFonts w:ascii="Cambria Math" w:eastAsia="Times New Roman" w:hAnsi="Cambria Math" w:cs="Times New Roman"/>
          </w:rPr>
          <m:t>β=</m:t>
        </m:r>
        <m:r>
          <m:rPr>
            <m:sty m:val="p"/>
          </m:rPr>
          <w:rPr>
            <w:rFonts w:ascii="Cambria Math" w:eastAsia="Times New Roman" w:hAnsi="Cambria Math" w:cs="Times New Roman"/>
          </w:rPr>
          <m:t>0.021</m:t>
        </m:r>
      </m:oMath>
      <w:r w:rsidRPr="00244B10">
        <w:rPr>
          <w:rFonts w:ascii="Times New Roman" w:eastAsia="Times New Roman" w:hAnsi="Times New Roman" w:cs="Times New Roman"/>
        </w:rPr>
        <w:t xml:space="preserve">, </w:t>
      </w:r>
      <w:r w:rsidRPr="00244B10">
        <w:rPr>
          <w:rFonts w:ascii="Times New Roman" w:eastAsia="Times New Roman" w:hAnsi="Times New Roman" w:cs="Times New Roman"/>
          <w:i/>
        </w:rPr>
        <w:t>p</w:t>
      </w:r>
      <w:r w:rsidRPr="00244B10">
        <w:rPr>
          <w:rFonts w:ascii="Times New Roman" w:eastAsia="Times New Roman" w:hAnsi="Times New Roman" w:cs="Times New Roman"/>
        </w:rPr>
        <w:t xml:space="preserve"> &lt; 0.1) for the </w:t>
      </w:r>
      <w:r w:rsidR="003D431C" w:rsidRPr="00244B10">
        <w:rPr>
          <w:rFonts w:ascii="Times New Roman" w:eastAsia="Times New Roman" w:hAnsi="Times New Roman" w:cs="Times New Roman"/>
        </w:rPr>
        <w:t xml:space="preserve">high </w:t>
      </w:r>
      <w:r w:rsidRPr="00244B10">
        <w:rPr>
          <w:rFonts w:ascii="Times New Roman" w:eastAsia="Times New Roman" w:hAnsi="Times New Roman" w:cs="Times New Roman"/>
        </w:rPr>
        <w:t xml:space="preserve">disadvantaged zip codes. This suggests that these experienced significantly higher </w:t>
      </w:r>
      <w:sdt>
        <w:sdtPr>
          <w:tag w:val="goog_rdk_251"/>
          <w:id w:val="1509105094"/>
        </w:sdtPr>
        <w:sdtEndPr/>
        <w:sdtContent>
          <w:r w:rsidRPr="00244B10">
            <w:rPr>
              <w:rFonts w:ascii="Times New Roman" w:eastAsia="Times New Roman" w:hAnsi="Times New Roman" w:cs="Times New Roman"/>
            </w:rPr>
            <w:t>COVID-19</w:t>
          </w:r>
        </w:sdtContent>
      </w:sdt>
      <w:r w:rsidRPr="00244B10">
        <w:rPr>
          <w:rFonts w:ascii="Times New Roman" w:eastAsia="Times New Roman" w:hAnsi="Times New Roman" w:cs="Times New Roman"/>
        </w:rPr>
        <w:t xml:space="preserve"> ICU admission rates two months after testing. Also, Model 3 presents a negative estimate (</w:t>
      </w:r>
      <m:oMath>
        <m:r>
          <w:rPr>
            <w:rFonts w:ascii="Cambria Math" w:eastAsia="Times New Roman" w:hAnsi="Cambria Math" w:cs="Times New Roman"/>
          </w:rPr>
          <m:t>β=</m:t>
        </m:r>
        <m:r>
          <m:rPr>
            <m:sty m:val="p"/>
          </m:rPr>
          <w:rPr>
            <w:rFonts w:ascii="Cambria Math" w:eastAsia="Times New Roman" w:hAnsi="Cambria Math" w:cs="Times New Roman"/>
          </w:rPr>
          <m:t>-0.007</m:t>
        </m:r>
      </m:oMath>
      <w:r w:rsidRPr="00244B10">
        <w:rPr>
          <w:rFonts w:ascii="Times New Roman" w:eastAsia="Times New Roman" w:hAnsi="Times New Roman" w:cs="Times New Roman"/>
        </w:rPr>
        <w:t xml:space="preserve">, </w:t>
      </w:r>
      <w:r w:rsidRPr="00244B10">
        <w:rPr>
          <w:rFonts w:ascii="Times New Roman" w:eastAsia="Times New Roman" w:hAnsi="Times New Roman" w:cs="Times New Roman"/>
          <w:i/>
        </w:rPr>
        <w:t>p</w:t>
      </w:r>
      <w:r w:rsidRPr="00244B10">
        <w:rPr>
          <w:rFonts w:ascii="Times New Roman" w:eastAsia="Times New Roman" w:hAnsi="Times New Roman" w:cs="Times New Roman"/>
        </w:rPr>
        <w:t xml:space="preserve"> &lt; 0.1) for the interaction between the effective number of SHIELD test centers and high disadvantaged zip codes. </w:t>
      </w:r>
      <w:r w:rsidR="00F018F6" w:rsidRPr="00244B10">
        <w:rPr>
          <w:rFonts w:ascii="Times New Roman" w:eastAsia="Times New Roman" w:hAnsi="Times New Roman" w:cs="Times New Roman"/>
        </w:rPr>
        <w:t xml:space="preserve">As a result, during the Omicron wave, adding one </w:t>
      </w:r>
      <w:r w:rsidR="00F018F6" w:rsidRPr="00244B10">
        <w:rPr>
          <w:rFonts w:ascii="Times New Roman" w:eastAsia="Times New Roman" w:hAnsi="Times New Roman" w:cs="Times New Roman"/>
        </w:rPr>
        <w:lastRenderedPageBreak/>
        <w:t>SHIELD test center is estimated to lower the COVID-19 ICU admission rate in highly disadvantaged zip codes from 0.063 to 0.05</w:t>
      </w:r>
      <w:r w:rsidR="00BB4AC9">
        <w:rPr>
          <w:rFonts w:ascii="Times New Roman" w:eastAsia="Times New Roman" w:hAnsi="Times New Roman" w:cs="Times New Roman"/>
        </w:rPr>
        <w:t>6</w:t>
      </w:r>
      <w:r w:rsidR="00F018F6" w:rsidRPr="00244B10">
        <w:rPr>
          <w:rFonts w:ascii="Times New Roman" w:eastAsia="Times New Roman" w:hAnsi="Times New Roman" w:cs="Times New Roman"/>
        </w:rPr>
        <w:t xml:space="preserve"> per 1,000 population</w:t>
      </w:r>
      <w:r w:rsidR="00063F1B" w:rsidRPr="00244B10">
        <w:rPr>
          <w:rFonts w:ascii="Times New Roman" w:eastAsia="Times New Roman" w:hAnsi="Times New Roman" w:cs="Times New Roman"/>
        </w:rPr>
        <w:t xml:space="preserve">. </w:t>
      </w:r>
      <w:r w:rsidR="00203819" w:rsidRPr="00244B10">
        <w:rPr>
          <w:rFonts w:ascii="Times New Roman" w:eastAsia="Times New Roman" w:hAnsi="Times New Roman" w:cs="Times New Roman"/>
        </w:rPr>
        <w:t xml:space="preserve">For all models in the analysis, multicollinearity </w:t>
      </w:r>
      <w:r w:rsidR="00A2667B" w:rsidRPr="00244B10">
        <w:rPr>
          <w:rFonts w:ascii="Times New Roman" w:eastAsia="Times New Roman" w:hAnsi="Times New Roman" w:cs="Times New Roman"/>
        </w:rPr>
        <w:t>is</w:t>
      </w:r>
      <w:r w:rsidR="00203819" w:rsidRPr="00244B10">
        <w:rPr>
          <w:rFonts w:ascii="Times New Roman" w:eastAsia="Times New Roman" w:hAnsi="Times New Roman" w:cs="Times New Roman"/>
        </w:rPr>
        <w:t xml:space="preserve"> assessed using the Variance Inflation Factor (VIF), with all VIF values remaining below 4. This indicates that multicollinearity is not a concern in the models, ensuring reliable coefficient estimates.</w:t>
      </w:r>
    </w:p>
    <w:p w14:paraId="30E5C758" w14:textId="53EBF0BC" w:rsidR="00D2410A" w:rsidRPr="00D2410A" w:rsidRDefault="00D2410A" w:rsidP="00D2410A">
      <w:pPr>
        <w:spacing w:before="120"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Table 3</w:t>
      </w:r>
      <w:r>
        <w:rPr>
          <w:rFonts w:ascii="Times New Roman" w:eastAsia="Times New Roman" w:hAnsi="Times New Roman" w:cs="Times New Roman"/>
          <w:sz w:val="18"/>
          <w:szCs w:val="18"/>
        </w:rPr>
        <w:t>: Impact of SHIELD test centers and ADI on COVID-19 ICU admission rates (two-month lag)</w:t>
      </w:r>
    </w:p>
    <w:tbl>
      <w:tblPr>
        <w:tblW w:w="9895" w:type="dxa"/>
        <w:jc w:val="center"/>
        <w:tblBorders>
          <w:top w:val="single" w:sz="4" w:space="0" w:color="auto"/>
          <w:bottom w:val="single" w:sz="4" w:space="0" w:color="auto"/>
        </w:tblBorders>
        <w:tblLayout w:type="fixed"/>
        <w:tblLook w:val="04A0" w:firstRow="1" w:lastRow="0" w:firstColumn="1" w:lastColumn="0" w:noHBand="0" w:noVBand="1"/>
      </w:tblPr>
      <w:tblGrid>
        <w:gridCol w:w="1620"/>
        <w:gridCol w:w="895"/>
        <w:gridCol w:w="900"/>
        <w:gridCol w:w="900"/>
        <w:gridCol w:w="900"/>
        <w:gridCol w:w="900"/>
        <w:gridCol w:w="900"/>
        <w:gridCol w:w="900"/>
        <w:gridCol w:w="990"/>
        <w:gridCol w:w="990"/>
      </w:tblGrid>
      <w:tr w:rsidR="00D2410A" w:rsidRPr="0044380C" w14:paraId="58938DD5" w14:textId="77777777" w:rsidTr="00DA49D9">
        <w:trPr>
          <w:trHeight w:val="231"/>
          <w:jc w:val="center"/>
        </w:trPr>
        <w:tc>
          <w:tcPr>
            <w:tcW w:w="1620" w:type="dxa"/>
            <w:tcBorders>
              <w:top w:val="single" w:sz="4" w:space="0" w:color="auto"/>
              <w:bottom w:val="single" w:sz="4" w:space="0" w:color="auto"/>
            </w:tcBorders>
            <w:shd w:val="clear" w:color="auto" w:fill="auto"/>
            <w:noWrap/>
            <w:vAlign w:val="bottom"/>
            <w:hideMark/>
          </w:tcPr>
          <w:p w14:paraId="2C4359E5"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8275" w:type="dxa"/>
            <w:gridSpan w:val="9"/>
            <w:tcBorders>
              <w:top w:val="single" w:sz="4" w:space="0" w:color="auto"/>
              <w:bottom w:val="single" w:sz="4" w:space="0" w:color="auto"/>
            </w:tcBorders>
            <w:shd w:val="clear" w:color="auto" w:fill="auto"/>
            <w:noWrap/>
            <w:vAlign w:val="bottom"/>
            <w:hideMark/>
          </w:tcPr>
          <w:p w14:paraId="2EDC682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Dependent Variable: COVID-19 ICU Admission Rate</w:t>
            </w:r>
          </w:p>
        </w:tc>
      </w:tr>
      <w:tr w:rsidR="00D2410A" w:rsidRPr="0044380C" w14:paraId="698E9932" w14:textId="77777777" w:rsidTr="00DA49D9">
        <w:trPr>
          <w:trHeight w:val="413"/>
          <w:jc w:val="center"/>
        </w:trPr>
        <w:tc>
          <w:tcPr>
            <w:tcW w:w="1620" w:type="dxa"/>
            <w:tcBorders>
              <w:top w:val="single" w:sz="4" w:space="0" w:color="auto"/>
            </w:tcBorders>
            <w:shd w:val="clear" w:color="auto" w:fill="auto"/>
            <w:noWrap/>
            <w:vAlign w:val="center"/>
            <w:hideMark/>
          </w:tcPr>
          <w:p w14:paraId="2FB50809"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Independent Variable</w:t>
            </w:r>
          </w:p>
        </w:tc>
        <w:tc>
          <w:tcPr>
            <w:tcW w:w="895" w:type="dxa"/>
            <w:tcBorders>
              <w:top w:val="single" w:sz="4" w:space="0" w:color="auto"/>
            </w:tcBorders>
            <w:shd w:val="clear" w:color="auto" w:fill="auto"/>
            <w:vAlign w:val="center"/>
            <w:hideMark/>
          </w:tcPr>
          <w:p w14:paraId="4F020B1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1 </w:t>
            </w:r>
            <w:r w:rsidRPr="0044380C">
              <w:rPr>
                <w:rFonts w:ascii="Times New Roman" w:eastAsia="Times New Roman" w:hAnsi="Times New Roman" w:cs="Times New Roman"/>
                <w:color w:val="000000"/>
                <w:sz w:val="16"/>
                <w:szCs w:val="16"/>
              </w:rPr>
              <w:br/>
              <w:t>(Alpha)</w:t>
            </w:r>
          </w:p>
        </w:tc>
        <w:tc>
          <w:tcPr>
            <w:tcW w:w="900" w:type="dxa"/>
            <w:tcBorders>
              <w:top w:val="single" w:sz="4" w:space="0" w:color="auto"/>
            </w:tcBorders>
            <w:shd w:val="clear" w:color="auto" w:fill="auto"/>
            <w:vAlign w:val="center"/>
            <w:hideMark/>
          </w:tcPr>
          <w:p w14:paraId="1C6FAE8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1 </w:t>
            </w:r>
            <w:r w:rsidRPr="0044380C">
              <w:rPr>
                <w:rFonts w:ascii="Times New Roman" w:eastAsia="Times New Roman" w:hAnsi="Times New Roman" w:cs="Times New Roman"/>
                <w:color w:val="000000"/>
                <w:sz w:val="16"/>
                <w:szCs w:val="16"/>
              </w:rPr>
              <w:br/>
              <w:t>(Delta)</w:t>
            </w:r>
          </w:p>
        </w:tc>
        <w:tc>
          <w:tcPr>
            <w:tcW w:w="900" w:type="dxa"/>
            <w:tcBorders>
              <w:top w:val="single" w:sz="4" w:space="0" w:color="auto"/>
            </w:tcBorders>
            <w:shd w:val="clear" w:color="auto" w:fill="auto"/>
            <w:vAlign w:val="center"/>
            <w:hideMark/>
          </w:tcPr>
          <w:p w14:paraId="0386FD4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1 </w:t>
            </w:r>
            <w:r w:rsidRPr="0044380C">
              <w:rPr>
                <w:rFonts w:ascii="Times New Roman" w:eastAsia="Times New Roman" w:hAnsi="Times New Roman" w:cs="Times New Roman"/>
                <w:color w:val="000000"/>
                <w:sz w:val="16"/>
                <w:szCs w:val="16"/>
              </w:rPr>
              <w:br/>
              <w:t>(Omicron)</w:t>
            </w:r>
          </w:p>
        </w:tc>
        <w:tc>
          <w:tcPr>
            <w:tcW w:w="900" w:type="dxa"/>
            <w:tcBorders>
              <w:top w:val="single" w:sz="4" w:space="0" w:color="auto"/>
            </w:tcBorders>
            <w:shd w:val="clear" w:color="auto" w:fill="auto"/>
            <w:vAlign w:val="center"/>
            <w:hideMark/>
          </w:tcPr>
          <w:p w14:paraId="6CAE97C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2 </w:t>
            </w:r>
            <w:r w:rsidRPr="0044380C">
              <w:rPr>
                <w:rFonts w:ascii="Times New Roman" w:eastAsia="Times New Roman" w:hAnsi="Times New Roman" w:cs="Times New Roman"/>
                <w:color w:val="000000"/>
                <w:sz w:val="16"/>
                <w:szCs w:val="16"/>
              </w:rPr>
              <w:br/>
              <w:t>(Alpha)</w:t>
            </w:r>
          </w:p>
        </w:tc>
        <w:tc>
          <w:tcPr>
            <w:tcW w:w="900" w:type="dxa"/>
            <w:tcBorders>
              <w:top w:val="single" w:sz="4" w:space="0" w:color="auto"/>
            </w:tcBorders>
            <w:shd w:val="clear" w:color="auto" w:fill="auto"/>
            <w:vAlign w:val="center"/>
            <w:hideMark/>
          </w:tcPr>
          <w:p w14:paraId="0100AB9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2 </w:t>
            </w:r>
            <w:r w:rsidRPr="0044380C">
              <w:rPr>
                <w:rFonts w:ascii="Times New Roman" w:eastAsia="Times New Roman" w:hAnsi="Times New Roman" w:cs="Times New Roman"/>
                <w:color w:val="000000"/>
                <w:sz w:val="16"/>
                <w:szCs w:val="16"/>
              </w:rPr>
              <w:br/>
              <w:t>(Delta)</w:t>
            </w:r>
          </w:p>
        </w:tc>
        <w:tc>
          <w:tcPr>
            <w:tcW w:w="900" w:type="dxa"/>
            <w:tcBorders>
              <w:top w:val="single" w:sz="4" w:space="0" w:color="auto"/>
            </w:tcBorders>
            <w:shd w:val="clear" w:color="auto" w:fill="auto"/>
            <w:vAlign w:val="center"/>
            <w:hideMark/>
          </w:tcPr>
          <w:p w14:paraId="11C3B00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2 </w:t>
            </w:r>
            <w:r w:rsidRPr="0044380C">
              <w:rPr>
                <w:rFonts w:ascii="Times New Roman" w:eastAsia="Times New Roman" w:hAnsi="Times New Roman" w:cs="Times New Roman"/>
                <w:color w:val="000000"/>
                <w:sz w:val="16"/>
                <w:szCs w:val="16"/>
              </w:rPr>
              <w:br/>
              <w:t>(Omicron)</w:t>
            </w:r>
          </w:p>
        </w:tc>
        <w:tc>
          <w:tcPr>
            <w:tcW w:w="900" w:type="dxa"/>
            <w:tcBorders>
              <w:top w:val="single" w:sz="4" w:space="0" w:color="auto"/>
            </w:tcBorders>
            <w:shd w:val="clear" w:color="auto" w:fill="auto"/>
            <w:vAlign w:val="center"/>
            <w:hideMark/>
          </w:tcPr>
          <w:p w14:paraId="1B44ACC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3 </w:t>
            </w:r>
            <w:r w:rsidRPr="0044380C">
              <w:rPr>
                <w:rFonts w:ascii="Times New Roman" w:eastAsia="Times New Roman" w:hAnsi="Times New Roman" w:cs="Times New Roman"/>
                <w:color w:val="000000"/>
                <w:sz w:val="16"/>
                <w:szCs w:val="16"/>
              </w:rPr>
              <w:br/>
              <w:t>(Alpha)</w:t>
            </w:r>
          </w:p>
        </w:tc>
        <w:tc>
          <w:tcPr>
            <w:tcW w:w="990" w:type="dxa"/>
            <w:tcBorders>
              <w:top w:val="single" w:sz="4" w:space="0" w:color="auto"/>
            </w:tcBorders>
            <w:shd w:val="clear" w:color="auto" w:fill="auto"/>
            <w:vAlign w:val="center"/>
            <w:hideMark/>
          </w:tcPr>
          <w:p w14:paraId="34A5F28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3 </w:t>
            </w:r>
            <w:r w:rsidRPr="0044380C">
              <w:rPr>
                <w:rFonts w:ascii="Times New Roman" w:eastAsia="Times New Roman" w:hAnsi="Times New Roman" w:cs="Times New Roman"/>
                <w:color w:val="000000"/>
                <w:sz w:val="16"/>
                <w:szCs w:val="16"/>
              </w:rPr>
              <w:br/>
              <w:t>(Delta)</w:t>
            </w:r>
          </w:p>
        </w:tc>
        <w:tc>
          <w:tcPr>
            <w:tcW w:w="990" w:type="dxa"/>
            <w:tcBorders>
              <w:top w:val="single" w:sz="4" w:space="0" w:color="auto"/>
            </w:tcBorders>
            <w:shd w:val="clear" w:color="auto" w:fill="auto"/>
            <w:vAlign w:val="center"/>
            <w:hideMark/>
          </w:tcPr>
          <w:p w14:paraId="5D56E4A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3 </w:t>
            </w:r>
            <w:r w:rsidRPr="0044380C">
              <w:rPr>
                <w:rFonts w:ascii="Times New Roman" w:eastAsia="Times New Roman" w:hAnsi="Times New Roman" w:cs="Times New Roman"/>
                <w:color w:val="000000"/>
                <w:sz w:val="16"/>
                <w:szCs w:val="16"/>
              </w:rPr>
              <w:br/>
              <w:t>(Omicron)</w:t>
            </w:r>
          </w:p>
        </w:tc>
      </w:tr>
      <w:tr w:rsidR="00296920" w:rsidRPr="0044380C" w14:paraId="58654CBB" w14:textId="77777777" w:rsidTr="00296920">
        <w:trPr>
          <w:trHeight w:val="449"/>
          <w:jc w:val="center"/>
        </w:trPr>
        <w:tc>
          <w:tcPr>
            <w:tcW w:w="1620" w:type="dxa"/>
            <w:shd w:val="clear" w:color="auto" w:fill="auto"/>
            <w:noWrap/>
            <w:vAlign w:val="center"/>
            <w:hideMark/>
          </w:tcPr>
          <w:p w14:paraId="1E97F014"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Effective Number of SHIELD Centers</w:t>
            </w:r>
          </w:p>
        </w:tc>
        <w:tc>
          <w:tcPr>
            <w:tcW w:w="895" w:type="dxa"/>
            <w:shd w:val="clear" w:color="auto" w:fill="auto"/>
            <w:vAlign w:val="bottom"/>
            <w:hideMark/>
          </w:tcPr>
          <w:p w14:paraId="45E1EBB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-0.00154</w:t>
            </w:r>
            <w:r w:rsidRPr="0044380C">
              <w:rPr>
                <w:rFonts w:ascii="Times New Roman" w:eastAsia="Times New Roman" w:hAnsi="Times New Roman" w:cs="Times New Roman"/>
                <w:color w:val="000000"/>
                <w:sz w:val="16"/>
                <w:szCs w:val="16"/>
              </w:rPr>
              <w:br/>
              <w:t>(0.00314)</w:t>
            </w:r>
          </w:p>
          <w:p w14:paraId="071D552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vAlign w:val="bottom"/>
            <w:hideMark/>
          </w:tcPr>
          <w:p w14:paraId="0B597CF0"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-0.00199</w:t>
            </w:r>
            <w:r w:rsidRPr="0044380C">
              <w:rPr>
                <w:rFonts w:ascii="Times New Roman" w:eastAsia="Times New Roman" w:hAnsi="Times New Roman" w:cs="Times New Roman"/>
                <w:b/>
                <w:bCs/>
                <w:color w:val="000000"/>
                <w:sz w:val="16"/>
                <w:szCs w:val="16"/>
              </w:rPr>
              <w:t>*</w:t>
            </w:r>
            <w:r w:rsidRPr="0044380C">
              <w:rPr>
                <w:rFonts w:ascii="Times New Roman" w:eastAsia="Times New Roman" w:hAnsi="Times New Roman" w:cs="Times New Roman"/>
                <w:color w:val="000000"/>
                <w:sz w:val="16"/>
                <w:szCs w:val="16"/>
              </w:rPr>
              <w:br/>
              <w:t>(0.00114)</w:t>
            </w:r>
          </w:p>
          <w:p w14:paraId="031AB1A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vAlign w:val="bottom"/>
            <w:hideMark/>
          </w:tcPr>
          <w:p w14:paraId="321DD21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-0.00236</w:t>
            </w:r>
            <w:r w:rsidRPr="0044380C">
              <w:rPr>
                <w:rFonts w:ascii="Times New Roman" w:eastAsia="Times New Roman" w:hAnsi="Times New Roman" w:cs="Times New Roman"/>
                <w:color w:val="000000"/>
                <w:sz w:val="16"/>
                <w:szCs w:val="16"/>
              </w:rPr>
              <w:br/>
              <w:t>(0.00158)</w:t>
            </w:r>
          </w:p>
          <w:p w14:paraId="3D11C3A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noWrap/>
            <w:vAlign w:val="bottom"/>
            <w:hideMark/>
          </w:tcPr>
          <w:p w14:paraId="6D8CB65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noWrap/>
            <w:vAlign w:val="bottom"/>
            <w:hideMark/>
          </w:tcPr>
          <w:p w14:paraId="4A3BF010"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noWrap/>
            <w:vAlign w:val="bottom"/>
            <w:hideMark/>
          </w:tcPr>
          <w:p w14:paraId="7875622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noWrap/>
            <w:vAlign w:val="bottom"/>
            <w:hideMark/>
          </w:tcPr>
          <w:p w14:paraId="4A43C29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0.00049</w:t>
            </w:r>
          </w:p>
          <w:p w14:paraId="248E0DD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(0.00366)</w:t>
            </w:r>
          </w:p>
          <w:p w14:paraId="78B53D1A"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shd w:val="clear" w:color="auto" w:fill="auto"/>
            <w:noWrap/>
            <w:vAlign w:val="bottom"/>
            <w:hideMark/>
          </w:tcPr>
          <w:p w14:paraId="5BF60C6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-0.00034</w:t>
            </w:r>
          </w:p>
          <w:p w14:paraId="09468BE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(0.00154)</w:t>
            </w:r>
          </w:p>
          <w:p w14:paraId="7273125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shd w:val="clear" w:color="auto" w:fill="auto"/>
            <w:noWrap/>
            <w:vAlign w:val="bottom"/>
            <w:hideMark/>
          </w:tcPr>
          <w:p w14:paraId="439438A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0.00038</w:t>
            </w:r>
          </w:p>
          <w:p w14:paraId="284E216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(0.00199)</w:t>
            </w:r>
          </w:p>
        </w:tc>
      </w:tr>
      <w:tr w:rsidR="00296920" w:rsidRPr="0044380C" w14:paraId="3335FB6E" w14:textId="77777777" w:rsidTr="00296920">
        <w:trPr>
          <w:trHeight w:val="440"/>
          <w:jc w:val="center"/>
        </w:trPr>
        <w:tc>
          <w:tcPr>
            <w:tcW w:w="1620" w:type="dxa"/>
            <w:shd w:val="clear" w:color="auto" w:fill="auto"/>
            <w:noWrap/>
            <w:vAlign w:val="center"/>
            <w:hideMark/>
          </w:tcPr>
          <w:p w14:paraId="413D7E9F"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ADI (High Disadvantaged)</w:t>
            </w:r>
          </w:p>
        </w:tc>
        <w:tc>
          <w:tcPr>
            <w:tcW w:w="895" w:type="dxa"/>
            <w:shd w:val="clear" w:color="auto" w:fill="auto"/>
            <w:noWrap/>
            <w:vAlign w:val="bottom"/>
            <w:hideMark/>
          </w:tcPr>
          <w:p w14:paraId="6F2F67A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noWrap/>
            <w:vAlign w:val="bottom"/>
            <w:hideMark/>
          </w:tcPr>
          <w:p w14:paraId="08A9A12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noWrap/>
            <w:vAlign w:val="bottom"/>
            <w:hideMark/>
          </w:tcPr>
          <w:p w14:paraId="6E993E3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vAlign w:val="bottom"/>
            <w:hideMark/>
          </w:tcPr>
          <w:p w14:paraId="07F5DD3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0.00885</w:t>
            </w:r>
            <w:r w:rsidRPr="0044380C">
              <w:rPr>
                <w:rFonts w:ascii="Times New Roman" w:eastAsia="Times New Roman" w:hAnsi="Times New Roman" w:cs="Times New Roman"/>
                <w:color w:val="000000"/>
                <w:sz w:val="16"/>
                <w:szCs w:val="16"/>
              </w:rPr>
              <w:br/>
              <w:t>(0.00840)</w:t>
            </w:r>
          </w:p>
          <w:p w14:paraId="7E354BC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vAlign w:val="bottom"/>
            <w:hideMark/>
          </w:tcPr>
          <w:p w14:paraId="5DA99465"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0.01609</w:t>
            </w:r>
            <w:r w:rsidRPr="0044380C">
              <w:rPr>
                <w:rFonts w:ascii="Times New Roman" w:eastAsia="Times New Roman" w:hAnsi="Times New Roman" w:cs="Times New Roman"/>
                <w:b/>
                <w:bCs/>
                <w:color w:val="000000"/>
                <w:sz w:val="16"/>
                <w:szCs w:val="16"/>
              </w:rPr>
              <w:t>*</w:t>
            </w:r>
            <w:r w:rsidRPr="0044380C">
              <w:rPr>
                <w:rFonts w:ascii="Times New Roman" w:eastAsia="Times New Roman" w:hAnsi="Times New Roman" w:cs="Times New Roman"/>
                <w:color w:val="000000"/>
                <w:sz w:val="16"/>
                <w:szCs w:val="16"/>
              </w:rPr>
              <w:br/>
              <w:t>(0.00935)</w:t>
            </w:r>
          </w:p>
          <w:p w14:paraId="4DAEC50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vAlign w:val="bottom"/>
            <w:hideMark/>
          </w:tcPr>
          <w:p w14:paraId="44C96B52"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0.02076</w:t>
            </w:r>
            <w:r w:rsidRPr="0044380C">
              <w:rPr>
                <w:rFonts w:ascii="Times New Roman" w:eastAsia="Times New Roman" w:hAnsi="Times New Roman" w:cs="Times New Roman"/>
                <w:b/>
                <w:bCs/>
                <w:color w:val="000000"/>
                <w:sz w:val="16"/>
                <w:szCs w:val="16"/>
              </w:rPr>
              <w:t>*</w:t>
            </w:r>
            <w:r w:rsidRPr="0044380C">
              <w:rPr>
                <w:rFonts w:ascii="Times New Roman" w:eastAsia="Times New Roman" w:hAnsi="Times New Roman" w:cs="Times New Roman"/>
                <w:color w:val="000000"/>
                <w:sz w:val="16"/>
                <w:szCs w:val="16"/>
              </w:rPr>
              <w:br/>
              <w:t>(0.01259)</w:t>
            </w:r>
          </w:p>
          <w:p w14:paraId="7E26F11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noWrap/>
            <w:vAlign w:val="center"/>
            <w:hideMark/>
          </w:tcPr>
          <w:p w14:paraId="36FC0A6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0.01204</w:t>
            </w:r>
          </w:p>
          <w:p w14:paraId="7E28AFD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(0.00885)</w:t>
            </w:r>
          </w:p>
        </w:tc>
        <w:tc>
          <w:tcPr>
            <w:tcW w:w="990" w:type="dxa"/>
            <w:shd w:val="clear" w:color="auto" w:fill="auto"/>
            <w:noWrap/>
            <w:vAlign w:val="bottom"/>
            <w:hideMark/>
          </w:tcPr>
          <w:p w14:paraId="79EFC14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0.02384**</w:t>
            </w:r>
          </w:p>
          <w:p w14:paraId="7DD75EF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(0.01178)</w:t>
            </w:r>
          </w:p>
          <w:p w14:paraId="4A6237C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shd w:val="clear" w:color="auto" w:fill="auto"/>
            <w:noWrap/>
            <w:vAlign w:val="bottom"/>
            <w:hideMark/>
          </w:tcPr>
          <w:p w14:paraId="3502298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0.04066**</w:t>
            </w:r>
          </w:p>
          <w:p w14:paraId="2F00EDC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(0.01604)</w:t>
            </w:r>
          </w:p>
          <w:p w14:paraId="51AE9FD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r>
      <w:tr w:rsidR="00296920" w:rsidRPr="0044380C" w14:paraId="19EA7139" w14:textId="77777777" w:rsidTr="00DA49D9">
        <w:trPr>
          <w:trHeight w:val="341"/>
          <w:jc w:val="center"/>
        </w:trPr>
        <w:tc>
          <w:tcPr>
            <w:tcW w:w="1620" w:type="dxa"/>
            <w:tcBorders>
              <w:bottom w:val="single" w:sz="4" w:space="0" w:color="auto"/>
            </w:tcBorders>
            <w:shd w:val="clear" w:color="auto" w:fill="auto"/>
            <w:vAlign w:val="bottom"/>
            <w:hideMark/>
          </w:tcPr>
          <w:p w14:paraId="38FB7105"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Effective Number of SHIELD Centers*ADI (High Disadvantaged)</w:t>
            </w:r>
          </w:p>
        </w:tc>
        <w:tc>
          <w:tcPr>
            <w:tcW w:w="895" w:type="dxa"/>
            <w:tcBorders>
              <w:bottom w:val="single" w:sz="4" w:space="0" w:color="auto"/>
            </w:tcBorders>
            <w:shd w:val="clear" w:color="auto" w:fill="auto"/>
            <w:noWrap/>
            <w:vAlign w:val="bottom"/>
            <w:hideMark/>
          </w:tcPr>
          <w:p w14:paraId="212BA04A"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noWrap/>
            <w:vAlign w:val="bottom"/>
            <w:hideMark/>
          </w:tcPr>
          <w:p w14:paraId="21B0F7B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noWrap/>
            <w:vAlign w:val="bottom"/>
            <w:hideMark/>
          </w:tcPr>
          <w:p w14:paraId="1D1B461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noWrap/>
            <w:vAlign w:val="bottom"/>
            <w:hideMark/>
          </w:tcPr>
          <w:p w14:paraId="3A5C1BA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noWrap/>
            <w:vAlign w:val="bottom"/>
            <w:hideMark/>
          </w:tcPr>
          <w:p w14:paraId="7A9D737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noWrap/>
            <w:vAlign w:val="bottom"/>
            <w:hideMark/>
          </w:tcPr>
          <w:p w14:paraId="0564677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vAlign w:val="bottom"/>
            <w:hideMark/>
          </w:tcPr>
          <w:p w14:paraId="77E3019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-0.00806</w:t>
            </w:r>
            <w:r w:rsidRPr="0044380C">
              <w:rPr>
                <w:rFonts w:ascii="Times New Roman" w:eastAsia="Times New Roman" w:hAnsi="Times New Roman" w:cs="Times New Roman"/>
                <w:color w:val="000000"/>
                <w:sz w:val="16"/>
                <w:szCs w:val="16"/>
              </w:rPr>
              <w:br/>
              <w:t>(0.00713)</w:t>
            </w:r>
          </w:p>
          <w:p w14:paraId="5AC1269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bottom w:val="single" w:sz="4" w:space="0" w:color="auto"/>
            </w:tcBorders>
            <w:shd w:val="clear" w:color="auto" w:fill="auto"/>
            <w:vAlign w:val="bottom"/>
            <w:hideMark/>
          </w:tcPr>
          <w:p w14:paraId="3EF2712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-0.00313</w:t>
            </w:r>
            <w:r w:rsidRPr="0044380C">
              <w:rPr>
                <w:rFonts w:ascii="Times New Roman" w:eastAsia="Times New Roman" w:hAnsi="Times New Roman" w:cs="Times New Roman"/>
                <w:color w:val="000000"/>
                <w:sz w:val="16"/>
                <w:szCs w:val="16"/>
              </w:rPr>
              <w:br/>
              <w:t>(0.00230)</w:t>
            </w:r>
          </w:p>
          <w:p w14:paraId="75EBE07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bottom w:val="single" w:sz="4" w:space="0" w:color="auto"/>
            </w:tcBorders>
            <w:shd w:val="clear" w:color="auto" w:fill="auto"/>
            <w:vAlign w:val="bottom"/>
            <w:hideMark/>
          </w:tcPr>
          <w:p w14:paraId="7510679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-0.00678**</w:t>
            </w:r>
            <w:r w:rsidRPr="0044380C">
              <w:rPr>
                <w:rFonts w:ascii="Times New Roman" w:eastAsia="Times New Roman" w:hAnsi="Times New Roman" w:cs="Times New Roman"/>
                <w:color w:val="000000"/>
                <w:sz w:val="16"/>
                <w:szCs w:val="16"/>
              </w:rPr>
              <w:br/>
              <w:t>(0.00323)</w:t>
            </w:r>
          </w:p>
          <w:p w14:paraId="1162E4A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r>
      <w:tr w:rsidR="00D2410A" w:rsidRPr="0044380C" w14:paraId="22E995C7" w14:textId="77777777" w:rsidTr="00DA49D9">
        <w:trPr>
          <w:trHeight w:val="152"/>
          <w:jc w:val="center"/>
        </w:trPr>
        <w:tc>
          <w:tcPr>
            <w:tcW w:w="1620" w:type="dxa"/>
            <w:tcBorders>
              <w:top w:val="single" w:sz="4" w:space="0" w:color="auto"/>
              <w:bottom w:val="nil"/>
            </w:tcBorders>
            <w:shd w:val="clear" w:color="auto" w:fill="auto"/>
            <w:noWrap/>
            <w:vAlign w:val="bottom"/>
            <w:hideMark/>
          </w:tcPr>
          <w:p w14:paraId="52066508" w14:textId="268306C6"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Number of </w:t>
            </w:r>
            <w:r w:rsidR="00D03644">
              <w:rPr>
                <w:rFonts w:ascii="Times New Roman" w:eastAsia="Times New Roman" w:hAnsi="Times New Roman" w:cs="Times New Roman"/>
                <w:color w:val="000000"/>
                <w:sz w:val="16"/>
                <w:szCs w:val="16"/>
              </w:rPr>
              <w:t>o</w:t>
            </w:r>
            <w:r w:rsidRPr="0044380C">
              <w:rPr>
                <w:rFonts w:ascii="Times New Roman" w:eastAsia="Times New Roman" w:hAnsi="Times New Roman" w:cs="Times New Roman"/>
                <w:color w:val="000000"/>
                <w:sz w:val="16"/>
                <w:szCs w:val="16"/>
              </w:rPr>
              <w:t>bservations</w:t>
            </w:r>
          </w:p>
          <w:p w14:paraId="5A5ECF21"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p>
        </w:tc>
        <w:tc>
          <w:tcPr>
            <w:tcW w:w="895" w:type="dxa"/>
            <w:tcBorders>
              <w:top w:val="single" w:sz="4" w:space="0" w:color="auto"/>
              <w:bottom w:val="nil"/>
            </w:tcBorders>
            <w:shd w:val="clear" w:color="auto" w:fill="auto"/>
            <w:noWrap/>
            <w:vAlign w:val="bottom"/>
            <w:hideMark/>
          </w:tcPr>
          <w:p w14:paraId="023CFC0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p w14:paraId="789E817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570</w:t>
            </w:r>
          </w:p>
          <w:p w14:paraId="73D9D75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
          <w:p w14:paraId="07285552"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p w14:paraId="315DDD5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790229E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
          <w:p w14:paraId="630F4D9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5D1FF092"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
          <w:p w14:paraId="2D5CE7A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570</w:t>
            </w:r>
          </w:p>
          <w:p w14:paraId="602FF0F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
          <w:p w14:paraId="2A3C4B3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661F214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
          <w:p w14:paraId="534C6A8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359F665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
          <w:p w14:paraId="3F25819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570</w:t>
            </w:r>
          </w:p>
          <w:p w14:paraId="1CE8D52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top w:val="single" w:sz="4" w:space="0" w:color="auto"/>
              <w:bottom w:val="nil"/>
            </w:tcBorders>
            <w:shd w:val="clear" w:color="auto" w:fill="auto"/>
            <w:noWrap/>
            <w:vAlign w:val="bottom"/>
            <w:hideMark/>
          </w:tcPr>
          <w:p w14:paraId="2B46BAA0"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5372441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top w:val="single" w:sz="4" w:space="0" w:color="auto"/>
              <w:bottom w:val="nil"/>
            </w:tcBorders>
            <w:shd w:val="clear" w:color="auto" w:fill="auto"/>
            <w:noWrap/>
            <w:vAlign w:val="bottom"/>
            <w:hideMark/>
          </w:tcPr>
          <w:p w14:paraId="61AB40D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01E4003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r>
      <w:tr w:rsidR="00D2410A" w:rsidRPr="0044380C" w14:paraId="5F85AD34" w14:textId="77777777" w:rsidTr="00DA49D9">
        <w:trPr>
          <w:trHeight w:val="305"/>
          <w:jc w:val="center"/>
        </w:trPr>
        <w:tc>
          <w:tcPr>
            <w:tcW w:w="1620" w:type="dxa"/>
            <w:tcBorders>
              <w:top w:val="nil"/>
            </w:tcBorders>
            <w:shd w:val="clear" w:color="auto" w:fill="auto"/>
            <w:noWrap/>
            <w:vAlign w:val="bottom"/>
            <w:hideMark/>
          </w:tcPr>
          <w:p w14:paraId="7623AB90"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Mean of the dependent variable in the control group</w:t>
            </w:r>
          </w:p>
        </w:tc>
        <w:tc>
          <w:tcPr>
            <w:tcW w:w="895" w:type="dxa"/>
            <w:tcBorders>
              <w:top w:val="nil"/>
            </w:tcBorders>
            <w:shd w:val="clear" w:color="auto" w:fill="auto"/>
            <w:noWrap/>
            <w:vAlign w:val="bottom"/>
            <w:hideMark/>
          </w:tcPr>
          <w:p w14:paraId="5179B3F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0.03</w:t>
            </w:r>
          </w:p>
          <w:p w14:paraId="44F9DFE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
          <w:p w14:paraId="41104EB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29A9284A"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
          <w:p w14:paraId="597B55E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6B9A7F0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
          <w:p w14:paraId="210793F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0.03</w:t>
            </w:r>
          </w:p>
          <w:p w14:paraId="3AC470E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
          <w:p w14:paraId="1D2D1A2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66510CC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
          <w:p w14:paraId="4E641A7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7159125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
          <w:p w14:paraId="012160C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0.03</w:t>
            </w:r>
          </w:p>
          <w:p w14:paraId="788AB61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top w:val="nil"/>
            </w:tcBorders>
            <w:shd w:val="clear" w:color="auto" w:fill="auto"/>
            <w:noWrap/>
            <w:vAlign w:val="bottom"/>
            <w:hideMark/>
          </w:tcPr>
          <w:p w14:paraId="7C787D9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35775BE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top w:val="nil"/>
            </w:tcBorders>
            <w:shd w:val="clear" w:color="auto" w:fill="auto"/>
            <w:noWrap/>
            <w:vAlign w:val="bottom"/>
            <w:hideMark/>
          </w:tcPr>
          <w:p w14:paraId="3F0CA5F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63481620"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r>
      <w:tr w:rsidR="00296920" w:rsidRPr="0044380C" w14:paraId="19F7A3DF" w14:textId="77777777" w:rsidTr="00296920">
        <w:trPr>
          <w:trHeight w:val="278"/>
          <w:jc w:val="center"/>
        </w:trPr>
        <w:tc>
          <w:tcPr>
            <w:tcW w:w="1620" w:type="dxa"/>
            <w:tcBorders>
              <w:bottom w:val="nil"/>
            </w:tcBorders>
            <w:shd w:val="clear" w:color="auto" w:fill="auto"/>
            <w:noWrap/>
            <w:vAlign w:val="bottom"/>
            <w:hideMark/>
          </w:tcPr>
          <w:p w14:paraId="26528D18"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Conditional R squared</w:t>
            </w:r>
          </w:p>
        </w:tc>
        <w:tc>
          <w:tcPr>
            <w:tcW w:w="895" w:type="dxa"/>
            <w:tcBorders>
              <w:bottom w:val="nil"/>
            </w:tcBorders>
            <w:shd w:val="clear" w:color="auto" w:fill="auto"/>
            <w:noWrap/>
            <w:vAlign w:val="bottom"/>
            <w:hideMark/>
          </w:tcPr>
          <w:p w14:paraId="47FB861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bottom w:val="nil"/>
            </w:tcBorders>
            <w:shd w:val="clear" w:color="auto" w:fill="auto"/>
            <w:noWrap/>
            <w:vAlign w:val="bottom"/>
            <w:hideMark/>
          </w:tcPr>
          <w:p w14:paraId="17541F4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bottom w:val="nil"/>
            </w:tcBorders>
            <w:shd w:val="clear" w:color="auto" w:fill="auto"/>
            <w:noWrap/>
            <w:vAlign w:val="bottom"/>
            <w:hideMark/>
          </w:tcPr>
          <w:p w14:paraId="114101D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tcBorders>
              <w:bottom w:val="nil"/>
            </w:tcBorders>
            <w:shd w:val="clear" w:color="auto" w:fill="auto"/>
            <w:noWrap/>
            <w:vAlign w:val="bottom"/>
            <w:hideMark/>
          </w:tcPr>
          <w:p w14:paraId="05EFA80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bottom w:val="nil"/>
            </w:tcBorders>
            <w:shd w:val="clear" w:color="auto" w:fill="auto"/>
            <w:noWrap/>
            <w:vAlign w:val="bottom"/>
            <w:hideMark/>
          </w:tcPr>
          <w:p w14:paraId="560D42F2"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0.60</w:t>
            </w:r>
          </w:p>
        </w:tc>
        <w:tc>
          <w:tcPr>
            <w:tcW w:w="900" w:type="dxa"/>
            <w:tcBorders>
              <w:bottom w:val="nil"/>
            </w:tcBorders>
            <w:shd w:val="clear" w:color="auto" w:fill="auto"/>
            <w:noWrap/>
            <w:vAlign w:val="bottom"/>
            <w:hideMark/>
          </w:tcPr>
          <w:p w14:paraId="55CE1F2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tcBorders>
              <w:bottom w:val="nil"/>
            </w:tcBorders>
            <w:shd w:val="clear" w:color="auto" w:fill="auto"/>
            <w:noWrap/>
            <w:vAlign w:val="bottom"/>
            <w:hideMark/>
          </w:tcPr>
          <w:p w14:paraId="5F8EABF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90" w:type="dxa"/>
            <w:tcBorders>
              <w:bottom w:val="nil"/>
            </w:tcBorders>
            <w:shd w:val="clear" w:color="auto" w:fill="auto"/>
            <w:noWrap/>
            <w:vAlign w:val="bottom"/>
            <w:hideMark/>
          </w:tcPr>
          <w:p w14:paraId="7F68A395"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90" w:type="dxa"/>
            <w:tcBorders>
              <w:bottom w:val="nil"/>
            </w:tcBorders>
            <w:shd w:val="clear" w:color="auto" w:fill="auto"/>
            <w:noWrap/>
            <w:vAlign w:val="bottom"/>
            <w:hideMark/>
          </w:tcPr>
          <w:p w14:paraId="6C587E7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0.77</w:t>
            </w:r>
          </w:p>
        </w:tc>
      </w:tr>
      <w:tr w:rsidR="00D2410A" w:rsidRPr="0044380C" w14:paraId="4A04A090" w14:textId="77777777" w:rsidTr="00DA49D9">
        <w:trPr>
          <w:trHeight w:val="440"/>
          <w:jc w:val="center"/>
        </w:trPr>
        <w:tc>
          <w:tcPr>
            <w:tcW w:w="1620" w:type="dxa"/>
            <w:tcBorders>
              <w:top w:val="nil"/>
              <w:bottom w:val="single" w:sz="4" w:space="0" w:color="auto"/>
            </w:tcBorders>
            <w:shd w:val="clear" w:color="auto" w:fill="auto"/>
            <w:noWrap/>
            <w:vAlign w:val="bottom"/>
            <w:hideMark/>
          </w:tcPr>
          <w:p w14:paraId="4C566E5D"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Intraclass Correlation Coefficient (ICC)</w:t>
            </w:r>
          </w:p>
          <w:p w14:paraId="2AD4C326"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p>
        </w:tc>
        <w:tc>
          <w:tcPr>
            <w:tcW w:w="895" w:type="dxa"/>
            <w:tcBorders>
              <w:top w:val="nil"/>
              <w:bottom w:val="single" w:sz="4" w:space="0" w:color="auto"/>
            </w:tcBorders>
            <w:shd w:val="clear" w:color="auto" w:fill="auto"/>
            <w:noWrap/>
            <w:vAlign w:val="bottom"/>
            <w:hideMark/>
          </w:tcPr>
          <w:p w14:paraId="3F4F48B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top w:val="nil"/>
              <w:bottom w:val="single" w:sz="4" w:space="0" w:color="auto"/>
            </w:tcBorders>
            <w:shd w:val="clear" w:color="auto" w:fill="auto"/>
            <w:noWrap/>
            <w:vAlign w:val="bottom"/>
            <w:hideMark/>
          </w:tcPr>
          <w:p w14:paraId="5FA5925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top w:val="nil"/>
              <w:bottom w:val="single" w:sz="4" w:space="0" w:color="auto"/>
            </w:tcBorders>
            <w:shd w:val="clear" w:color="auto" w:fill="auto"/>
            <w:noWrap/>
            <w:vAlign w:val="bottom"/>
            <w:hideMark/>
          </w:tcPr>
          <w:p w14:paraId="6DECB34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tcBorders>
              <w:top w:val="nil"/>
              <w:bottom w:val="single" w:sz="4" w:space="0" w:color="auto"/>
            </w:tcBorders>
            <w:shd w:val="clear" w:color="auto" w:fill="auto"/>
            <w:noWrap/>
            <w:vAlign w:val="bottom"/>
            <w:hideMark/>
          </w:tcPr>
          <w:p w14:paraId="2CA5AAA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top w:val="nil"/>
              <w:bottom w:val="single" w:sz="4" w:space="0" w:color="auto"/>
            </w:tcBorders>
            <w:shd w:val="clear" w:color="auto" w:fill="auto"/>
            <w:noWrap/>
            <w:vAlign w:val="bottom"/>
            <w:hideMark/>
          </w:tcPr>
          <w:p w14:paraId="6A9124E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0.60</w:t>
            </w:r>
          </w:p>
        </w:tc>
        <w:tc>
          <w:tcPr>
            <w:tcW w:w="900" w:type="dxa"/>
            <w:tcBorders>
              <w:top w:val="nil"/>
              <w:bottom w:val="single" w:sz="4" w:space="0" w:color="auto"/>
            </w:tcBorders>
            <w:shd w:val="clear" w:color="auto" w:fill="auto"/>
            <w:noWrap/>
            <w:vAlign w:val="bottom"/>
            <w:hideMark/>
          </w:tcPr>
          <w:p w14:paraId="5D40C5D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tcBorders>
              <w:top w:val="nil"/>
              <w:bottom w:val="single" w:sz="4" w:space="0" w:color="auto"/>
            </w:tcBorders>
            <w:shd w:val="clear" w:color="auto" w:fill="auto"/>
            <w:noWrap/>
            <w:vAlign w:val="bottom"/>
            <w:hideMark/>
          </w:tcPr>
          <w:p w14:paraId="18F3D8B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0.60</w:t>
            </w:r>
          </w:p>
        </w:tc>
        <w:tc>
          <w:tcPr>
            <w:tcW w:w="990" w:type="dxa"/>
            <w:tcBorders>
              <w:top w:val="nil"/>
              <w:bottom w:val="single" w:sz="4" w:space="0" w:color="auto"/>
            </w:tcBorders>
            <w:shd w:val="clear" w:color="auto" w:fill="auto"/>
            <w:noWrap/>
            <w:vAlign w:val="bottom"/>
            <w:hideMark/>
          </w:tcPr>
          <w:p w14:paraId="5DCD18F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90" w:type="dxa"/>
            <w:tcBorders>
              <w:top w:val="nil"/>
              <w:bottom w:val="single" w:sz="4" w:space="0" w:color="auto"/>
            </w:tcBorders>
            <w:shd w:val="clear" w:color="auto" w:fill="auto"/>
            <w:noWrap/>
            <w:vAlign w:val="bottom"/>
            <w:hideMark/>
          </w:tcPr>
          <w:p w14:paraId="20431EE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r>
      <w:tr w:rsidR="00D2410A" w:rsidRPr="0044380C" w14:paraId="7B7EF644" w14:textId="77777777" w:rsidTr="00DA49D9">
        <w:trPr>
          <w:trHeight w:val="159"/>
          <w:jc w:val="center"/>
        </w:trPr>
        <w:tc>
          <w:tcPr>
            <w:tcW w:w="9895" w:type="dxa"/>
            <w:gridSpan w:val="10"/>
            <w:tcBorders>
              <w:top w:val="single" w:sz="4" w:space="0" w:color="auto"/>
            </w:tcBorders>
            <w:shd w:val="clear" w:color="auto" w:fill="auto"/>
            <w:noWrap/>
            <w:vAlign w:val="bottom"/>
          </w:tcPr>
          <w:p w14:paraId="2E9093B3" w14:textId="5A6C3BA2" w:rsidR="00D2410A" w:rsidRPr="0044380C" w:rsidRDefault="00D2410A" w:rsidP="00B67953">
            <w:pPr>
              <w:spacing w:after="0" w:line="240" w:lineRule="auto"/>
              <w:jc w:val="both"/>
              <w:rPr>
                <w:rFonts w:ascii="Times New Roman" w:eastAsia="Times New Roman" w:hAnsi="Times New Roman" w:cs="Times New Roman"/>
                <w:color w:val="000000"/>
                <w:sz w:val="16"/>
                <w:szCs w:val="16"/>
              </w:rPr>
            </w:pPr>
            <w:r w:rsidRPr="0044380C">
              <w:rPr>
                <w:rFonts w:ascii="Times New Roman" w:eastAsia="Times New Roman" w:hAnsi="Times New Roman" w:cs="Times New Roman"/>
                <w:i/>
                <w:iCs/>
                <w:color w:val="000000"/>
                <w:sz w:val="16"/>
                <w:szCs w:val="16"/>
              </w:rPr>
              <w:t>NOTE</w:t>
            </w:r>
            <w:r w:rsidRPr="0044380C">
              <w:rPr>
                <w:rFonts w:ascii="Times New Roman" w:eastAsia="Times New Roman" w:hAnsi="Times New Roman" w:cs="Times New Roman"/>
                <w:color w:val="000000"/>
                <w:sz w:val="16"/>
                <w:szCs w:val="16"/>
              </w:rPr>
              <w:t>: The LMER model</w:t>
            </w:r>
            <w:r w:rsidRPr="0044380C">
              <w:rPr>
                <w:rFonts w:ascii="Times New Roman" w:eastAsia="Times New Roman" w:hAnsi="Times New Roman" w:cs="Times New Roman"/>
                <w:sz w:val="16"/>
                <w:szCs w:val="16"/>
              </w:rPr>
              <w:t xml:space="preserve"> included fixed effects such as </w:t>
            </w:r>
            <w:sdt>
              <w:sdtPr>
                <w:rPr>
                  <w:sz w:val="16"/>
                  <w:szCs w:val="16"/>
                </w:rPr>
                <w:tag w:val="goog_rdk_146"/>
                <w:id w:val="-415554001"/>
              </w:sdtPr>
              <w:sdtEndPr/>
              <w:sdtContent>
                <w:r w:rsidRPr="0044380C">
                  <w:rPr>
                    <w:rFonts w:ascii="Times New Roman" w:eastAsia="Times New Roman" w:hAnsi="Times New Roman" w:cs="Times New Roman"/>
                    <w:sz w:val="16"/>
                    <w:szCs w:val="16"/>
                  </w:rPr>
                  <w:t xml:space="preserve">the </w:t>
                </w:r>
              </w:sdtContent>
            </w:sdt>
            <w:r w:rsidRPr="0044380C">
              <w:rPr>
                <w:rFonts w:ascii="Times New Roman" w:eastAsia="Times New Roman" w:hAnsi="Times New Roman" w:cs="Times New Roman"/>
                <w:sz w:val="16"/>
                <w:szCs w:val="16"/>
              </w:rPr>
              <w:t xml:space="preserve">effective number of SHIELD centers per zip code per month and </w:t>
            </w:r>
            <w:sdt>
              <w:sdtPr>
                <w:rPr>
                  <w:sz w:val="16"/>
                  <w:szCs w:val="16"/>
                </w:rPr>
                <w:tag w:val="goog_rdk_147"/>
                <w:id w:val="708151093"/>
              </w:sdtPr>
              <w:sdtEndPr/>
              <w:sdtContent>
                <w:r w:rsidRPr="0044380C">
                  <w:rPr>
                    <w:rFonts w:ascii="Times New Roman" w:eastAsia="Times New Roman" w:hAnsi="Times New Roman" w:cs="Times New Roman"/>
                    <w:sz w:val="16"/>
                    <w:szCs w:val="16"/>
                  </w:rPr>
                  <w:t xml:space="preserve">the </w:t>
                </w:r>
              </w:sdtContent>
            </w:sdt>
            <w:r w:rsidRPr="0044380C">
              <w:rPr>
                <w:rFonts w:ascii="Times New Roman" w:eastAsia="Times New Roman" w:hAnsi="Times New Roman" w:cs="Times New Roman"/>
                <w:sz w:val="16"/>
                <w:szCs w:val="16"/>
              </w:rPr>
              <w:t>ADI category. The model included a random effect for zip code.</w:t>
            </w:r>
            <w:r w:rsidRPr="0044380C">
              <w:rPr>
                <w:rFonts w:ascii="Times New Roman" w:eastAsia="Times New Roman" w:hAnsi="Times New Roman" w:cs="Times New Roman"/>
                <w:color w:val="000000"/>
                <w:sz w:val="16"/>
                <w:szCs w:val="16"/>
              </w:rPr>
              <w:t xml:space="preserve"> The unit of observation is the number of zip codes that have patients in </w:t>
            </w:r>
            <w:r w:rsidR="0018191F">
              <w:rPr>
                <w:rFonts w:ascii="Times New Roman" w:eastAsia="Times New Roman" w:hAnsi="Times New Roman" w:cs="Times New Roman"/>
                <w:color w:val="000000"/>
                <w:sz w:val="16"/>
                <w:szCs w:val="16"/>
              </w:rPr>
              <w:t>LUMC</w:t>
            </w:r>
            <w:r w:rsidR="0018191F" w:rsidRPr="0044380C">
              <w:rPr>
                <w:rFonts w:ascii="Times New Roman" w:eastAsia="Times New Roman" w:hAnsi="Times New Roman" w:cs="Times New Roman"/>
                <w:color w:val="000000"/>
                <w:sz w:val="16"/>
                <w:szCs w:val="16"/>
              </w:rPr>
              <w:t xml:space="preserve"> </w:t>
            </w:r>
            <w:r w:rsidRPr="0044380C">
              <w:rPr>
                <w:rFonts w:ascii="Times New Roman" w:eastAsia="Times New Roman" w:hAnsi="Times New Roman" w:cs="Times New Roman"/>
                <w:color w:val="000000"/>
                <w:sz w:val="16"/>
                <w:szCs w:val="16"/>
              </w:rPr>
              <w:t>ICU. Regression coefficients are shown with robust standard errors in parentheses. ***p&lt;0.01, **p&lt;0.05, *p&lt;0.1</w:t>
            </w:r>
          </w:p>
        </w:tc>
      </w:tr>
    </w:tbl>
    <w:p w14:paraId="56064911" w14:textId="77777777" w:rsidR="00D2410A" w:rsidRDefault="00D2410A" w:rsidP="00D2410A">
      <w:pPr>
        <w:spacing w:after="0" w:line="360" w:lineRule="auto"/>
        <w:rPr>
          <w:rFonts w:ascii="Times New Roman" w:eastAsia="Times New Roman" w:hAnsi="Times New Roman" w:cs="Times New Roman"/>
        </w:rPr>
      </w:pPr>
    </w:p>
    <w:p w14:paraId="3F63BAA7" w14:textId="32E73BE1" w:rsidR="004B4958" w:rsidRDefault="004B4958" w:rsidP="00B56C8D">
      <w:pPr>
        <w:spacing w:after="0" w:line="480" w:lineRule="auto"/>
        <w:jc w:val="both"/>
        <w:rPr>
          <w:rFonts w:ascii="Times New Roman" w:eastAsia="Times New Roman" w:hAnsi="Times New Roman" w:cs="Times New Roman"/>
        </w:rPr>
      </w:pPr>
      <w:r>
        <w:rPr>
          <w:rFonts w:ascii="Times New Roman" w:eastAsia="Times New Roman" w:hAnsi="Times New Roman" w:cs="Times New Roman"/>
        </w:rPr>
        <w:t xml:space="preserve">Finally, </w:t>
      </w:r>
      <w:r w:rsidRPr="00244B10">
        <w:rPr>
          <w:rFonts w:ascii="Times New Roman" w:eastAsia="Times New Roman" w:hAnsi="Times New Roman" w:cs="Times New Roman"/>
        </w:rPr>
        <w:t>the root mean square error (RMSE) between the average number of SHIELD test centers and the average effective number across all zip codes over time was 0.94, indicating a close alignment between these two metrics (see Appendix</w:t>
      </w:r>
      <w:r w:rsidRPr="00B56C8D">
        <w:rPr>
          <w:rFonts w:ascii="Times New Roman" w:eastAsia="Times New Roman" w:hAnsi="Times New Roman" w:cs="Times New Roman"/>
        </w:rPr>
        <w:t xml:space="preserve"> </w:t>
      </w:r>
      <w:r w:rsidRPr="00244B10">
        <w:rPr>
          <w:rFonts w:ascii="Times New Roman" w:eastAsia="Times New Roman" w:hAnsi="Times New Roman" w:cs="Times New Roman"/>
        </w:rPr>
        <w:t>4). While some variation exists, this small RMSE suggests that, in general, the centers were effective in serving their communities.</w:t>
      </w:r>
    </w:p>
    <w:p w14:paraId="7A25B940" w14:textId="77777777" w:rsidR="004B63F5" w:rsidRPr="00265F51" w:rsidRDefault="004B63F5" w:rsidP="00244B10">
      <w:pPr>
        <w:spacing w:after="240" w:line="480" w:lineRule="auto"/>
        <w:rPr>
          <w:rFonts w:ascii="Times New Roman" w:eastAsia="Times New Roman" w:hAnsi="Times New Roman" w:cs="Times New Roman"/>
          <w:b/>
          <w:bCs/>
        </w:rPr>
      </w:pPr>
      <w:commentRangeStart w:id="20"/>
      <w:r w:rsidRPr="00265F51">
        <w:rPr>
          <w:rFonts w:ascii="Times New Roman" w:eastAsia="Times New Roman" w:hAnsi="Times New Roman" w:cs="Times New Roman"/>
          <w:b/>
          <w:bCs/>
        </w:rPr>
        <w:t>Discussion</w:t>
      </w:r>
      <w:commentRangeEnd w:id="20"/>
      <w:r w:rsidR="00367569">
        <w:rPr>
          <w:rStyle w:val="CommentReference"/>
        </w:rPr>
        <w:commentReference w:id="20"/>
      </w:r>
    </w:p>
    <w:p w14:paraId="5804C2AF" w14:textId="6BF0F3D6" w:rsidR="001A7FC6" w:rsidRDefault="001A7FC6" w:rsidP="00244B10">
      <w:pPr>
        <w:spacing w:after="0" w:line="480" w:lineRule="auto"/>
        <w:jc w:val="both"/>
        <w:rPr>
          <w:rFonts w:ascii="Times New Roman" w:eastAsia="Times New Roman" w:hAnsi="Times New Roman" w:cs="Times New Roman"/>
        </w:rPr>
      </w:pPr>
      <w:r>
        <w:rPr>
          <w:rFonts w:ascii="Times New Roman" w:eastAsia="Times New Roman" w:hAnsi="Times New Roman" w:cs="Times New Roman"/>
        </w:rPr>
        <w:t>O</w:t>
      </w:r>
      <w:r w:rsidRPr="00244B10">
        <w:rPr>
          <w:rFonts w:ascii="Times New Roman" w:eastAsia="Times New Roman" w:hAnsi="Times New Roman" w:cs="Times New Roman"/>
        </w:rPr>
        <w:t>ur study evaluate</w:t>
      </w:r>
      <w:r>
        <w:rPr>
          <w:rFonts w:ascii="Times New Roman" w:eastAsia="Times New Roman" w:hAnsi="Times New Roman" w:cs="Times New Roman"/>
        </w:rPr>
        <w:t>d</w:t>
      </w:r>
      <w:r w:rsidRPr="00244B10">
        <w:rPr>
          <w:rFonts w:ascii="Times New Roman" w:eastAsia="Times New Roman" w:hAnsi="Times New Roman" w:cs="Times New Roman"/>
        </w:rPr>
        <w:t xml:space="preserve"> how SHIELD testing influences the severity of outcomes, particularly ICU admissions, with a focus on disadvantaged communities.</w:t>
      </w:r>
      <w:r w:rsidR="00404794">
        <w:rPr>
          <w:rFonts w:ascii="Times New Roman" w:eastAsia="Times New Roman" w:hAnsi="Times New Roman" w:cs="Times New Roman"/>
        </w:rPr>
        <w:t xml:space="preserve"> </w:t>
      </w:r>
      <w:r w:rsidRPr="006451A6">
        <w:rPr>
          <w:rFonts w:ascii="Times New Roman" w:eastAsia="Times New Roman" w:hAnsi="Times New Roman" w:cs="Times New Roman"/>
        </w:rPr>
        <w:t xml:space="preserve">This study demonstrates that the impact of the SHIELD testing program was not solely dependent on the number of testing centers but on their </w:t>
      </w:r>
      <w:r w:rsidR="0055456F">
        <w:rPr>
          <w:rFonts w:ascii="Times New Roman" w:eastAsia="Times New Roman" w:hAnsi="Times New Roman" w:cs="Times New Roman"/>
        </w:rPr>
        <w:t xml:space="preserve">strategic deployment </w:t>
      </w:r>
      <w:r w:rsidRPr="006451A6">
        <w:rPr>
          <w:rFonts w:ascii="Times New Roman" w:eastAsia="Times New Roman" w:hAnsi="Times New Roman" w:cs="Times New Roman"/>
        </w:rPr>
        <w:t>in reducing COVID-19 ICU admissions, particularly in socioeconomically disadvantaged areas. Our findings suggest that higher disadvantaged areas consistently experienced higher ICU admission rates despite an increase in test centers, emphasizing the importance of targeted resource allocation.</w:t>
      </w:r>
    </w:p>
    <w:p w14:paraId="25F27CB0" w14:textId="2B6AFD70" w:rsidR="006E3810" w:rsidRDefault="006E3810" w:rsidP="00244B10">
      <w:pPr>
        <w:spacing w:after="0" w:line="480" w:lineRule="auto"/>
        <w:jc w:val="both"/>
        <w:rPr>
          <w:rFonts w:ascii="Times New Roman" w:eastAsia="Times New Roman" w:hAnsi="Times New Roman" w:cs="Times New Roman"/>
        </w:rPr>
      </w:pPr>
      <w:r w:rsidRPr="006E3810">
        <w:rPr>
          <w:rFonts w:ascii="Times New Roman" w:eastAsia="Times New Roman" w:hAnsi="Times New Roman" w:cs="Times New Roman"/>
        </w:rPr>
        <w:lastRenderedPageBreak/>
        <w:t>Other studies have leveraged SHIELD data to assess its role in managing COVID-19, focusing on optimizing resource allocation, reducing transmission rates, and improving testing outcomes in educational settings</w:t>
      </w:r>
      <w:r w:rsidR="00A40FC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"/>
          <w:id w:val="2055725672"/>
          <w:placeholder>
            <w:docPart w:val="8A9C08CB40DC4992B66E48D2F3B62B8F"/>
          </w:placeholder>
        </w:sdtPr>
        <w:sdtEndPr/>
        <w:sdtContent>
          <w:r w:rsidR="00047280" w:rsidRPr="00A57CD9">
            <w:rPr>
              <w:rFonts w:ascii="Times New Roman" w:eastAsia="Times New Roman" w:hAnsi="Times New Roman" w:cs="Times New Roman"/>
              <w:color w:val="000000"/>
            </w:rPr>
            <w:t>(</w:t>
          </w:r>
          <w:r w:rsidR="00047280">
            <w:rPr>
              <w:rFonts w:ascii="Times New Roman" w:eastAsia="Times New Roman" w:hAnsi="Times New Roman" w:cs="Times New Roman"/>
              <w:color w:val="000000"/>
            </w:rPr>
            <w:t>43</w:t>
          </w:r>
          <w:r w:rsidR="00047280" w:rsidRPr="00A57CD9">
            <w:rPr>
              <w:rFonts w:ascii="Times New Roman" w:eastAsia="Times New Roman" w:hAnsi="Times New Roman" w:cs="Times New Roman"/>
              <w:color w:val="000000"/>
            </w:rPr>
            <w:t>–</w:t>
          </w:r>
          <w:r w:rsidR="00047280">
            <w:rPr>
              <w:rFonts w:ascii="Times New Roman" w:eastAsia="Times New Roman" w:hAnsi="Times New Roman" w:cs="Times New Roman"/>
              <w:color w:val="000000"/>
            </w:rPr>
            <w:t>45</w:t>
          </w:r>
          <w:r w:rsidR="00047280" w:rsidRPr="00A57CD9">
            <w:rPr>
              <w:rFonts w:ascii="Times New Roman" w:eastAsia="Times New Roman" w:hAnsi="Times New Roman" w:cs="Times New Roman"/>
              <w:color w:val="000000"/>
            </w:rPr>
            <w:t>)</w:t>
          </w:r>
        </w:sdtContent>
      </w:sdt>
      <w:r w:rsidR="00047280">
        <w:rPr>
          <w:rFonts w:ascii="Times New Roman" w:eastAsia="Times New Roman" w:hAnsi="Times New Roman" w:cs="Times New Roman"/>
          <w:color w:val="000000"/>
        </w:rPr>
        <w:t>.</w:t>
      </w:r>
    </w:p>
    <w:p w14:paraId="55450BA2" w14:textId="129704B2" w:rsidR="00951B2C" w:rsidRPr="00244B10" w:rsidRDefault="00951B2C" w:rsidP="005D07FB">
      <w:pPr>
        <w:spacing w:after="0" w:line="480" w:lineRule="auto"/>
        <w:jc w:val="both"/>
        <w:rPr>
          <w:rFonts w:ascii="Times New Roman" w:eastAsia="Times New Roman" w:hAnsi="Times New Roman" w:cs="Times New Roman"/>
          <w:b/>
          <w:bCs/>
        </w:rPr>
      </w:pPr>
      <w:r>
        <w:rPr>
          <w:rFonts w:ascii="Times New Roman" w:eastAsia="Times New Roman" w:hAnsi="Times New Roman" w:cs="Times New Roman"/>
        </w:rPr>
        <w:t xml:space="preserve">To </w:t>
      </w:r>
      <w:r w:rsidRPr="00B72D83">
        <w:rPr>
          <w:rFonts w:ascii="Times New Roman" w:eastAsia="Times New Roman" w:hAnsi="Times New Roman" w:cs="Times New Roman"/>
        </w:rPr>
        <w:t>provide a more accurate understanding of the program’s impact</w:t>
      </w:r>
      <w:r>
        <w:rPr>
          <w:rFonts w:ascii="Times New Roman" w:eastAsia="Times New Roman" w:hAnsi="Times New Roman" w:cs="Times New Roman"/>
        </w:rPr>
        <w:t>, t</w:t>
      </w:r>
      <w:r w:rsidR="00B72D83" w:rsidRPr="00B72D83">
        <w:rPr>
          <w:rFonts w:ascii="Times New Roman" w:eastAsia="Times New Roman" w:hAnsi="Times New Roman" w:cs="Times New Roman"/>
        </w:rPr>
        <w:t>his study highlights the importance of the effective number of SHIELD test centers</w:t>
      </w:r>
      <w:r w:rsidR="00B72D83">
        <w:rPr>
          <w:rFonts w:ascii="Times New Roman" w:eastAsia="Times New Roman" w:hAnsi="Times New Roman" w:cs="Times New Roman"/>
        </w:rPr>
        <w:t xml:space="preserve">, which is </w:t>
      </w:r>
      <w:r w:rsidR="00B72D83" w:rsidRPr="00B72D83">
        <w:rPr>
          <w:rFonts w:ascii="Times New Roman" w:eastAsia="Times New Roman" w:hAnsi="Times New Roman" w:cs="Times New Roman"/>
        </w:rPr>
        <w:t xml:space="preserve">defined as the proportion of a test center’s service to a given area. While test centers are located in facilities such as schools within specific zip codes, many students attend schools outside their residential areas. Since students represent their home communities, considering the effective number of centers better reflects the broader reach of testing across adjacent regions. </w:t>
      </w:r>
    </w:p>
    <w:p w14:paraId="6BCE77F5" w14:textId="7500FFEF" w:rsidR="004B63F5" w:rsidRPr="00244B10" w:rsidRDefault="007F365B" w:rsidP="00747A93">
      <w:pPr>
        <w:spacing w:after="0" w:line="480" w:lineRule="auto"/>
        <w:jc w:val="both"/>
        <w:rPr>
          <w:rFonts w:ascii="Times New Roman" w:eastAsia="Times New Roman" w:hAnsi="Times New Roman" w:cs="Times New Roman"/>
        </w:rPr>
      </w:pPr>
      <w:r w:rsidRPr="007F365B">
        <w:rPr>
          <w:rFonts w:ascii="Times New Roman" w:eastAsia="Times New Roman" w:hAnsi="Times New Roman" w:cs="Times New Roman"/>
        </w:rPr>
        <w:t>Our analysis indicates that as the overall number of SHIELD test centers increased during major pandemic waves, the proportion of centers effectively serving their respective zip codes was associated with reduced COVID-19 ICU admission rates.</w:t>
      </w:r>
      <w:r>
        <w:rPr>
          <w:rFonts w:ascii="Times New Roman" w:eastAsia="Times New Roman" w:hAnsi="Times New Roman" w:cs="Times New Roman"/>
        </w:rPr>
        <w:t xml:space="preserve"> </w:t>
      </w:r>
      <w:r w:rsidR="004B63F5" w:rsidRPr="00244B10">
        <w:rPr>
          <w:rFonts w:ascii="Times New Roman" w:eastAsia="Times New Roman" w:hAnsi="Times New Roman" w:cs="Times New Roman"/>
        </w:rPr>
        <w:t xml:space="preserve">The </w:t>
      </w:r>
      <w:r w:rsidR="00D95E36" w:rsidRPr="00244B10">
        <w:rPr>
          <w:rFonts w:ascii="Times New Roman" w:eastAsia="Times New Roman" w:hAnsi="Times New Roman" w:cs="Times New Roman"/>
        </w:rPr>
        <w:t>LM</w:t>
      </w:r>
      <w:r w:rsidR="00D95E36">
        <w:rPr>
          <w:rFonts w:ascii="Times New Roman" w:eastAsia="Times New Roman" w:hAnsi="Times New Roman" w:cs="Times New Roman"/>
        </w:rPr>
        <w:t>ER</w:t>
      </w:r>
      <w:r w:rsidR="00D95E36" w:rsidRPr="00244B10">
        <w:rPr>
          <w:rFonts w:ascii="Times New Roman" w:eastAsia="Times New Roman" w:hAnsi="Times New Roman" w:cs="Times New Roman"/>
        </w:rPr>
        <w:t xml:space="preserve"> </w:t>
      </w:r>
      <w:r w:rsidR="0060049C" w:rsidRPr="00244B10">
        <w:rPr>
          <w:rFonts w:ascii="Times New Roman" w:eastAsia="Times New Roman" w:hAnsi="Times New Roman" w:cs="Times New Roman"/>
        </w:rPr>
        <w:t>models’</w:t>
      </w:r>
      <w:r w:rsidR="004B63F5" w:rsidRPr="00244B10">
        <w:rPr>
          <w:rFonts w:ascii="Times New Roman" w:eastAsia="Times New Roman" w:hAnsi="Times New Roman" w:cs="Times New Roman"/>
        </w:rPr>
        <w:t xml:space="preserve"> results demonstrate the evolving </w:t>
      </w:r>
      <w:r>
        <w:rPr>
          <w:rFonts w:ascii="Times New Roman" w:eastAsia="Times New Roman" w:hAnsi="Times New Roman" w:cs="Times New Roman"/>
        </w:rPr>
        <w:t>relationships</w:t>
      </w:r>
      <w:r w:rsidRPr="00244B10">
        <w:rPr>
          <w:rFonts w:ascii="Times New Roman" w:eastAsia="Times New Roman" w:hAnsi="Times New Roman" w:cs="Times New Roman"/>
        </w:rPr>
        <w:t xml:space="preserve"> </w:t>
      </w:r>
      <w:r w:rsidR="00666B8B">
        <w:rPr>
          <w:rFonts w:ascii="Times New Roman" w:eastAsia="Times New Roman" w:hAnsi="Times New Roman" w:cs="Times New Roman"/>
        </w:rPr>
        <w:t xml:space="preserve">between </w:t>
      </w:r>
      <w:r w:rsidR="004B63F5" w:rsidRPr="00244B10">
        <w:rPr>
          <w:rFonts w:ascii="Times New Roman" w:eastAsia="Times New Roman" w:hAnsi="Times New Roman" w:cs="Times New Roman"/>
        </w:rPr>
        <w:t xml:space="preserve">SHIELD test centers </w:t>
      </w:r>
      <w:r w:rsidR="00666B8B">
        <w:rPr>
          <w:rFonts w:ascii="Times New Roman" w:eastAsia="Times New Roman" w:hAnsi="Times New Roman" w:cs="Times New Roman"/>
        </w:rPr>
        <w:t xml:space="preserve">and ICU admission </w:t>
      </w:r>
      <w:r w:rsidR="004B63F5" w:rsidRPr="00244B10">
        <w:rPr>
          <w:rFonts w:ascii="Times New Roman" w:eastAsia="Times New Roman" w:hAnsi="Times New Roman" w:cs="Times New Roman"/>
        </w:rPr>
        <w:t xml:space="preserve">throughout the pandemic. During the Alpha wave, </w:t>
      </w:r>
      <w:r w:rsidR="007A732D" w:rsidRPr="007A732D">
        <w:rPr>
          <w:rFonts w:ascii="Times New Roman" w:eastAsia="Times New Roman" w:hAnsi="Times New Roman" w:cs="Times New Roman"/>
        </w:rPr>
        <w:t xml:space="preserve">the presence of test centers showed limited association with ICU admissions, likely </w:t>
      </w:r>
      <w:del w:id="21" w:author="Kasaie Sharifi, Seyed Alireza" w:date="2024-11-27T19:02:00Z" w16du:dateUtc="2024-11-28T01:02:00Z">
        <w:r w:rsidR="007A732D" w:rsidRPr="007A732D" w:rsidDel="003E44FE">
          <w:rPr>
            <w:rFonts w:ascii="Times New Roman" w:eastAsia="Times New Roman" w:hAnsi="Times New Roman" w:cs="Times New Roman"/>
          </w:rPr>
          <w:delText>reflecting</w:delText>
        </w:r>
      </w:del>
      <w:ins w:id="22" w:author="Kasaie Sharifi, Seyed Alireza" w:date="2024-11-27T19:02:00Z" w16du:dateUtc="2024-11-28T01:02:00Z">
        <w:r w:rsidR="003E44FE" w:rsidRPr="007A732D">
          <w:rPr>
            <w:rFonts w:ascii="Times New Roman" w:eastAsia="Times New Roman" w:hAnsi="Times New Roman" w:cs="Times New Roman"/>
          </w:rPr>
          <w:t>to reflect</w:t>
        </w:r>
      </w:ins>
      <w:r w:rsidR="007A732D" w:rsidRPr="007A732D">
        <w:rPr>
          <w:rFonts w:ascii="Times New Roman" w:eastAsia="Times New Roman" w:hAnsi="Times New Roman" w:cs="Times New Roman"/>
        </w:rPr>
        <w:t xml:space="preserve"> early-stage testing efforts that were not yet fully optimized or widespread</w:t>
      </w:r>
      <w:r w:rsidR="004B63F5" w:rsidRPr="00244B10">
        <w:rPr>
          <w:rFonts w:ascii="Times New Roman" w:eastAsia="Times New Roman" w:hAnsi="Times New Roman" w:cs="Times New Roman"/>
        </w:rPr>
        <w:t xml:space="preserve">. </w:t>
      </w:r>
      <w:r w:rsidR="00747A93" w:rsidRPr="00747A93">
        <w:rPr>
          <w:rFonts w:ascii="Times New Roman" w:eastAsia="Times New Roman" w:hAnsi="Times New Roman" w:cs="Times New Roman"/>
        </w:rPr>
        <w:t xml:space="preserve">By the Delta and Omicron waves, the data indicate stronger associations between the effective use of test centers and reduced ICU admissions, particularly in disadvantaged areas </w:t>
      </w:r>
      <w:r w:rsidR="00D46D63">
        <w:rPr>
          <w:rFonts w:ascii="Times New Roman" w:eastAsia="Times New Roman" w:hAnsi="Times New Roman" w:cs="Times New Roman"/>
        </w:rPr>
        <w:t>(</w:t>
      </w:r>
      <w:r w:rsidR="00747A93" w:rsidRPr="00747A93">
        <w:rPr>
          <w:rFonts w:ascii="Times New Roman" w:eastAsia="Times New Roman" w:hAnsi="Times New Roman" w:cs="Times New Roman"/>
        </w:rPr>
        <w:t>higher ADI scores</w:t>
      </w:r>
      <w:r w:rsidR="00D46D63">
        <w:rPr>
          <w:rFonts w:ascii="Times New Roman" w:eastAsia="Times New Roman" w:hAnsi="Times New Roman" w:cs="Times New Roman"/>
        </w:rPr>
        <w:t>)</w:t>
      </w:r>
      <w:r w:rsidR="00747A93" w:rsidRPr="00747A93">
        <w:rPr>
          <w:rFonts w:ascii="Times New Roman" w:eastAsia="Times New Roman" w:hAnsi="Times New Roman" w:cs="Times New Roman"/>
        </w:rPr>
        <w:t>.</w:t>
      </w:r>
      <w:r w:rsidR="00747A93">
        <w:rPr>
          <w:rFonts w:ascii="Times New Roman" w:eastAsia="Times New Roman" w:hAnsi="Times New Roman" w:cs="Times New Roman"/>
        </w:rPr>
        <w:t xml:space="preserve"> </w:t>
      </w:r>
      <w:r w:rsidR="004B63F5" w:rsidRPr="00244B10">
        <w:rPr>
          <w:rFonts w:ascii="Times New Roman" w:eastAsia="Times New Roman" w:hAnsi="Times New Roman" w:cs="Times New Roman"/>
        </w:rPr>
        <w:t>The positive association observed during the Delta and Omicron waves indicates that socioeconomically disadvantaged zip codes experienced disproportionately higher ICU admission rates, highlighting ongoing disparities in the pandemic</w:t>
      </w:r>
      <w:r w:rsidR="00160E2A">
        <w:rPr>
          <w:rFonts w:ascii="Times New Roman" w:eastAsia="Times New Roman" w:hAnsi="Times New Roman" w:cs="Times New Roman"/>
        </w:rPr>
        <w:t>’</w:t>
      </w:r>
      <w:r w:rsidR="004B63F5" w:rsidRPr="00244B10">
        <w:rPr>
          <w:rFonts w:ascii="Times New Roman" w:eastAsia="Times New Roman" w:hAnsi="Times New Roman" w:cs="Times New Roman"/>
        </w:rPr>
        <w:t xml:space="preserve">s burden. Notably, the reduction in ICU admissions </w:t>
      </w:r>
      <w:r w:rsidR="00C914FB" w:rsidRPr="00C914FB">
        <w:rPr>
          <w:rFonts w:ascii="Times New Roman" w:eastAsia="Times New Roman" w:hAnsi="Times New Roman" w:cs="Times New Roman"/>
        </w:rPr>
        <w:t>during the Omicron wave, correlated with an increase in the effective number of SHIELD test centers, suggests that improved access and utilization of these centers may have contributed to</w:t>
      </w:r>
      <w:r w:rsidR="00C914FB">
        <w:rPr>
          <w:rFonts w:ascii="Times New Roman" w:eastAsia="Times New Roman" w:hAnsi="Times New Roman" w:cs="Times New Roman"/>
        </w:rPr>
        <w:t xml:space="preserve"> </w:t>
      </w:r>
      <w:r w:rsidR="004B63F5" w:rsidRPr="00244B10">
        <w:rPr>
          <w:rFonts w:ascii="Times New Roman" w:eastAsia="Times New Roman" w:hAnsi="Times New Roman" w:cs="Times New Roman"/>
        </w:rPr>
        <w:t>mitigating severe outcomes. This finding underscores the importance of not just the availability of test centers but also their active utilization and accessibility in reducing COVID-19’s most severe effects, particularly in vulnerable populations.</w:t>
      </w:r>
    </w:p>
    <w:p w14:paraId="737B64E1" w14:textId="5A53FAB2" w:rsidR="002A789B" w:rsidRDefault="005B6883" w:rsidP="0033002B">
      <w:pPr>
        <w:spacing w:after="0" w:line="480" w:lineRule="auto"/>
        <w:contextualSpacing/>
        <w:jc w:val="both"/>
        <w:rPr>
          <w:rFonts w:ascii="Times New Roman" w:eastAsia="Times New Roman" w:hAnsi="Times New Roman" w:cs="Times New Roman"/>
        </w:rPr>
      </w:pPr>
      <w:r w:rsidRPr="00244B10">
        <w:rPr>
          <w:rFonts w:ascii="Times New Roman" w:eastAsia="Times New Roman" w:hAnsi="Times New Roman" w:cs="Times New Roman"/>
        </w:rPr>
        <w:t xml:space="preserve">The lag analysis further </w:t>
      </w:r>
      <w:del w:id="23" w:author="Kasaie Sharifi, Seyed Alireza" w:date="2024-11-27T19:02:00Z" w16du:dateUtc="2024-11-28T01:02:00Z">
        <w:r w:rsidRPr="00244B10" w:rsidDel="003E44FE">
          <w:rPr>
            <w:rFonts w:ascii="Times New Roman" w:eastAsia="Times New Roman" w:hAnsi="Times New Roman" w:cs="Times New Roman"/>
          </w:rPr>
          <w:delText>illustrate</w:delText>
        </w:r>
      </w:del>
      <w:ins w:id="24" w:author="Kasaie Sharifi, Seyed Alireza" w:date="2024-11-27T19:02:00Z" w16du:dateUtc="2024-11-28T01:02:00Z">
        <w:r w:rsidR="003E44FE" w:rsidRPr="00244B10">
          <w:rPr>
            <w:rFonts w:ascii="Times New Roman" w:eastAsia="Times New Roman" w:hAnsi="Times New Roman" w:cs="Times New Roman"/>
          </w:rPr>
          <w:t>illustrates</w:t>
        </w:r>
      </w:ins>
      <w:r w:rsidRPr="00244B10">
        <w:rPr>
          <w:rFonts w:ascii="Times New Roman" w:eastAsia="Times New Roman" w:hAnsi="Times New Roman" w:cs="Times New Roman"/>
        </w:rPr>
        <w:t xml:space="preserve"> the evolving </w:t>
      </w:r>
      <w:r w:rsidR="00FA01D4">
        <w:rPr>
          <w:rFonts w:ascii="Times New Roman" w:eastAsia="Times New Roman" w:hAnsi="Times New Roman" w:cs="Times New Roman"/>
        </w:rPr>
        <w:t xml:space="preserve">relationship between </w:t>
      </w:r>
      <w:r w:rsidRPr="00244B10">
        <w:rPr>
          <w:rFonts w:ascii="Times New Roman" w:eastAsia="Times New Roman" w:hAnsi="Times New Roman" w:cs="Times New Roman"/>
        </w:rPr>
        <w:t>SHIELD test centers</w:t>
      </w:r>
      <w:r w:rsidR="007F5E94">
        <w:rPr>
          <w:rFonts w:ascii="Times New Roman" w:eastAsia="Times New Roman" w:hAnsi="Times New Roman" w:cs="Times New Roman"/>
        </w:rPr>
        <w:t xml:space="preserve"> and </w:t>
      </w:r>
      <w:r w:rsidR="007F5E94" w:rsidRPr="00244B10">
        <w:rPr>
          <w:rFonts w:ascii="Times New Roman" w:eastAsia="Times New Roman" w:hAnsi="Times New Roman" w:cs="Times New Roman"/>
        </w:rPr>
        <w:t>COVID-19 ICU admissions</w:t>
      </w:r>
      <w:r w:rsidRPr="00244B10">
        <w:rPr>
          <w:rFonts w:ascii="Times New Roman" w:eastAsia="Times New Roman" w:hAnsi="Times New Roman" w:cs="Times New Roman"/>
        </w:rPr>
        <w:t xml:space="preserve">, especially when considering a two-month delay. During the Alpha wave, the presence of </w:t>
      </w:r>
      <w:r w:rsidRPr="00244B10">
        <w:rPr>
          <w:rFonts w:ascii="Times New Roman" w:eastAsia="Times New Roman" w:hAnsi="Times New Roman" w:cs="Times New Roman"/>
        </w:rPr>
        <w:lastRenderedPageBreak/>
        <w:t xml:space="preserve">SHIELD test centers </w:t>
      </w:r>
      <w:r w:rsidR="00411602" w:rsidRPr="00411602">
        <w:rPr>
          <w:rFonts w:ascii="Times New Roman" w:eastAsia="Times New Roman" w:hAnsi="Times New Roman" w:cs="Times New Roman"/>
        </w:rPr>
        <w:t>showed limited association with ICU admissions in disadvantaged areas, likely reflecting early-stage testing infrastructure that was not yet fully optimized</w:t>
      </w:r>
      <w:r w:rsidRPr="00244B10">
        <w:rPr>
          <w:rFonts w:ascii="Times New Roman" w:eastAsia="Times New Roman" w:hAnsi="Times New Roman" w:cs="Times New Roman"/>
        </w:rPr>
        <w:t xml:space="preserve">. By the Delta wave, however, an increase in the effective number of SHIELD test centers was associated with a significant reduction in ICU admissions two months later. </w:t>
      </w:r>
      <w:r w:rsidR="002A789B" w:rsidRPr="002A789B">
        <w:rPr>
          <w:rFonts w:ascii="Times New Roman" w:eastAsia="Times New Roman" w:hAnsi="Times New Roman" w:cs="Times New Roman"/>
        </w:rPr>
        <w:t>This delayed association suggests that expanded testing efforts may have played a role in alleviating severe outcomes over time. Specifically, a higher number of effective SHIELD test centers corresponded with a reduced burden on healthcare systems during the Delta wave, emphasizing the importance of sustained and targeted testing initiatives.</w:t>
      </w:r>
      <w:r w:rsidR="002A789B" w:rsidRPr="002A789B" w:rsidDel="002A789B">
        <w:rPr>
          <w:rFonts w:ascii="Times New Roman" w:eastAsia="Times New Roman" w:hAnsi="Times New Roman" w:cs="Times New Roman"/>
        </w:rPr>
        <w:t xml:space="preserve"> </w:t>
      </w:r>
    </w:p>
    <w:p w14:paraId="1C9EFE5A" w14:textId="08A05186" w:rsidR="005B6883" w:rsidRDefault="005B6883" w:rsidP="00D94E0B">
      <w:pPr>
        <w:spacing w:after="0" w:line="480" w:lineRule="auto"/>
        <w:contextualSpacing/>
        <w:jc w:val="both"/>
        <w:rPr>
          <w:rFonts w:ascii="Times New Roman" w:eastAsia="Times New Roman" w:hAnsi="Times New Roman" w:cs="Times New Roman"/>
        </w:rPr>
      </w:pPr>
      <w:r w:rsidRPr="00244B10">
        <w:rPr>
          <w:rFonts w:ascii="Times New Roman" w:eastAsia="Times New Roman" w:hAnsi="Times New Roman" w:cs="Times New Roman"/>
        </w:rPr>
        <w:t xml:space="preserve">Despite </w:t>
      </w:r>
      <w:r w:rsidR="00D94E0B">
        <w:rPr>
          <w:rFonts w:ascii="Times New Roman" w:eastAsia="Times New Roman" w:hAnsi="Times New Roman" w:cs="Times New Roman"/>
        </w:rPr>
        <w:t>these improvements</w:t>
      </w:r>
      <w:r w:rsidRPr="00244B10">
        <w:rPr>
          <w:rFonts w:ascii="Times New Roman" w:eastAsia="Times New Roman" w:hAnsi="Times New Roman" w:cs="Times New Roman"/>
        </w:rPr>
        <w:t>, disadvantaged zip codes continued to face disproportionately higher ICU admission rates, as reflected in the positive association found during both the Delta and Omicron waves. This highlights the persistent challenges faced by these communities, where broader socioeconomic barriers may have limited the immediate benefits of increased testing. Nonetheless, the reduction in ICU admissions associated with an increase in the effective number of SHIELD test centers during the Omicron wave, particularly in high-ADI areas, suggests that targeted testing interventions can make a substantial difference over time. These findings demonstrate that by strategically increasing testing in disadvantaged communities, significant reductions in severe outcomes can be achieved, even with a delayed effect.</w:t>
      </w:r>
    </w:p>
    <w:p w14:paraId="4CF42186" w14:textId="2998AE1B" w:rsidR="00F33B2B" w:rsidRDefault="009369AA" w:rsidP="00991F56">
      <w:pPr>
        <w:spacing w:before="240" w:after="240" w:line="480" w:lineRule="auto"/>
        <w:contextualSpacing/>
        <w:jc w:val="both"/>
        <w:rPr>
          <w:rFonts w:ascii="Times New Roman" w:eastAsia="Times New Roman" w:hAnsi="Times New Roman" w:cs="Times New Roman"/>
        </w:rPr>
      </w:pPr>
      <w:r w:rsidRPr="009369AA">
        <w:rPr>
          <w:rFonts w:ascii="Times New Roman" w:eastAsia="Times New Roman" w:hAnsi="Times New Roman" w:cs="Times New Roman"/>
        </w:rPr>
        <w:t>The main limitation of this study is that it relies on ICU data from a single hospital, which may affect the generalizability of the findings. However, the hospital serves a racially, economically, and linguistically diverse population, reflecting the demographics of its surrounding area, Cook County</w:t>
      </w:r>
      <w:r w:rsidR="00C343FC">
        <w:rPr>
          <w:rFonts w:ascii="Times New Roman" w:eastAsia="Times New Roman" w:hAnsi="Times New Roman" w:cs="Times New Roman"/>
        </w:rPr>
        <w:t xml:space="preserve"> (</w:t>
      </w:r>
      <w:r w:rsidR="00991F56">
        <w:rPr>
          <w:rFonts w:ascii="Times New Roman" w:eastAsia="Times New Roman" w:hAnsi="Times New Roman" w:cs="Times New Roman"/>
        </w:rPr>
        <w:t>Appendix 5</w:t>
      </w:r>
      <w:r w:rsidR="00C343FC">
        <w:rPr>
          <w:rFonts w:ascii="Times New Roman" w:eastAsia="Times New Roman" w:hAnsi="Times New Roman" w:cs="Times New Roman"/>
        </w:rPr>
        <w:t>)</w:t>
      </w:r>
      <w:r w:rsidRPr="009369AA">
        <w:rPr>
          <w:rFonts w:ascii="Times New Roman" w:eastAsia="Times New Roman" w:hAnsi="Times New Roman" w:cs="Times New Roman"/>
        </w:rPr>
        <w:t>. This includes a significant proportion of individuals from underrepresented groups and economically disadvantaged backgrounds, providing valuable insights into the impact of SHIELD test centers on diverse communities. Despite this, future studies should incorporate data from multiple hospitals to capture a broader and more representative perspective.</w:t>
      </w:r>
    </w:p>
    <w:p w14:paraId="347A23A3" w14:textId="1C8404FA" w:rsidR="00CE751E" w:rsidRDefault="00C343FC" w:rsidP="00F42F4A">
      <w:pPr>
        <w:spacing w:before="240" w:after="240" w:line="480" w:lineRule="auto"/>
        <w:contextualSpacing/>
        <w:jc w:val="both"/>
        <w:rPr>
          <w:rFonts w:ascii="Times New Roman" w:eastAsia="Times New Roman" w:hAnsi="Times New Roman" w:cs="Times New Roman"/>
        </w:rPr>
      </w:pPr>
      <w:r>
        <w:rPr>
          <w:rFonts w:ascii="Times New Roman" w:eastAsia="Times New Roman" w:hAnsi="Times New Roman" w:cs="Times New Roman"/>
        </w:rPr>
        <w:t xml:space="preserve">The </w:t>
      </w:r>
      <w:r w:rsidR="00DC254D" w:rsidRPr="00244B10">
        <w:rPr>
          <w:rFonts w:ascii="Times New Roman" w:eastAsia="Times New Roman" w:hAnsi="Times New Roman" w:cs="Times New Roman"/>
        </w:rPr>
        <w:t xml:space="preserve">SHIELD Illinois program was conducted solely within Illinois, primarily near urban areas, without consideration of data from other states or more rural regions. This restricts the ability to evaluate SHIELD's effectiveness in different geographic contexts. Future research should assess similar programs across multiple states to provide more generalizable findings. Furthermore, key factors such as comorbidities, </w:t>
      </w:r>
      <w:r w:rsidR="00DC254D" w:rsidRPr="00244B10">
        <w:rPr>
          <w:rFonts w:ascii="Times New Roman" w:eastAsia="Times New Roman" w:hAnsi="Times New Roman" w:cs="Times New Roman"/>
        </w:rPr>
        <w:lastRenderedPageBreak/>
        <w:t>vaccination status, and early treatment interventions were not accounted for in this study, which may influence ICU outcomes. Including these variables in future research would offer a more comprehensive understanding. Lastly, the voluntary nature of SHIELD participation may have introduced selection bias, as wealthier districts were more likely to adopt the program early. Addressing these limitations will provide a clearer assessment of SHIELD's overall impact and help guide equitable resource allocation in future pandemic responses.</w:t>
      </w:r>
    </w:p>
    <w:p w14:paraId="1873CA05" w14:textId="711E4E0E" w:rsidR="00AD1BD9" w:rsidRPr="00265F51" w:rsidRDefault="005B6883" w:rsidP="00244B10">
      <w:pPr>
        <w:spacing w:before="240" w:after="240" w:line="480" w:lineRule="auto"/>
        <w:rPr>
          <w:rFonts w:ascii="Times New Roman" w:eastAsia="Times New Roman" w:hAnsi="Times New Roman" w:cs="Times New Roman"/>
          <w:b/>
          <w:bCs/>
        </w:rPr>
      </w:pPr>
      <w:r w:rsidRPr="00265F51">
        <w:rPr>
          <w:rFonts w:ascii="Times New Roman" w:eastAsia="Times New Roman" w:hAnsi="Times New Roman" w:cs="Times New Roman"/>
          <w:b/>
          <w:bCs/>
        </w:rPr>
        <w:t>Conclusio</w:t>
      </w:r>
      <w:r w:rsidR="006451A6">
        <w:rPr>
          <w:rFonts w:ascii="Times New Roman" w:eastAsia="Times New Roman" w:hAnsi="Times New Roman" w:cs="Times New Roman"/>
          <w:b/>
          <w:bCs/>
        </w:rPr>
        <w:t>n</w:t>
      </w:r>
    </w:p>
    <w:p w14:paraId="612F664A" w14:textId="2FAA6473" w:rsidR="006451A6" w:rsidRPr="00DA49D9" w:rsidRDefault="006451A6" w:rsidP="00DA49D9">
      <w:pPr>
        <w:spacing w:after="240" w:line="480" w:lineRule="auto"/>
        <w:jc w:val="both"/>
        <w:rPr>
          <w:rFonts w:ascii="Times New Roman" w:eastAsia="Times New Roman" w:hAnsi="Times New Roman" w:cs="Times New Roman"/>
        </w:rPr>
      </w:pPr>
      <w:r w:rsidRPr="006451A6">
        <w:rPr>
          <w:rFonts w:ascii="Times New Roman" w:eastAsia="Times New Roman" w:hAnsi="Times New Roman" w:cs="Times New Roman"/>
        </w:rPr>
        <w:t>This study demonstrates that the impact of the SHIELD testing program was not solely dependent on the number of testing centers but on their effectiveness in reducing COVID-19 ICU admissions, particularly in socioeconomically disadvantaged areas. Our findings suggest that higher disadvantaged areas consistently experienced higher ICU admission rates despite an increase in test centers, emphasizing the importance of targeted resource allocation. The strategic placement and utilization of SHIELD centers in these communities were crucial for mitigating severe health outcomes. Future public health strategies should prioritize not only the expansion of testing facilities but also their optimal placement and operation in vulnerable areas to maximize their effectiveness in reducing severe outcomes during pandemics. Further research will focus on refining the placement of testing centers to improve both coverage and equity in disadvantaged regions.</w:t>
      </w:r>
    </w:p>
    <w:p w14:paraId="12747636" w14:textId="1D88CE35" w:rsidR="00071021" w:rsidRPr="00DA49D9" w:rsidRDefault="00071021" w:rsidP="00DA49D9">
      <w:pPr>
        <w:spacing w:after="240" w:line="480" w:lineRule="auto"/>
        <w:jc w:val="both"/>
        <w:rPr>
          <w:rFonts w:ascii="Times New Roman" w:eastAsia="Times New Roman" w:hAnsi="Times New Roman" w:cs="Times New Roman"/>
          <w:b/>
          <w:bCs/>
        </w:rPr>
      </w:pPr>
      <w:r w:rsidRPr="00265F51">
        <w:rPr>
          <w:rFonts w:ascii="Times New Roman" w:eastAsia="Times New Roman" w:hAnsi="Times New Roman" w:cs="Times New Roman"/>
          <w:b/>
          <w:bCs/>
        </w:rPr>
        <w:t>Abbreviations</w:t>
      </w:r>
    </w:p>
    <w:p w14:paraId="18E7AA98" w14:textId="77777777" w:rsidR="00071021" w:rsidRPr="00DA49D9" w:rsidRDefault="00071021" w:rsidP="00DA49D9">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ICU:</w:t>
      </w:r>
      <w:r w:rsidRPr="00DA49D9">
        <w:rPr>
          <w:rFonts w:ascii="Times New Roman" w:eastAsia="Times New Roman" w:hAnsi="Times New Roman" w:cs="Times New Roman"/>
        </w:rPr>
        <w:t xml:space="preserve"> Intensive Care Unit</w:t>
      </w:r>
    </w:p>
    <w:p w14:paraId="0A884CCF" w14:textId="77777777" w:rsidR="00071021" w:rsidRPr="00DA49D9" w:rsidRDefault="00071021" w:rsidP="00DA49D9">
      <w:pPr>
        <w:spacing w:after="0" w:line="480" w:lineRule="auto"/>
        <w:jc w:val="both"/>
        <w:rPr>
          <w:rFonts w:ascii="Times New Roman" w:hAnsi="Times New Roman" w:cs="Times New Roman"/>
          <w:color w:val="000000"/>
        </w:rPr>
      </w:pPr>
      <w:r w:rsidRPr="00DA49D9">
        <w:rPr>
          <w:rFonts w:ascii="Times New Roman" w:eastAsia="Times New Roman" w:hAnsi="Times New Roman" w:cs="Times New Roman"/>
          <w:b/>
          <w:bCs/>
          <w:i/>
          <w:iCs/>
        </w:rPr>
        <w:t>ADI:</w:t>
      </w:r>
      <w:r w:rsidRPr="00DA49D9">
        <w:rPr>
          <w:rFonts w:ascii="Times New Roman" w:eastAsia="Times New Roman" w:hAnsi="Times New Roman" w:cs="Times New Roman"/>
        </w:rPr>
        <w:t xml:space="preserve"> </w:t>
      </w:r>
      <w:r w:rsidRPr="00DA49D9">
        <w:rPr>
          <w:rFonts w:ascii="Times New Roman" w:hAnsi="Times New Roman" w:cs="Times New Roman"/>
          <w:color w:val="000000"/>
        </w:rPr>
        <w:t>Area Deprivation Index</w:t>
      </w:r>
    </w:p>
    <w:p w14:paraId="29F74E88" w14:textId="36DC4B1F" w:rsidR="00071021" w:rsidRPr="00DA49D9" w:rsidRDefault="00071021" w:rsidP="00DA49D9">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EHR:</w:t>
      </w:r>
      <w:r w:rsidRPr="00DA49D9">
        <w:rPr>
          <w:rFonts w:ascii="Times New Roman" w:eastAsia="Times New Roman" w:hAnsi="Times New Roman" w:cs="Times New Roman"/>
        </w:rPr>
        <w:t xml:space="preserve"> </w:t>
      </w:r>
      <w:r w:rsidR="001B59CD">
        <w:rPr>
          <w:rFonts w:ascii="Times New Roman" w:eastAsia="Times New Roman" w:hAnsi="Times New Roman" w:cs="Times New Roman"/>
        </w:rPr>
        <w:t>Electronic</w:t>
      </w:r>
      <w:r w:rsidR="001B59CD" w:rsidRPr="00DA49D9">
        <w:rPr>
          <w:rFonts w:ascii="Times New Roman" w:eastAsia="Times New Roman" w:hAnsi="Times New Roman" w:cs="Times New Roman"/>
        </w:rPr>
        <w:t xml:space="preserve"> </w:t>
      </w:r>
      <w:r w:rsidRPr="00DA49D9">
        <w:rPr>
          <w:rFonts w:ascii="Times New Roman" w:eastAsia="Times New Roman" w:hAnsi="Times New Roman" w:cs="Times New Roman"/>
        </w:rPr>
        <w:t>Health Record</w:t>
      </w:r>
    </w:p>
    <w:p w14:paraId="3C439796" w14:textId="0A1999E8" w:rsidR="00265F51" w:rsidRDefault="00071021" w:rsidP="00DA49D9">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IRB:</w:t>
      </w:r>
      <w:r w:rsidRPr="00DA49D9">
        <w:rPr>
          <w:rFonts w:ascii="Times New Roman" w:eastAsia="Times New Roman" w:hAnsi="Times New Roman" w:cs="Times New Roman"/>
        </w:rPr>
        <w:t xml:space="preserve"> Institutional Review Board</w:t>
      </w:r>
    </w:p>
    <w:p w14:paraId="406AB043" w14:textId="70294EAA" w:rsidR="003A27CF" w:rsidRPr="00DA49D9" w:rsidRDefault="003A27CF" w:rsidP="00DA49D9">
      <w:pPr>
        <w:spacing w:after="0" w:line="480" w:lineRule="auto"/>
        <w:jc w:val="both"/>
        <w:rPr>
          <w:rFonts w:ascii="Times New Roman" w:eastAsia="Times New Roman" w:hAnsi="Times New Roman" w:cs="Times New Roman"/>
        </w:rPr>
      </w:pPr>
      <w:r w:rsidRPr="006E51AA">
        <w:rPr>
          <w:rFonts w:ascii="Times New Roman" w:eastAsia="Times New Roman" w:hAnsi="Times New Roman" w:cs="Times New Roman"/>
          <w:b/>
          <w:bCs/>
          <w:i/>
          <w:iCs/>
        </w:rPr>
        <w:t>LUMC:</w:t>
      </w:r>
      <w:r>
        <w:rPr>
          <w:rFonts w:ascii="Times New Roman" w:eastAsia="Times New Roman" w:hAnsi="Times New Roman" w:cs="Times New Roman"/>
        </w:rPr>
        <w:t xml:space="preserve"> Loyola University Medical Center</w:t>
      </w:r>
    </w:p>
    <w:p w14:paraId="14E085C8" w14:textId="10974D83" w:rsidR="00A2667B" w:rsidRDefault="00071021" w:rsidP="00265F51">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LMER:</w:t>
      </w:r>
      <w:r w:rsidRPr="00DA49D9">
        <w:rPr>
          <w:rFonts w:ascii="Times New Roman" w:eastAsia="Times New Roman" w:hAnsi="Times New Roman" w:cs="Times New Roman"/>
        </w:rPr>
        <w:t xml:space="preserve"> Linear Mixed-Effects Regression</w:t>
      </w:r>
    </w:p>
    <w:p w14:paraId="508E43C4" w14:textId="50D4571D" w:rsidR="00AD1BD9" w:rsidRDefault="00A2667B" w:rsidP="00DA49D9">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lastRenderedPageBreak/>
        <w:t>VIF:</w:t>
      </w:r>
      <w:r>
        <w:rPr>
          <w:rFonts w:ascii="Times New Roman" w:eastAsia="Times New Roman" w:hAnsi="Times New Roman" w:cs="Times New Roman"/>
        </w:rPr>
        <w:t xml:space="preserve"> </w:t>
      </w:r>
      <w:r w:rsidRPr="00203819">
        <w:rPr>
          <w:rFonts w:ascii="Times New Roman" w:eastAsia="Times New Roman" w:hAnsi="Times New Roman" w:cs="Times New Roman"/>
        </w:rPr>
        <w:t>Variance Inflation Factor</w:t>
      </w:r>
    </w:p>
    <w:p w14:paraId="370308A8" w14:textId="3D0DAC0D" w:rsidR="00CF5419" w:rsidRPr="00DA49D9" w:rsidRDefault="00CF5419" w:rsidP="00DA49D9">
      <w:pPr>
        <w:spacing w:before="240"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References</w:t>
      </w:r>
    </w:p>
    <w:sdt>
      <w:sdtPr>
        <w:rPr>
          <w:rFonts w:ascii="Times New Roman" w:eastAsia="Times New Roman" w:hAnsi="Times New Roman" w:cs="Times New Roman"/>
          <w:bCs/>
          <w:color w:val="000000"/>
        </w:rPr>
        <w:tag w:val="MENDELEY_BIBLIOGRAPHY"/>
        <w:id w:val="-22792264"/>
        <w:placeholder>
          <w:docPart w:val="DefaultPlaceholder_-1854013440"/>
        </w:placeholder>
      </w:sdtPr>
      <w:sdtEndPr/>
      <w:sdtContent>
        <w:p w14:paraId="7CF3268B" w14:textId="5C4F3F2A" w:rsidR="00A57CD9" w:rsidRPr="001179A0" w:rsidRDefault="00A57CD9" w:rsidP="00C11F1E">
          <w:pPr>
            <w:autoSpaceDE w:val="0"/>
            <w:autoSpaceDN w:val="0"/>
            <w:ind w:hanging="640"/>
            <w:jc w:val="both"/>
            <w:divId w:val="1892568935"/>
            <w:rPr>
              <w:rFonts w:ascii="Times New Roman" w:eastAsia="Times New Roman" w:hAnsi="Times New Roman" w:cs="Times New Roman"/>
              <w:sz w:val="24"/>
              <w:szCs w:val="24"/>
            </w:rPr>
          </w:pPr>
          <w:r w:rsidRPr="001179A0">
            <w:rPr>
              <w:rFonts w:ascii="Times New Roman" w:eastAsia="Times New Roman" w:hAnsi="Times New Roman" w:cs="Times New Roman"/>
            </w:rPr>
            <w:t>1.</w:t>
          </w:r>
          <w:r w:rsidRPr="001179A0">
            <w:rPr>
              <w:rFonts w:ascii="Times New Roman" w:eastAsia="Times New Roman" w:hAnsi="Times New Roman" w:cs="Times New Roman"/>
            </w:rPr>
            <w:tab/>
            <w:t xml:space="preserve">Cucinotta D, Vanelli M. WHO Declares COVID-19 a Pandemic. Acta Bio </w:t>
          </w:r>
          <w:r w:rsidR="00DA65E9" w:rsidRPr="001179A0">
            <w:rPr>
              <w:rFonts w:ascii="Times New Roman" w:eastAsia="Times New Roman" w:hAnsi="Times New Roman" w:cs="Times New Roman"/>
            </w:rPr>
            <w:t>Medica:</w:t>
          </w:r>
          <w:r w:rsidRPr="001179A0">
            <w:rPr>
              <w:rFonts w:ascii="Times New Roman" w:eastAsia="Times New Roman" w:hAnsi="Times New Roman" w:cs="Times New Roman"/>
            </w:rPr>
            <w:t xml:space="preserve"> Atenei Parmensis [Internet]. 2020 [cited 2024 Oct 3];91(1):157. Available from: /pmc/articles/PMC7569573/</w:t>
          </w:r>
        </w:p>
        <w:p w14:paraId="171A9F2E" w14:textId="77777777" w:rsidR="00A57CD9" w:rsidRPr="001179A0" w:rsidRDefault="00A57CD9" w:rsidP="00C11F1E">
          <w:pPr>
            <w:autoSpaceDE w:val="0"/>
            <w:autoSpaceDN w:val="0"/>
            <w:ind w:hanging="640"/>
            <w:jc w:val="both"/>
            <w:divId w:val="1786191820"/>
            <w:rPr>
              <w:rFonts w:ascii="Times New Roman" w:eastAsia="Times New Roman" w:hAnsi="Times New Roman" w:cs="Times New Roman"/>
            </w:rPr>
          </w:pPr>
          <w:r w:rsidRPr="001179A0">
            <w:rPr>
              <w:rFonts w:ascii="Times New Roman" w:eastAsia="Times New Roman" w:hAnsi="Times New Roman" w:cs="Times New Roman"/>
            </w:rPr>
            <w:t>2.</w:t>
          </w:r>
          <w:r w:rsidRPr="001179A0">
            <w:rPr>
              <w:rFonts w:ascii="Times New Roman" w:eastAsia="Times New Roman" w:hAnsi="Times New Roman" w:cs="Times New Roman"/>
            </w:rPr>
            <w:tab/>
            <w:t>CDC Museum COVID-19 Timeline | David J. Sencer CDC Museum | CDC [Internet]. [cited 2024 Oct 3]. Available from: https://www.cdc.gov/museum/timeline/covid19.html</w:t>
          </w:r>
        </w:p>
        <w:p w14:paraId="735964C6" w14:textId="77777777" w:rsidR="00A57CD9" w:rsidRPr="001179A0" w:rsidRDefault="00A57CD9" w:rsidP="00C11F1E">
          <w:pPr>
            <w:autoSpaceDE w:val="0"/>
            <w:autoSpaceDN w:val="0"/>
            <w:ind w:hanging="640"/>
            <w:jc w:val="both"/>
            <w:divId w:val="749616329"/>
            <w:rPr>
              <w:rFonts w:ascii="Times New Roman" w:eastAsia="Times New Roman" w:hAnsi="Times New Roman" w:cs="Times New Roman"/>
            </w:rPr>
          </w:pPr>
          <w:r w:rsidRPr="001179A0">
            <w:rPr>
              <w:rFonts w:ascii="Times New Roman" w:eastAsia="Times New Roman" w:hAnsi="Times New Roman" w:cs="Times New Roman"/>
            </w:rPr>
            <w:t>3.</w:t>
          </w:r>
          <w:r w:rsidRPr="001179A0">
            <w:rPr>
              <w:rFonts w:ascii="Times New Roman" w:eastAsia="Times New Roman" w:hAnsi="Times New Roman" w:cs="Times New Roman"/>
            </w:rPr>
            <w:tab/>
            <w:t>COVID - Coronavirus Statistics - Worldometer [Internet]. [cited 2024 Oct 3]. Available from: https://www.worldometers.info/coronavirus/</w:t>
          </w:r>
        </w:p>
        <w:p w14:paraId="477C018E" w14:textId="46DC8132" w:rsidR="00A57CD9" w:rsidRPr="001179A0" w:rsidRDefault="00A57CD9" w:rsidP="00C11F1E">
          <w:pPr>
            <w:autoSpaceDE w:val="0"/>
            <w:autoSpaceDN w:val="0"/>
            <w:ind w:hanging="640"/>
            <w:jc w:val="both"/>
            <w:divId w:val="1018315223"/>
            <w:rPr>
              <w:rFonts w:ascii="Times New Roman" w:eastAsia="Times New Roman" w:hAnsi="Times New Roman" w:cs="Times New Roman"/>
            </w:rPr>
          </w:pPr>
          <w:r w:rsidRPr="001179A0">
            <w:rPr>
              <w:rFonts w:ascii="Times New Roman" w:eastAsia="Times New Roman" w:hAnsi="Times New Roman" w:cs="Times New Roman"/>
            </w:rPr>
            <w:t>4.</w:t>
          </w:r>
          <w:r w:rsidRPr="001179A0">
            <w:rPr>
              <w:rFonts w:ascii="Times New Roman" w:eastAsia="Times New Roman" w:hAnsi="Times New Roman" w:cs="Times New Roman"/>
            </w:rPr>
            <w:tab/>
            <w:t xml:space="preserve">Abdulfattah O, Kohli A, White P, Michael C, Alnafoosi Z. Impact of the COVID-19 Pandemic on Hospital Admission Rate, Length of Stay, and Mortality Rate for Patients with Chronic Obstructive Pulmonary Disease Exacerbation: A Retrospective Study. </w:t>
          </w:r>
          <w:r w:rsidR="005E46C9" w:rsidRPr="001179A0">
            <w:rPr>
              <w:rFonts w:ascii="Times New Roman" w:eastAsia="Times New Roman" w:hAnsi="Times New Roman" w:cs="Times New Roman"/>
            </w:rPr>
            <w:t xml:space="preserve">Journal of Community Hospital Internal Medicine </w:t>
          </w:r>
          <w:r w:rsidR="00C11F1E" w:rsidRPr="001179A0">
            <w:rPr>
              <w:rFonts w:ascii="Times New Roman" w:eastAsia="Times New Roman" w:hAnsi="Times New Roman" w:cs="Times New Roman"/>
            </w:rPr>
            <w:t>Perspectives</w:t>
          </w:r>
          <w:r w:rsidR="00C11F1E" w:rsidRPr="001179A0" w:rsidDel="005E46C9">
            <w:rPr>
              <w:rFonts w:ascii="Times New Roman" w:eastAsia="Times New Roman" w:hAnsi="Times New Roman" w:cs="Times New Roman"/>
            </w:rPr>
            <w:t>.</w:t>
          </w:r>
          <w:r w:rsidRPr="001179A0">
            <w:rPr>
              <w:rFonts w:ascii="Times New Roman" w:eastAsia="Times New Roman" w:hAnsi="Times New Roman" w:cs="Times New Roman"/>
            </w:rPr>
            <w:t xml:space="preserve"> 2024;14(2):1. </w:t>
          </w:r>
        </w:p>
        <w:p w14:paraId="7B5487B6" w14:textId="1604B46B" w:rsidR="00A57CD9" w:rsidRPr="001179A0" w:rsidRDefault="00A57CD9" w:rsidP="00C11F1E">
          <w:pPr>
            <w:autoSpaceDE w:val="0"/>
            <w:autoSpaceDN w:val="0"/>
            <w:ind w:hanging="640"/>
            <w:jc w:val="both"/>
            <w:divId w:val="609774456"/>
            <w:rPr>
              <w:rFonts w:ascii="Times New Roman" w:eastAsia="Times New Roman" w:hAnsi="Times New Roman" w:cs="Times New Roman"/>
            </w:rPr>
          </w:pPr>
          <w:r w:rsidRPr="001179A0">
            <w:rPr>
              <w:rFonts w:ascii="Times New Roman" w:eastAsia="Times New Roman" w:hAnsi="Times New Roman" w:cs="Times New Roman"/>
            </w:rPr>
            <w:t>5.</w:t>
          </w:r>
          <w:r w:rsidRPr="001179A0">
            <w:rPr>
              <w:rFonts w:ascii="Times New Roman" w:eastAsia="Times New Roman" w:hAnsi="Times New Roman" w:cs="Times New Roman"/>
            </w:rPr>
            <w:tab/>
            <w:t xml:space="preserve">Halacli B, Kaya A, İSKİT AT. Critically ill COVID-19 patient. </w:t>
          </w:r>
          <w:r w:rsidR="005E46C9" w:rsidRPr="001179A0">
            <w:rPr>
              <w:rFonts w:ascii="Times New Roman" w:eastAsia="Times New Roman" w:hAnsi="Times New Roman" w:cs="Times New Roman"/>
            </w:rPr>
            <w:t xml:space="preserve">Turkish Journal of Medical </w:t>
          </w:r>
          <w:r w:rsidR="00C11F1E" w:rsidRPr="001179A0">
            <w:rPr>
              <w:rFonts w:ascii="Times New Roman" w:eastAsia="Times New Roman" w:hAnsi="Times New Roman" w:cs="Times New Roman"/>
            </w:rPr>
            <w:t>Sciences</w:t>
          </w:r>
          <w:r w:rsidR="00C11F1E" w:rsidRPr="001179A0" w:rsidDel="005E46C9">
            <w:rPr>
              <w:rFonts w:ascii="Times New Roman" w:eastAsia="Times New Roman" w:hAnsi="Times New Roman" w:cs="Times New Roman"/>
            </w:rPr>
            <w:t>.</w:t>
          </w:r>
          <w:r w:rsidRPr="001179A0">
            <w:rPr>
              <w:rFonts w:ascii="Times New Roman" w:eastAsia="Times New Roman" w:hAnsi="Times New Roman" w:cs="Times New Roman"/>
            </w:rPr>
            <w:t xml:space="preserve"> 2020;50(9):585–91. </w:t>
          </w:r>
        </w:p>
        <w:p w14:paraId="74E75D3B" w14:textId="77777777" w:rsidR="00A57CD9" w:rsidRPr="001179A0" w:rsidRDefault="00A57CD9" w:rsidP="00C11F1E">
          <w:pPr>
            <w:autoSpaceDE w:val="0"/>
            <w:autoSpaceDN w:val="0"/>
            <w:ind w:hanging="640"/>
            <w:jc w:val="both"/>
            <w:divId w:val="1696812124"/>
            <w:rPr>
              <w:rFonts w:ascii="Times New Roman" w:eastAsia="Times New Roman" w:hAnsi="Times New Roman" w:cs="Times New Roman"/>
            </w:rPr>
          </w:pPr>
          <w:r w:rsidRPr="001179A0">
            <w:rPr>
              <w:rFonts w:ascii="Times New Roman" w:eastAsia="Times New Roman" w:hAnsi="Times New Roman" w:cs="Times New Roman"/>
            </w:rPr>
            <w:t>6.</w:t>
          </w:r>
          <w:r w:rsidRPr="001179A0">
            <w:rPr>
              <w:rFonts w:ascii="Times New Roman" w:eastAsia="Times New Roman" w:hAnsi="Times New Roman" w:cs="Times New Roman"/>
            </w:rPr>
            <w:tab/>
            <w:t>Coronavirus (COVID-19) Hospitalizations - Our World in Data [Internet]. [cited 2024 Nov 16]. Available from: https://ourworldindata.org/covid-hospitalizations</w:t>
          </w:r>
        </w:p>
        <w:p w14:paraId="6AF0940C" w14:textId="5CD6346C" w:rsidR="00A57CD9" w:rsidRPr="001179A0" w:rsidRDefault="00A57CD9" w:rsidP="00C11F1E">
          <w:pPr>
            <w:autoSpaceDE w:val="0"/>
            <w:autoSpaceDN w:val="0"/>
            <w:ind w:hanging="640"/>
            <w:jc w:val="both"/>
            <w:divId w:val="2055736410"/>
            <w:rPr>
              <w:rFonts w:ascii="Times New Roman" w:eastAsia="Times New Roman" w:hAnsi="Times New Roman" w:cs="Times New Roman"/>
            </w:rPr>
          </w:pPr>
          <w:r w:rsidRPr="001179A0">
            <w:rPr>
              <w:rFonts w:ascii="Times New Roman" w:eastAsia="Times New Roman" w:hAnsi="Times New Roman" w:cs="Times New Roman"/>
            </w:rPr>
            <w:t>7.</w:t>
          </w:r>
          <w:r w:rsidRPr="001179A0">
            <w:rPr>
              <w:rFonts w:ascii="Times New Roman" w:eastAsia="Times New Roman" w:hAnsi="Times New Roman" w:cs="Times New Roman"/>
            </w:rPr>
            <w:tab/>
            <w:t xml:space="preserve">Kim L, Garg S, O’Halloran A, Whitaker M, Pham H, Anderson EJ, et al. Risk factors for intensive care unit admission and in-hospital mortality among hospitalized adults identified through the US coronavirus disease 2019 (COVID-19)-associated hospitalization surveillance network (COVID-NET). Clinical </w:t>
          </w:r>
          <w:r w:rsidR="005E46C9" w:rsidRPr="001179A0">
            <w:rPr>
              <w:rFonts w:ascii="Times New Roman" w:eastAsia="Times New Roman" w:hAnsi="Times New Roman" w:cs="Times New Roman"/>
            </w:rPr>
            <w:t>I</w:t>
          </w:r>
          <w:r w:rsidRPr="001179A0">
            <w:rPr>
              <w:rFonts w:ascii="Times New Roman" w:eastAsia="Times New Roman" w:hAnsi="Times New Roman" w:cs="Times New Roman"/>
            </w:rPr>
            <w:t xml:space="preserve">nfectious </w:t>
          </w:r>
          <w:r w:rsidR="005E46C9" w:rsidRPr="001179A0">
            <w:rPr>
              <w:rFonts w:ascii="Times New Roman" w:eastAsia="Times New Roman" w:hAnsi="Times New Roman" w:cs="Times New Roman"/>
            </w:rPr>
            <w:t>D</w:t>
          </w:r>
          <w:r w:rsidRPr="001179A0">
            <w:rPr>
              <w:rFonts w:ascii="Times New Roman" w:eastAsia="Times New Roman" w:hAnsi="Times New Roman" w:cs="Times New Roman"/>
            </w:rPr>
            <w:t>iseases. 2021;72(9</w:t>
          </w:r>
          <w:r w:rsidR="005E46C9" w:rsidRPr="001179A0">
            <w:rPr>
              <w:rFonts w:ascii="Times New Roman" w:eastAsia="Times New Roman" w:hAnsi="Times New Roman" w:cs="Times New Roman"/>
            </w:rPr>
            <w:t>): e</w:t>
          </w:r>
          <w:r w:rsidRPr="001179A0">
            <w:rPr>
              <w:rFonts w:ascii="Times New Roman" w:eastAsia="Times New Roman" w:hAnsi="Times New Roman" w:cs="Times New Roman"/>
            </w:rPr>
            <w:t xml:space="preserve">206–14. </w:t>
          </w:r>
        </w:p>
        <w:p w14:paraId="2A6C74B1" w14:textId="20A5F219" w:rsidR="00A57CD9" w:rsidRPr="001179A0" w:rsidRDefault="00A57CD9" w:rsidP="00C11F1E">
          <w:pPr>
            <w:autoSpaceDE w:val="0"/>
            <w:autoSpaceDN w:val="0"/>
            <w:ind w:hanging="640"/>
            <w:jc w:val="both"/>
            <w:divId w:val="765657521"/>
            <w:rPr>
              <w:rFonts w:ascii="Times New Roman" w:eastAsia="Times New Roman" w:hAnsi="Times New Roman" w:cs="Times New Roman"/>
            </w:rPr>
          </w:pPr>
          <w:r w:rsidRPr="001179A0">
            <w:rPr>
              <w:rFonts w:ascii="Times New Roman" w:eastAsia="Times New Roman" w:hAnsi="Times New Roman" w:cs="Times New Roman"/>
            </w:rPr>
            <w:t>8.</w:t>
          </w:r>
          <w:r w:rsidRPr="001179A0">
            <w:rPr>
              <w:rFonts w:ascii="Times New Roman" w:eastAsia="Times New Roman" w:hAnsi="Times New Roman" w:cs="Times New Roman"/>
            </w:rPr>
            <w:tab/>
            <w:t xml:space="preserve">Grasselli G, Zangrillo A, Zanella A, Antonelli M, Cabrini L, Castelli A, et al. Baseline Characteristics and Outcomes of 1591 Patients Infected With SARS-CoV-2 Admitted to ICUs of the Lombardy Region, Italy. </w:t>
          </w:r>
          <w:r w:rsidR="005E46C9" w:rsidRPr="001179A0">
            <w:rPr>
              <w:rFonts w:ascii="Times New Roman" w:eastAsia="Times New Roman" w:hAnsi="Times New Roman" w:cs="Times New Roman"/>
            </w:rPr>
            <w:t>2020.</w:t>
          </w:r>
          <w:r w:rsidRPr="001179A0">
            <w:rPr>
              <w:rFonts w:ascii="Times New Roman" w:eastAsia="Times New Roman" w:hAnsi="Times New Roman" w:cs="Times New Roman"/>
            </w:rPr>
            <w:t xml:space="preserve"> </w:t>
          </w:r>
        </w:p>
        <w:p w14:paraId="1DC5662C" w14:textId="5126C277" w:rsidR="00A57CD9" w:rsidRPr="001179A0" w:rsidRDefault="00A57CD9" w:rsidP="00C11F1E">
          <w:pPr>
            <w:autoSpaceDE w:val="0"/>
            <w:autoSpaceDN w:val="0"/>
            <w:ind w:hanging="640"/>
            <w:jc w:val="both"/>
            <w:divId w:val="348459206"/>
            <w:rPr>
              <w:rFonts w:ascii="Times New Roman" w:eastAsia="Times New Roman" w:hAnsi="Times New Roman" w:cs="Times New Roman"/>
            </w:rPr>
          </w:pPr>
          <w:r w:rsidRPr="001179A0">
            <w:rPr>
              <w:rFonts w:ascii="Times New Roman" w:eastAsia="Times New Roman" w:hAnsi="Times New Roman" w:cs="Times New Roman"/>
            </w:rPr>
            <w:t>9.</w:t>
          </w:r>
          <w:r w:rsidRPr="001179A0">
            <w:rPr>
              <w:rFonts w:ascii="Times New Roman" w:eastAsia="Times New Roman" w:hAnsi="Times New Roman" w:cs="Times New Roman"/>
            </w:rPr>
            <w:tab/>
            <w:t xml:space="preserve">Twohig KA, Nyberg T, Zaidi A, Thelwall S, Sinnathamby MA, Aliabadi S, et al. Hospital admission and emergency care attendance risk for SARS-CoV-2 delta (B. 1.617. 2) compared with alpha (B. 1.1. 7) </w:t>
          </w:r>
          <w:r w:rsidR="004750DA" w:rsidRPr="001179A0">
            <w:rPr>
              <w:rFonts w:ascii="Times New Roman" w:eastAsia="Times New Roman" w:hAnsi="Times New Roman" w:cs="Times New Roman"/>
            </w:rPr>
            <w:t>Variants</w:t>
          </w:r>
          <w:r w:rsidRPr="001179A0">
            <w:rPr>
              <w:rFonts w:ascii="Times New Roman" w:eastAsia="Times New Roman" w:hAnsi="Times New Roman" w:cs="Times New Roman"/>
            </w:rPr>
            <w:t xml:space="preserve"> of concern: a cohort study. </w:t>
          </w:r>
          <w:r w:rsidR="004750DA" w:rsidRPr="001179A0">
            <w:rPr>
              <w:rFonts w:ascii="Times New Roman" w:eastAsia="Times New Roman" w:hAnsi="Times New Roman" w:cs="Times New Roman"/>
            </w:rPr>
            <w:t xml:space="preserve">The Lancet Infectious </w:t>
          </w:r>
          <w:r w:rsidR="00C11F1E" w:rsidRPr="001179A0">
            <w:rPr>
              <w:rFonts w:ascii="Times New Roman" w:eastAsia="Times New Roman" w:hAnsi="Times New Roman" w:cs="Times New Roman"/>
            </w:rPr>
            <w:t>Diseases</w:t>
          </w:r>
          <w:r w:rsidR="00C11F1E" w:rsidRPr="001179A0" w:rsidDel="004750DA">
            <w:rPr>
              <w:rFonts w:ascii="Times New Roman" w:eastAsia="Times New Roman" w:hAnsi="Times New Roman" w:cs="Times New Roman"/>
            </w:rPr>
            <w:t>.</w:t>
          </w:r>
          <w:r w:rsidRPr="001179A0">
            <w:rPr>
              <w:rFonts w:ascii="Times New Roman" w:eastAsia="Times New Roman" w:hAnsi="Times New Roman" w:cs="Times New Roman"/>
            </w:rPr>
            <w:t xml:space="preserve"> 2022;22(1):35–42. </w:t>
          </w:r>
        </w:p>
        <w:p w14:paraId="38ED5E7B" w14:textId="77777777" w:rsidR="00A57CD9" w:rsidRPr="001179A0" w:rsidRDefault="00A57CD9" w:rsidP="00C11F1E">
          <w:pPr>
            <w:autoSpaceDE w:val="0"/>
            <w:autoSpaceDN w:val="0"/>
            <w:ind w:hanging="640"/>
            <w:jc w:val="both"/>
            <w:divId w:val="1144156616"/>
            <w:rPr>
              <w:rFonts w:ascii="Times New Roman" w:eastAsia="Times New Roman" w:hAnsi="Times New Roman" w:cs="Times New Roman"/>
            </w:rPr>
          </w:pPr>
          <w:r w:rsidRPr="001179A0">
            <w:rPr>
              <w:rFonts w:ascii="Times New Roman" w:eastAsia="Times New Roman" w:hAnsi="Times New Roman" w:cs="Times New Roman"/>
            </w:rPr>
            <w:t>10.</w:t>
          </w:r>
          <w:r w:rsidRPr="001179A0">
            <w:rPr>
              <w:rFonts w:ascii="Times New Roman" w:eastAsia="Times New Roman" w:hAnsi="Times New Roman" w:cs="Times New Roman"/>
            </w:rPr>
            <w:tab/>
            <w:t>City of Chicago [Internet]. [cited 2024 Nov 16]. Available from: https://www.chicago.gov/content/dam/city/sites/covid/breakthrough_variant/10-06-2021/Breakthrough-Slides-10072021.pdf</w:t>
          </w:r>
        </w:p>
        <w:p w14:paraId="054E6CE1" w14:textId="6890EE78" w:rsidR="00A57CD9" w:rsidRPr="001179A0" w:rsidRDefault="00A57CD9" w:rsidP="00C11F1E">
          <w:pPr>
            <w:autoSpaceDE w:val="0"/>
            <w:autoSpaceDN w:val="0"/>
            <w:ind w:hanging="640"/>
            <w:jc w:val="both"/>
            <w:divId w:val="736509745"/>
            <w:rPr>
              <w:rFonts w:ascii="Times New Roman" w:eastAsia="Times New Roman" w:hAnsi="Times New Roman" w:cs="Times New Roman"/>
            </w:rPr>
          </w:pPr>
          <w:r w:rsidRPr="001179A0">
            <w:rPr>
              <w:rFonts w:ascii="Times New Roman" w:eastAsia="Times New Roman" w:hAnsi="Times New Roman" w:cs="Times New Roman"/>
            </w:rPr>
            <w:t>11.</w:t>
          </w:r>
          <w:r w:rsidRPr="001179A0">
            <w:rPr>
              <w:rFonts w:ascii="Times New Roman" w:eastAsia="Times New Roman" w:hAnsi="Times New Roman" w:cs="Times New Roman"/>
            </w:rPr>
            <w:tab/>
            <w:t xml:space="preserve">Tabatabai M, Juarez PD, Matthews-Juarez P, Wilus DM, Ramesh A, Alcendor DJ, et al. An analysis of COVID-19 mortality during the dominancy of alpha, delta, and omicron in the USA. </w:t>
          </w:r>
          <w:r w:rsidR="00230CAF" w:rsidRPr="001179A0">
            <w:rPr>
              <w:rFonts w:ascii="Times New Roman" w:eastAsia="Times New Roman" w:hAnsi="Times New Roman" w:cs="Times New Roman"/>
            </w:rPr>
            <w:t xml:space="preserve">Journal of Primary Care &amp; Community </w:t>
          </w:r>
          <w:r w:rsidR="00C11F1E" w:rsidRPr="001179A0">
            <w:rPr>
              <w:rFonts w:ascii="Times New Roman" w:eastAsia="Times New Roman" w:hAnsi="Times New Roman" w:cs="Times New Roman"/>
            </w:rPr>
            <w:t>Health</w:t>
          </w:r>
          <w:r w:rsidR="00C11F1E" w:rsidRPr="001179A0" w:rsidDel="00230CAF">
            <w:rPr>
              <w:rFonts w:ascii="Times New Roman" w:eastAsia="Times New Roman" w:hAnsi="Times New Roman" w:cs="Times New Roman"/>
            </w:rPr>
            <w:t>.</w:t>
          </w:r>
          <w:r w:rsidRPr="001179A0">
            <w:rPr>
              <w:rFonts w:ascii="Times New Roman" w:eastAsia="Times New Roman" w:hAnsi="Times New Roman" w:cs="Times New Roman"/>
            </w:rPr>
            <w:t xml:space="preserve"> </w:t>
          </w:r>
          <w:r w:rsidR="004750DA" w:rsidRPr="001179A0">
            <w:rPr>
              <w:rFonts w:ascii="Times New Roman" w:eastAsia="Times New Roman" w:hAnsi="Times New Roman" w:cs="Times New Roman"/>
            </w:rPr>
            <w:t>2023; 14:21501319231170164</w:t>
          </w:r>
          <w:r w:rsidRPr="001179A0">
            <w:rPr>
              <w:rFonts w:ascii="Times New Roman" w:eastAsia="Times New Roman" w:hAnsi="Times New Roman" w:cs="Times New Roman"/>
            </w:rPr>
            <w:t xml:space="preserve">. </w:t>
          </w:r>
        </w:p>
        <w:p w14:paraId="2CB39F33" w14:textId="59BFE653" w:rsidR="00A57CD9" w:rsidRPr="001179A0" w:rsidRDefault="00A57CD9" w:rsidP="00C11F1E">
          <w:pPr>
            <w:autoSpaceDE w:val="0"/>
            <w:autoSpaceDN w:val="0"/>
            <w:ind w:hanging="640"/>
            <w:jc w:val="both"/>
            <w:divId w:val="615867774"/>
            <w:rPr>
              <w:rFonts w:ascii="Times New Roman" w:eastAsia="Times New Roman" w:hAnsi="Times New Roman" w:cs="Times New Roman"/>
            </w:rPr>
          </w:pPr>
          <w:r w:rsidRPr="001179A0">
            <w:rPr>
              <w:rFonts w:ascii="Times New Roman" w:eastAsia="Times New Roman" w:hAnsi="Times New Roman" w:cs="Times New Roman"/>
            </w:rPr>
            <w:t>12.</w:t>
          </w:r>
          <w:r w:rsidRPr="001179A0">
            <w:rPr>
              <w:rFonts w:ascii="Times New Roman" w:eastAsia="Times New Roman" w:hAnsi="Times New Roman" w:cs="Times New Roman"/>
            </w:rPr>
            <w:tab/>
            <w:t xml:space="preserve">Paul P. Genomic surveillance for SARS-CoV-2 variants circulating in the United States, December 2020–May 2021. </w:t>
          </w:r>
          <w:r w:rsidR="00230CAF" w:rsidRPr="001179A0">
            <w:rPr>
              <w:rFonts w:ascii="Times New Roman" w:eastAsia="Times New Roman" w:hAnsi="Times New Roman" w:cs="Times New Roman"/>
            </w:rPr>
            <w:t>MMWR. Morbidity and Mortality Weekly Report</w:t>
          </w:r>
          <w:r w:rsidRPr="001179A0">
            <w:rPr>
              <w:rFonts w:ascii="Times New Roman" w:eastAsia="Times New Roman" w:hAnsi="Times New Roman" w:cs="Times New Roman"/>
            </w:rPr>
            <w:t xml:space="preserve">. 2021;70. </w:t>
          </w:r>
        </w:p>
        <w:p w14:paraId="01EF287F" w14:textId="31F3E973" w:rsidR="00A57CD9" w:rsidRPr="001179A0" w:rsidRDefault="00A57CD9" w:rsidP="00C11F1E">
          <w:pPr>
            <w:autoSpaceDE w:val="0"/>
            <w:autoSpaceDN w:val="0"/>
            <w:ind w:hanging="640"/>
            <w:jc w:val="both"/>
            <w:divId w:val="189688833"/>
            <w:rPr>
              <w:rFonts w:ascii="Times New Roman" w:eastAsia="Times New Roman" w:hAnsi="Times New Roman" w:cs="Times New Roman"/>
            </w:rPr>
          </w:pPr>
          <w:r w:rsidRPr="001179A0">
            <w:rPr>
              <w:rFonts w:ascii="Times New Roman" w:eastAsia="Times New Roman" w:hAnsi="Times New Roman" w:cs="Times New Roman"/>
            </w:rPr>
            <w:lastRenderedPageBreak/>
            <w:t>13.</w:t>
          </w:r>
          <w:r w:rsidRPr="001179A0">
            <w:rPr>
              <w:rFonts w:ascii="Times New Roman" w:eastAsia="Times New Roman" w:hAnsi="Times New Roman" w:cs="Times New Roman"/>
            </w:rPr>
            <w:tab/>
            <w:t>Grint DJ, Wing K, Houlihan C, Gibbs HP, Evans SJW, Williamson E, et al. Severity of severe acute respiratory system coronavirus 2 (SARS-CoV-2) alpha variant (B. 1.1. 7) in England. Clinical Infectious Diseases. 2022;75(1</w:t>
          </w:r>
          <w:r w:rsidR="00230CAF" w:rsidRPr="001179A0">
            <w:rPr>
              <w:rFonts w:ascii="Times New Roman" w:eastAsia="Times New Roman" w:hAnsi="Times New Roman" w:cs="Times New Roman"/>
            </w:rPr>
            <w:t>): e</w:t>
          </w:r>
          <w:r w:rsidRPr="001179A0">
            <w:rPr>
              <w:rFonts w:ascii="Times New Roman" w:eastAsia="Times New Roman" w:hAnsi="Times New Roman" w:cs="Times New Roman"/>
            </w:rPr>
            <w:t xml:space="preserve">1120–7. </w:t>
          </w:r>
        </w:p>
        <w:p w14:paraId="4EF12FC2" w14:textId="77777777" w:rsidR="00A57CD9" w:rsidRPr="001179A0" w:rsidRDefault="00A57CD9" w:rsidP="00C11F1E">
          <w:pPr>
            <w:autoSpaceDE w:val="0"/>
            <w:autoSpaceDN w:val="0"/>
            <w:ind w:hanging="640"/>
            <w:jc w:val="both"/>
            <w:divId w:val="1404718435"/>
            <w:rPr>
              <w:rFonts w:ascii="Times New Roman" w:eastAsia="Times New Roman" w:hAnsi="Times New Roman" w:cs="Times New Roman"/>
            </w:rPr>
          </w:pPr>
          <w:r w:rsidRPr="001179A0">
            <w:rPr>
              <w:rFonts w:ascii="Times New Roman" w:eastAsia="Times New Roman" w:hAnsi="Times New Roman" w:cs="Times New Roman"/>
            </w:rPr>
            <w:t>14.</w:t>
          </w:r>
          <w:r w:rsidRPr="001179A0">
            <w:rPr>
              <w:rFonts w:ascii="Times New Roman" w:eastAsia="Times New Roman" w:hAnsi="Times New Roman" w:cs="Times New Roman"/>
            </w:rPr>
            <w:tab/>
            <w:t xml:space="preserve">Pascall DJ, Mollett G, Vink E, Shepherd JG, Williams T, Wastnedge E, et al. The SARS-CoV-2 Alpha variant caused increased clinical severity of disease in Scotland: a genomics-based prospective cohort analysis. MedRxiv. 2021;2021–8. </w:t>
          </w:r>
        </w:p>
        <w:p w14:paraId="15C1F1FC" w14:textId="754FBECF" w:rsidR="00A57CD9" w:rsidRPr="001179A0" w:rsidRDefault="00A57CD9" w:rsidP="00C11F1E">
          <w:pPr>
            <w:autoSpaceDE w:val="0"/>
            <w:autoSpaceDN w:val="0"/>
            <w:ind w:hanging="640"/>
            <w:jc w:val="both"/>
            <w:divId w:val="626814871"/>
            <w:rPr>
              <w:rFonts w:ascii="Times New Roman" w:eastAsia="Times New Roman" w:hAnsi="Times New Roman" w:cs="Times New Roman"/>
            </w:rPr>
          </w:pPr>
          <w:r w:rsidRPr="001179A0">
            <w:rPr>
              <w:rFonts w:ascii="Times New Roman" w:eastAsia="Times New Roman" w:hAnsi="Times New Roman" w:cs="Times New Roman"/>
            </w:rPr>
            <w:t>15.</w:t>
          </w:r>
          <w:r w:rsidRPr="001179A0">
            <w:rPr>
              <w:rFonts w:ascii="Times New Roman" w:eastAsia="Times New Roman" w:hAnsi="Times New Roman" w:cs="Times New Roman"/>
            </w:rPr>
            <w:tab/>
            <w:t xml:space="preserve">Lauring AS, Tenforde MW, Chappell JD, Gaglani M, Ginde AA, McNeal T, et al. Clinical severity of, and effectiveness of mRNA vaccines against, covid-19 from omicron, delta, and alpha SARS-CoV-2 variants in the United States: prospective observational study. </w:t>
          </w:r>
          <w:r w:rsidR="00EE6C5B" w:rsidRPr="001179A0">
            <w:rPr>
              <w:rFonts w:ascii="Times New Roman" w:eastAsia="Times New Roman" w:hAnsi="Times New Roman" w:cs="Times New Roman"/>
            </w:rPr>
            <w:t>BMJ</w:t>
          </w:r>
          <w:r w:rsidRPr="001179A0">
            <w:rPr>
              <w:rFonts w:ascii="Times New Roman" w:eastAsia="Times New Roman" w:hAnsi="Times New Roman" w:cs="Times New Roman"/>
            </w:rPr>
            <w:t xml:space="preserve">. 2022;376. </w:t>
          </w:r>
        </w:p>
        <w:p w14:paraId="4C6D061F" w14:textId="08706757" w:rsidR="00A57CD9" w:rsidRPr="001179A0" w:rsidRDefault="00A57CD9" w:rsidP="00C11F1E">
          <w:pPr>
            <w:autoSpaceDE w:val="0"/>
            <w:autoSpaceDN w:val="0"/>
            <w:ind w:hanging="640"/>
            <w:jc w:val="both"/>
            <w:divId w:val="745103713"/>
            <w:rPr>
              <w:rFonts w:ascii="Times New Roman" w:eastAsia="Times New Roman" w:hAnsi="Times New Roman" w:cs="Times New Roman"/>
            </w:rPr>
          </w:pPr>
          <w:r w:rsidRPr="001179A0">
            <w:rPr>
              <w:rFonts w:ascii="Times New Roman" w:eastAsia="Times New Roman" w:hAnsi="Times New Roman" w:cs="Times New Roman"/>
            </w:rPr>
            <w:t>16.</w:t>
          </w:r>
          <w:r w:rsidRPr="001179A0">
            <w:rPr>
              <w:rFonts w:ascii="Times New Roman" w:eastAsia="Times New Roman" w:hAnsi="Times New Roman" w:cs="Times New Roman"/>
            </w:rPr>
            <w:tab/>
            <w:t>Iuliano AD. Trends in disease severity and health care utilization during the early Omicron variant period compared with previous SARS-CoV-2 high transmission periods—United States, December 2020–January 2022</w:t>
          </w:r>
          <w:r w:rsidR="00EE6C5B" w:rsidRPr="001179A0">
            <w:rPr>
              <w:rFonts w:ascii="Times New Roman" w:eastAsia="Times New Roman" w:hAnsi="Times New Roman" w:cs="Times New Roman"/>
            </w:rPr>
            <w:t xml:space="preserve">. MMWR. Morbidity and Mortality Weekly </w:t>
          </w:r>
          <w:r w:rsidR="00C11F1E" w:rsidRPr="001179A0">
            <w:rPr>
              <w:rFonts w:ascii="Times New Roman" w:eastAsia="Times New Roman" w:hAnsi="Times New Roman" w:cs="Times New Roman"/>
            </w:rPr>
            <w:t>Report</w:t>
          </w:r>
          <w:r w:rsidR="00C11F1E" w:rsidRPr="001179A0" w:rsidDel="00EE6C5B">
            <w:rPr>
              <w:rFonts w:ascii="Times New Roman" w:eastAsia="Times New Roman" w:hAnsi="Times New Roman" w:cs="Times New Roman"/>
            </w:rPr>
            <w:t>.</w:t>
          </w:r>
          <w:r w:rsidRPr="001179A0">
            <w:rPr>
              <w:rFonts w:ascii="Times New Roman" w:eastAsia="Times New Roman" w:hAnsi="Times New Roman" w:cs="Times New Roman"/>
            </w:rPr>
            <w:t xml:space="preserve"> 2022;71. </w:t>
          </w:r>
        </w:p>
        <w:p w14:paraId="0D90A83C" w14:textId="5B789BC8" w:rsidR="00A57CD9" w:rsidRPr="001179A0" w:rsidRDefault="00A57CD9" w:rsidP="00C11F1E">
          <w:pPr>
            <w:autoSpaceDE w:val="0"/>
            <w:autoSpaceDN w:val="0"/>
            <w:ind w:hanging="640"/>
            <w:jc w:val="both"/>
            <w:divId w:val="214893810"/>
            <w:rPr>
              <w:rFonts w:ascii="Times New Roman" w:eastAsia="Times New Roman" w:hAnsi="Times New Roman" w:cs="Times New Roman"/>
            </w:rPr>
          </w:pPr>
          <w:r w:rsidRPr="001179A0">
            <w:rPr>
              <w:rFonts w:ascii="Times New Roman" w:eastAsia="Times New Roman" w:hAnsi="Times New Roman" w:cs="Times New Roman"/>
            </w:rPr>
            <w:t>17.</w:t>
          </w:r>
          <w:r w:rsidRPr="001179A0">
            <w:rPr>
              <w:rFonts w:ascii="Times New Roman" w:eastAsia="Times New Roman" w:hAnsi="Times New Roman" w:cs="Times New Roman"/>
            </w:rPr>
            <w:tab/>
            <w:t xml:space="preserve">Omicron, Delta, Alpha, and More: What </w:t>
          </w:r>
          <w:r w:rsidR="00EE6C5B" w:rsidRPr="001179A0">
            <w:rPr>
              <w:rFonts w:ascii="Times New Roman" w:eastAsia="Times New Roman" w:hAnsi="Times New Roman" w:cs="Times New Roman"/>
            </w:rPr>
            <w:t>to</w:t>
          </w:r>
          <w:r w:rsidRPr="001179A0">
            <w:rPr>
              <w:rFonts w:ascii="Times New Roman" w:eastAsia="Times New Roman" w:hAnsi="Times New Roman" w:cs="Times New Roman"/>
            </w:rPr>
            <w:t xml:space="preserve"> Know About the Coronavirus Variants &gt; News &gt; Yale Medicine [Internet]. [cited 2024 Oct 3]. Available from: https://www.yalemedicine.org/news/covid-19-variants-of-concern-omicron</w:t>
          </w:r>
        </w:p>
        <w:p w14:paraId="0192B887" w14:textId="77777777" w:rsidR="00A57CD9" w:rsidRPr="001179A0" w:rsidRDefault="00A57CD9" w:rsidP="00C11F1E">
          <w:pPr>
            <w:autoSpaceDE w:val="0"/>
            <w:autoSpaceDN w:val="0"/>
            <w:ind w:hanging="640"/>
            <w:jc w:val="both"/>
            <w:divId w:val="756173631"/>
            <w:rPr>
              <w:rFonts w:ascii="Times New Roman" w:eastAsia="Times New Roman" w:hAnsi="Times New Roman" w:cs="Times New Roman"/>
            </w:rPr>
          </w:pPr>
          <w:r w:rsidRPr="001179A0">
            <w:rPr>
              <w:rFonts w:ascii="Times New Roman" w:eastAsia="Times New Roman" w:hAnsi="Times New Roman" w:cs="Times New Roman"/>
            </w:rPr>
            <w:t>18.</w:t>
          </w:r>
          <w:r w:rsidRPr="001179A0">
            <w:rPr>
              <w:rFonts w:ascii="Times New Roman" w:eastAsia="Times New Roman" w:hAnsi="Times New Roman" w:cs="Times New Roman"/>
            </w:rPr>
            <w:tab/>
            <w:t>Update on Omicron [Internet]. [cited 2024 Oct 3]. Available from: https://www.who.int/news/item/28-11-2021-update-on-omicron</w:t>
          </w:r>
        </w:p>
        <w:p w14:paraId="74BDC564" w14:textId="3CFD2C23" w:rsidR="00A57CD9" w:rsidRPr="001179A0" w:rsidRDefault="00A57CD9" w:rsidP="00C11F1E">
          <w:pPr>
            <w:autoSpaceDE w:val="0"/>
            <w:autoSpaceDN w:val="0"/>
            <w:ind w:hanging="640"/>
            <w:jc w:val="both"/>
            <w:divId w:val="1132214464"/>
            <w:rPr>
              <w:rFonts w:ascii="Times New Roman" w:eastAsia="Times New Roman" w:hAnsi="Times New Roman" w:cs="Times New Roman"/>
            </w:rPr>
          </w:pPr>
          <w:r w:rsidRPr="001179A0">
            <w:rPr>
              <w:rFonts w:ascii="Times New Roman" w:eastAsia="Times New Roman" w:hAnsi="Times New Roman" w:cs="Times New Roman"/>
            </w:rPr>
            <w:t>19.</w:t>
          </w:r>
          <w:r w:rsidRPr="001179A0">
            <w:rPr>
              <w:rFonts w:ascii="Times New Roman" w:eastAsia="Times New Roman" w:hAnsi="Times New Roman" w:cs="Times New Roman"/>
            </w:rPr>
            <w:tab/>
            <w:t xml:space="preserve">Florensa D, Mateo J, Spaimoc R, Miret C, Godoy S, Solsona F, et al. Severity of COVID-19 cases in the months of predominance of the Alpha and Delta variants. </w:t>
          </w:r>
          <w:r w:rsidR="00E44E58" w:rsidRPr="001179A0">
            <w:rPr>
              <w:rFonts w:ascii="Times New Roman" w:eastAsia="Times New Roman" w:hAnsi="Times New Roman" w:cs="Times New Roman"/>
            </w:rPr>
            <w:t>Scientific Reports</w:t>
          </w:r>
          <w:r w:rsidRPr="001179A0">
            <w:rPr>
              <w:rFonts w:ascii="Times New Roman" w:eastAsia="Times New Roman" w:hAnsi="Times New Roman" w:cs="Times New Roman"/>
            </w:rPr>
            <w:t xml:space="preserve">. 2022;12(1):15456. </w:t>
          </w:r>
        </w:p>
        <w:p w14:paraId="2F4A8FEE" w14:textId="57930471" w:rsidR="00A57CD9" w:rsidRPr="001179A0" w:rsidRDefault="00A57CD9" w:rsidP="00C11F1E">
          <w:pPr>
            <w:autoSpaceDE w:val="0"/>
            <w:autoSpaceDN w:val="0"/>
            <w:ind w:hanging="640"/>
            <w:jc w:val="both"/>
            <w:divId w:val="115636086"/>
            <w:rPr>
              <w:rFonts w:ascii="Times New Roman" w:eastAsia="Times New Roman" w:hAnsi="Times New Roman" w:cs="Times New Roman"/>
            </w:rPr>
          </w:pPr>
          <w:r w:rsidRPr="001179A0">
            <w:rPr>
              <w:rFonts w:ascii="Times New Roman" w:eastAsia="Times New Roman" w:hAnsi="Times New Roman" w:cs="Times New Roman"/>
            </w:rPr>
            <w:t>20.</w:t>
          </w:r>
          <w:r w:rsidRPr="001179A0">
            <w:rPr>
              <w:rFonts w:ascii="Times New Roman" w:eastAsia="Times New Roman" w:hAnsi="Times New Roman" w:cs="Times New Roman"/>
            </w:rPr>
            <w:tab/>
            <w:t>Whittle RS, Diaz-Artiles A. An ecological study of socioeconomic predictors in detection of COVID-19 cases across neighborhoods in New York City. BMC Med</w:t>
          </w:r>
          <w:r w:rsidR="00E44E58" w:rsidRPr="001179A0">
            <w:rPr>
              <w:rFonts w:ascii="Times New Roman" w:eastAsia="Times New Roman" w:hAnsi="Times New Roman" w:cs="Times New Roman"/>
            </w:rPr>
            <w:t>icine</w:t>
          </w:r>
          <w:r w:rsidRPr="001179A0">
            <w:rPr>
              <w:rFonts w:ascii="Times New Roman" w:eastAsia="Times New Roman" w:hAnsi="Times New Roman" w:cs="Times New Roman"/>
            </w:rPr>
            <w:t xml:space="preserve">. </w:t>
          </w:r>
          <w:r w:rsidR="00E44E58" w:rsidRPr="001179A0">
            <w:rPr>
              <w:rFonts w:ascii="Times New Roman" w:eastAsia="Times New Roman" w:hAnsi="Times New Roman" w:cs="Times New Roman"/>
            </w:rPr>
            <w:t>2020; 18:1</w:t>
          </w:r>
          <w:r w:rsidRPr="001179A0">
            <w:rPr>
              <w:rFonts w:ascii="Times New Roman" w:eastAsia="Times New Roman" w:hAnsi="Times New Roman" w:cs="Times New Roman"/>
            </w:rPr>
            <w:t xml:space="preserve">–17. </w:t>
          </w:r>
        </w:p>
        <w:p w14:paraId="5A80738D" w14:textId="3E1E5910" w:rsidR="00A57CD9" w:rsidRPr="001179A0" w:rsidRDefault="00A57CD9" w:rsidP="00C11F1E">
          <w:pPr>
            <w:autoSpaceDE w:val="0"/>
            <w:autoSpaceDN w:val="0"/>
            <w:ind w:hanging="640"/>
            <w:jc w:val="both"/>
            <w:divId w:val="1982610814"/>
            <w:rPr>
              <w:rFonts w:ascii="Times New Roman" w:eastAsia="Times New Roman" w:hAnsi="Times New Roman" w:cs="Times New Roman"/>
            </w:rPr>
          </w:pPr>
          <w:r w:rsidRPr="001179A0">
            <w:rPr>
              <w:rFonts w:ascii="Times New Roman" w:eastAsia="Times New Roman" w:hAnsi="Times New Roman" w:cs="Times New Roman"/>
            </w:rPr>
            <w:t>21.</w:t>
          </w:r>
          <w:r w:rsidRPr="001179A0">
            <w:rPr>
              <w:rFonts w:ascii="Times New Roman" w:eastAsia="Times New Roman" w:hAnsi="Times New Roman" w:cs="Times New Roman"/>
            </w:rPr>
            <w:tab/>
            <w:t>Chen JT, Krieger N. Revealing the unequal burden of COVID-19 by income, race/ethnicity, and household crowding: US county versus zip code analyses. Journal of Public Health Management and Practice. 2021;27(Supplement 1</w:t>
          </w:r>
          <w:r w:rsidR="00E44E58" w:rsidRPr="001179A0">
            <w:rPr>
              <w:rFonts w:ascii="Times New Roman" w:eastAsia="Times New Roman" w:hAnsi="Times New Roman" w:cs="Times New Roman"/>
            </w:rPr>
            <w:t>): S</w:t>
          </w:r>
          <w:r w:rsidRPr="001179A0">
            <w:rPr>
              <w:rFonts w:ascii="Times New Roman" w:eastAsia="Times New Roman" w:hAnsi="Times New Roman" w:cs="Times New Roman"/>
            </w:rPr>
            <w:t xml:space="preserve">43–56. </w:t>
          </w:r>
        </w:p>
        <w:p w14:paraId="0CDDDD1D" w14:textId="2D4B97E0" w:rsidR="00A57CD9" w:rsidRPr="001179A0" w:rsidRDefault="00A57CD9" w:rsidP="00C11F1E">
          <w:pPr>
            <w:autoSpaceDE w:val="0"/>
            <w:autoSpaceDN w:val="0"/>
            <w:ind w:hanging="640"/>
            <w:jc w:val="both"/>
            <w:divId w:val="1871524354"/>
            <w:rPr>
              <w:rFonts w:ascii="Times New Roman" w:eastAsia="Times New Roman" w:hAnsi="Times New Roman" w:cs="Times New Roman"/>
            </w:rPr>
          </w:pPr>
          <w:r w:rsidRPr="001179A0">
            <w:rPr>
              <w:rFonts w:ascii="Times New Roman" w:eastAsia="Times New Roman" w:hAnsi="Times New Roman" w:cs="Times New Roman"/>
            </w:rPr>
            <w:t>22.</w:t>
          </w:r>
          <w:r w:rsidRPr="001179A0">
            <w:rPr>
              <w:rFonts w:ascii="Times New Roman" w:eastAsia="Times New Roman" w:hAnsi="Times New Roman" w:cs="Times New Roman"/>
            </w:rPr>
            <w:tab/>
            <w:t>KC M, Oral E, Straif-Bourgeois S, Rung AL, Peters ES. The effect of area deprivation on COVID-19 risk in Louisiana. PLoS One. 2020;15(12</w:t>
          </w:r>
          <w:r w:rsidR="00BC1C3C" w:rsidRPr="001179A0">
            <w:rPr>
              <w:rFonts w:ascii="Times New Roman" w:eastAsia="Times New Roman" w:hAnsi="Times New Roman" w:cs="Times New Roman"/>
            </w:rPr>
            <w:t>): e</w:t>
          </w:r>
          <w:r w:rsidRPr="001179A0">
            <w:rPr>
              <w:rFonts w:ascii="Times New Roman" w:eastAsia="Times New Roman" w:hAnsi="Times New Roman" w:cs="Times New Roman"/>
            </w:rPr>
            <w:t xml:space="preserve">0243028. </w:t>
          </w:r>
        </w:p>
        <w:p w14:paraId="367862CC" w14:textId="480E36C7" w:rsidR="00A57CD9" w:rsidRPr="001179A0" w:rsidRDefault="00A57CD9" w:rsidP="00C11F1E">
          <w:pPr>
            <w:autoSpaceDE w:val="0"/>
            <w:autoSpaceDN w:val="0"/>
            <w:ind w:hanging="640"/>
            <w:jc w:val="both"/>
            <w:divId w:val="381712397"/>
            <w:rPr>
              <w:rFonts w:ascii="Times New Roman" w:eastAsia="Times New Roman" w:hAnsi="Times New Roman" w:cs="Times New Roman"/>
            </w:rPr>
          </w:pPr>
          <w:r w:rsidRPr="001179A0">
            <w:rPr>
              <w:rFonts w:ascii="Times New Roman" w:eastAsia="Times New Roman" w:hAnsi="Times New Roman" w:cs="Times New Roman"/>
            </w:rPr>
            <w:t>23.</w:t>
          </w:r>
          <w:r w:rsidRPr="001179A0">
            <w:rPr>
              <w:rFonts w:ascii="Times New Roman" w:eastAsia="Times New Roman" w:hAnsi="Times New Roman" w:cs="Times New Roman"/>
            </w:rPr>
            <w:tab/>
            <w:t xml:space="preserve">Hatef E, Chang HY, Kitchen C, Weiner JP, Kharrazi H. Assessing the impact of neighborhood socioeconomic characteristics on COVID-19 prevalence across seven states in the United States. Front Public Health. </w:t>
          </w:r>
          <w:r w:rsidR="00BC1C3C" w:rsidRPr="001179A0">
            <w:rPr>
              <w:rFonts w:ascii="Times New Roman" w:eastAsia="Times New Roman" w:hAnsi="Times New Roman" w:cs="Times New Roman"/>
            </w:rPr>
            <w:t>2020; 8:571808</w:t>
          </w:r>
          <w:r w:rsidRPr="001179A0">
            <w:rPr>
              <w:rFonts w:ascii="Times New Roman" w:eastAsia="Times New Roman" w:hAnsi="Times New Roman" w:cs="Times New Roman"/>
            </w:rPr>
            <w:t xml:space="preserve">. </w:t>
          </w:r>
        </w:p>
        <w:p w14:paraId="43730DF7" w14:textId="2C401395" w:rsidR="00A57CD9" w:rsidRPr="001179A0" w:rsidRDefault="00A57CD9" w:rsidP="00C11F1E">
          <w:pPr>
            <w:autoSpaceDE w:val="0"/>
            <w:autoSpaceDN w:val="0"/>
            <w:ind w:hanging="640"/>
            <w:jc w:val="both"/>
            <w:divId w:val="724375216"/>
            <w:rPr>
              <w:rFonts w:ascii="Times New Roman" w:eastAsia="Times New Roman" w:hAnsi="Times New Roman" w:cs="Times New Roman"/>
            </w:rPr>
          </w:pPr>
          <w:r w:rsidRPr="001179A0">
            <w:rPr>
              <w:rFonts w:ascii="Times New Roman" w:eastAsia="Times New Roman" w:hAnsi="Times New Roman" w:cs="Times New Roman"/>
            </w:rPr>
            <w:t>24.</w:t>
          </w:r>
          <w:r w:rsidRPr="001179A0">
            <w:rPr>
              <w:rFonts w:ascii="Times New Roman" w:eastAsia="Times New Roman" w:hAnsi="Times New Roman" w:cs="Times New Roman"/>
            </w:rPr>
            <w:tab/>
            <w:t xml:space="preserve">Yancy CW. COVID-19 and </w:t>
          </w:r>
          <w:r w:rsidR="00BC1C3C" w:rsidRPr="001179A0">
            <w:rPr>
              <w:rFonts w:ascii="Times New Roman" w:eastAsia="Times New Roman" w:hAnsi="Times New Roman" w:cs="Times New Roman"/>
            </w:rPr>
            <w:t>African</w:t>
          </w:r>
          <w:r w:rsidRPr="001179A0">
            <w:rPr>
              <w:rFonts w:ascii="Times New Roman" w:eastAsia="Times New Roman" w:hAnsi="Times New Roman" w:cs="Times New Roman"/>
            </w:rPr>
            <w:t xml:space="preserve"> </w:t>
          </w:r>
          <w:r w:rsidR="00BC1C3C" w:rsidRPr="001179A0">
            <w:rPr>
              <w:rFonts w:ascii="Times New Roman" w:eastAsia="Times New Roman" w:hAnsi="Times New Roman" w:cs="Times New Roman"/>
            </w:rPr>
            <w:t>Americans</w:t>
          </w:r>
          <w:r w:rsidRPr="001179A0">
            <w:rPr>
              <w:rFonts w:ascii="Times New Roman" w:eastAsia="Times New Roman" w:hAnsi="Times New Roman" w:cs="Times New Roman"/>
            </w:rPr>
            <w:t xml:space="preserve">. JAMA. 2020;323(19):1891–2. </w:t>
          </w:r>
        </w:p>
        <w:p w14:paraId="2FEB9F1D" w14:textId="672E7496" w:rsidR="00A57CD9" w:rsidRPr="001179A0" w:rsidRDefault="00A57CD9" w:rsidP="00C11F1E">
          <w:pPr>
            <w:autoSpaceDE w:val="0"/>
            <w:autoSpaceDN w:val="0"/>
            <w:ind w:hanging="640"/>
            <w:jc w:val="both"/>
            <w:divId w:val="936326024"/>
            <w:rPr>
              <w:rFonts w:ascii="Times New Roman" w:eastAsia="Times New Roman" w:hAnsi="Times New Roman" w:cs="Times New Roman"/>
            </w:rPr>
          </w:pPr>
          <w:r w:rsidRPr="001179A0">
            <w:rPr>
              <w:rFonts w:ascii="Times New Roman" w:eastAsia="Times New Roman" w:hAnsi="Times New Roman" w:cs="Times New Roman"/>
            </w:rPr>
            <w:t>25.</w:t>
          </w:r>
          <w:r w:rsidRPr="001179A0">
            <w:rPr>
              <w:rFonts w:ascii="Times New Roman" w:eastAsia="Times New Roman" w:hAnsi="Times New Roman" w:cs="Times New Roman"/>
            </w:rPr>
            <w:tab/>
            <w:t xml:space="preserve">Laurencin CT, McClinton A. The COVID-19 pandemic: a call to action to identify and address racial and ethnic disparities. </w:t>
          </w:r>
          <w:r w:rsidR="00BC1C3C" w:rsidRPr="001179A0">
            <w:rPr>
              <w:rFonts w:ascii="Times New Roman" w:eastAsia="Times New Roman" w:hAnsi="Times New Roman" w:cs="Times New Roman"/>
            </w:rPr>
            <w:t>Journal of Racial and Ethnic Health Disparities</w:t>
          </w:r>
          <w:r w:rsidRPr="001179A0">
            <w:rPr>
              <w:rFonts w:ascii="Times New Roman" w:eastAsia="Times New Roman" w:hAnsi="Times New Roman" w:cs="Times New Roman"/>
            </w:rPr>
            <w:t xml:space="preserve">. </w:t>
          </w:r>
          <w:r w:rsidR="00BC1C3C" w:rsidRPr="001179A0">
            <w:rPr>
              <w:rFonts w:ascii="Times New Roman" w:eastAsia="Times New Roman" w:hAnsi="Times New Roman" w:cs="Times New Roman"/>
            </w:rPr>
            <w:t>2020; 7:398</w:t>
          </w:r>
          <w:r w:rsidRPr="001179A0">
            <w:rPr>
              <w:rFonts w:ascii="Times New Roman" w:eastAsia="Times New Roman" w:hAnsi="Times New Roman" w:cs="Times New Roman"/>
            </w:rPr>
            <w:t xml:space="preserve">–402. </w:t>
          </w:r>
        </w:p>
        <w:p w14:paraId="7D43E1F7" w14:textId="5B391965" w:rsidR="00A57CD9" w:rsidRPr="001179A0" w:rsidRDefault="00A57CD9" w:rsidP="00C11F1E">
          <w:pPr>
            <w:autoSpaceDE w:val="0"/>
            <w:autoSpaceDN w:val="0"/>
            <w:ind w:hanging="640"/>
            <w:jc w:val="both"/>
            <w:divId w:val="566040542"/>
            <w:rPr>
              <w:rFonts w:ascii="Times New Roman" w:eastAsia="Times New Roman" w:hAnsi="Times New Roman" w:cs="Times New Roman"/>
            </w:rPr>
          </w:pPr>
          <w:r w:rsidRPr="001179A0">
            <w:rPr>
              <w:rFonts w:ascii="Times New Roman" w:eastAsia="Times New Roman" w:hAnsi="Times New Roman" w:cs="Times New Roman"/>
            </w:rPr>
            <w:t>26.</w:t>
          </w:r>
          <w:r w:rsidRPr="001179A0">
            <w:rPr>
              <w:rFonts w:ascii="Times New Roman" w:eastAsia="Times New Roman" w:hAnsi="Times New Roman" w:cs="Times New Roman"/>
            </w:rPr>
            <w:tab/>
            <w:t xml:space="preserve">Tung EL, Peek ME, Rivas MA, Yang JP, Volerman A. Association </w:t>
          </w:r>
          <w:r w:rsidR="00BC1C3C" w:rsidRPr="001179A0">
            <w:rPr>
              <w:rFonts w:ascii="Times New Roman" w:eastAsia="Times New Roman" w:hAnsi="Times New Roman" w:cs="Times New Roman"/>
            </w:rPr>
            <w:t>of</w:t>
          </w:r>
          <w:r w:rsidRPr="001179A0">
            <w:rPr>
              <w:rFonts w:ascii="Times New Roman" w:eastAsia="Times New Roman" w:hAnsi="Times New Roman" w:cs="Times New Roman"/>
            </w:rPr>
            <w:t xml:space="preserve"> Neighborhood Disadvantage </w:t>
          </w:r>
          <w:r w:rsidR="00295EBB" w:rsidRPr="001179A0">
            <w:rPr>
              <w:rFonts w:ascii="Times New Roman" w:eastAsia="Times New Roman" w:hAnsi="Times New Roman" w:cs="Times New Roman"/>
            </w:rPr>
            <w:t>with</w:t>
          </w:r>
          <w:r w:rsidRPr="001179A0">
            <w:rPr>
              <w:rFonts w:ascii="Times New Roman" w:eastAsia="Times New Roman" w:hAnsi="Times New Roman" w:cs="Times New Roman"/>
            </w:rPr>
            <w:t xml:space="preserve"> Racial Disparities In COVID-19 Positivity </w:t>
          </w:r>
          <w:r w:rsidR="00DC6EBB" w:rsidRPr="001179A0">
            <w:rPr>
              <w:rFonts w:ascii="Times New Roman" w:eastAsia="Times New Roman" w:hAnsi="Times New Roman" w:cs="Times New Roman"/>
            </w:rPr>
            <w:t>in</w:t>
          </w:r>
          <w:r w:rsidRPr="001179A0">
            <w:rPr>
              <w:rFonts w:ascii="Times New Roman" w:eastAsia="Times New Roman" w:hAnsi="Times New Roman" w:cs="Times New Roman"/>
            </w:rPr>
            <w:t xml:space="preserve"> Chicago: Study examines the association of neighborhood disadvantage with racial disparities in COVID-19 positivity in Chicago. Health Aff</w:t>
          </w:r>
          <w:r w:rsidR="00295EBB" w:rsidRPr="001179A0">
            <w:rPr>
              <w:rFonts w:ascii="Times New Roman" w:eastAsia="Times New Roman" w:hAnsi="Times New Roman" w:cs="Times New Roman"/>
            </w:rPr>
            <w:t>airs</w:t>
          </w:r>
          <w:r w:rsidRPr="001179A0">
            <w:rPr>
              <w:rFonts w:ascii="Times New Roman" w:eastAsia="Times New Roman" w:hAnsi="Times New Roman" w:cs="Times New Roman"/>
            </w:rPr>
            <w:t xml:space="preserve">. 2021;40(11):1784–91. </w:t>
          </w:r>
        </w:p>
        <w:p w14:paraId="3040B70B" w14:textId="77777777" w:rsidR="00A57CD9" w:rsidRPr="001179A0" w:rsidRDefault="00A57CD9" w:rsidP="00C11F1E">
          <w:pPr>
            <w:autoSpaceDE w:val="0"/>
            <w:autoSpaceDN w:val="0"/>
            <w:ind w:hanging="640"/>
            <w:jc w:val="both"/>
            <w:divId w:val="1353993892"/>
            <w:rPr>
              <w:rFonts w:ascii="Times New Roman" w:eastAsia="Times New Roman" w:hAnsi="Times New Roman" w:cs="Times New Roman"/>
            </w:rPr>
          </w:pPr>
          <w:r w:rsidRPr="001179A0">
            <w:rPr>
              <w:rFonts w:ascii="Times New Roman" w:eastAsia="Times New Roman" w:hAnsi="Times New Roman" w:cs="Times New Roman"/>
            </w:rPr>
            <w:lastRenderedPageBreak/>
            <w:t>27.</w:t>
          </w:r>
          <w:r w:rsidRPr="001179A0">
            <w:rPr>
              <w:rFonts w:ascii="Times New Roman" w:eastAsia="Times New Roman" w:hAnsi="Times New Roman" w:cs="Times New Roman"/>
            </w:rPr>
            <w:tab/>
            <w:t xml:space="preserve">Knighton AJ, Savitz L, Belnap T, Stephenson B, VanDerslice J. Introduction of an area deprivation index measuring patient socioeconomic status in an integrated health system: implications for population health. EGEMs. 2016;4(3). </w:t>
          </w:r>
        </w:p>
        <w:p w14:paraId="3DBAF3A4" w14:textId="2EA9C2D6" w:rsidR="00A57CD9" w:rsidRPr="001179A0" w:rsidRDefault="00A57CD9" w:rsidP="00C11F1E">
          <w:pPr>
            <w:autoSpaceDE w:val="0"/>
            <w:autoSpaceDN w:val="0"/>
            <w:ind w:hanging="640"/>
            <w:jc w:val="both"/>
            <w:divId w:val="1420445920"/>
            <w:rPr>
              <w:rFonts w:ascii="Times New Roman" w:eastAsia="Times New Roman" w:hAnsi="Times New Roman" w:cs="Times New Roman"/>
            </w:rPr>
          </w:pPr>
          <w:r w:rsidRPr="001179A0">
            <w:rPr>
              <w:rFonts w:ascii="Times New Roman" w:eastAsia="Times New Roman" w:hAnsi="Times New Roman" w:cs="Times New Roman"/>
            </w:rPr>
            <w:t>28.</w:t>
          </w:r>
          <w:r w:rsidRPr="001179A0">
            <w:rPr>
              <w:rFonts w:ascii="Times New Roman" w:eastAsia="Times New Roman" w:hAnsi="Times New Roman" w:cs="Times New Roman"/>
            </w:rPr>
            <w:tab/>
            <w:t xml:space="preserve">Singh GK. Area deprivation and widening inequalities in US mortality, 1969–1998. </w:t>
          </w:r>
          <w:r w:rsidR="00295EBB" w:rsidRPr="001179A0">
            <w:rPr>
              <w:rFonts w:ascii="Times New Roman" w:eastAsia="Times New Roman" w:hAnsi="Times New Roman" w:cs="Times New Roman"/>
            </w:rPr>
            <w:t>American Journal of Public Health</w:t>
          </w:r>
          <w:r w:rsidRPr="001179A0">
            <w:rPr>
              <w:rFonts w:ascii="Times New Roman" w:eastAsia="Times New Roman" w:hAnsi="Times New Roman" w:cs="Times New Roman"/>
            </w:rPr>
            <w:t xml:space="preserve">. 2003;93(7):1137–43. </w:t>
          </w:r>
        </w:p>
        <w:p w14:paraId="4821C1D4" w14:textId="41A44A88" w:rsidR="00A57CD9" w:rsidRPr="001179A0" w:rsidRDefault="00A57CD9" w:rsidP="00C11F1E">
          <w:pPr>
            <w:autoSpaceDE w:val="0"/>
            <w:autoSpaceDN w:val="0"/>
            <w:ind w:hanging="640"/>
            <w:jc w:val="both"/>
            <w:divId w:val="522549811"/>
            <w:rPr>
              <w:rFonts w:ascii="Times New Roman" w:eastAsia="Times New Roman" w:hAnsi="Times New Roman" w:cs="Times New Roman"/>
            </w:rPr>
          </w:pPr>
          <w:r w:rsidRPr="001179A0">
            <w:rPr>
              <w:rFonts w:ascii="Times New Roman" w:eastAsia="Times New Roman" w:hAnsi="Times New Roman" w:cs="Times New Roman"/>
            </w:rPr>
            <w:t>29.</w:t>
          </w:r>
          <w:r w:rsidRPr="001179A0">
            <w:rPr>
              <w:rFonts w:ascii="Times New Roman" w:eastAsia="Times New Roman" w:hAnsi="Times New Roman" w:cs="Times New Roman"/>
            </w:rPr>
            <w:tab/>
            <w:t xml:space="preserve">Adjei-Fremah S, Lara N, Anwar A, Garcia DC, Hemaktiathar S, Ifebirinachi CB, et al. The effects of race/ethnicity, age, and area deprivation index (ADI) on COVID-19 disease early dynamics: Washington, DC case study. </w:t>
          </w:r>
          <w:r w:rsidR="00B04AF4" w:rsidRPr="001179A0">
            <w:rPr>
              <w:rFonts w:ascii="Times New Roman" w:eastAsia="Times New Roman" w:hAnsi="Times New Roman" w:cs="Times New Roman"/>
            </w:rPr>
            <w:t>Journal of Racial and Ethnic health Disparities</w:t>
          </w:r>
          <w:r w:rsidRPr="001179A0">
            <w:rPr>
              <w:rFonts w:ascii="Times New Roman" w:eastAsia="Times New Roman" w:hAnsi="Times New Roman" w:cs="Times New Roman"/>
            </w:rPr>
            <w:t xml:space="preserve">. 2023;10(2):491–500. </w:t>
          </w:r>
        </w:p>
        <w:p w14:paraId="5215C765" w14:textId="56CC257C" w:rsidR="00A57CD9" w:rsidRPr="001179A0" w:rsidRDefault="00A57CD9" w:rsidP="00C11F1E">
          <w:pPr>
            <w:autoSpaceDE w:val="0"/>
            <w:autoSpaceDN w:val="0"/>
            <w:ind w:hanging="640"/>
            <w:jc w:val="both"/>
            <w:divId w:val="481703393"/>
            <w:rPr>
              <w:rFonts w:ascii="Times New Roman" w:eastAsia="Times New Roman" w:hAnsi="Times New Roman" w:cs="Times New Roman"/>
            </w:rPr>
          </w:pPr>
          <w:r w:rsidRPr="001179A0">
            <w:rPr>
              <w:rFonts w:ascii="Times New Roman" w:eastAsia="Times New Roman" w:hAnsi="Times New Roman" w:cs="Times New Roman"/>
            </w:rPr>
            <w:t>30.</w:t>
          </w:r>
          <w:r w:rsidRPr="001179A0">
            <w:rPr>
              <w:rFonts w:ascii="Times New Roman" w:eastAsia="Times New Roman" w:hAnsi="Times New Roman" w:cs="Times New Roman"/>
            </w:rPr>
            <w:tab/>
            <w:t xml:space="preserve">Harris R, Rosser M, Chowdhury AM, Ohnuma T, Raghunathan K, Haines KL, et al. Association of Area Deprivation Index </w:t>
          </w:r>
          <w:r w:rsidR="00B04AF4" w:rsidRPr="001179A0">
            <w:rPr>
              <w:rFonts w:ascii="Times New Roman" w:eastAsia="Times New Roman" w:hAnsi="Times New Roman" w:cs="Times New Roman"/>
            </w:rPr>
            <w:t>with</w:t>
          </w:r>
          <w:r w:rsidRPr="001179A0">
            <w:rPr>
              <w:rFonts w:ascii="Times New Roman" w:eastAsia="Times New Roman" w:hAnsi="Times New Roman" w:cs="Times New Roman"/>
            </w:rPr>
            <w:t xml:space="preserve"> Mortality in Critically Ill Adults With COVID-19. American Journal of Critical Care. 2024;33(6):446–54. </w:t>
          </w:r>
        </w:p>
        <w:p w14:paraId="288F3E51" w14:textId="77777777" w:rsidR="00A57CD9" w:rsidRPr="001179A0" w:rsidRDefault="00A57CD9" w:rsidP="00C11F1E">
          <w:pPr>
            <w:autoSpaceDE w:val="0"/>
            <w:autoSpaceDN w:val="0"/>
            <w:ind w:hanging="640"/>
            <w:jc w:val="both"/>
            <w:divId w:val="962349492"/>
            <w:rPr>
              <w:rFonts w:ascii="Times New Roman" w:eastAsia="Times New Roman" w:hAnsi="Times New Roman" w:cs="Times New Roman"/>
            </w:rPr>
          </w:pPr>
          <w:r w:rsidRPr="001179A0">
            <w:rPr>
              <w:rFonts w:ascii="Times New Roman" w:eastAsia="Times New Roman" w:hAnsi="Times New Roman" w:cs="Times New Roman"/>
            </w:rPr>
            <w:t>31.</w:t>
          </w:r>
          <w:r w:rsidRPr="001179A0">
            <w:rPr>
              <w:rFonts w:ascii="Times New Roman" w:eastAsia="Times New Roman" w:hAnsi="Times New Roman" w:cs="Times New Roman"/>
            </w:rPr>
            <w:tab/>
            <w:t xml:space="preserve">Manabe YC, Sharfstein JS, Armstrong K. The need for more and better testing for COVID-19. JAMA. 2020;324(21):2153–4. </w:t>
          </w:r>
        </w:p>
        <w:p w14:paraId="1A566DFD" w14:textId="77777777" w:rsidR="00A57CD9" w:rsidRPr="001179A0" w:rsidRDefault="00A57CD9" w:rsidP="00C11F1E">
          <w:pPr>
            <w:autoSpaceDE w:val="0"/>
            <w:autoSpaceDN w:val="0"/>
            <w:ind w:hanging="640"/>
            <w:jc w:val="both"/>
            <w:divId w:val="18817935"/>
            <w:rPr>
              <w:rFonts w:ascii="Times New Roman" w:eastAsia="Times New Roman" w:hAnsi="Times New Roman" w:cs="Times New Roman"/>
            </w:rPr>
          </w:pPr>
          <w:r w:rsidRPr="001179A0">
            <w:rPr>
              <w:rFonts w:ascii="Times New Roman" w:eastAsia="Times New Roman" w:hAnsi="Times New Roman" w:cs="Times New Roman"/>
            </w:rPr>
            <w:t>32.</w:t>
          </w:r>
          <w:r w:rsidRPr="001179A0">
            <w:rPr>
              <w:rFonts w:ascii="Times New Roman" w:eastAsia="Times New Roman" w:hAnsi="Times New Roman" w:cs="Times New Roman"/>
            </w:rPr>
            <w:tab/>
            <w:t>Why COVID-19 testing is the key to getting back to normal | National Institute on Aging [Internet]. [cited 2024 Oct 3]. Available from: https://www.nia.nih.gov/news/why-covid-19-testing-key-getting-back-normal</w:t>
          </w:r>
        </w:p>
        <w:p w14:paraId="00C63E1C" w14:textId="77777777" w:rsidR="00A57CD9" w:rsidRPr="001179A0" w:rsidRDefault="00A57CD9" w:rsidP="00C11F1E">
          <w:pPr>
            <w:autoSpaceDE w:val="0"/>
            <w:autoSpaceDN w:val="0"/>
            <w:ind w:hanging="640"/>
            <w:jc w:val="both"/>
            <w:divId w:val="990871444"/>
            <w:rPr>
              <w:rFonts w:ascii="Times New Roman" w:eastAsia="Times New Roman" w:hAnsi="Times New Roman" w:cs="Times New Roman"/>
            </w:rPr>
          </w:pPr>
          <w:r w:rsidRPr="001179A0">
            <w:rPr>
              <w:rFonts w:ascii="Times New Roman" w:eastAsia="Times New Roman" w:hAnsi="Times New Roman" w:cs="Times New Roman"/>
            </w:rPr>
            <w:t>33.</w:t>
          </w:r>
          <w:r w:rsidRPr="001179A0">
            <w:rPr>
              <w:rFonts w:ascii="Times New Roman" w:eastAsia="Times New Roman" w:hAnsi="Times New Roman" w:cs="Times New Roman"/>
            </w:rPr>
            <w:tab/>
            <w:t>SHIELD - University of Illinois System [Internet]. [cited 2024 Oct 16]. Available from: https://www.uillinois.edu/shield</w:t>
          </w:r>
        </w:p>
        <w:p w14:paraId="50495851" w14:textId="77777777" w:rsidR="00A57CD9" w:rsidRPr="001179A0" w:rsidRDefault="00A57CD9" w:rsidP="00C11F1E">
          <w:pPr>
            <w:autoSpaceDE w:val="0"/>
            <w:autoSpaceDN w:val="0"/>
            <w:ind w:hanging="640"/>
            <w:jc w:val="both"/>
            <w:divId w:val="2102215068"/>
            <w:rPr>
              <w:rFonts w:ascii="Times New Roman" w:eastAsia="Times New Roman" w:hAnsi="Times New Roman" w:cs="Times New Roman"/>
            </w:rPr>
          </w:pPr>
          <w:r w:rsidRPr="001179A0">
            <w:rPr>
              <w:rFonts w:ascii="Times New Roman" w:eastAsia="Times New Roman" w:hAnsi="Times New Roman" w:cs="Times New Roman"/>
            </w:rPr>
            <w:t>34.</w:t>
          </w:r>
          <w:r w:rsidRPr="001179A0">
            <w:rPr>
              <w:rFonts w:ascii="Times New Roman" w:eastAsia="Times New Roman" w:hAnsi="Times New Roman" w:cs="Times New Roman"/>
            </w:rPr>
            <w:tab/>
            <w:t>About Us | Loyola Medicine [Internet]. [cited 2024 Oct 16]. Available from: https://www.loyolamedicine.org/about-us</w:t>
          </w:r>
        </w:p>
        <w:p w14:paraId="28CDF258" w14:textId="77777777" w:rsidR="00A57CD9" w:rsidRPr="001179A0" w:rsidRDefault="00A57CD9" w:rsidP="00C11F1E">
          <w:pPr>
            <w:autoSpaceDE w:val="0"/>
            <w:autoSpaceDN w:val="0"/>
            <w:ind w:hanging="640"/>
            <w:jc w:val="both"/>
            <w:divId w:val="766197689"/>
            <w:rPr>
              <w:rFonts w:ascii="Times New Roman" w:eastAsia="Times New Roman" w:hAnsi="Times New Roman" w:cs="Times New Roman"/>
            </w:rPr>
          </w:pPr>
          <w:r w:rsidRPr="001179A0">
            <w:rPr>
              <w:rFonts w:ascii="Times New Roman" w:eastAsia="Times New Roman" w:hAnsi="Times New Roman" w:cs="Times New Roman"/>
            </w:rPr>
            <w:t>35.</w:t>
          </w:r>
          <w:r w:rsidRPr="001179A0">
            <w:rPr>
              <w:rFonts w:ascii="Times New Roman" w:eastAsia="Times New Roman" w:hAnsi="Times New Roman" w:cs="Times New Roman"/>
            </w:rPr>
            <w:tab/>
            <w:t>Loyola University Medical Center | Loyola Medicine [Internet]. [cited 2024 Oct 16]. Available from: https://www.loyolamedicine.org/location/loyola-university-medical-center-0</w:t>
          </w:r>
        </w:p>
        <w:p w14:paraId="7FD6F3E1" w14:textId="77777777" w:rsidR="00A57CD9" w:rsidRPr="001179A0" w:rsidRDefault="00A57CD9" w:rsidP="00C11F1E">
          <w:pPr>
            <w:autoSpaceDE w:val="0"/>
            <w:autoSpaceDN w:val="0"/>
            <w:ind w:hanging="640"/>
            <w:jc w:val="both"/>
            <w:divId w:val="1857185000"/>
            <w:rPr>
              <w:rFonts w:ascii="Times New Roman" w:eastAsia="Times New Roman" w:hAnsi="Times New Roman" w:cs="Times New Roman"/>
            </w:rPr>
          </w:pPr>
          <w:r w:rsidRPr="001179A0">
            <w:rPr>
              <w:rFonts w:ascii="Times New Roman" w:eastAsia="Times New Roman" w:hAnsi="Times New Roman" w:cs="Times New Roman"/>
            </w:rPr>
            <w:t>36.</w:t>
          </w:r>
          <w:r w:rsidRPr="001179A0">
            <w:rPr>
              <w:rFonts w:ascii="Times New Roman" w:eastAsia="Times New Roman" w:hAnsi="Times New Roman" w:cs="Times New Roman"/>
            </w:rPr>
            <w:tab/>
            <w:t xml:space="preserve">Vassilaki M, Aakre JA, Castillo A, Chamberlain AM, Wilson PM, Kremers WK, et al. Association of neighborhood socioeconomic disadvantage and cognitive impairment. Alzheimer’s &amp; Dementia. 2023;19(3):761–70. </w:t>
          </w:r>
        </w:p>
        <w:p w14:paraId="7456FDBD" w14:textId="77777777" w:rsidR="00A57CD9" w:rsidRPr="001179A0" w:rsidRDefault="00A57CD9" w:rsidP="00C11F1E">
          <w:pPr>
            <w:autoSpaceDE w:val="0"/>
            <w:autoSpaceDN w:val="0"/>
            <w:ind w:hanging="640"/>
            <w:jc w:val="both"/>
            <w:divId w:val="1990134777"/>
            <w:rPr>
              <w:rFonts w:ascii="Times New Roman" w:eastAsia="Times New Roman" w:hAnsi="Times New Roman" w:cs="Times New Roman"/>
            </w:rPr>
          </w:pPr>
          <w:r w:rsidRPr="001179A0">
            <w:rPr>
              <w:rFonts w:ascii="Times New Roman" w:eastAsia="Times New Roman" w:hAnsi="Times New Roman" w:cs="Times New Roman"/>
            </w:rPr>
            <w:t>37.</w:t>
          </w:r>
          <w:r w:rsidRPr="001179A0">
            <w:rPr>
              <w:rFonts w:ascii="Times New Roman" w:eastAsia="Times New Roman" w:hAnsi="Times New Roman" w:cs="Times New Roman"/>
            </w:rPr>
            <w:tab/>
            <w:t xml:space="preserve">Hu J, Kind AJH, Nerenz D. Area deprivation index predicts readmission risk at an urban teaching hospital. American Journal of Medical Quality. 2018;33(5):493–501. </w:t>
          </w:r>
        </w:p>
        <w:p w14:paraId="4851375E" w14:textId="77777777" w:rsidR="00A57CD9" w:rsidRPr="001179A0" w:rsidRDefault="00A57CD9" w:rsidP="00C11F1E">
          <w:pPr>
            <w:autoSpaceDE w:val="0"/>
            <w:autoSpaceDN w:val="0"/>
            <w:ind w:hanging="640"/>
            <w:jc w:val="both"/>
            <w:divId w:val="20789877"/>
            <w:rPr>
              <w:rFonts w:ascii="Times New Roman" w:eastAsia="Times New Roman" w:hAnsi="Times New Roman" w:cs="Times New Roman"/>
            </w:rPr>
          </w:pPr>
          <w:r w:rsidRPr="001179A0">
            <w:rPr>
              <w:rFonts w:ascii="Times New Roman" w:eastAsia="Times New Roman" w:hAnsi="Times New Roman" w:cs="Times New Roman"/>
            </w:rPr>
            <w:t>38.</w:t>
          </w:r>
          <w:r w:rsidRPr="001179A0">
            <w:rPr>
              <w:rFonts w:ascii="Times New Roman" w:eastAsia="Times New Roman" w:hAnsi="Times New Roman" w:cs="Times New Roman"/>
            </w:rPr>
            <w:tab/>
            <w:t>Area Deprivation Index [Internet]. [cited 2024 Oct 3]. Available from: https://www.nrpa.org/publications-research/data-and-mapping-resource-library/area-deprivation-index/</w:t>
          </w:r>
        </w:p>
        <w:p w14:paraId="6EC5E6CA" w14:textId="70C6FD54" w:rsidR="00A57CD9" w:rsidRPr="001179A0" w:rsidRDefault="00A57CD9" w:rsidP="00C11F1E">
          <w:pPr>
            <w:autoSpaceDE w:val="0"/>
            <w:autoSpaceDN w:val="0"/>
            <w:ind w:hanging="640"/>
            <w:jc w:val="both"/>
            <w:divId w:val="958951833"/>
            <w:rPr>
              <w:rFonts w:ascii="Times New Roman" w:eastAsia="Times New Roman" w:hAnsi="Times New Roman" w:cs="Times New Roman"/>
            </w:rPr>
          </w:pPr>
          <w:r w:rsidRPr="001179A0">
            <w:rPr>
              <w:rFonts w:ascii="Times New Roman" w:eastAsia="Times New Roman" w:hAnsi="Times New Roman" w:cs="Times New Roman"/>
            </w:rPr>
            <w:t>39.</w:t>
          </w:r>
          <w:r w:rsidRPr="001179A0">
            <w:rPr>
              <w:rFonts w:ascii="Times New Roman" w:eastAsia="Times New Roman" w:hAnsi="Times New Roman" w:cs="Times New Roman"/>
            </w:rPr>
            <w:tab/>
            <w:t xml:space="preserve">Singh GK, Lin CCC. Area deprivation and inequalities in health and health care outcomes. </w:t>
          </w:r>
          <w:r w:rsidR="007D5DF8" w:rsidRPr="001179A0">
            <w:rPr>
              <w:rFonts w:ascii="Times New Roman" w:eastAsia="Times New Roman" w:hAnsi="Times New Roman" w:cs="Times New Roman"/>
            </w:rPr>
            <w:t>Annals of Internal Medicine</w:t>
          </w:r>
          <w:r w:rsidRPr="001179A0">
            <w:rPr>
              <w:rFonts w:ascii="Times New Roman" w:eastAsia="Times New Roman" w:hAnsi="Times New Roman" w:cs="Times New Roman"/>
            </w:rPr>
            <w:t xml:space="preserve">. 2019;171(2):131–2. </w:t>
          </w:r>
        </w:p>
        <w:p w14:paraId="3933C4D3" w14:textId="1CF18650" w:rsidR="00A57CD9" w:rsidRPr="001179A0" w:rsidRDefault="00A57CD9" w:rsidP="00C11F1E">
          <w:pPr>
            <w:autoSpaceDE w:val="0"/>
            <w:autoSpaceDN w:val="0"/>
            <w:ind w:hanging="640"/>
            <w:jc w:val="both"/>
            <w:divId w:val="956906633"/>
            <w:rPr>
              <w:rFonts w:ascii="Times New Roman" w:eastAsia="Times New Roman" w:hAnsi="Times New Roman" w:cs="Times New Roman"/>
            </w:rPr>
          </w:pPr>
          <w:r w:rsidRPr="001179A0">
            <w:rPr>
              <w:rFonts w:ascii="Times New Roman" w:eastAsia="Times New Roman" w:hAnsi="Times New Roman" w:cs="Times New Roman"/>
            </w:rPr>
            <w:t>40.</w:t>
          </w:r>
          <w:r w:rsidRPr="001179A0">
            <w:rPr>
              <w:rFonts w:ascii="Times New Roman" w:eastAsia="Times New Roman" w:hAnsi="Times New Roman" w:cs="Times New Roman"/>
            </w:rPr>
            <w:tab/>
            <w:t>Zeng S, Pelzer KM, Gibbons RD, Peek ME, Parker WF. Association of zip code vaccination rate with COVID-19 mortality in Chicago, Illinois. JAMA Netw</w:t>
          </w:r>
          <w:r w:rsidR="007D5DF8" w:rsidRPr="001179A0">
            <w:rPr>
              <w:rFonts w:ascii="Times New Roman" w:eastAsia="Times New Roman" w:hAnsi="Times New Roman" w:cs="Times New Roman"/>
            </w:rPr>
            <w:t>ork</w:t>
          </w:r>
          <w:r w:rsidRPr="001179A0">
            <w:rPr>
              <w:rFonts w:ascii="Times New Roman" w:eastAsia="Times New Roman" w:hAnsi="Times New Roman" w:cs="Times New Roman"/>
            </w:rPr>
            <w:t xml:space="preserve"> Open. 2022;5(5</w:t>
          </w:r>
          <w:r w:rsidR="007D5DF8" w:rsidRPr="001179A0">
            <w:rPr>
              <w:rFonts w:ascii="Times New Roman" w:eastAsia="Times New Roman" w:hAnsi="Times New Roman" w:cs="Times New Roman"/>
            </w:rPr>
            <w:t>): e</w:t>
          </w:r>
          <w:r w:rsidRPr="001179A0">
            <w:rPr>
              <w:rFonts w:ascii="Times New Roman" w:eastAsia="Times New Roman" w:hAnsi="Times New Roman" w:cs="Times New Roman"/>
            </w:rPr>
            <w:t xml:space="preserve">2214753–e2214753. </w:t>
          </w:r>
        </w:p>
        <w:p w14:paraId="1212ACCB" w14:textId="77777777" w:rsidR="00A57CD9" w:rsidRPr="001179A0" w:rsidRDefault="00A57CD9" w:rsidP="00C11F1E">
          <w:pPr>
            <w:autoSpaceDE w:val="0"/>
            <w:autoSpaceDN w:val="0"/>
            <w:ind w:hanging="640"/>
            <w:jc w:val="both"/>
            <w:divId w:val="320038732"/>
            <w:rPr>
              <w:rFonts w:ascii="Times New Roman" w:eastAsia="Times New Roman" w:hAnsi="Times New Roman" w:cs="Times New Roman"/>
            </w:rPr>
          </w:pPr>
          <w:r w:rsidRPr="001179A0">
            <w:rPr>
              <w:rFonts w:ascii="Times New Roman" w:eastAsia="Times New Roman" w:hAnsi="Times New Roman" w:cs="Times New Roman"/>
            </w:rPr>
            <w:t>41.</w:t>
          </w:r>
          <w:r w:rsidRPr="001179A0">
            <w:rPr>
              <w:rFonts w:ascii="Times New Roman" w:eastAsia="Times New Roman" w:hAnsi="Times New Roman" w:cs="Times New Roman"/>
            </w:rPr>
            <w:tab/>
            <w:t xml:space="preserve">Hedberg P, Parczewski M, Serwin K, Marchetti G, Bai F, Jensen BEO, et al. In-hospital mortality during the wild-type, alpha, delta, and omicron SARS-CoV-2 waves: a multinational cohort study in the EuCARE project. The Lancet Regional Health–Europe. 2024;38. </w:t>
          </w:r>
        </w:p>
        <w:p w14:paraId="717BAEED" w14:textId="253BF298" w:rsidR="00A57CD9" w:rsidRPr="001179A0" w:rsidRDefault="00A57CD9" w:rsidP="00C11F1E">
          <w:pPr>
            <w:autoSpaceDE w:val="0"/>
            <w:autoSpaceDN w:val="0"/>
            <w:ind w:hanging="640"/>
            <w:jc w:val="both"/>
            <w:divId w:val="1780711339"/>
            <w:rPr>
              <w:rFonts w:ascii="Times New Roman" w:eastAsia="Times New Roman" w:hAnsi="Times New Roman" w:cs="Times New Roman"/>
            </w:rPr>
          </w:pPr>
          <w:r w:rsidRPr="001179A0">
            <w:rPr>
              <w:rFonts w:ascii="Times New Roman" w:eastAsia="Times New Roman" w:hAnsi="Times New Roman" w:cs="Times New Roman"/>
            </w:rPr>
            <w:lastRenderedPageBreak/>
            <w:t>42.</w:t>
          </w:r>
          <w:r w:rsidRPr="001179A0">
            <w:rPr>
              <w:rFonts w:ascii="Times New Roman" w:eastAsia="Times New Roman" w:hAnsi="Times New Roman" w:cs="Times New Roman"/>
            </w:rPr>
            <w:tab/>
            <w:t xml:space="preserve">Buchan SA, Chung H, Brown KA, Austin PC, Fell DB, Gubbay JB, et al. Estimated effectiveness of COVID-19 vaccines against Omicron or Delta symptomatic infection and severe outcomes. JAMA </w:t>
          </w:r>
          <w:r w:rsidR="00F74135" w:rsidRPr="001179A0">
            <w:rPr>
              <w:rFonts w:ascii="Times New Roman" w:eastAsia="Times New Roman" w:hAnsi="Times New Roman" w:cs="Times New Roman"/>
            </w:rPr>
            <w:t xml:space="preserve">Network </w:t>
          </w:r>
          <w:r w:rsidRPr="001179A0">
            <w:rPr>
              <w:rFonts w:ascii="Times New Roman" w:eastAsia="Times New Roman" w:hAnsi="Times New Roman" w:cs="Times New Roman"/>
            </w:rPr>
            <w:t>Open. 2022;5(9</w:t>
          </w:r>
          <w:r w:rsidR="00F74135" w:rsidRPr="001179A0">
            <w:rPr>
              <w:rFonts w:ascii="Times New Roman" w:eastAsia="Times New Roman" w:hAnsi="Times New Roman" w:cs="Times New Roman"/>
            </w:rPr>
            <w:t>): e</w:t>
          </w:r>
          <w:r w:rsidRPr="001179A0">
            <w:rPr>
              <w:rFonts w:ascii="Times New Roman" w:eastAsia="Times New Roman" w:hAnsi="Times New Roman" w:cs="Times New Roman"/>
            </w:rPr>
            <w:t xml:space="preserve">2232760–e2232760. </w:t>
          </w:r>
        </w:p>
        <w:p w14:paraId="30F2A95E" w14:textId="07D67615" w:rsidR="00A57CD9" w:rsidRPr="001179A0" w:rsidRDefault="00A57CD9" w:rsidP="00C11F1E">
          <w:pPr>
            <w:autoSpaceDE w:val="0"/>
            <w:autoSpaceDN w:val="0"/>
            <w:ind w:hanging="640"/>
            <w:jc w:val="both"/>
            <w:divId w:val="1760128473"/>
            <w:rPr>
              <w:rFonts w:ascii="Times New Roman" w:eastAsia="Times New Roman" w:hAnsi="Times New Roman" w:cs="Times New Roman"/>
            </w:rPr>
          </w:pPr>
          <w:r w:rsidRPr="001179A0">
            <w:rPr>
              <w:rFonts w:ascii="Times New Roman" w:eastAsia="Times New Roman" w:hAnsi="Times New Roman" w:cs="Times New Roman"/>
            </w:rPr>
            <w:t>43.</w:t>
          </w:r>
          <w:r w:rsidRPr="001179A0">
            <w:rPr>
              <w:rFonts w:ascii="Times New Roman" w:eastAsia="Times New Roman" w:hAnsi="Times New Roman" w:cs="Times New Roman"/>
            </w:rPr>
            <w:tab/>
            <w:t>Saidani M, Kim H, Kim J. Designing optimal COVID-19 testing stations locally: A discrete event simulation model applied on a university campus. PLoS One. 2021;16(6</w:t>
          </w:r>
          <w:r w:rsidR="00DA65E9" w:rsidRPr="001179A0">
            <w:rPr>
              <w:rFonts w:ascii="Times New Roman" w:eastAsia="Times New Roman" w:hAnsi="Times New Roman" w:cs="Times New Roman"/>
            </w:rPr>
            <w:t>): e</w:t>
          </w:r>
          <w:r w:rsidRPr="001179A0">
            <w:rPr>
              <w:rFonts w:ascii="Times New Roman" w:eastAsia="Times New Roman" w:hAnsi="Times New Roman" w:cs="Times New Roman"/>
            </w:rPr>
            <w:t xml:space="preserve">0253869. </w:t>
          </w:r>
        </w:p>
        <w:p w14:paraId="68584AF2" w14:textId="77777777" w:rsidR="00A57CD9" w:rsidRPr="001179A0" w:rsidRDefault="00A57CD9" w:rsidP="00C11F1E">
          <w:pPr>
            <w:autoSpaceDE w:val="0"/>
            <w:autoSpaceDN w:val="0"/>
            <w:ind w:hanging="640"/>
            <w:jc w:val="both"/>
            <w:divId w:val="1513954260"/>
            <w:rPr>
              <w:rFonts w:ascii="Times New Roman" w:eastAsia="Times New Roman" w:hAnsi="Times New Roman" w:cs="Times New Roman"/>
            </w:rPr>
          </w:pPr>
          <w:r w:rsidRPr="001179A0">
            <w:rPr>
              <w:rFonts w:ascii="Times New Roman" w:eastAsia="Times New Roman" w:hAnsi="Times New Roman" w:cs="Times New Roman"/>
            </w:rPr>
            <w:t>44.</w:t>
          </w:r>
          <w:r w:rsidRPr="001179A0">
            <w:rPr>
              <w:rFonts w:ascii="Times New Roman" w:eastAsia="Times New Roman" w:hAnsi="Times New Roman" w:cs="Times New Roman"/>
            </w:rPr>
            <w:tab/>
            <w:t xml:space="preserve">Holman EJ, Winfield CM, Borkowf CB, Kauerauf J, Baur C, Ahmed S, et al. Evaluation of Serial Testing After Exposure to COVID-19 in Early Care and Education Facilities, Illinois, March–May 2022. Public Health Reports. 2023;138(4):664–70. </w:t>
          </w:r>
        </w:p>
        <w:p w14:paraId="1E4010EA" w14:textId="497CB455" w:rsidR="00A57CD9" w:rsidRPr="001179A0" w:rsidRDefault="00A57CD9" w:rsidP="00C11F1E">
          <w:pPr>
            <w:autoSpaceDE w:val="0"/>
            <w:autoSpaceDN w:val="0"/>
            <w:ind w:hanging="640"/>
            <w:jc w:val="both"/>
            <w:divId w:val="695470993"/>
            <w:rPr>
              <w:rFonts w:ascii="Times New Roman" w:eastAsia="Times New Roman" w:hAnsi="Times New Roman" w:cs="Times New Roman"/>
            </w:rPr>
          </w:pPr>
          <w:r w:rsidRPr="001179A0">
            <w:rPr>
              <w:rFonts w:ascii="Times New Roman" w:eastAsia="Times New Roman" w:hAnsi="Times New Roman" w:cs="Times New Roman"/>
            </w:rPr>
            <w:t>45.</w:t>
          </w:r>
          <w:r w:rsidRPr="001179A0">
            <w:rPr>
              <w:rFonts w:ascii="Times New Roman" w:eastAsia="Times New Roman" w:hAnsi="Times New Roman" w:cs="Times New Roman"/>
            </w:rPr>
            <w:tab/>
            <w:t xml:space="preserve">Ivanov A, Mukherjee U, Bose S, Seshadri S, Watkins R, England III AC, et al. COVID-19 Test-to-Stay Program for K-12 Schools: Opt-In Versus Opt-Out Policies. Available at SSRN 4428747. </w:t>
          </w:r>
          <w:r w:rsidR="00DA65E9" w:rsidRPr="001179A0">
            <w:rPr>
              <w:rFonts w:ascii="Times New Roman" w:eastAsia="Times New Roman" w:hAnsi="Times New Roman" w:cs="Times New Roman"/>
            </w:rPr>
            <w:t>2023.</w:t>
          </w:r>
          <w:r w:rsidRPr="001179A0">
            <w:rPr>
              <w:rFonts w:ascii="Times New Roman" w:eastAsia="Times New Roman" w:hAnsi="Times New Roman" w:cs="Times New Roman"/>
            </w:rPr>
            <w:t xml:space="preserve"> </w:t>
          </w:r>
        </w:p>
        <w:p w14:paraId="1AD5A32C" w14:textId="77777777" w:rsidR="00A57CD9" w:rsidRPr="001179A0" w:rsidRDefault="00A57CD9" w:rsidP="00C11F1E">
          <w:pPr>
            <w:autoSpaceDE w:val="0"/>
            <w:autoSpaceDN w:val="0"/>
            <w:ind w:hanging="640"/>
            <w:jc w:val="both"/>
            <w:divId w:val="1502312780"/>
            <w:rPr>
              <w:rFonts w:ascii="Times New Roman" w:eastAsia="Times New Roman" w:hAnsi="Times New Roman" w:cs="Times New Roman"/>
            </w:rPr>
          </w:pPr>
          <w:r w:rsidRPr="001179A0">
            <w:rPr>
              <w:rFonts w:ascii="Times New Roman" w:eastAsia="Times New Roman" w:hAnsi="Times New Roman" w:cs="Times New Roman"/>
            </w:rPr>
            <w:t>46.</w:t>
          </w:r>
          <w:r w:rsidRPr="001179A0">
            <w:rPr>
              <w:rFonts w:ascii="Times New Roman" w:eastAsia="Times New Roman" w:hAnsi="Times New Roman" w:cs="Times New Roman"/>
            </w:rPr>
            <w:tab/>
            <w:t>U.S. Census Bureau QuickFacts: Cook County, Illinois [Internet]. [cited 2024 Oct 16]. Available from: https://www.census.gov/quickfacts/fact/table/cookcountyillinois/POP010220</w:t>
          </w:r>
        </w:p>
        <w:p w14:paraId="7FE1DC30" w14:textId="77777777" w:rsidR="004340D7" w:rsidRDefault="0051328F" w:rsidP="004340D7">
          <w:pPr>
            <w:spacing w:before="240" w:after="240" w:line="480" w:lineRule="auto"/>
            <w:jc w:val="both"/>
            <w:rPr>
              <w:rFonts w:ascii="Times New Roman" w:eastAsia="Times New Roman" w:hAnsi="Times New Roman" w:cs="Times New Roman"/>
              <w:bCs/>
              <w:color w:val="000000"/>
            </w:rPr>
          </w:pPr>
        </w:p>
      </w:sdtContent>
    </w:sdt>
    <w:p w14:paraId="0BDA8784" w14:textId="560E5BBA" w:rsidR="000F3DDC" w:rsidRDefault="000F3DDC" w:rsidP="004340D7">
      <w:pPr>
        <w:spacing w:before="240" w:after="240" w:line="480" w:lineRule="auto"/>
        <w:jc w:val="both"/>
        <w:rPr>
          <w:rFonts w:ascii="Times New Roman" w:eastAsia="Times New Roman" w:hAnsi="Times New Roman" w:cs="Times New Roman"/>
          <w:b/>
        </w:rPr>
      </w:pPr>
      <w:r w:rsidRPr="00265F51">
        <w:rPr>
          <w:rFonts w:ascii="Times New Roman" w:eastAsia="Arial" w:hAnsi="Times New Roman" w:cs="Times New Roman"/>
          <w:b/>
        </w:rPr>
        <w:t xml:space="preserve">Appendix 1: </w:t>
      </w:r>
      <w:r w:rsidRPr="00265F51">
        <w:rPr>
          <w:rFonts w:ascii="Times New Roman" w:eastAsia="Times New Roman" w:hAnsi="Times New Roman" w:cs="Times New Roman"/>
          <w:b/>
        </w:rPr>
        <w:t>ICD-10 codes related to COVID-19</w:t>
      </w:r>
    </w:p>
    <w:p w14:paraId="38352251" w14:textId="566E03DD" w:rsidR="007D20D9" w:rsidRPr="00DA49D9" w:rsidRDefault="00130FED" w:rsidP="00DA49D9">
      <w:pPr>
        <w:spacing w:after="240" w:line="360" w:lineRule="auto"/>
        <w:jc w:val="both"/>
        <w:rPr>
          <w:rFonts w:ascii="Times New Roman" w:eastAsia="Times New Roman" w:hAnsi="Times New Roman" w:cs="Times New Roman"/>
          <w:bCs/>
          <w:sz w:val="24"/>
          <w:szCs w:val="24"/>
        </w:rPr>
      </w:pPr>
      <w:r w:rsidRPr="00DA49D9">
        <w:rPr>
          <w:rFonts w:ascii="Times New Roman" w:eastAsia="Times New Roman" w:hAnsi="Times New Roman" w:cs="Times New Roman"/>
          <w:bCs/>
        </w:rPr>
        <w:t xml:space="preserve">Table </w:t>
      </w:r>
      <w:r w:rsidR="008A01BD">
        <w:rPr>
          <w:rFonts w:ascii="Times New Roman" w:eastAsia="Times New Roman" w:hAnsi="Times New Roman" w:cs="Times New Roman"/>
          <w:bCs/>
        </w:rPr>
        <w:t>A.</w:t>
      </w:r>
      <w:r w:rsidRPr="00DA49D9">
        <w:rPr>
          <w:rFonts w:ascii="Times New Roman" w:eastAsia="Times New Roman" w:hAnsi="Times New Roman" w:cs="Times New Roman"/>
          <w:bCs/>
        </w:rPr>
        <w:t xml:space="preserve">1 </w:t>
      </w:r>
      <w:r w:rsidR="007D20D9">
        <w:rPr>
          <w:rFonts w:ascii="Times New Roman" w:eastAsia="Times New Roman" w:hAnsi="Times New Roman" w:cs="Times New Roman"/>
          <w:bCs/>
        </w:rPr>
        <w:t>shows</w:t>
      </w:r>
      <w:r w:rsidR="007D20D9" w:rsidRPr="007D20D9">
        <w:rPr>
          <w:rFonts w:ascii="Times New Roman" w:eastAsia="Times New Roman" w:hAnsi="Times New Roman" w:cs="Times New Roman"/>
          <w:bCs/>
        </w:rPr>
        <w:t xml:space="preserve"> a list of ICD-10 codes used to classify COVID-19-related conditions and diagnoses. Each code represents a specific health condition directly associated with COVID-19, ranging from exposure to the virus to post-COVID complications.</w:t>
      </w:r>
    </w:p>
    <w:p w14:paraId="37F5B5AD" w14:textId="5597248D" w:rsidR="000F3DDC" w:rsidRDefault="007D20D9" w:rsidP="00F42F4A">
      <w:pPr>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bCs/>
          <w:sz w:val="18"/>
          <w:szCs w:val="18"/>
        </w:rPr>
        <w:t>Table</w:t>
      </w:r>
      <w:r w:rsidRPr="007D20D9">
        <w:rPr>
          <w:rFonts w:ascii="Times New Roman" w:eastAsia="Times New Roman" w:hAnsi="Times New Roman" w:cs="Times New Roman"/>
          <w:b/>
          <w:bCs/>
          <w:sz w:val="18"/>
          <w:szCs w:val="18"/>
        </w:rPr>
        <w:t xml:space="preserve"> </w:t>
      </w:r>
      <w:r>
        <w:rPr>
          <w:rFonts w:ascii="Times New Roman" w:eastAsia="Times New Roman" w:hAnsi="Times New Roman" w:cs="Times New Roman"/>
          <w:b/>
          <w:bCs/>
          <w:sz w:val="18"/>
          <w:szCs w:val="18"/>
        </w:rPr>
        <w:t>A.</w:t>
      </w:r>
      <w:r w:rsidR="000D72DD" w:rsidRPr="007D20D9">
        <w:rPr>
          <w:rFonts w:ascii="Times New Roman" w:eastAsia="Times New Roman" w:hAnsi="Times New Roman" w:cs="Times New Roman"/>
          <w:b/>
          <w:bCs/>
          <w:sz w:val="18"/>
          <w:szCs w:val="18"/>
        </w:rPr>
        <w:t>1:</w:t>
      </w:r>
      <w:r w:rsidR="000D72DD">
        <w:rPr>
          <w:rFonts w:ascii="Times New Roman" w:eastAsia="Times New Roman" w:hAnsi="Times New Roman" w:cs="Times New Roman"/>
          <w:sz w:val="18"/>
          <w:szCs w:val="18"/>
        </w:rPr>
        <w:t xml:space="preserve"> ICD-10 codes related to COVID-19</w:t>
      </w:r>
    </w:p>
    <w:tbl>
      <w:tblPr>
        <w:tblStyle w:val="a"/>
        <w:tblW w:w="7740" w:type="dxa"/>
        <w:jc w:val="center"/>
        <w:tblBorders>
          <w:top w:val="single" w:sz="4" w:space="0" w:color="000000"/>
          <w:bottom w:val="single" w:sz="4" w:space="0" w:color="000000"/>
        </w:tblBorders>
        <w:tblLayout w:type="fixed"/>
        <w:tblLook w:val="0400" w:firstRow="0" w:lastRow="0" w:firstColumn="0" w:lastColumn="0" w:noHBand="0" w:noVBand="1"/>
      </w:tblPr>
      <w:tblGrid>
        <w:gridCol w:w="2640"/>
        <w:gridCol w:w="5100"/>
      </w:tblGrid>
      <w:tr w:rsidR="000F3DDC" w:rsidRPr="00244B10" w14:paraId="2C23B131" w14:textId="77777777" w:rsidTr="00FF39B1">
        <w:trPr>
          <w:trHeight w:val="251"/>
          <w:jc w:val="center"/>
        </w:trPr>
        <w:tc>
          <w:tcPr>
            <w:tcW w:w="2640" w:type="dxa"/>
            <w:tcBorders>
              <w:bottom w:val="single" w:sz="4" w:space="0" w:color="000000"/>
            </w:tcBorders>
            <w:shd w:val="clear" w:color="auto" w:fill="auto"/>
            <w:tcMar>
              <w:top w:w="72" w:type="dxa"/>
              <w:left w:w="144" w:type="dxa"/>
              <w:bottom w:w="72" w:type="dxa"/>
              <w:right w:w="144" w:type="dxa"/>
            </w:tcMar>
          </w:tcPr>
          <w:p w14:paraId="684770FB" w14:textId="77777777" w:rsidR="000F3DDC" w:rsidRPr="00244B10" w:rsidRDefault="0051328F" w:rsidP="00FF39B1">
            <w:pPr>
              <w:spacing w:after="0" w:line="276" w:lineRule="auto"/>
              <w:jc w:val="center"/>
              <w:rPr>
                <w:rFonts w:ascii="Times New Roman" w:eastAsia="Times New Roman" w:hAnsi="Times New Roman" w:cs="Times New Roman"/>
                <w:sz w:val="16"/>
                <w:szCs w:val="16"/>
              </w:rPr>
            </w:pPr>
            <w:sdt>
              <w:sdtPr>
                <w:rPr>
                  <w:sz w:val="16"/>
                  <w:szCs w:val="16"/>
                </w:rPr>
                <w:tag w:val="goog_rdk_100"/>
                <w:id w:val="-1477990551"/>
              </w:sdtPr>
              <w:sdtEndPr/>
              <w:sdtContent>
                <w:r w:rsidR="000F3DDC" w:rsidRPr="00244B10">
                  <w:rPr>
                    <w:rFonts w:ascii="Times New Roman" w:eastAsia="Times New Roman" w:hAnsi="Times New Roman" w:cs="Times New Roman"/>
                    <w:sz w:val="16"/>
                    <w:szCs w:val="16"/>
                  </w:rPr>
                  <w:t>COVID-19-related</w:t>
                </w:r>
              </w:sdtContent>
            </w:sdt>
            <w:r w:rsidR="000F3DDC" w:rsidRPr="00244B10">
              <w:rPr>
                <w:rFonts w:ascii="Times New Roman" w:eastAsia="Times New Roman" w:hAnsi="Times New Roman" w:cs="Times New Roman"/>
                <w:b/>
                <w:sz w:val="16"/>
                <w:szCs w:val="16"/>
              </w:rPr>
              <w:t xml:space="preserve"> </w:t>
            </w:r>
            <w:r w:rsidR="000F3DDC" w:rsidRPr="00244B10">
              <w:rPr>
                <w:rFonts w:ascii="Times New Roman" w:eastAsia="Times New Roman" w:hAnsi="Times New Roman" w:cs="Times New Roman"/>
                <w:bCs/>
                <w:sz w:val="16"/>
                <w:szCs w:val="16"/>
              </w:rPr>
              <w:t>ICD-10 code</w:t>
            </w:r>
          </w:p>
        </w:tc>
        <w:tc>
          <w:tcPr>
            <w:tcW w:w="5100" w:type="dxa"/>
            <w:tcBorders>
              <w:bottom w:val="single" w:sz="4" w:space="0" w:color="000000"/>
            </w:tcBorders>
            <w:shd w:val="clear" w:color="auto" w:fill="auto"/>
            <w:tcMar>
              <w:top w:w="72" w:type="dxa"/>
              <w:left w:w="144" w:type="dxa"/>
              <w:bottom w:w="72" w:type="dxa"/>
              <w:right w:w="144" w:type="dxa"/>
            </w:tcMar>
          </w:tcPr>
          <w:p w14:paraId="17C643CC" w14:textId="77777777" w:rsidR="000F3DDC" w:rsidRPr="00244B10" w:rsidRDefault="000F3DDC" w:rsidP="00FF39B1">
            <w:pPr>
              <w:spacing w:after="0" w:line="276" w:lineRule="auto"/>
              <w:jc w:val="center"/>
              <w:rPr>
                <w:rFonts w:ascii="Times New Roman" w:eastAsia="Times New Roman" w:hAnsi="Times New Roman" w:cs="Times New Roman"/>
                <w:bCs/>
                <w:sz w:val="16"/>
                <w:szCs w:val="16"/>
              </w:rPr>
            </w:pPr>
            <w:r w:rsidRPr="00244B10">
              <w:rPr>
                <w:rFonts w:ascii="Times New Roman" w:eastAsia="Times New Roman" w:hAnsi="Times New Roman" w:cs="Times New Roman"/>
                <w:bCs/>
                <w:sz w:val="16"/>
                <w:szCs w:val="16"/>
              </w:rPr>
              <w:t>Description</w:t>
            </w:r>
          </w:p>
        </w:tc>
      </w:tr>
      <w:tr w:rsidR="000F3DDC" w:rsidRPr="00244B10" w14:paraId="27D0A24B" w14:textId="77777777" w:rsidTr="00FF39B1">
        <w:trPr>
          <w:trHeight w:val="154"/>
          <w:jc w:val="center"/>
        </w:trPr>
        <w:tc>
          <w:tcPr>
            <w:tcW w:w="2640" w:type="dxa"/>
            <w:tcBorders>
              <w:top w:val="single" w:sz="4" w:space="0" w:color="000000"/>
            </w:tcBorders>
            <w:shd w:val="clear" w:color="auto" w:fill="auto"/>
            <w:tcMar>
              <w:top w:w="72" w:type="dxa"/>
              <w:left w:w="144" w:type="dxa"/>
              <w:bottom w:w="72" w:type="dxa"/>
              <w:right w:w="144" w:type="dxa"/>
            </w:tcMar>
          </w:tcPr>
          <w:p w14:paraId="70517499" w14:textId="6DE12FE5"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Z11.52</w:t>
            </w:r>
            <w:r w:rsidRPr="00244B10">
              <w:rPr>
                <w:rFonts w:ascii="Times New Roman" w:eastAsia="Times New Roman" w:hAnsi="Times New Roman" w:cs="Times New Roman"/>
                <w:color w:val="000000"/>
                <w:sz w:val="16"/>
                <w:szCs w:val="16"/>
              </w:rPr>
              <w:t xml:space="preserve">  </w:t>
            </w:r>
            <w:r w:rsidRPr="00244B10">
              <w:rPr>
                <w:rFonts w:ascii="Times New Roman" w:eastAsia="Times New Roman" w:hAnsi="Times New Roman" w:cs="Times New Roman"/>
                <w:sz w:val="16"/>
                <w:szCs w:val="16"/>
              </w:rPr>
              <w:t xml:space="preserve">  </w:t>
            </w:r>
          </w:p>
        </w:tc>
        <w:tc>
          <w:tcPr>
            <w:tcW w:w="5100" w:type="dxa"/>
            <w:tcBorders>
              <w:top w:val="single" w:sz="4" w:space="0" w:color="000000"/>
            </w:tcBorders>
            <w:shd w:val="clear" w:color="auto" w:fill="auto"/>
            <w:tcMar>
              <w:top w:w="72" w:type="dxa"/>
              <w:left w:w="144" w:type="dxa"/>
              <w:bottom w:w="72" w:type="dxa"/>
              <w:right w:w="144" w:type="dxa"/>
            </w:tcMar>
          </w:tcPr>
          <w:p w14:paraId="7FF2FC93"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Contact with and (suspected) exposure to COVID-19</w:t>
            </w:r>
          </w:p>
        </w:tc>
      </w:tr>
      <w:tr w:rsidR="000F3DDC" w:rsidRPr="00244B10" w14:paraId="72060742" w14:textId="77777777" w:rsidTr="00FF39B1">
        <w:trPr>
          <w:trHeight w:val="257"/>
          <w:jc w:val="center"/>
        </w:trPr>
        <w:tc>
          <w:tcPr>
            <w:tcW w:w="2640" w:type="dxa"/>
            <w:shd w:val="clear" w:color="auto" w:fill="auto"/>
            <w:tcMar>
              <w:top w:w="72" w:type="dxa"/>
              <w:left w:w="144" w:type="dxa"/>
              <w:bottom w:w="72" w:type="dxa"/>
              <w:right w:w="144" w:type="dxa"/>
            </w:tcMar>
          </w:tcPr>
          <w:p w14:paraId="09EED9B6" w14:textId="49B3EEDB"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M35.81 </w:t>
            </w:r>
          </w:p>
        </w:tc>
        <w:tc>
          <w:tcPr>
            <w:tcW w:w="5100" w:type="dxa"/>
            <w:shd w:val="clear" w:color="auto" w:fill="auto"/>
            <w:tcMar>
              <w:top w:w="72" w:type="dxa"/>
              <w:left w:w="144" w:type="dxa"/>
              <w:bottom w:w="72" w:type="dxa"/>
              <w:right w:w="144" w:type="dxa"/>
            </w:tcMar>
          </w:tcPr>
          <w:p w14:paraId="2B22D304"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Multisystem Inflammatory Syndrome (MIS)</w:t>
            </w:r>
          </w:p>
        </w:tc>
      </w:tr>
      <w:tr w:rsidR="000F3DDC" w:rsidRPr="00244B10" w14:paraId="3EEFC3A3" w14:textId="77777777" w:rsidTr="00FF39B1">
        <w:trPr>
          <w:trHeight w:val="328"/>
          <w:jc w:val="center"/>
        </w:trPr>
        <w:tc>
          <w:tcPr>
            <w:tcW w:w="2640" w:type="dxa"/>
            <w:shd w:val="clear" w:color="auto" w:fill="auto"/>
            <w:tcMar>
              <w:top w:w="72" w:type="dxa"/>
              <w:left w:w="144" w:type="dxa"/>
              <w:bottom w:w="72" w:type="dxa"/>
              <w:right w:w="144" w:type="dxa"/>
            </w:tcMar>
          </w:tcPr>
          <w:p w14:paraId="6C5161C4" w14:textId="48FFD57A" w:rsidR="000F3DDC" w:rsidRPr="00244B10" w:rsidRDefault="000F3DDC" w:rsidP="00FF39B1">
            <w:pPr>
              <w:spacing w:after="0" w:line="276" w:lineRule="auto"/>
              <w:jc w:val="center"/>
              <w:rPr>
                <w:rFonts w:ascii="Times New Roman" w:eastAsia="Times New Roman" w:hAnsi="Times New Roman" w:cs="Times New Roman"/>
                <w:sz w:val="16"/>
                <w:szCs w:val="16"/>
                <w:vertAlign w:val="superscript"/>
              </w:rPr>
            </w:pPr>
            <w:r w:rsidRPr="00244B10">
              <w:rPr>
                <w:rFonts w:ascii="Times New Roman" w:eastAsia="Times New Roman" w:hAnsi="Times New Roman" w:cs="Times New Roman"/>
                <w:sz w:val="16"/>
                <w:szCs w:val="16"/>
              </w:rPr>
              <w:t xml:space="preserve">J12.82 </w:t>
            </w:r>
          </w:p>
        </w:tc>
        <w:tc>
          <w:tcPr>
            <w:tcW w:w="5100" w:type="dxa"/>
            <w:shd w:val="clear" w:color="auto" w:fill="auto"/>
            <w:tcMar>
              <w:top w:w="72" w:type="dxa"/>
              <w:left w:w="144" w:type="dxa"/>
              <w:bottom w:w="72" w:type="dxa"/>
              <w:right w:w="144" w:type="dxa"/>
            </w:tcMar>
          </w:tcPr>
          <w:p w14:paraId="09208089"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Pneumonia due to Coronavirus disease 2019</w:t>
            </w:r>
          </w:p>
        </w:tc>
      </w:tr>
      <w:tr w:rsidR="000F3DDC" w:rsidRPr="00244B10" w14:paraId="1575328B" w14:textId="77777777" w:rsidTr="00FF39B1">
        <w:trPr>
          <w:trHeight w:val="257"/>
          <w:jc w:val="center"/>
        </w:trPr>
        <w:tc>
          <w:tcPr>
            <w:tcW w:w="2640" w:type="dxa"/>
            <w:shd w:val="clear" w:color="auto" w:fill="auto"/>
            <w:tcMar>
              <w:top w:w="72" w:type="dxa"/>
              <w:left w:w="144" w:type="dxa"/>
              <w:bottom w:w="72" w:type="dxa"/>
              <w:right w:w="144" w:type="dxa"/>
            </w:tcMar>
          </w:tcPr>
          <w:p w14:paraId="0F312314" w14:textId="33D79E91"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U07.1</w:t>
            </w:r>
            <w:r w:rsidRPr="00244B10">
              <w:rPr>
                <w:rFonts w:ascii="Times New Roman" w:eastAsia="Times New Roman" w:hAnsi="Times New Roman" w:cs="Times New Roman"/>
                <w:color w:val="000000"/>
                <w:sz w:val="16"/>
                <w:szCs w:val="16"/>
              </w:rPr>
              <w:t xml:space="preserve"> </w:t>
            </w:r>
          </w:p>
        </w:tc>
        <w:tc>
          <w:tcPr>
            <w:tcW w:w="5100" w:type="dxa"/>
            <w:shd w:val="clear" w:color="auto" w:fill="auto"/>
            <w:tcMar>
              <w:top w:w="72" w:type="dxa"/>
              <w:left w:w="144" w:type="dxa"/>
              <w:bottom w:w="72" w:type="dxa"/>
              <w:right w:w="144" w:type="dxa"/>
            </w:tcMar>
          </w:tcPr>
          <w:p w14:paraId="6B1B6817"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COVID-19</w:t>
            </w:r>
          </w:p>
        </w:tc>
      </w:tr>
      <w:tr w:rsidR="000F3DDC" w:rsidRPr="00244B10" w14:paraId="6E2E92B2" w14:textId="77777777" w:rsidTr="00FF39B1">
        <w:trPr>
          <w:trHeight w:val="257"/>
          <w:jc w:val="center"/>
        </w:trPr>
        <w:tc>
          <w:tcPr>
            <w:tcW w:w="2640" w:type="dxa"/>
            <w:shd w:val="clear" w:color="auto" w:fill="auto"/>
            <w:tcMar>
              <w:top w:w="72" w:type="dxa"/>
              <w:left w:w="144" w:type="dxa"/>
              <w:bottom w:w="72" w:type="dxa"/>
              <w:right w:w="144" w:type="dxa"/>
            </w:tcMar>
          </w:tcPr>
          <w:p w14:paraId="4C20BF75" w14:textId="04815406"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U09.9 </w:t>
            </w:r>
          </w:p>
        </w:tc>
        <w:tc>
          <w:tcPr>
            <w:tcW w:w="5100" w:type="dxa"/>
            <w:shd w:val="clear" w:color="auto" w:fill="auto"/>
            <w:tcMar>
              <w:top w:w="72" w:type="dxa"/>
              <w:left w:w="144" w:type="dxa"/>
              <w:bottom w:w="72" w:type="dxa"/>
              <w:right w:w="144" w:type="dxa"/>
            </w:tcMar>
          </w:tcPr>
          <w:p w14:paraId="1F5DD7DA"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Post-COVID-19 condition, unspecified</w:t>
            </w:r>
          </w:p>
        </w:tc>
      </w:tr>
      <w:tr w:rsidR="000F3DDC" w:rsidRPr="00244B10" w14:paraId="72789FAE" w14:textId="77777777" w:rsidTr="00FF39B1">
        <w:trPr>
          <w:trHeight w:val="423"/>
          <w:jc w:val="center"/>
        </w:trPr>
        <w:tc>
          <w:tcPr>
            <w:tcW w:w="2640" w:type="dxa"/>
            <w:shd w:val="clear" w:color="auto" w:fill="auto"/>
            <w:tcMar>
              <w:top w:w="72" w:type="dxa"/>
              <w:left w:w="144" w:type="dxa"/>
              <w:bottom w:w="72" w:type="dxa"/>
              <w:right w:w="144" w:type="dxa"/>
            </w:tcMar>
          </w:tcPr>
          <w:p w14:paraId="0BBEA1F7" w14:textId="268CF7B2"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B97.29 </w:t>
            </w:r>
          </w:p>
        </w:tc>
        <w:tc>
          <w:tcPr>
            <w:tcW w:w="5100" w:type="dxa"/>
            <w:shd w:val="clear" w:color="auto" w:fill="auto"/>
            <w:tcMar>
              <w:top w:w="72" w:type="dxa"/>
              <w:left w:w="144" w:type="dxa"/>
              <w:bottom w:w="72" w:type="dxa"/>
              <w:right w:w="144" w:type="dxa"/>
            </w:tcMar>
          </w:tcPr>
          <w:p w14:paraId="2B583867"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Other Coronavirus as the cause of disease classified elsewhere</w:t>
            </w:r>
          </w:p>
        </w:tc>
      </w:tr>
      <w:tr w:rsidR="000F3DDC" w:rsidRPr="00244B10" w14:paraId="0CAA3D81" w14:textId="77777777" w:rsidTr="00FF39B1">
        <w:trPr>
          <w:trHeight w:val="328"/>
          <w:jc w:val="center"/>
        </w:trPr>
        <w:tc>
          <w:tcPr>
            <w:tcW w:w="2640" w:type="dxa"/>
            <w:shd w:val="clear" w:color="auto" w:fill="auto"/>
            <w:tcMar>
              <w:top w:w="72" w:type="dxa"/>
              <w:left w:w="144" w:type="dxa"/>
              <w:bottom w:w="72" w:type="dxa"/>
              <w:right w:w="144" w:type="dxa"/>
            </w:tcMar>
          </w:tcPr>
          <w:p w14:paraId="1892D55E" w14:textId="57593E7F"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J20.8 </w:t>
            </w:r>
          </w:p>
        </w:tc>
        <w:tc>
          <w:tcPr>
            <w:tcW w:w="5100" w:type="dxa"/>
            <w:shd w:val="clear" w:color="auto" w:fill="auto"/>
            <w:tcMar>
              <w:top w:w="72" w:type="dxa"/>
              <w:left w:w="144" w:type="dxa"/>
              <w:bottom w:w="72" w:type="dxa"/>
              <w:right w:w="144" w:type="dxa"/>
            </w:tcMar>
          </w:tcPr>
          <w:p w14:paraId="54103410"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Acute bronchitis confirmed as due to COVID-19</w:t>
            </w:r>
          </w:p>
        </w:tc>
      </w:tr>
      <w:tr w:rsidR="000F3DDC" w:rsidRPr="00244B10" w14:paraId="29D77BF8" w14:textId="77777777" w:rsidTr="00FF39B1">
        <w:trPr>
          <w:trHeight w:val="423"/>
          <w:jc w:val="center"/>
        </w:trPr>
        <w:tc>
          <w:tcPr>
            <w:tcW w:w="2640" w:type="dxa"/>
            <w:shd w:val="clear" w:color="auto" w:fill="auto"/>
            <w:tcMar>
              <w:top w:w="72" w:type="dxa"/>
              <w:left w:w="144" w:type="dxa"/>
              <w:bottom w:w="72" w:type="dxa"/>
              <w:right w:w="144" w:type="dxa"/>
            </w:tcMar>
          </w:tcPr>
          <w:p w14:paraId="7A0642B8" w14:textId="0F4AD97C"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J22 </w:t>
            </w:r>
          </w:p>
        </w:tc>
        <w:tc>
          <w:tcPr>
            <w:tcW w:w="5100" w:type="dxa"/>
            <w:shd w:val="clear" w:color="auto" w:fill="auto"/>
            <w:tcMar>
              <w:top w:w="72" w:type="dxa"/>
              <w:left w:w="144" w:type="dxa"/>
              <w:bottom w:w="72" w:type="dxa"/>
              <w:right w:w="144" w:type="dxa"/>
            </w:tcMar>
          </w:tcPr>
          <w:p w14:paraId="5D3A8A46"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Lower or acute respiratory infection due to COVID-19</w:t>
            </w:r>
          </w:p>
        </w:tc>
      </w:tr>
      <w:tr w:rsidR="000F3DDC" w:rsidRPr="00244B10" w14:paraId="24BAC940" w14:textId="77777777" w:rsidTr="00FF39B1">
        <w:trPr>
          <w:trHeight w:val="257"/>
          <w:jc w:val="center"/>
        </w:trPr>
        <w:tc>
          <w:tcPr>
            <w:tcW w:w="2640" w:type="dxa"/>
            <w:shd w:val="clear" w:color="auto" w:fill="auto"/>
            <w:tcMar>
              <w:top w:w="72" w:type="dxa"/>
              <w:left w:w="144" w:type="dxa"/>
              <w:bottom w:w="72" w:type="dxa"/>
              <w:right w:w="144" w:type="dxa"/>
            </w:tcMar>
          </w:tcPr>
          <w:p w14:paraId="4ABB9915" w14:textId="5DD402B1"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J98.8 </w:t>
            </w:r>
          </w:p>
        </w:tc>
        <w:tc>
          <w:tcPr>
            <w:tcW w:w="5100" w:type="dxa"/>
            <w:shd w:val="clear" w:color="auto" w:fill="auto"/>
            <w:tcMar>
              <w:top w:w="72" w:type="dxa"/>
              <w:left w:w="144" w:type="dxa"/>
              <w:bottom w:w="72" w:type="dxa"/>
              <w:right w:w="144" w:type="dxa"/>
            </w:tcMar>
          </w:tcPr>
          <w:p w14:paraId="19EC991E"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Respiratory infection due to COVID-19</w:t>
            </w:r>
          </w:p>
        </w:tc>
      </w:tr>
      <w:tr w:rsidR="000F3DDC" w:rsidRPr="00244B10" w14:paraId="2029F58C" w14:textId="77777777" w:rsidTr="00FF39B1">
        <w:trPr>
          <w:trHeight w:val="315"/>
          <w:jc w:val="center"/>
        </w:trPr>
        <w:tc>
          <w:tcPr>
            <w:tcW w:w="2640" w:type="dxa"/>
            <w:shd w:val="clear" w:color="auto" w:fill="auto"/>
            <w:tcMar>
              <w:top w:w="72" w:type="dxa"/>
              <w:left w:w="144" w:type="dxa"/>
              <w:bottom w:w="72" w:type="dxa"/>
              <w:right w:w="144" w:type="dxa"/>
            </w:tcMar>
          </w:tcPr>
          <w:p w14:paraId="2CC75C51" w14:textId="140E11BF"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J80 </w:t>
            </w:r>
          </w:p>
        </w:tc>
        <w:tc>
          <w:tcPr>
            <w:tcW w:w="5100" w:type="dxa"/>
            <w:shd w:val="clear" w:color="auto" w:fill="auto"/>
            <w:tcMar>
              <w:top w:w="72" w:type="dxa"/>
              <w:left w:w="144" w:type="dxa"/>
              <w:bottom w:w="72" w:type="dxa"/>
              <w:right w:w="144" w:type="dxa"/>
            </w:tcMar>
          </w:tcPr>
          <w:p w14:paraId="772D4E83"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Acute Respiratory Distress Syndrome (ARDS) due to COVID-19</w:t>
            </w:r>
          </w:p>
        </w:tc>
      </w:tr>
    </w:tbl>
    <w:p w14:paraId="2E361BA7" w14:textId="77777777" w:rsidR="001B46DA" w:rsidRDefault="001B46DA" w:rsidP="00F42F4A">
      <w:pPr>
        <w:spacing w:after="240" w:line="240" w:lineRule="auto"/>
        <w:rPr>
          <w:rFonts w:ascii="Times New Roman" w:eastAsia="Arial" w:hAnsi="Times New Roman" w:cs="Times New Roman"/>
          <w:b/>
          <w:bCs/>
        </w:rPr>
      </w:pPr>
    </w:p>
    <w:p w14:paraId="67ED72E3" w14:textId="13CE3DFB" w:rsidR="00970E5D" w:rsidRPr="00DA49D9" w:rsidRDefault="00970E5D" w:rsidP="00B56C8D">
      <w:pPr>
        <w:spacing w:after="240" w:line="240" w:lineRule="auto"/>
        <w:rPr>
          <w:rFonts w:ascii="Arial" w:eastAsia="Arial" w:hAnsi="Arial" w:cs="Arial"/>
          <w:sz w:val="28"/>
          <w:szCs w:val="28"/>
        </w:rPr>
      </w:pPr>
      <w:r w:rsidRPr="0017405D">
        <w:rPr>
          <w:rFonts w:ascii="Times New Roman" w:eastAsia="Arial" w:hAnsi="Times New Roman" w:cs="Times New Roman"/>
          <w:b/>
          <w:bCs/>
        </w:rPr>
        <w:lastRenderedPageBreak/>
        <w:t>Appendix 2: Quantifying the Effective Coverage of SHIELD Test Centers</w:t>
      </w:r>
    </w:p>
    <w:p w14:paraId="1F465478" w14:textId="680CD90C" w:rsidR="005D49FE" w:rsidRPr="0017405D" w:rsidRDefault="005D49FE" w:rsidP="00B56C8D">
      <w:pPr>
        <w:spacing w:before="240" w:after="120" w:line="480" w:lineRule="auto"/>
        <w:jc w:val="both"/>
        <w:rPr>
          <w:rFonts w:ascii="Times New Roman" w:eastAsia="Arial" w:hAnsi="Times New Roman" w:cs="Times New Roman"/>
        </w:rPr>
      </w:pPr>
      <w:r w:rsidRPr="0017405D">
        <w:rPr>
          <w:rFonts w:ascii="Times New Roman" w:eastAsia="Arial" w:hAnsi="Times New Roman" w:cs="Times New Roman"/>
        </w:rPr>
        <w:t xml:space="preserve">In this model, </w:t>
      </w:r>
      <m:oMath>
        <m:r>
          <w:rPr>
            <w:rFonts w:ascii="Cambria Math" w:eastAsia="Times New Roman" w:hAnsi="Cambria Math" w:cs="Times New Roman"/>
          </w:rPr>
          <m:t>i</m:t>
        </m:r>
      </m:oMath>
      <w:r w:rsidR="00774A47" w:rsidRPr="0017405D">
        <w:rPr>
          <w:rFonts w:ascii="Times New Roman" w:eastAsia="Arial" w:hAnsi="Times New Roman" w:cs="Times New Roman"/>
        </w:rPr>
        <w:t xml:space="preserve"> </w:t>
      </w:r>
      <w:r w:rsidRPr="0017405D">
        <w:rPr>
          <w:rFonts w:ascii="Times New Roman" w:eastAsia="Arial" w:hAnsi="Times New Roman" w:cs="Times New Roman"/>
        </w:rPr>
        <w:t xml:space="preserve">represents the index for each SHIELD test center, </w:t>
      </w:r>
      <m:oMath>
        <m:r>
          <w:rPr>
            <w:rFonts w:ascii="Cambria Math" w:eastAsia="Times New Roman" w:hAnsi="Cambria Math" w:cs="Times New Roman"/>
          </w:rPr>
          <m:t>j</m:t>
        </m:r>
      </m:oMath>
      <w:r w:rsidR="00774A47" w:rsidRPr="0017405D">
        <w:rPr>
          <w:rFonts w:ascii="Times New Roman" w:eastAsia="Arial" w:hAnsi="Times New Roman" w:cs="Times New Roman"/>
        </w:rPr>
        <w:t xml:space="preserve"> </w:t>
      </w:r>
      <w:r w:rsidRPr="0017405D">
        <w:rPr>
          <w:rFonts w:ascii="Times New Roman" w:eastAsia="Arial" w:hAnsi="Times New Roman" w:cs="Times New Roman"/>
        </w:rPr>
        <w:t xml:space="preserve">corresponds to each zip code, and </w:t>
      </w:r>
      <m:oMath>
        <m:r>
          <w:rPr>
            <w:rFonts w:ascii="Cambria Math" w:eastAsia="Times New Roman" w:hAnsi="Cambria Math" w:cs="Times New Roman"/>
          </w:rPr>
          <m:t>t</m:t>
        </m:r>
      </m:oMath>
      <w:r w:rsidR="00774A47" w:rsidRPr="0017405D">
        <w:rPr>
          <w:rFonts w:ascii="Times New Roman" w:eastAsia="Arial" w:hAnsi="Times New Roman" w:cs="Times New Roman"/>
        </w:rPr>
        <w:t xml:space="preserve"> </w:t>
      </w:r>
      <w:r w:rsidRPr="0017405D">
        <w:rPr>
          <w:rFonts w:ascii="Times New Roman" w:eastAsia="Arial" w:hAnsi="Times New Roman" w:cs="Times New Roman"/>
        </w:rPr>
        <w:t xml:space="preserve">denotes time. The variable </w:t>
      </w:r>
      <m:oMath>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ijt</m:t>
            </m:r>
          </m:sub>
        </m:sSub>
      </m:oMath>
      <w:r w:rsidRPr="0017405D">
        <w:rPr>
          <w:rFonts w:ascii="Times New Roman" w:eastAsia="Arial" w:hAnsi="Times New Roman" w:cs="Times New Roman"/>
        </w:rPr>
        <w:t xml:space="preserve">​ is the number of COVID-19 samples collected from zip code </w:t>
      </w:r>
      <m:oMath>
        <m:r>
          <w:rPr>
            <w:rFonts w:ascii="Cambria Math" w:eastAsia="Times New Roman" w:hAnsi="Cambria Math" w:cs="Times New Roman"/>
          </w:rPr>
          <m:t>j</m:t>
        </m:r>
      </m:oMath>
      <w:r w:rsidR="003859CF" w:rsidRPr="0017405D">
        <w:rPr>
          <w:rFonts w:ascii="Times New Roman" w:eastAsia="Arial" w:hAnsi="Times New Roman" w:cs="Times New Roman"/>
        </w:rPr>
        <w:t xml:space="preserve"> </w:t>
      </w:r>
      <w:r w:rsidRPr="0017405D">
        <w:rPr>
          <w:rFonts w:ascii="Times New Roman" w:eastAsia="Arial" w:hAnsi="Times New Roman" w:cs="Times New Roman"/>
        </w:rPr>
        <w:t xml:space="preserve">by test center </w:t>
      </w:r>
      <m:oMath>
        <m:r>
          <w:rPr>
            <w:rFonts w:ascii="Cambria Math" w:eastAsia="Times New Roman" w:hAnsi="Cambria Math" w:cs="Times New Roman"/>
          </w:rPr>
          <m:t>i</m:t>
        </m:r>
      </m:oMath>
      <w:r w:rsidR="00A10C68" w:rsidRPr="0017405D">
        <w:rPr>
          <w:rFonts w:ascii="Times New Roman" w:eastAsia="Arial" w:hAnsi="Times New Roman" w:cs="Times New Roman"/>
        </w:rPr>
        <w:t xml:space="preserve"> </w:t>
      </w:r>
      <w:r w:rsidRPr="0017405D">
        <w:rPr>
          <w:rFonts w:ascii="Times New Roman" w:eastAsia="Arial" w:hAnsi="Times New Roman" w:cs="Times New Roman"/>
        </w:rPr>
        <w:t xml:space="preserve">in </w:t>
      </w:r>
      <w:r w:rsidR="00A10C68" w:rsidRPr="0017405D">
        <w:rPr>
          <w:rFonts w:ascii="Times New Roman" w:eastAsia="Arial" w:hAnsi="Times New Roman" w:cs="Times New Roman"/>
        </w:rPr>
        <w:t>time</w:t>
      </w:r>
      <w:r w:rsidRPr="0017405D">
        <w:rPr>
          <w:rFonts w:ascii="Times New Roman" w:eastAsia="Arial" w:hAnsi="Times New Roman" w:cs="Times New Roman"/>
        </w:rPr>
        <w:t xml:space="preserve"> </w:t>
      </w:r>
      <m:oMath>
        <m:r>
          <w:rPr>
            <w:rFonts w:ascii="Cambria Math" w:eastAsia="Times New Roman" w:hAnsi="Cambria Math" w:cs="Times New Roman"/>
          </w:rPr>
          <m:t>t</m:t>
        </m:r>
      </m:oMath>
      <w:r w:rsidRPr="0017405D">
        <w:rPr>
          <w:rFonts w:ascii="Times New Roman" w:eastAsia="Arial" w:hAnsi="Times New Roman" w:cs="Times New Roman"/>
        </w:rPr>
        <w:t>, while</w:t>
      </w:r>
      <w:r w:rsidR="003859CF" w:rsidRPr="0017405D">
        <w:rPr>
          <w:rFonts w:ascii="Times New Roman" w:eastAsia="Arial"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jt</m:t>
            </m:r>
          </m:sub>
        </m:sSub>
      </m:oMath>
      <w:r w:rsidR="003859CF" w:rsidRPr="0017405D">
        <w:rPr>
          <w:rFonts w:ascii="Times New Roman" w:eastAsia="Arial" w:hAnsi="Times New Roman" w:cs="Times New Roman"/>
        </w:rPr>
        <w:t xml:space="preserve"> </w:t>
      </w:r>
      <w:r w:rsidRPr="0017405D">
        <w:rPr>
          <w:rFonts w:ascii="Times New Roman" w:eastAsia="Arial" w:hAnsi="Times New Roman" w:cs="Times New Roman"/>
        </w:rPr>
        <w:t xml:space="preserve">​ represents the total number of samples collected from zip code </w:t>
      </w:r>
      <m:oMath>
        <m:r>
          <w:rPr>
            <w:rFonts w:ascii="Cambria Math" w:eastAsia="Times New Roman" w:hAnsi="Cambria Math" w:cs="Times New Roman"/>
          </w:rPr>
          <m:t>j</m:t>
        </m:r>
      </m:oMath>
      <w:r w:rsidR="003859CF" w:rsidRPr="0017405D">
        <w:rPr>
          <w:rFonts w:ascii="Times New Roman" w:eastAsia="Arial" w:hAnsi="Times New Roman" w:cs="Times New Roman"/>
        </w:rPr>
        <w:t xml:space="preserve"> </w:t>
      </w:r>
      <w:r w:rsidRPr="0017405D">
        <w:rPr>
          <w:rFonts w:ascii="Times New Roman" w:eastAsia="Arial" w:hAnsi="Times New Roman" w:cs="Times New Roman"/>
        </w:rPr>
        <w:t xml:space="preserve">by all test centers in </w:t>
      </w:r>
      <w:r w:rsidR="00A10C68" w:rsidRPr="0017405D">
        <w:rPr>
          <w:rFonts w:ascii="Times New Roman" w:eastAsia="Arial" w:hAnsi="Times New Roman" w:cs="Times New Roman"/>
        </w:rPr>
        <w:t xml:space="preserve">in time </w:t>
      </w:r>
      <m:oMath>
        <m:r>
          <w:rPr>
            <w:rFonts w:ascii="Cambria Math" w:eastAsia="Times New Roman" w:hAnsi="Cambria Math" w:cs="Times New Roman"/>
          </w:rPr>
          <m:t>t</m:t>
        </m:r>
      </m:oMath>
      <w:r w:rsidRPr="0017405D">
        <w:rPr>
          <w:rFonts w:ascii="Times New Roman" w:eastAsia="Arial" w:hAnsi="Times New Roman" w:cs="Times New Roman"/>
        </w:rPr>
        <w:t xml:space="preserve">. The proportion of samples collected by test center iii from zip code </w:t>
      </w:r>
      <m:oMath>
        <m:r>
          <w:rPr>
            <w:rFonts w:ascii="Cambria Math" w:eastAsia="Times New Roman" w:hAnsi="Cambria Math" w:cs="Times New Roman"/>
          </w:rPr>
          <m:t>j</m:t>
        </m:r>
      </m:oMath>
      <w:r w:rsidR="00A10C68" w:rsidRPr="0017405D">
        <w:rPr>
          <w:rFonts w:ascii="Times New Roman" w:eastAsia="Arial" w:hAnsi="Times New Roman" w:cs="Times New Roman"/>
        </w:rPr>
        <w:t xml:space="preserve"> </w:t>
      </w:r>
      <w:r w:rsidRPr="0017405D">
        <w:rPr>
          <w:rFonts w:ascii="Times New Roman" w:eastAsia="Arial" w:hAnsi="Times New Roman" w:cs="Times New Roman"/>
        </w:rPr>
        <w:t xml:space="preserve">in </w:t>
      </w:r>
      <w:r w:rsidR="00A10C68" w:rsidRPr="0017405D">
        <w:rPr>
          <w:rFonts w:ascii="Times New Roman" w:eastAsia="Arial" w:hAnsi="Times New Roman" w:cs="Times New Roman"/>
        </w:rPr>
        <w:t>time</w:t>
      </w:r>
      <w:r w:rsidRPr="0017405D">
        <w:rPr>
          <w:rFonts w:ascii="Times New Roman" w:eastAsia="Arial" w:hAnsi="Times New Roman" w:cs="Times New Roman"/>
        </w:rPr>
        <w:t xml:space="preserve"> </w:t>
      </w:r>
      <m:oMath>
        <m:r>
          <w:rPr>
            <w:rFonts w:ascii="Cambria Math" w:eastAsia="Times New Roman" w:hAnsi="Cambria Math" w:cs="Times New Roman"/>
          </w:rPr>
          <m:t>t</m:t>
        </m:r>
      </m:oMath>
      <w:r w:rsidRPr="0017405D">
        <w:rPr>
          <w:rFonts w:ascii="Times New Roman" w:eastAsia="Arial" w:hAnsi="Times New Roman" w:cs="Times New Roman"/>
        </w:rPr>
        <w:t xml:space="preserve">, denoted as </w:t>
      </w:r>
      <w:r w:rsidR="0056520E" w:rsidRPr="0017405D">
        <w:rPr>
          <w:rFonts w:ascii="Cambria Math" w:eastAsia="Times New Roman" w:hAnsi="Cambria Math" w:cs="Times New Roman"/>
          <w:i/>
        </w:rPr>
        <w:br/>
      </w:r>
      <m:oMath>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ijt</m:t>
            </m:r>
          </m:sub>
        </m:sSub>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ijt</m:t>
                </m:r>
              </m:sub>
            </m:sSub>
          </m:num>
          <m:den>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jt</m:t>
                </m:r>
              </m:sub>
            </m:sSub>
          </m:den>
        </m:f>
      </m:oMath>
      <w:r w:rsidRPr="0017405D">
        <w:rPr>
          <w:rFonts w:ascii="Times New Roman" w:eastAsia="Arial" w:hAnsi="Times New Roman" w:cs="Times New Roman"/>
        </w:rPr>
        <w:t>​</w:t>
      </w:r>
      <w:r w:rsidR="0056520E" w:rsidRPr="0017405D">
        <w:rPr>
          <w:rFonts w:ascii="Times New Roman" w:eastAsia="Arial" w:hAnsi="Times New Roman" w:cs="Times New Roman"/>
        </w:rPr>
        <w:t xml:space="preserve">. </w:t>
      </w:r>
      <w:r w:rsidRPr="0017405D">
        <w:rPr>
          <w:rFonts w:ascii="Times New Roman" w:eastAsia="Arial" w:hAnsi="Times New Roman" w:cs="Times New Roman"/>
        </w:rPr>
        <w:t xml:space="preserve">The effective number of SHIELD test centers serving zip code </w:t>
      </w:r>
      <m:oMath>
        <m:r>
          <w:rPr>
            <w:rFonts w:ascii="Cambria Math" w:eastAsia="Times New Roman" w:hAnsi="Cambria Math" w:cs="Times New Roman"/>
          </w:rPr>
          <m:t>j</m:t>
        </m:r>
      </m:oMath>
      <w:r w:rsidR="0056520E" w:rsidRPr="0017405D">
        <w:rPr>
          <w:rFonts w:ascii="Times New Roman" w:eastAsia="Arial" w:hAnsi="Times New Roman" w:cs="Times New Roman"/>
        </w:rPr>
        <w:t xml:space="preserve"> </w:t>
      </w:r>
      <w:r w:rsidRPr="0017405D">
        <w:rPr>
          <w:rFonts w:ascii="Times New Roman" w:eastAsia="Arial" w:hAnsi="Times New Roman" w:cs="Times New Roman"/>
        </w:rPr>
        <w:t xml:space="preserve">in </w:t>
      </w:r>
      <w:r w:rsidR="0056520E" w:rsidRPr="0017405D">
        <w:rPr>
          <w:rFonts w:ascii="Times New Roman" w:eastAsia="Arial" w:hAnsi="Times New Roman" w:cs="Times New Roman"/>
        </w:rPr>
        <w:t>time</w:t>
      </w:r>
      <w:r w:rsidRPr="0017405D">
        <w:rPr>
          <w:rFonts w:ascii="Times New Roman" w:eastAsia="Arial" w:hAnsi="Times New Roman" w:cs="Times New Roman"/>
        </w:rPr>
        <w:t xml:space="preserve"> </w:t>
      </w:r>
      <m:oMath>
        <m:r>
          <w:rPr>
            <w:rFonts w:ascii="Cambria Math" w:eastAsia="Times New Roman" w:hAnsi="Cambria Math" w:cs="Times New Roman"/>
          </w:rPr>
          <m:t>t</m:t>
        </m:r>
      </m:oMath>
      <w:r w:rsidRPr="0017405D">
        <w:rPr>
          <w:rFonts w:ascii="Times New Roman" w:eastAsia="Arial" w:hAnsi="Times New Roman" w:cs="Times New Roman"/>
        </w:rPr>
        <w:t xml:space="preserve">, denoted as </w:t>
      </w:r>
      <w:r w:rsidR="0056520E" w:rsidRPr="0017405D">
        <w:rPr>
          <w:rFonts w:ascii="Cambria Math" w:eastAsia="Times New Roman" w:hAnsi="Cambria Math" w:cs="Times New Roman"/>
          <w:i/>
        </w:rPr>
        <w:br/>
      </w:r>
      <m:oMath>
        <m:sSub>
          <m:sSubPr>
            <m:ctrlPr>
              <w:rPr>
                <w:rFonts w:ascii="Cambria Math" w:eastAsia="Times New Roman" w:hAnsi="Cambria Math" w:cs="Times New Roman"/>
                <w:i/>
              </w:rPr>
            </m:ctrlPr>
          </m:sSubPr>
          <m:e>
            <m:r>
              <w:rPr>
                <w:rFonts w:ascii="Cambria Math" w:eastAsia="Times New Roman" w:hAnsi="Cambria Math" w:cs="Times New Roman"/>
              </w:rPr>
              <m:t>E</m:t>
            </m:r>
          </m:e>
          <m:sub>
            <m:r>
              <w:rPr>
                <w:rFonts w:ascii="Cambria Math" w:eastAsia="Times New Roman" w:hAnsi="Cambria Math" w:cs="Times New Roman"/>
              </w:rPr>
              <m:t>jt</m:t>
            </m:r>
          </m:sub>
        </m:sSub>
        <m:r>
          <w:rPr>
            <w:rFonts w:ascii="Cambria Math" w:eastAsia="Times New Roman" w:hAnsi="Cambria Math" w:cs="Times New Roman"/>
          </w:rPr>
          <m:t>=</m:t>
        </m:r>
        <m:nary>
          <m:naryPr>
            <m:chr m:val="∑"/>
            <m:limLoc m:val="undOvr"/>
            <m:supHide m:val="1"/>
            <m:ctrlPr>
              <w:rPr>
                <w:rFonts w:ascii="Cambria Math" w:eastAsia="Times New Roman" w:hAnsi="Cambria Math" w:cs="Times New Roman"/>
                <w:i/>
              </w:rPr>
            </m:ctrlPr>
          </m:naryPr>
          <m:sub>
            <m:r>
              <w:rPr>
                <w:rFonts w:ascii="Cambria Math" w:eastAsia="Times New Roman" w:hAnsi="Cambria Math" w:cs="Times New Roman"/>
              </w:rPr>
              <m:t>i</m:t>
            </m:r>
          </m:sub>
          <m:sup/>
          <m:e>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ijt</m:t>
                </m:r>
              </m:sub>
            </m:sSub>
          </m:e>
        </m:nary>
      </m:oMath>
      <w:r w:rsidRPr="0017405D">
        <w:rPr>
          <w:rFonts w:ascii="Times New Roman" w:eastAsia="Arial" w:hAnsi="Times New Roman" w:cs="Times New Roman"/>
        </w:rPr>
        <w:t>, is then determined by summing these proportions across all test centers, capturing the distribution of service provided by the centers in relation to the zip code. This approach quantifies the contribution of multiple centers in testing coverage for each zip code.</w:t>
      </w:r>
    </w:p>
    <w:p w14:paraId="0B03373A" w14:textId="51501215" w:rsidR="00970E5D" w:rsidRPr="0017405D" w:rsidRDefault="00970E5D" w:rsidP="00F42F4A">
      <w:pPr>
        <w:spacing w:after="240" w:line="480" w:lineRule="auto"/>
        <w:rPr>
          <w:rFonts w:ascii="Times New Roman" w:eastAsia="Arial" w:hAnsi="Times New Roman" w:cs="Times New Roman"/>
          <w:b/>
        </w:rPr>
      </w:pPr>
      <w:r w:rsidRPr="0017405D">
        <w:rPr>
          <w:rFonts w:ascii="Times New Roman" w:eastAsia="Arial" w:hAnsi="Times New Roman" w:cs="Times New Roman"/>
          <w:b/>
        </w:rPr>
        <w:t>Appendix 3: Mathematical Calculation of COVID-19 ICU Admission Rate</w:t>
      </w:r>
    </w:p>
    <w:p w14:paraId="12B9FA2B" w14:textId="2B2459BB" w:rsidR="001C68B2" w:rsidRPr="0017405D" w:rsidRDefault="001C68B2" w:rsidP="00DA49D9">
      <w:pPr>
        <w:spacing w:line="480" w:lineRule="auto"/>
        <w:jc w:val="both"/>
        <w:rPr>
          <w:rFonts w:ascii="Times New Roman" w:eastAsia="Arial" w:hAnsi="Times New Roman" w:cs="Times New Roman"/>
        </w:rPr>
      </w:pPr>
      <w:r w:rsidRPr="0017405D">
        <w:rPr>
          <w:rFonts w:ascii="Times New Roman" w:eastAsia="Arial" w:hAnsi="Times New Roman" w:cs="Times New Roman"/>
        </w:rPr>
        <w:t xml:space="preserve">The total number of ICU admissions in zip code </w:t>
      </w:r>
      <m:oMath>
        <m:r>
          <w:rPr>
            <w:rFonts w:ascii="Cambria Math" w:eastAsia="Times New Roman" w:hAnsi="Cambria Math" w:cs="Times New Roman"/>
          </w:rPr>
          <m:t>j</m:t>
        </m:r>
      </m:oMath>
      <w:r w:rsidRPr="0017405D">
        <w:rPr>
          <w:rFonts w:ascii="Times New Roman" w:eastAsia="Arial" w:hAnsi="Times New Roman" w:cs="Times New Roman"/>
        </w:rPr>
        <w:t xml:space="preserve"> during time </w:t>
      </w:r>
      <m:oMath>
        <m:r>
          <w:rPr>
            <w:rFonts w:ascii="Cambria Math" w:eastAsia="Times New Roman" w:hAnsi="Cambria Math" w:cs="Times New Roman"/>
          </w:rPr>
          <m:t>t</m:t>
        </m:r>
      </m:oMath>
      <w:r w:rsidRPr="0017405D">
        <w:rPr>
          <w:rFonts w:ascii="Times New Roman" w:eastAsia="Arial" w:hAnsi="Times New Roman" w:cs="Times New Roman"/>
        </w:rPr>
        <w:t xml:space="preserve"> is represented by </w:t>
      </w:r>
      <m:oMath>
        <m:sSubSup>
          <m:sSubSupPr>
            <m:ctrlPr>
              <w:rPr>
                <w:rFonts w:ascii="Cambria Math" w:eastAsia="Times New Roman" w:hAnsi="Cambria Math" w:cs="Times New Roman"/>
                <w:i/>
              </w:rPr>
            </m:ctrlPr>
          </m:sSubSupPr>
          <m:e>
            <m:r>
              <w:rPr>
                <w:rFonts w:ascii="Cambria Math" w:eastAsia="Times New Roman" w:hAnsi="Cambria Math" w:cs="Times New Roman"/>
              </w:rPr>
              <m:t>ICU</m:t>
            </m:r>
          </m:e>
          <m:sub>
            <m:r>
              <w:rPr>
                <w:rFonts w:ascii="Cambria Math" w:eastAsia="Times New Roman" w:hAnsi="Cambria Math" w:cs="Times New Roman"/>
              </w:rPr>
              <m:t>j</m:t>
            </m:r>
          </m:sub>
          <m:sup>
            <m:r>
              <w:rPr>
                <w:rFonts w:ascii="Cambria Math" w:eastAsia="Times New Roman" w:hAnsi="Cambria Math" w:cs="Times New Roman"/>
              </w:rPr>
              <m:t>t</m:t>
            </m:r>
          </m:sup>
        </m:sSubSup>
      </m:oMath>
      <w:r w:rsidRPr="0017405D">
        <w:rPr>
          <w:rFonts w:ascii="Times New Roman" w:eastAsia="Arial" w:hAnsi="Times New Roman" w:cs="Times New Roman"/>
        </w:rPr>
        <w:t xml:space="preserve">, and the population of zip code </w:t>
      </w:r>
      <m:oMath>
        <m:r>
          <w:rPr>
            <w:rFonts w:ascii="Cambria Math" w:eastAsia="Times New Roman" w:hAnsi="Cambria Math" w:cs="Times New Roman"/>
          </w:rPr>
          <m:t>j</m:t>
        </m:r>
      </m:oMath>
      <w:r w:rsidRPr="0017405D">
        <w:rPr>
          <w:rFonts w:ascii="Times New Roman" w:eastAsia="Arial" w:hAnsi="Times New Roman" w:cs="Times New Roman"/>
        </w:rPr>
        <w:t xml:space="preserve"> is denoted as </w:t>
      </w:r>
      <m:oMath>
        <m:sSub>
          <m:sSubPr>
            <m:ctrlPr>
              <w:rPr>
                <w:rFonts w:ascii="Cambria Math" w:eastAsia="Times New Roman" w:hAnsi="Cambria Math" w:cs="Times New Roman"/>
                <w:i/>
              </w:rPr>
            </m:ctrlPr>
          </m:sSubPr>
          <m:e>
            <m:r>
              <w:rPr>
                <w:rFonts w:ascii="Cambria Math" w:eastAsia="Times New Roman" w:hAnsi="Cambria Math" w:cs="Times New Roman"/>
              </w:rPr>
              <m:t>Pop</m:t>
            </m:r>
          </m:e>
          <m:sub>
            <m:r>
              <w:rPr>
                <w:rFonts w:ascii="Cambria Math" w:eastAsia="Times New Roman" w:hAnsi="Cambria Math" w:cs="Times New Roman"/>
              </w:rPr>
              <m:t>j</m:t>
            </m:r>
          </m:sub>
        </m:sSub>
      </m:oMath>
      <w:r w:rsidRPr="0017405D">
        <w:rPr>
          <w:rFonts w:ascii="Times New Roman" w:eastAsia="Arial" w:hAnsi="Times New Roman" w:cs="Times New Roman"/>
        </w:rPr>
        <w:t xml:space="preserve">​. The COVID ICU admission rate for zip code </w:t>
      </w:r>
      <m:oMath>
        <m:r>
          <w:rPr>
            <w:rFonts w:ascii="Cambria Math" w:eastAsia="Times New Roman" w:hAnsi="Cambria Math" w:cs="Times New Roman"/>
          </w:rPr>
          <m:t>j</m:t>
        </m:r>
      </m:oMath>
      <w:r w:rsidRPr="0017405D">
        <w:rPr>
          <w:rFonts w:ascii="Times New Roman" w:eastAsia="Arial" w:hAnsi="Times New Roman" w:cs="Times New Roman"/>
        </w:rPr>
        <w:t xml:space="preserve"> during time </w:t>
      </w:r>
      <m:oMath>
        <m:r>
          <w:rPr>
            <w:rFonts w:ascii="Cambria Math" w:eastAsia="Times New Roman" w:hAnsi="Cambria Math" w:cs="Times New Roman"/>
          </w:rPr>
          <m:t>t</m:t>
        </m:r>
      </m:oMath>
      <w:r w:rsidRPr="0017405D">
        <w:rPr>
          <w:rFonts w:ascii="Times New Roman" w:eastAsia="Arial" w:hAnsi="Times New Roman" w:cs="Times New Roman"/>
        </w:rPr>
        <w:t xml:space="preserve">, denoted as </w:t>
      </w:r>
      <m:oMath>
        <m:sSubSup>
          <m:sSubSupPr>
            <m:ctrlPr>
              <w:rPr>
                <w:rFonts w:ascii="Cambria Math" w:eastAsia="Times New Roman" w:hAnsi="Cambria Math" w:cs="Times New Roman"/>
                <w:i/>
              </w:rPr>
            </m:ctrlPr>
          </m:sSubSupPr>
          <m:e>
            <m:r>
              <w:rPr>
                <w:rFonts w:ascii="Cambria Math" w:eastAsia="Times New Roman" w:hAnsi="Cambria Math" w:cs="Times New Roman"/>
              </w:rPr>
              <m:t>ICU_Rate</m:t>
            </m:r>
          </m:e>
          <m:sub>
            <m:r>
              <w:rPr>
                <w:rFonts w:ascii="Cambria Math" w:eastAsia="Times New Roman" w:hAnsi="Cambria Math" w:cs="Times New Roman"/>
              </w:rPr>
              <m:t>j</m:t>
            </m:r>
          </m:sub>
          <m:sup>
            <m:r>
              <w:rPr>
                <w:rFonts w:ascii="Cambria Math" w:eastAsia="Times New Roman" w:hAnsi="Cambria Math" w:cs="Times New Roman"/>
              </w:rPr>
              <m:t>t</m:t>
            </m:r>
          </m:sup>
        </m:sSubSup>
      </m:oMath>
      <w:r w:rsidRPr="0017405D">
        <w:rPr>
          <w:rFonts w:ascii="Times New Roman" w:eastAsia="Arial" w:hAnsi="Times New Roman" w:cs="Times New Roman"/>
        </w:rPr>
        <w:t>, is calculated as the ratio of the total ICU admissions to the population of the zip code. This rate captures the proportion of ICU admissions related to COVID-19 in a given zip code relative to its population, providing a standardized measure of the ICU burden on the local healthcare system. The formula is:</w:t>
      </w:r>
    </w:p>
    <w:p w14:paraId="64C14E6A" w14:textId="236E235C" w:rsidR="00970E5D" w:rsidRPr="0017405D" w:rsidRDefault="0051328F" w:rsidP="001C68B2">
      <w:pPr>
        <w:spacing w:line="360" w:lineRule="auto"/>
        <w:jc w:val="both"/>
        <w:rPr>
          <w:rFonts w:ascii="Times New Roman" w:eastAsia="Arial" w:hAnsi="Times New Roman" w:cs="Times New Roman"/>
        </w:rPr>
      </w:pPr>
      <m:oMathPara>
        <m:oMath>
          <m:sSubSup>
            <m:sSubSupPr>
              <m:ctrlPr>
                <w:rPr>
                  <w:rFonts w:ascii="Cambria Math" w:eastAsia="Times New Roman" w:hAnsi="Cambria Math" w:cs="Times New Roman"/>
                  <w:i/>
                </w:rPr>
              </m:ctrlPr>
            </m:sSubSupPr>
            <m:e>
              <m:r>
                <w:rPr>
                  <w:rFonts w:ascii="Cambria Math" w:eastAsia="Times New Roman" w:hAnsi="Cambria Math" w:cs="Times New Roman"/>
                </w:rPr>
                <m:t>ICU_Rate</m:t>
              </m:r>
            </m:e>
            <m:sub>
              <m:r>
                <w:rPr>
                  <w:rFonts w:ascii="Cambria Math" w:eastAsia="Times New Roman" w:hAnsi="Cambria Math" w:cs="Times New Roman"/>
                </w:rPr>
                <m:t>j</m:t>
              </m:r>
            </m:sub>
            <m:sup>
              <m:r>
                <w:rPr>
                  <w:rFonts w:ascii="Cambria Math" w:eastAsia="Times New Roman" w:hAnsi="Cambria Math" w:cs="Times New Roman"/>
                </w:rPr>
                <m:t>t</m:t>
              </m:r>
            </m:sup>
          </m:sSubSup>
          <m:r>
            <w:rPr>
              <w:rFonts w:ascii="Cambria Math" w:eastAsia="Times New Roman" w:hAnsi="Cambria Math" w:cs="Times New Roman"/>
            </w:rPr>
            <m:t>=</m:t>
          </m:r>
          <m:d>
            <m:dPr>
              <m:ctrlPr>
                <w:rPr>
                  <w:rFonts w:ascii="Cambria Math" w:eastAsia="Times New Roman" w:hAnsi="Cambria Math" w:cs="Times New Roman"/>
                  <w:i/>
                </w:rPr>
              </m:ctrlPr>
            </m:dPr>
            <m:e>
              <m:f>
                <m:fPr>
                  <m:ctrlPr>
                    <w:rPr>
                      <w:rFonts w:ascii="Cambria Math" w:eastAsia="Times New Roman" w:hAnsi="Cambria Math" w:cs="Times New Roman"/>
                      <w:i/>
                    </w:rPr>
                  </m:ctrlPr>
                </m:fPr>
                <m:num>
                  <m:sSubSup>
                    <m:sSubSupPr>
                      <m:ctrlPr>
                        <w:rPr>
                          <w:rFonts w:ascii="Cambria Math" w:eastAsia="Times New Roman" w:hAnsi="Cambria Math" w:cs="Times New Roman"/>
                          <w:i/>
                        </w:rPr>
                      </m:ctrlPr>
                    </m:sSubSupPr>
                    <m:e>
                      <m:r>
                        <w:rPr>
                          <w:rFonts w:ascii="Cambria Math" w:eastAsia="Times New Roman" w:hAnsi="Cambria Math" w:cs="Times New Roman"/>
                        </w:rPr>
                        <m:t>ICU</m:t>
                      </m:r>
                    </m:e>
                    <m:sub>
                      <m:r>
                        <w:rPr>
                          <w:rFonts w:ascii="Cambria Math" w:eastAsia="Times New Roman" w:hAnsi="Cambria Math" w:cs="Times New Roman"/>
                        </w:rPr>
                        <m:t>j</m:t>
                      </m:r>
                    </m:sub>
                    <m:sup>
                      <m:r>
                        <w:rPr>
                          <w:rFonts w:ascii="Cambria Math" w:eastAsia="Times New Roman" w:hAnsi="Cambria Math" w:cs="Times New Roman"/>
                        </w:rPr>
                        <m:t>t</m:t>
                      </m:r>
                    </m:sup>
                  </m:sSubSup>
                </m:num>
                <m:den>
                  <m:sSub>
                    <m:sSubPr>
                      <m:ctrlPr>
                        <w:rPr>
                          <w:rFonts w:ascii="Cambria Math" w:eastAsia="Times New Roman" w:hAnsi="Cambria Math" w:cs="Times New Roman"/>
                          <w:i/>
                        </w:rPr>
                      </m:ctrlPr>
                    </m:sSubPr>
                    <m:e>
                      <m:r>
                        <w:rPr>
                          <w:rFonts w:ascii="Cambria Math" w:eastAsia="Times New Roman" w:hAnsi="Cambria Math" w:cs="Times New Roman"/>
                        </w:rPr>
                        <m:t>Pop</m:t>
                      </m:r>
                    </m:e>
                    <m:sub>
                      <m:r>
                        <w:rPr>
                          <w:rFonts w:ascii="Cambria Math" w:eastAsia="Times New Roman" w:hAnsi="Cambria Math" w:cs="Times New Roman"/>
                        </w:rPr>
                        <m:t>j</m:t>
                      </m:r>
                    </m:sub>
                  </m:sSub>
                </m:den>
              </m:f>
            </m:e>
          </m:d>
          <m:r>
            <w:rPr>
              <w:rFonts w:ascii="Cambria Math" w:eastAsia="Times New Roman" w:hAnsi="Cambria Math" w:cs="Times New Roman"/>
            </w:rPr>
            <m:t>×1000</m:t>
          </m:r>
        </m:oMath>
      </m:oMathPara>
    </w:p>
    <w:p w14:paraId="66EA22E7" w14:textId="45A641BD" w:rsidR="00970E5D" w:rsidRPr="0017405D" w:rsidRDefault="00970E5D" w:rsidP="00DA49D9">
      <w:pPr>
        <w:spacing w:line="480" w:lineRule="auto"/>
        <w:rPr>
          <w:rFonts w:ascii="Times New Roman" w:eastAsia="Times New Roman" w:hAnsi="Times New Roman" w:cs="Times New Roman"/>
        </w:rPr>
      </w:pPr>
      <w:r w:rsidRPr="0017405D">
        <w:rPr>
          <w:rFonts w:ascii="Times New Roman" w:eastAsia="Times New Roman" w:hAnsi="Times New Roman" w:cs="Times New Roman"/>
        </w:rPr>
        <w:t xml:space="preserve">This formula calculates the number of ICU admissions per 1,000 people for a given zip code </w:t>
      </w:r>
      <m:oMath>
        <m:r>
          <w:rPr>
            <w:rFonts w:ascii="Cambria Math" w:eastAsia="Times New Roman" w:hAnsi="Cambria Math" w:cs="Times New Roman"/>
          </w:rPr>
          <m:t>j</m:t>
        </m:r>
      </m:oMath>
      <w:r w:rsidRPr="0017405D">
        <w:rPr>
          <w:rFonts w:ascii="Times New Roman" w:eastAsia="Times New Roman" w:hAnsi="Times New Roman" w:cs="Times New Roman"/>
        </w:rPr>
        <w:t xml:space="preserve"> in </w:t>
      </w:r>
      <w:r w:rsidR="001C68B2" w:rsidRPr="0017405D">
        <w:rPr>
          <w:rFonts w:ascii="Times New Roman" w:eastAsia="Times New Roman" w:hAnsi="Times New Roman" w:cs="Times New Roman"/>
        </w:rPr>
        <w:t>time</w:t>
      </w:r>
      <w:r w:rsidRPr="0017405D">
        <w:rPr>
          <w:rFonts w:ascii="Times New Roman" w:eastAsia="Times New Roman" w:hAnsi="Times New Roman" w:cs="Times New Roman"/>
        </w:rPr>
        <w:t xml:space="preserve"> </w:t>
      </w:r>
      <m:oMath>
        <m:r>
          <w:rPr>
            <w:rFonts w:ascii="Cambria Math" w:eastAsia="Times New Roman" w:hAnsi="Cambria Math" w:cs="Times New Roman"/>
          </w:rPr>
          <m:t>t</m:t>
        </m:r>
      </m:oMath>
    </w:p>
    <w:p w14:paraId="5A1A9646" w14:textId="77777777" w:rsidR="00CF5126" w:rsidRPr="00F42F4A" w:rsidRDefault="007B35BE" w:rsidP="00F42F4A">
      <w:pPr>
        <w:spacing w:after="240" w:line="480" w:lineRule="auto"/>
        <w:jc w:val="both"/>
        <w:rPr>
          <w:rFonts w:ascii="Times New Roman" w:eastAsia="Times New Roman" w:hAnsi="Times New Roman" w:cs="Times New Roman"/>
          <w:b/>
          <w:bCs/>
        </w:rPr>
      </w:pPr>
      <w:r w:rsidRPr="00F42F4A">
        <w:rPr>
          <w:rFonts w:ascii="Times New Roman" w:eastAsia="Times New Roman" w:hAnsi="Times New Roman" w:cs="Times New Roman"/>
          <w:b/>
          <w:bCs/>
        </w:rPr>
        <w:t>Appendix</w:t>
      </w:r>
      <w:r w:rsidR="00104FE0" w:rsidRPr="00F42F4A">
        <w:rPr>
          <w:rFonts w:ascii="Times New Roman" w:eastAsia="Times New Roman" w:hAnsi="Times New Roman" w:cs="Times New Roman"/>
          <w:b/>
          <w:bCs/>
        </w:rPr>
        <w:t xml:space="preserve"> </w:t>
      </w:r>
      <w:r w:rsidR="00167D33" w:rsidRPr="00F42F4A">
        <w:rPr>
          <w:rFonts w:ascii="Times New Roman" w:eastAsia="Times New Roman" w:hAnsi="Times New Roman" w:cs="Times New Roman"/>
          <w:b/>
          <w:bCs/>
        </w:rPr>
        <w:t>4</w:t>
      </w:r>
      <w:r w:rsidR="00104FE0" w:rsidRPr="00F42F4A">
        <w:rPr>
          <w:rFonts w:ascii="Times New Roman" w:eastAsia="Times New Roman" w:hAnsi="Times New Roman" w:cs="Times New Roman"/>
          <w:b/>
          <w:bCs/>
        </w:rPr>
        <w:t xml:space="preserve">: </w:t>
      </w:r>
      <w:r w:rsidR="001E60C6" w:rsidRPr="00F42F4A">
        <w:rPr>
          <w:rFonts w:ascii="Times New Roman" w:eastAsia="Times New Roman" w:hAnsi="Times New Roman" w:cs="Times New Roman"/>
          <w:b/>
          <w:bCs/>
        </w:rPr>
        <w:t>Trends of SHIELD test centers and effective number of SHIELD centers over time</w:t>
      </w:r>
    </w:p>
    <w:p w14:paraId="6A306887" w14:textId="23603745" w:rsidR="008914F3" w:rsidRPr="00F42F4A" w:rsidRDefault="00C841EF" w:rsidP="00DA49D9">
      <w:pPr>
        <w:spacing w:after="120" w:line="480" w:lineRule="auto"/>
        <w:jc w:val="both"/>
        <w:rPr>
          <w:rFonts w:ascii="Times New Roman" w:eastAsia="Times New Roman" w:hAnsi="Times New Roman" w:cs="Times New Roman"/>
          <w:sz w:val="20"/>
          <w:szCs w:val="20"/>
        </w:rPr>
      </w:pPr>
      <w:r w:rsidRPr="00F42F4A">
        <w:rPr>
          <w:rFonts w:ascii="Times New Roman" w:eastAsia="Times New Roman" w:hAnsi="Times New Roman" w:cs="Times New Roman"/>
        </w:rPr>
        <w:t xml:space="preserve">Figure A.1 shows the trends of </w:t>
      </w:r>
      <w:r w:rsidR="00401973" w:rsidRPr="00F42F4A">
        <w:rPr>
          <w:rFonts w:ascii="Times New Roman" w:eastAsia="Times New Roman" w:hAnsi="Times New Roman" w:cs="Times New Roman"/>
        </w:rPr>
        <w:t>the number</w:t>
      </w:r>
      <w:r w:rsidRPr="00F42F4A">
        <w:rPr>
          <w:rFonts w:ascii="Times New Roman" w:eastAsia="Times New Roman" w:hAnsi="Times New Roman" w:cs="Times New Roman"/>
        </w:rPr>
        <w:t xml:space="preserve"> of SHIELD test center </w:t>
      </w:r>
      <w:r w:rsidR="00901D69" w:rsidRPr="00F42F4A">
        <w:rPr>
          <w:rFonts w:ascii="Times New Roman" w:eastAsia="Times New Roman" w:hAnsi="Times New Roman" w:cs="Times New Roman"/>
        </w:rPr>
        <w:t>versus</w:t>
      </w:r>
      <w:r w:rsidRPr="00F42F4A">
        <w:rPr>
          <w:rFonts w:ascii="Times New Roman" w:eastAsia="Times New Roman" w:hAnsi="Times New Roman" w:cs="Times New Roman"/>
        </w:rPr>
        <w:t xml:space="preserve"> effective </w:t>
      </w:r>
      <w:r w:rsidR="00901D69" w:rsidRPr="00F42F4A">
        <w:rPr>
          <w:rFonts w:ascii="Times New Roman" w:eastAsia="Times New Roman" w:hAnsi="Times New Roman" w:cs="Times New Roman"/>
        </w:rPr>
        <w:t>number of SHIELD test centers for all zip codes over time</w:t>
      </w:r>
      <w:r w:rsidR="00166EFA" w:rsidRPr="00F42F4A">
        <w:rPr>
          <w:rFonts w:ascii="Times New Roman" w:eastAsia="Times New Roman" w:hAnsi="Times New Roman" w:cs="Times New Roman"/>
        </w:rPr>
        <w:t>.</w:t>
      </w:r>
      <w:r w:rsidR="008914F3" w:rsidRPr="00F42F4A">
        <w:rPr>
          <w:rFonts w:ascii="Times New Roman" w:eastAsia="Times New Roman" w:hAnsi="Times New Roman" w:cs="Times New Roman"/>
          <w:sz w:val="20"/>
          <w:szCs w:val="20"/>
        </w:rPr>
        <w:tab/>
      </w:r>
    </w:p>
    <w:p w14:paraId="4C7C6E92" w14:textId="1DFE0EB8" w:rsidR="00F86DFD" w:rsidRDefault="00DB64AE" w:rsidP="00F42F4A">
      <w:pPr>
        <w:spacing w:after="0" w:line="240" w:lineRule="auto"/>
        <w:jc w:val="both"/>
        <w:rPr>
          <w:rFonts w:ascii="Times New Roman" w:eastAsia="Times New Roman" w:hAnsi="Times New Roman" w:cs="Times New Roman"/>
          <w:sz w:val="20"/>
          <w:szCs w:val="20"/>
        </w:rPr>
      </w:pPr>
      <w:r>
        <w:rPr>
          <w:noProof/>
        </w:rPr>
        <w:lastRenderedPageBreak/>
        <w:drawing>
          <wp:inline distT="0" distB="0" distL="0" distR="0" wp14:anchorId="459F69DE" wp14:editId="13C13014">
            <wp:extent cx="5943600" cy="3448685"/>
            <wp:effectExtent l="0" t="0" r="0" b="18415"/>
            <wp:docPr id="1426129156" name="Chart 1">
              <a:extLst xmlns:a="http://schemas.openxmlformats.org/drawingml/2006/main">
                <a:ext uri="{FF2B5EF4-FFF2-40B4-BE49-F238E27FC236}">
                  <a16:creationId xmlns:a16="http://schemas.microsoft.com/office/drawing/2014/main" id="{821D5B8B-24BE-A67B-3509-66A4C8C1E1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38B00B0" w14:textId="473CAB6D" w:rsidR="004D7309" w:rsidRDefault="007B35BE" w:rsidP="00F42F4A">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A.1:</w:t>
      </w:r>
      <w:r>
        <w:rPr>
          <w:rFonts w:ascii="Times New Roman" w:eastAsia="Times New Roman" w:hAnsi="Times New Roman" w:cs="Times New Roman"/>
          <w:sz w:val="18"/>
          <w:szCs w:val="18"/>
        </w:rPr>
        <w:t xml:space="preserve"> Trends of SHIELD test centers and effective number of SHIELD centers over time for all zip codes</w:t>
      </w:r>
    </w:p>
    <w:p w14:paraId="13A0F67D" w14:textId="77777777" w:rsidR="004D7309" w:rsidRDefault="004D7309" w:rsidP="00167D33">
      <w:pPr>
        <w:spacing w:after="240" w:line="240" w:lineRule="auto"/>
        <w:jc w:val="center"/>
        <w:rPr>
          <w:rFonts w:ascii="Times New Roman" w:eastAsia="Times New Roman" w:hAnsi="Times New Roman" w:cs="Times New Roman"/>
          <w:sz w:val="18"/>
          <w:szCs w:val="18"/>
        </w:rPr>
      </w:pPr>
    </w:p>
    <w:p w14:paraId="063E29D8" w14:textId="695F1E2B" w:rsidR="00991F56" w:rsidRDefault="00991F56" w:rsidP="00991F56">
      <w:pPr>
        <w:spacing w:after="0" w:line="480" w:lineRule="auto"/>
        <w:contextualSpacing/>
        <w:jc w:val="both"/>
        <w:rPr>
          <w:rFonts w:ascii="Times New Roman" w:eastAsia="Times New Roman" w:hAnsi="Times New Roman" w:cs="Times New Roman"/>
        </w:rPr>
      </w:pPr>
      <w:r w:rsidRPr="00F42F4A">
        <w:rPr>
          <w:rFonts w:ascii="Times New Roman" w:eastAsia="Times New Roman" w:hAnsi="Times New Roman" w:cs="Times New Roman"/>
          <w:b/>
          <w:bCs/>
        </w:rPr>
        <w:t xml:space="preserve">Appendix </w:t>
      </w:r>
      <w:r>
        <w:rPr>
          <w:rFonts w:ascii="Times New Roman" w:eastAsia="Times New Roman" w:hAnsi="Times New Roman" w:cs="Times New Roman"/>
          <w:b/>
          <w:bCs/>
        </w:rPr>
        <w:t>5</w:t>
      </w:r>
      <w:r w:rsidRPr="00F42F4A">
        <w:rPr>
          <w:rFonts w:ascii="Times New Roman" w:eastAsia="Times New Roman" w:hAnsi="Times New Roman" w:cs="Times New Roman"/>
          <w:b/>
          <w:bCs/>
        </w:rPr>
        <w:t xml:space="preserve">: </w:t>
      </w:r>
      <w:r w:rsidRPr="00C343FC">
        <w:rPr>
          <w:rFonts w:ascii="Times New Roman" w:eastAsia="Times New Roman" w:hAnsi="Times New Roman" w:cs="Times New Roman"/>
          <w:b/>
          <w:bCs/>
        </w:rPr>
        <w:t>Comparison of LUMC ICU Cohort with Cook County and National Averages</w:t>
      </w:r>
      <w:r w:rsidR="00FA56F1" w:rsidRPr="00C46155">
        <w:rPr>
          <w:rFonts w:ascii="Times New Roman" w:eastAsia="Times New Roman" w:hAnsi="Times New Roman" w:cs="Times New Roman"/>
          <w:b/>
          <w:bCs/>
        </w:rPr>
        <w:t xml:space="preserve"> </w:t>
      </w:r>
      <w:sdt>
        <w:sdtPr>
          <w:rPr>
            <w:rFonts w:ascii="Times New Roman" w:eastAsia="Times New Roman" w:hAnsi="Times New Roman" w:cs="Times New Roman"/>
          </w:rPr>
          <w:tag w:val="MENDELEY_CITATION_v3_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"/>
          <w:id w:val="1974397193"/>
          <w:placeholder>
            <w:docPart w:val="40CA543595CF46119A710B8D5F2ED57F"/>
          </w:placeholder>
        </w:sdtPr>
        <w:sdtEndPr/>
        <w:sdtContent>
          <w:r w:rsidR="00FA56F1" w:rsidRPr="00B56C8D">
            <w:rPr>
              <w:rFonts w:ascii="Times New Roman" w:eastAsia="Times New Roman" w:hAnsi="Times New Roman" w:cs="Times New Roman"/>
            </w:rPr>
            <w:t>(46)</w:t>
          </w:r>
        </w:sdtContent>
      </w:sdt>
      <w:r w:rsidR="00FA56F1" w:rsidRPr="00B56C8D">
        <w:rPr>
          <w:rFonts w:ascii="Times New Roman" w:eastAsia="Times New Roman" w:hAnsi="Times New Roman" w:cs="Times New Roman"/>
        </w:rPr>
        <w:t>.</w:t>
      </w:r>
    </w:p>
    <w:p w14:paraId="0DD95A80" w14:textId="48950798" w:rsidR="002E1471" w:rsidRDefault="002E1471" w:rsidP="00991F56">
      <w:pPr>
        <w:spacing w:after="0" w:line="480" w:lineRule="auto"/>
        <w:contextualSpacing/>
        <w:jc w:val="both"/>
        <w:rPr>
          <w:rFonts w:ascii="Times New Roman" w:eastAsia="Times New Roman" w:hAnsi="Times New Roman" w:cs="Times New Roman"/>
        </w:rPr>
      </w:pPr>
      <w:r w:rsidRPr="00B56C8D">
        <w:rPr>
          <w:rFonts w:ascii="Times New Roman" w:eastAsia="Times New Roman" w:hAnsi="Times New Roman" w:cs="Times New Roman"/>
        </w:rPr>
        <w:t>Table A.2 compares demographic characteristics of the LUMC ICU cohort with Cook County and national averages, highlighting differences in race, gender, language, and socioeconomic factors</w:t>
      </w:r>
      <w:r w:rsidR="003A7525">
        <w:rPr>
          <w:rFonts w:ascii="Times New Roman" w:eastAsia="Times New Roman" w:hAnsi="Times New Roman" w:cs="Times New Roman"/>
        </w:rPr>
        <w:t>.</w:t>
      </w:r>
    </w:p>
    <w:p w14:paraId="5BCC4374" w14:textId="387BDA4D" w:rsidR="00803E4E" w:rsidRPr="00B56C8D" w:rsidRDefault="00803E4E" w:rsidP="00B56C8D">
      <w:pPr>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bCs/>
          <w:sz w:val="18"/>
          <w:szCs w:val="18"/>
        </w:rPr>
        <w:t>Table</w:t>
      </w:r>
      <w:r w:rsidRPr="007D20D9">
        <w:rPr>
          <w:rFonts w:ascii="Times New Roman" w:eastAsia="Times New Roman" w:hAnsi="Times New Roman" w:cs="Times New Roman"/>
          <w:b/>
          <w:bCs/>
          <w:sz w:val="18"/>
          <w:szCs w:val="18"/>
        </w:rPr>
        <w:t xml:space="preserve"> </w:t>
      </w:r>
      <w:r>
        <w:rPr>
          <w:rFonts w:ascii="Times New Roman" w:eastAsia="Times New Roman" w:hAnsi="Times New Roman" w:cs="Times New Roman"/>
          <w:b/>
          <w:bCs/>
          <w:sz w:val="18"/>
          <w:szCs w:val="18"/>
        </w:rPr>
        <w:t>A.2</w:t>
      </w:r>
      <w:r w:rsidRPr="007D20D9">
        <w:rPr>
          <w:rFonts w:ascii="Times New Roman" w:eastAsia="Times New Roman" w:hAnsi="Times New Roman" w:cs="Times New Roman"/>
          <w:b/>
          <w:bCs/>
          <w:sz w:val="18"/>
          <w:szCs w:val="18"/>
        </w:rPr>
        <w:t>:</w:t>
      </w:r>
      <w:r>
        <w:rPr>
          <w:rFonts w:ascii="Times New Roman" w:eastAsia="Times New Roman" w:hAnsi="Times New Roman" w:cs="Times New Roman"/>
          <w:sz w:val="18"/>
          <w:szCs w:val="18"/>
        </w:rPr>
        <w:t xml:space="preserve"> </w:t>
      </w:r>
      <w:r w:rsidR="009643D7" w:rsidRPr="009643D7">
        <w:rPr>
          <w:rFonts w:ascii="Times New Roman" w:eastAsia="Times New Roman" w:hAnsi="Times New Roman" w:cs="Times New Roman"/>
          <w:sz w:val="18"/>
          <w:szCs w:val="18"/>
        </w:rPr>
        <w:t>Demographic Comparison of LUMC ICU, Cook County, and National Averages</w:t>
      </w:r>
    </w:p>
    <w:tbl>
      <w:tblPr>
        <w:tblStyle w:val="TableGrid"/>
        <w:tblW w:w="894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5"/>
        <w:gridCol w:w="2029"/>
        <w:gridCol w:w="1474"/>
        <w:gridCol w:w="1851"/>
      </w:tblGrid>
      <w:tr w:rsidR="00B56C8D" w:rsidRPr="00B56C8D" w14:paraId="6FECB6EE" w14:textId="77777777" w:rsidTr="00B56C8D">
        <w:trPr>
          <w:trHeight w:val="251"/>
        </w:trPr>
        <w:tc>
          <w:tcPr>
            <w:tcW w:w="0" w:type="auto"/>
            <w:tcBorders>
              <w:top w:val="single" w:sz="4" w:space="0" w:color="auto"/>
              <w:bottom w:val="single" w:sz="4" w:space="0" w:color="auto"/>
            </w:tcBorders>
            <w:hideMark/>
          </w:tcPr>
          <w:p w14:paraId="19D80928"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Characteristic</w:t>
            </w:r>
          </w:p>
        </w:tc>
        <w:tc>
          <w:tcPr>
            <w:tcW w:w="0" w:type="auto"/>
            <w:tcBorders>
              <w:top w:val="single" w:sz="4" w:space="0" w:color="auto"/>
              <w:bottom w:val="single" w:sz="4" w:space="0" w:color="auto"/>
            </w:tcBorders>
            <w:hideMark/>
          </w:tcPr>
          <w:p w14:paraId="0FE3F42A"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LUMC ICU Cohort</w:t>
            </w:r>
          </w:p>
        </w:tc>
        <w:tc>
          <w:tcPr>
            <w:tcW w:w="0" w:type="auto"/>
            <w:tcBorders>
              <w:top w:val="single" w:sz="4" w:space="0" w:color="auto"/>
              <w:bottom w:val="single" w:sz="4" w:space="0" w:color="auto"/>
            </w:tcBorders>
            <w:hideMark/>
          </w:tcPr>
          <w:p w14:paraId="371A9E50"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Cook County</w:t>
            </w:r>
          </w:p>
        </w:tc>
        <w:tc>
          <w:tcPr>
            <w:tcW w:w="0" w:type="auto"/>
            <w:tcBorders>
              <w:top w:val="single" w:sz="4" w:space="0" w:color="auto"/>
              <w:bottom w:val="single" w:sz="4" w:space="0" w:color="auto"/>
            </w:tcBorders>
            <w:hideMark/>
          </w:tcPr>
          <w:p w14:paraId="13383F9A"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National Average</w:t>
            </w:r>
          </w:p>
        </w:tc>
      </w:tr>
      <w:tr w:rsidR="00991F56" w:rsidRPr="00B56C8D" w14:paraId="48070091" w14:textId="77777777" w:rsidTr="00B56C8D">
        <w:trPr>
          <w:trHeight w:val="449"/>
        </w:trPr>
        <w:tc>
          <w:tcPr>
            <w:tcW w:w="0" w:type="auto"/>
            <w:tcBorders>
              <w:top w:val="single" w:sz="4" w:space="0" w:color="auto"/>
            </w:tcBorders>
            <w:hideMark/>
          </w:tcPr>
          <w:p w14:paraId="6732CD4F"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Black/African American Patients (%)</w:t>
            </w:r>
          </w:p>
        </w:tc>
        <w:tc>
          <w:tcPr>
            <w:tcW w:w="0" w:type="auto"/>
            <w:tcBorders>
              <w:top w:val="single" w:sz="4" w:space="0" w:color="auto"/>
            </w:tcBorders>
            <w:hideMark/>
          </w:tcPr>
          <w:p w14:paraId="22FB2B7D"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19</w:t>
            </w:r>
          </w:p>
        </w:tc>
        <w:tc>
          <w:tcPr>
            <w:tcW w:w="0" w:type="auto"/>
            <w:tcBorders>
              <w:top w:val="single" w:sz="4" w:space="0" w:color="auto"/>
            </w:tcBorders>
            <w:hideMark/>
          </w:tcPr>
          <w:p w14:paraId="18C02172"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23.8</w:t>
            </w:r>
          </w:p>
        </w:tc>
        <w:tc>
          <w:tcPr>
            <w:tcW w:w="0" w:type="auto"/>
            <w:tcBorders>
              <w:top w:val="single" w:sz="4" w:space="0" w:color="auto"/>
            </w:tcBorders>
            <w:hideMark/>
          </w:tcPr>
          <w:p w14:paraId="1DCFCD63"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13.4</w:t>
            </w:r>
          </w:p>
        </w:tc>
      </w:tr>
      <w:tr w:rsidR="00991F56" w:rsidRPr="00B56C8D" w14:paraId="7975AAF4" w14:textId="77777777" w:rsidTr="00B56C8D">
        <w:trPr>
          <w:trHeight w:val="434"/>
        </w:trPr>
        <w:tc>
          <w:tcPr>
            <w:tcW w:w="0" w:type="auto"/>
            <w:hideMark/>
          </w:tcPr>
          <w:p w14:paraId="4FAD9DF5"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Female Patients (%)</w:t>
            </w:r>
          </w:p>
        </w:tc>
        <w:tc>
          <w:tcPr>
            <w:tcW w:w="0" w:type="auto"/>
            <w:hideMark/>
          </w:tcPr>
          <w:p w14:paraId="52918D54"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43.3</w:t>
            </w:r>
          </w:p>
        </w:tc>
        <w:tc>
          <w:tcPr>
            <w:tcW w:w="0" w:type="auto"/>
            <w:hideMark/>
          </w:tcPr>
          <w:p w14:paraId="34E7BABD"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51.4</w:t>
            </w:r>
          </w:p>
        </w:tc>
        <w:tc>
          <w:tcPr>
            <w:tcW w:w="0" w:type="auto"/>
            <w:hideMark/>
          </w:tcPr>
          <w:p w14:paraId="38F3BBBA"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50.8</w:t>
            </w:r>
          </w:p>
        </w:tc>
      </w:tr>
      <w:tr w:rsidR="00991F56" w:rsidRPr="00B56C8D" w14:paraId="74E8DD07" w14:textId="77777777" w:rsidTr="00B56C8D">
        <w:trPr>
          <w:trHeight w:val="577"/>
        </w:trPr>
        <w:tc>
          <w:tcPr>
            <w:tcW w:w="0" w:type="auto"/>
            <w:tcBorders>
              <w:bottom w:val="nil"/>
            </w:tcBorders>
            <w:hideMark/>
          </w:tcPr>
          <w:p w14:paraId="322C516C"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Non-English Speakers (%)</w:t>
            </w:r>
          </w:p>
        </w:tc>
        <w:tc>
          <w:tcPr>
            <w:tcW w:w="0" w:type="auto"/>
            <w:tcBorders>
              <w:bottom w:val="nil"/>
            </w:tcBorders>
            <w:hideMark/>
          </w:tcPr>
          <w:p w14:paraId="693C5C98"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35</w:t>
            </w:r>
          </w:p>
        </w:tc>
        <w:tc>
          <w:tcPr>
            <w:tcW w:w="0" w:type="auto"/>
            <w:tcBorders>
              <w:bottom w:val="nil"/>
            </w:tcBorders>
            <w:hideMark/>
          </w:tcPr>
          <w:p w14:paraId="4BB9348B"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35</w:t>
            </w:r>
          </w:p>
        </w:tc>
        <w:tc>
          <w:tcPr>
            <w:tcW w:w="0" w:type="auto"/>
            <w:tcBorders>
              <w:bottom w:val="nil"/>
            </w:tcBorders>
            <w:hideMark/>
          </w:tcPr>
          <w:p w14:paraId="1B21A5F8"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21.5</w:t>
            </w:r>
          </w:p>
        </w:tc>
      </w:tr>
      <w:tr w:rsidR="00991F56" w:rsidRPr="00B56C8D" w14:paraId="22372B51" w14:textId="77777777" w:rsidTr="00B56C8D">
        <w:trPr>
          <w:trHeight w:val="434"/>
        </w:trPr>
        <w:tc>
          <w:tcPr>
            <w:tcW w:w="0" w:type="auto"/>
            <w:tcBorders>
              <w:top w:val="nil"/>
              <w:bottom w:val="nil"/>
            </w:tcBorders>
            <w:hideMark/>
          </w:tcPr>
          <w:p w14:paraId="24744FC1"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Hispanic Population (%)</w:t>
            </w:r>
          </w:p>
        </w:tc>
        <w:tc>
          <w:tcPr>
            <w:tcW w:w="0" w:type="auto"/>
            <w:tcBorders>
              <w:top w:val="nil"/>
              <w:bottom w:val="nil"/>
            </w:tcBorders>
            <w:hideMark/>
          </w:tcPr>
          <w:p w14:paraId="1D245C7B"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w:t>
            </w:r>
          </w:p>
        </w:tc>
        <w:tc>
          <w:tcPr>
            <w:tcW w:w="0" w:type="auto"/>
            <w:tcBorders>
              <w:top w:val="nil"/>
              <w:bottom w:val="nil"/>
            </w:tcBorders>
            <w:hideMark/>
          </w:tcPr>
          <w:p w14:paraId="16FCAB76"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26.1</w:t>
            </w:r>
          </w:p>
        </w:tc>
        <w:tc>
          <w:tcPr>
            <w:tcW w:w="0" w:type="auto"/>
            <w:tcBorders>
              <w:top w:val="nil"/>
              <w:bottom w:val="nil"/>
            </w:tcBorders>
            <w:hideMark/>
          </w:tcPr>
          <w:p w14:paraId="764A79FF"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18.5</w:t>
            </w:r>
          </w:p>
        </w:tc>
      </w:tr>
      <w:tr w:rsidR="00991F56" w:rsidRPr="00B56C8D" w14:paraId="76F79AB3" w14:textId="77777777" w:rsidTr="00B56C8D">
        <w:trPr>
          <w:trHeight w:val="288"/>
        </w:trPr>
        <w:tc>
          <w:tcPr>
            <w:tcW w:w="0" w:type="auto"/>
            <w:tcBorders>
              <w:top w:val="nil"/>
            </w:tcBorders>
            <w:hideMark/>
          </w:tcPr>
          <w:p w14:paraId="398589AF"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Poverty Rate (%)</w:t>
            </w:r>
          </w:p>
        </w:tc>
        <w:tc>
          <w:tcPr>
            <w:tcW w:w="0" w:type="auto"/>
            <w:tcBorders>
              <w:top w:val="nil"/>
            </w:tcBorders>
            <w:hideMark/>
          </w:tcPr>
          <w:p w14:paraId="52FFCE72"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w:t>
            </w:r>
          </w:p>
        </w:tc>
        <w:tc>
          <w:tcPr>
            <w:tcW w:w="0" w:type="auto"/>
            <w:tcBorders>
              <w:top w:val="nil"/>
            </w:tcBorders>
            <w:hideMark/>
          </w:tcPr>
          <w:p w14:paraId="3A9FDD61"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13</w:t>
            </w:r>
          </w:p>
        </w:tc>
        <w:tc>
          <w:tcPr>
            <w:tcW w:w="0" w:type="auto"/>
            <w:tcBorders>
              <w:top w:val="nil"/>
            </w:tcBorders>
            <w:hideMark/>
          </w:tcPr>
          <w:p w14:paraId="21FCB6A5"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11.4</w:t>
            </w:r>
          </w:p>
        </w:tc>
      </w:tr>
    </w:tbl>
    <w:p w14:paraId="58B6C152" w14:textId="2F7D5D95" w:rsidR="004D7309" w:rsidRDefault="004D7309" w:rsidP="004340D7">
      <w:pPr>
        <w:spacing w:before="240" w:after="240" w:line="480" w:lineRule="auto"/>
        <w:rPr>
          <w:rFonts w:ascii="Times New Roman" w:eastAsia="Times New Roman" w:hAnsi="Times New Roman" w:cs="Times New Roman"/>
          <w:b/>
          <w:bCs/>
        </w:rPr>
      </w:pPr>
      <w:r w:rsidRPr="00DA49D9">
        <w:rPr>
          <w:rFonts w:ascii="Times New Roman" w:eastAsia="Times New Roman" w:hAnsi="Times New Roman" w:cs="Times New Roman"/>
          <w:b/>
          <w:bCs/>
        </w:rPr>
        <w:t>Declar</w:t>
      </w:r>
      <w:r>
        <w:rPr>
          <w:rFonts w:ascii="Times New Roman" w:eastAsia="Times New Roman" w:hAnsi="Times New Roman" w:cs="Times New Roman"/>
          <w:b/>
          <w:bCs/>
        </w:rPr>
        <w:t>a</w:t>
      </w:r>
      <w:r w:rsidRPr="00DA49D9">
        <w:rPr>
          <w:rFonts w:ascii="Times New Roman" w:eastAsia="Times New Roman" w:hAnsi="Times New Roman" w:cs="Times New Roman"/>
          <w:b/>
          <w:bCs/>
        </w:rPr>
        <w:t>tions</w:t>
      </w:r>
    </w:p>
    <w:p w14:paraId="10E80E0A" w14:textId="77777777" w:rsidR="00214185" w:rsidRPr="00214185" w:rsidRDefault="00214185" w:rsidP="00DA49D9">
      <w:pPr>
        <w:spacing w:after="240" w:line="480" w:lineRule="auto"/>
        <w:rPr>
          <w:rFonts w:ascii="Times New Roman" w:eastAsia="Times New Roman" w:hAnsi="Times New Roman" w:cs="Times New Roman"/>
          <w:b/>
          <w:bCs/>
        </w:rPr>
      </w:pPr>
      <w:r w:rsidRPr="00214185">
        <w:rPr>
          <w:rFonts w:ascii="Times New Roman" w:eastAsia="Times New Roman" w:hAnsi="Times New Roman" w:cs="Times New Roman"/>
          <w:b/>
          <w:bCs/>
        </w:rPr>
        <w:t>Ethics approval and consent to participate</w:t>
      </w:r>
    </w:p>
    <w:p w14:paraId="096137D0" w14:textId="60263E65" w:rsidR="004D7309" w:rsidRDefault="00214185" w:rsidP="00DA49D9">
      <w:pPr>
        <w:spacing w:after="240" w:line="480" w:lineRule="auto"/>
        <w:rPr>
          <w:rFonts w:ascii="Times New Roman" w:eastAsia="Times New Roman" w:hAnsi="Times New Roman" w:cs="Times New Roman"/>
        </w:rPr>
      </w:pPr>
      <w:r w:rsidRPr="00DA49D9">
        <w:rPr>
          <w:rFonts w:ascii="Times New Roman" w:eastAsia="Times New Roman" w:hAnsi="Times New Roman" w:cs="Times New Roman"/>
        </w:rPr>
        <w:t>Not Applicable</w:t>
      </w:r>
    </w:p>
    <w:p w14:paraId="38FA9E44" w14:textId="1D0BF9BD" w:rsidR="004B4CC1" w:rsidRDefault="004B4CC1" w:rsidP="00DA49D9">
      <w:pPr>
        <w:spacing w:after="240" w:line="480" w:lineRule="auto"/>
        <w:rPr>
          <w:rFonts w:ascii="Times New Roman" w:eastAsia="Times New Roman" w:hAnsi="Times New Roman" w:cs="Times New Roman"/>
          <w:b/>
          <w:bCs/>
        </w:rPr>
      </w:pPr>
      <w:r w:rsidRPr="00DA49D9">
        <w:rPr>
          <w:rFonts w:ascii="Times New Roman" w:eastAsia="Times New Roman" w:hAnsi="Times New Roman" w:cs="Times New Roman"/>
          <w:b/>
          <w:bCs/>
        </w:rPr>
        <w:lastRenderedPageBreak/>
        <w:t>Consent for publication</w:t>
      </w:r>
    </w:p>
    <w:p w14:paraId="6A5054F4" w14:textId="7A92AA5D" w:rsidR="004B4CC1" w:rsidRDefault="009E49EA"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The authors affirm that all participants involved in this study, or their legal guardians, have given their consent for the publication of any potentially identifying information contained within the manuscript. No personal or sensitive data (such as images, personal health information, or identifiable demographics) will be included that could compromise the privacy or anonymity of the participants. Where applicable, participants provided informed consent in accordance with ethical guidelines and institutional policies. Furthermore, this manuscript does not contain any individual-level data or other content requiring consent for publication.</w:t>
      </w:r>
    </w:p>
    <w:p w14:paraId="055D2BD3" w14:textId="4AC3EC05" w:rsidR="001E5798" w:rsidRPr="00DA49D9" w:rsidRDefault="001E5798"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Availability of data and materials</w:t>
      </w:r>
    </w:p>
    <w:p w14:paraId="0A65CD70" w14:textId="4AADB93D" w:rsidR="001E5798" w:rsidRDefault="001E5798" w:rsidP="009E49EA">
      <w:pPr>
        <w:spacing w:after="240" w:line="480" w:lineRule="auto"/>
        <w:jc w:val="both"/>
        <w:rPr>
          <w:rFonts w:ascii="Times New Roman" w:eastAsia="Times New Roman" w:hAnsi="Times New Roman" w:cs="Times New Roman"/>
        </w:rPr>
      </w:pPr>
      <w:r>
        <w:rPr>
          <w:rFonts w:ascii="Times New Roman" w:eastAsia="Times New Roman" w:hAnsi="Times New Roman" w:cs="Times New Roman"/>
        </w:rPr>
        <w:t>Not A</w:t>
      </w:r>
      <w:r w:rsidR="00BB2A0E">
        <w:rPr>
          <w:rFonts w:ascii="Times New Roman" w:eastAsia="Times New Roman" w:hAnsi="Times New Roman" w:cs="Times New Roman"/>
        </w:rPr>
        <w:t>pplicable</w:t>
      </w:r>
    </w:p>
    <w:p w14:paraId="12F02D1E" w14:textId="04B0808C" w:rsidR="00BB2A0E" w:rsidRPr="00DA49D9" w:rsidRDefault="00BB2A0E"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Competing interests</w:t>
      </w:r>
    </w:p>
    <w:p w14:paraId="66470C6C" w14:textId="4F4BE9F5" w:rsidR="00BB2A0E" w:rsidRDefault="008F3156" w:rsidP="009E49EA">
      <w:pPr>
        <w:spacing w:after="240" w:line="480" w:lineRule="auto"/>
        <w:jc w:val="both"/>
        <w:rPr>
          <w:rFonts w:ascii="Times New Roman" w:eastAsia="Times New Roman" w:hAnsi="Times New Roman" w:cs="Times New Roman"/>
        </w:rPr>
      </w:pPr>
      <w:r w:rsidRPr="008F3156">
        <w:rPr>
          <w:rFonts w:ascii="Times New Roman" w:eastAsia="Times New Roman" w:hAnsi="Times New Roman" w:cs="Times New Roman"/>
        </w:rPr>
        <w:t>The authors declare no competing interests</w:t>
      </w:r>
      <w:r>
        <w:rPr>
          <w:rFonts w:ascii="Times New Roman" w:eastAsia="Times New Roman" w:hAnsi="Times New Roman" w:cs="Times New Roman"/>
        </w:rPr>
        <w:t>.</w:t>
      </w:r>
    </w:p>
    <w:p w14:paraId="6D41BA41" w14:textId="4EEE9775" w:rsidR="009E49EA" w:rsidRDefault="00F05E18"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Funding</w:t>
      </w:r>
    </w:p>
    <w:p w14:paraId="4614E1D2" w14:textId="2745BBB7" w:rsidR="00CD7172" w:rsidRDefault="00CF64F0" w:rsidP="002C29A1">
      <w:pPr>
        <w:spacing w:after="240" w:line="480" w:lineRule="auto"/>
        <w:jc w:val="both"/>
        <w:rPr>
          <w:rFonts w:ascii="Times New Roman" w:eastAsia="Times New Roman" w:hAnsi="Times New Roman" w:cs="Times New Roman"/>
        </w:rPr>
      </w:pPr>
      <w:bookmarkStart w:id="25" w:name="_Hlk179994867"/>
      <w:r>
        <w:rPr>
          <w:rFonts w:ascii="Times New Roman" w:eastAsia="Times New Roman" w:hAnsi="Times New Roman" w:cs="Times New Roman"/>
        </w:rPr>
        <w:t>T</w:t>
      </w:r>
      <w:r w:rsidR="00CD7172" w:rsidRPr="00CD7172">
        <w:rPr>
          <w:rFonts w:ascii="Times New Roman" w:eastAsia="Times New Roman" w:hAnsi="Times New Roman" w:cs="Times New Roman"/>
        </w:rPr>
        <w:t>he University of Illinois Board of Trustees</w:t>
      </w:r>
      <w:r>
        <w:rPr>
          <w:rFonts w:ascii="Times New Roman" w:eastAsia="Times New Roman" w:hAnsi="Times New Roman" w:cs="Times New Roman"/>
        </w:rPr>
        <w:t>.</w:t>
      </w:r>
      <w:bookmarkEnd w:id="25"/>
    </w:p>
    <w:p w14:paraId="5995E35A" w14:textId="6BD448E5" w:rsidR="00F2309F" w:rsidRPr="007240D7" w:rsidRDefault="00EB50BC" w:rsidP="009E49EA">
      <w:pPr>
        <w:spacing w:after="240" w:line="480" w:lineRule="auto"/>
        <w:jc w:val="both"/>
        <w:rPr>
          <w:rFonts w:ascii="Times New Roman" w:eastAsia="Times New Roman" w:hAnsi="Times New Roman" w:cs="Times New Roman"/>
          <w:b/>
          <w:bCs/>
        </w:rPr>
      </w:pPr>
      <w:r w:rsidRPr="007240D7">
        <w:rPr>
          <w:rFonts w:ascii="Times New Roman" w:eastAsia="Times New Roman" w:hAnsi="Times New Roman" w:cs="Times New Roman"/>
          <w:b/>
          <w:bCs/>
        </w:rPr>
        <w:t>Authors</w:t>
      </w:r>
      <w:r w:rsidR="001308B4">
        <w:rPr>
          <w:rFonts w:ascii="Times New Roman" w:eastAsia="Times New Roman" w:hAnsi="Times New Roman" w:cs="Times New Roman"/>
          <w:b/>
          <w:bCs/>
        </w:rPr>
        <w:t>’</w:t>
      </w:r>
      <w:r w:rsidRPr="007240D7">
        <w:rPr>
          <w:rFonts w:ascii="Times New Roman" w:eastAsia="Times New Roman" w:hAnsi="Times New Roman" w:cs="Times New Roman"/>
          <w:b/>
          <w:bCs/>
        </w:rPr>
        <w:t xml:space="preserve"> information</w:t>
      </w:r>
    </w:p>
    <w:p w14:paraId="0916D7B2" w14:textId="095F3881" w:rsidR="00EB50BC" w:rsidRPr="00DA49D9" w:rsidRDefault="00EB50BC"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Parkinson School of Health Sciences and Public Health, Loyola University Chicago, Maywood, IL 60153, USA</w:t>
      </w:r>
    </w:p>
    <w:p w14:paraId="22BF99F0" w14:textId="49FD6803" w:rsidR="00597255" w:rsidRPr="00DA49D9" w:rsidRDefault="00597255"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 xml:space="preserve">Alireza Kasaie, </w:t>
      </w:r>
      <w:r w:rsidR="00F0665E" w:rsidRPr="00DA49D9">
        <w:rPr>
          <w:rFonts w:ascii="Times New Roman" w:eastAsia="Times New Roman" w:hAnsi="Times New Roman" w:cs="Times New Roman"/>
        </w:rPr>
        <w:t>Michael T. Saban, Samie Tootooni</w:t>
      </w:r>
    </w:p>
    <w:p w14:paraId="4C6766C5" w14:textId="4AAD7674" w:rsidR="007240D7" w:rsidRPr="00DA49D9" w:rsidRDefault="007240D7"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Clinical Research Office, Loyola University Chicago, Maywood, IL 60153, USA</w:t>
      </w:r>
    </w:p>
    <w:p w14:paraId="0FC04355" w14:textId="5A752FC1" w:rsidR="007240D7" w:rsidRPr="00DA49D9" w:rsidRDefault="007240D7"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Amy Wozniak</w:t>
      </w:r>
    </w:p>
    <w:p w14:paraId="26E64CC7" w14:textId="76CA48AD" w:rsidR="007240D7" w:rsidRPr="00DA49D9" w:rsidRDefault="007240D7"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lastRenderedPageBreak/>
        <w:t>Driehaus College of Business, DePaul University, Chicago, IL 60604, USA</w:t>
      </w:r>
    </w:p>
    <w:p w14:paraId="173D8704" w14:textId="2AA8F7AA" w:rsidR="007240D7" w:rsidRDefault="007240D7"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Fatir Ihsan, Sina Ansari</w:t>
      </w:r>
    </w:p>
    <w:p w14:paraId="223D6F04" w14:textId="79166207" w:rsidR="007240D7" w:rsidRPr="00DA49D9" w:rsidRDefault="00B60360"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Department of Medicine, University of Chicago, Chicago, IL, 60637 USA</w:t>
      </w:r>
    </w:p>
    <w:p w14:paraId="03E973B7" w14:textId="09E32E7F" w:rsidR="00B60360" w:rsidRDefault="00B60360" w:rsidP="009E49EA">
      <w:pPr>
        <w:spacing w:after="240" w:line="480" w:lineRule="auto"/>
        <w:jc w:val="both"/>
        <w:rPr>
          <w:rFonts w:asciiTheme="majorBidi" w:eastAsia="Times New Roman" w:hAnsiTheme="majorBidi" w:cstheme="majorBidi"/>
        </w:rPr>
      </w:pPr>
      <w:r w:rsidRPr="00DA49D9">
        <w:rPr>
          <w:rFonts w:ascii="Times New Roman" w:eastAsia="Times New Roman" w:hAnsi="Times New Roman" w:cs="Times New Roman"/>
        </w:rPr>
        <w:t xml:space="preserve">William F. Parker, Milda </w:t>
      </w:r>
      <w:r w:rsidRPr="00DA49D9">
        <w:rPr>
          <w:rFonts w:asciiTheme="majorBidi" w:eastAsia="Times New Roman" w:hAnsiTheme="majorBidi" w:cstheme="majorBidi"/>
        </w:rPr>
        <w:t>Saunders</w:t>
      </w:r>
    </w:p>
    <w:p w14:paraId="18C69888" w14:textId="4A3B220B" w:rsidR="008F3027" w:rsidRDefault="00DC6BDB"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Authors’ contribution</w:t>
      </w:r>
    </w:p>
    <w:p w14:paraId="18B5AD26" w14:textId="1459F86F" w:rsidR="00AD588D" w:rsidRDefault="006B658F" w:rsidP="003E6754">
      <w:pPr>
        <w:spacing w:after="240" w:line="480" w:lineRule="auto"/>
        <w:jc w:val="both"/>
        <w:rPr>
          <w:rFonts w:ascii="Times New Roman" w:eastAsia="Times New Roman" w:hAnsi="Times New Roman" w:cs="Times New Roman"/>
        </w:rPr>
      </w:pPr>
      <w:r w:rsidRPr="006B658F">
        <w:rPr>
          <w:rFonts w:ascii="Times New Roman" w:eastAsia="Times New Roman" w:hAnsi="Times New Roman" w:cs="Times New Roman"/>
        </w:rPr>
        <w:t xml:space="preserve">A.K. was responsible for </w:t>
      </w:r>
      <w:r w:rsidR="00491E2F">
        <w:rPr>
          <w:rFonts w:ascii="Times New Roman" w:eastAsia="Times New Roman" w:hAnsi="Times New Roman" w:cs="Times New Roman"/>
        </w:rPr>
        <w:t>design of the study</w:t>
      </w:r>
      <w:r w:rsidRPr="006B658F">
        <w:rPr>
          <w:rFonts w:ascii="Times New Roman" w:eastAsia="Times New Roman" w:hAnsi="Times New Roman" w:cs="Times New Roman"/>
        </w:rPr>
        <w:t xml:space="preserve">, data analysis, and manuscript writing. A.W. contributed valuable insights </w:t>
      </w:r>
      <w:r w:rsidR="00491E2F" w:rsidRPr="006B658F">
        <w:rPr>
          <w:rFonts w:ascii="Times New Roman" w:eastAsia="Times New Roman" w:hAnsi="Times New Roman" w:cs="Times New Roman"/>
        </w:rPr>
        <w:t>into</w:t>
      </w:r>
      <w:r w:rsidRPr="006B658F">
        <w:rPr>
          <w:rFonts w:ascii="Times New Roman" w:eastAsia="Times New Roman" w:hAnsi="Times New Roman" w:cs="Times New Roman"/>
        </w:rPr>
        <w:t xml:space="preserve"> the results and analyses and assisted in reviewing and editing the manuscript. F.I. and M.S. played key roles in data preprocessing and graphic design. W.P.</w:t>
      </w:r>
      <w:del w:id="26" w:author="Kasaie Sharifi, Seyed Alireza" w:date="2024-12-05T14:26:00Z" w16du:dateUtc="2024-12-05T20:26:00Z">
        <w:r w:rsidRPr="006B658F" w:rsidDel="00DF73E4">
          <w:rPr>
            <w:rFonts w:ascii="Times New Roman" w:eastAsia="Times New Roman" w:hAnsi="Times New Roman" w:cs="Times New Roman"/>
          </w:rPr>
          <w:delText>,</w:delText>
        </w:r>
      </w:del>
      <w:r w:rsidRPr="006B658F">
        <w:rPr>
          <w:rFonts w:ascii="Times New Roman" w:eastAsia="Times New Roman" w:hAnsi="Times New Roman" w:cs="Times New Roman"/>
        </w:rPr>
        <w:t xml:space="preserve"> M.S.</w:t>
      </w:r>
      <w:del w:id="27" w:author="Kasaie Sharifi, Seyed Alireza" w:date="2024-12-05T14:25:00Z" w16du:dateUtc="2024-12-05T20:25:00Z">
        <w:r w:rsidRPr="006B658F" w:rsidDel="00DF73E4">
          <w:rPr>
            <w:rFonts w:ascii="Times New Roman" w:eastAsia="Times New Roman" w:hAnsi="Times New Roman" w:cs="Times New Roman"/>
          </w:rPr>
          <w:delText>,</w:delText>
        </w:r>
      </w:del>
      <w:r w:rsidRPr="006B658F">
        <w:rPr>
          <w:rFonts w:ascii="Times New Roman" w:eastAsia="Times New Roman" w:hAnsi="Times New Roman" w:cs="Times New Roman"/>
        </w:rPr>
        <w:t xml:space="preserve"> S.A.</w:t>
      </w:r>
      <w:del w:id="28" w:author="Kasaie Sharifi, Seyed Alireza" w:date="2024-12-05T14:25:00Z" w16du:dateUtc="2024-12-05T20:25:00Z">
        <w:r w:rsidRPr="006B658F" w:rsidDel="00DF73E4">
          <w:rPr>
            <w:rFonts w:ascii="Times New Roman" w:eastAsia="Times New Roman" w:hAnsi="Times New Roman" w:cs="Times New Roman"/>
          </w:rPr>
          <w:delText>,</w:delText>
        </w:r>
      </w:del>
      <w:r w:rsidRPr="006B658F">
        <w:rPr>
          <w:rFonts w:ascii="Times New Roman" w:eastAsia="Times New Roman" w:hAnsi="Times New Roman" w:cs="Times New Roman"/>
        </w:rPr>
        <w:t xml:space="preserve"> </w:t>
      </w:r>
      <w:del w:id="29" w:author="Kasaie Sharifi, Seyed Alireza" w:date="2024-12-05T14:25:00Z" w16du:dateUtc="2024-12-05T20:25:00Z">
        <w:r w:rsidRPr="006B658F" w:rsidDel="00314149">
          <w:rPr>
            <w:rFonts w:ascii="Times New Roman" w:eastAsia="Times New Roman" w:hAnsi="Times New Roman" w:cs="Times New Roman"/>
          </w:rPr>
          <w:delText xml:space="preserve">and </w:delText>
        </w:r>
      </w:del>
      <w:r w:rsidRPr="006B658F">
        <w:rPr>
          <w:rFonts w:ascii="Times New Roman" w:eastAsia="Times New Roman" w:hAnsi="Times New Roman" w:cs="Times New Roman"/>
        </w:rPr>
        <w:t>S.T.</w:t>
      </w:r>
      <w:del w:id="30" w:author="Kasaie Sharifi, Seyed Alireza" w:date="2024-12-05T14:24:00Z" w16du:dateUtc="2024-12-05T20:24:00Z">
        <w:r w:rsidRPr="006B658F" w:rsidDel="003E1D7C">
          <w:rPr>
            <w:rFonts w:ascii="Times New Roman" w:eastAsia="Times New Roman" w:hAnsi="Times New Roman" w:cs="Times New Roman"/>
          </w:rPr>
          <w:delText xml:space="preserve"> conceptualized the study</w:delText>
        </w:r>
      </w:del>
      <w:ins w:id="31" w:author="Kasaie Sharifi, Seyed Alireza" w:date="2024-12-05T14:24:00Z" w16du:dateUtc="2024-12-05T20:24:00Z">
        <w:r w:rsidR="00314149">
          <w:rPr>
            <w:rFonts w:ascii="Times New Roman" w:eastAsia="Times New Roman" w:hAnsi="Times New Roman" w:cs="Times New Roman"/>
          </w:rPr>
          <w:t xml:space="preserve"> </w:t>
        </w:r>
      </w:ins>
      <w:ins w:id="32" w:author="Kasaie Sharifi, Seyed Alireza" w:date="2024-12-05T14:25:00Z" w16du:dateUtc="2024-12-05T20:25:00Z">
        <w:r w:rsidR="00314149">
          <w:rPr>
            <w:rFonts w:ascii="Times New Roman" w:eastAsia="Times New Roman" w:hAnsi="Times New Roman" w:cs="Times New Roman"/>
          </w:rPr>
          <w:t xml:space="preserve">and </w:t>
        </w:r>
      </w:ins>
      <w:ins w:id="33" w:author="Kasaie Sharifi, Seyed Alireza" w:date="2024-12-05T14:24:00Z" w16du:dateUtc="2024-12-05T20:24:00Z">
        <w:r w:rsidR="00314149">
          <w:rPr>
            <w:rFonts w:ascii="Times New Roman" w:eastAsia="Times New Roman" w:hAnsi="Times New Roman" w:cs="Times New Roman"/>
          </w:rPr>
          <w:t>N</w:t>
        </w:r>
      </w:ins>
      <w:ins w:id="34" w:author="Kasaie Sharifi, Seyed Alireza" w:date="2024-12-05T14:25:00Z" w16du:dateUtc="2024-12-05T20:25:00Z">
        <w:r w:rsidR="00314149">
          <w:rPr>
            <w:rFonts w:ascii="Times New Roman" w:eastAsia="Times New Roman" w:hAnsi="Times New Roman" w:cs="Times New Roman"/>
          </w:rPr>
          <w:t>.S.</w:t>
        </w:r>
      </w:ins>
      <w:del w:id="35" w:author="Kasaie Sharifi, Seyed Alireza" w:date="2024-12-05T14:24:00Z" w16du:dateUtc="2024-12-05T20:24:00Z">
        <w:r w:rsidRPr="006B658F" w:rsidDel="00314149">
          <w:rPr>
            <w:rFonts w:ascii="Times New Roman" w:eastAsia="Times New Roman" w:hAnsi="Times New Roman" w:cs="Times New Roman"/>
          </w:rPr>
          <w:delText>,</w:delText>
        </w:r>
      </w:del>
      <w:r w:rsidRPr="006B658F">
        <w:rPr>
          <w:rFonts w:ascii="Times New Roman" w:eastAsia="Times New Roman" w:hAnsi="Times New Roman" w:cs="Times New Roman"/>
        </w:rPr>
        <w:t xml:space="preserve"> reviewed the manuscript, provided critical feedback, and contributed to funding acquisition</w:t>
      </w:r>
      <w:r w:rsidR="003E6754">
        <w:rPr>
          <w:rFonts w:ascii="Times New Roman" w:eastAsia="Times New Roman" w:hAnsi="Times New Roman" w:cs="Times New Roman"/>
        </w:rPr>
        <w:t xml:space="preserve"> (PI: S.T.)</w:t>
      </w:r>
      <w:r w:rsidRPr="006B658F">
        <w:rPr>
          <w:rFonts w:ascii="Times New Roman" w:eastAsia="Times New Roman" w:hAnsi="Times New Roman" w:cs="Times New Roman"/>
        </w:rPr>
        <w:t xml:space="preserve"> Additionally, S.A. and S.T. </w:t>
      </w:r>
      <w:ins w:id="36" w:author="Kasaie Sharifi, Seyed Alireza" w:date="2024-12-05T14:25:00Z" w16du:dateUtc="2024-12-05T20:25:00Z">
        <w:r w:rsidR="00DF73E4" w:rsidRPr="006B658F">
          <w:rPr>
            <w:rFonts w:ascii="Times New Roman" w:eastAsia="Times New Roman" w:hAnsi="Times New Roman" w:cs="Times New Roman"/>
          </w:rPr>
          <w:t>conceptualized the study</w:t>
        </w:r>
      </w:ins>
      <w:ins w:id="37" w:author="Kasaie Sharifi, Seyed Alireza" w:date="2024-12-05T14:26:00Z" w16du:dateUtc="2024-12-05T20:26:00Z">
        <w:r w:rsidR="0051328F">
          <w:rPr>
            <w:rFonts w:ascii="Times New Roman" w:eastAsia="Times New Roman" w:hAnsi="Times New Roman" w:cs="Times New Roman"/>
          </w:rPr>
          <w:t xml:space="preserve"> and</w:t>
        </w:r>
      </w:ins>
      <w:ins w:id="38" w:author="Kasaie Sharifi, Seyed Alireza" w:date="2024-12-05T14:25:00Z" w16du:dateUtc="2024-12-05T20:25:00Z">
        <w:r w:rsidR="00DF73E4" w:rsidRPr="006B658F">
          <w:rPr>
            <w:rFonts w:ascii="Times New Roman" w:eastAsia="Times New Roman" w:hAnsi="Times New Roman" w:cs="Times New Roman"/>
          </w:rPr>
          <w:t xml:space="preserve"> </w:t>
        </w:r>
      </w:ins>
      <w:r w:rsidRPr="006B658F">
        <w:rPr>
          <w:rFonts w:ascii="Times New Roman" w:eastAsia="Times New Roman" w:hAnsi="Times New Roman" w:cs="Times New Roman"/>
        </w:rPr>
        <w:t>contribut</w:t>
      </w:r>
      <w:r w:rsidR="003E6754">
        <w:rPr>
          <w:rFonts w:ascii="Times New Roman" w:eastAsia="Times New Roman" w:hAnsi="Times New Roman" w:cs="Times New Roman"/>
        </w:rPr>
        <w:t>ed</w:t>
      </w:r>
      <w:r w:rsidRPr="006B658F">
        <w:rPr>
          <w:rFonts w:ascii="Times New Roman" w:eastAsia="Times New Roman" w:hAnsi="Times New Roman" w:cs="Times New Roman"/>
        </w:rPr>
        <w:t xml:space="preserve"> to manuscript editing and analysis insights.</w:t>
      </w:r>
    </w:p>
    <w:p w14:paraId="2DF2963D" w14:textId="484F6FBB" w:rsidR="00F2309F" w:rsidRPr="00DA49D9" w:rsidRDefault="00F2309F"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Acknowledgements</w:t>
      </w:r>
    </w:p>
    <w:p w14:paraId="0AB7B94C" w14:textId="2A56BDD0" w:rsidR="00BF3A5F" w:rsidRPr="00167D33" w:rsidRDefault="00A241E0" w:rsidP="00A57CD9">
      <w:pPr>
        <w:spacing w:after="240" w:line="480" w:lineRule="auto"/>
        <w:jc w:val="both"/>
        <w:rPr>
          <w:rFonts w:ascii="Times New Roman" w:eastAsia="Times New Roman" w:hAnsi="Times New Roman" w:cs="Times New Roman"/>
          <w:sz w:val="18"/>
          <w:szCs w:val="18"/>
        </w:rPr>
      </w:pPr>
      <w:r>
        <w:rPr>
          <w:rFonts w:ascii="Times New Roman" w:eastAsia="Times New Roman" w:hAnsi="Times New Roman" w:cs="Times New Roman"/>
        </w:rPr>
        <w:t>W</w:t>
      </w:r>
      <w:r w:rsidR="00CF64F0" w:rsidRPr="00CF64F0">
        <w:rPr>
          <w:rFonts w:ascii="Times New Roman" w:eastAsia="Times New Roman" w:hAnsi="Times New Roman" w:cs="Times New Roman"/>
        </w:rPr>
        <w:t>e gratefully acknowledge the funding support provided by the University of Illinois Board of Trustees through a grant awarded</w:t>
      </w:r>
      <w:r w:rsidR="00CF64F0">
        <w:rPr>
          <w:rFonts w:ascii="Times New Roman" w:eastAsia="Times New Roman" w:hAnsi="Times New Roman" w:cs="Times New Roman"/>
        </w:rPr>
        <w:t xml:space="preserve"> in response to SHIELD Illinois Call for Proposal</w:t>
      </w:r>
      <w:r w:rsidR="00CF64F0" w:rsidRPr="00CF64F0">
        <w:rPr>
          <w:rFonts w:ascii="Times New Roman" w:eastAsia="Times New Roman" w:hAnsi="Times New Roman" w:cs="Times New Roman"/>
        </w:rPr>
        <w:t>. This support was instrumental in enabling our research.</w:t>
      </w:r>
      <w:r w:rsidR="00CF64F0">
        <w:rPr>
          <w:rFonts w:ascii="Times New Roman" w:eastAsia="Times New Roman" w:hAnsi="Times New Roman" w:cs="Times New Roman"/>
        </w:rPr>
        <w:t xml:space="preserve"> </w:t>
      </w:r>
      <w:r w:rsidR="00F2309F">
        <w:rPr>
          <w:rFonts w:ascii="Times New Roman" w:eastAsia="Times New Roman" w:hAnsi="Times New Roman" w:cs="Times New Roman"/>
        </w:rPr>
        <w:t>The authors</w:t>
      </w:r>
      <w:r w:rsidR="00F2309F" w:rsidRPr="00F2309F">
        <w:rPr>
          <w:rFonts w:ascii="Times New Roman" w:eastAsia="Times New Roman" w:hAnsi="Times New Roman" w:cs="Times New Roman"/>
        </w:rPr>
        <w:t xml:space="preserve"> would </w:t>
      </w:r>
      <w:r w:rsidR="00CF64F0">
        <w:rPr>
          <w:rFonts w:ascii="Times New Roman" w:eastAsia="Times New Roman" w:hAnsi="Times New Roman" w:cs="Times New Roman"/>
        </w:rPr>
        <w:t xml:space="preserve">also </w:t>
      </w:r>
      <w:r w:rsidR="00F2309F" w:rsidRPr="00F2309F">
        <w:rPr>
          <w:rFonts w:ascii="Times New Roman" w:eastAsia="Times New Roman" w:hAnsi="Times New Roman" w:cs="Times New Roman"/>
        </w:rPr>
        <w:t xml:space="preserve">like to express our gratitude to SHIELD Illinois for providing valuable data and support throughout this study. </w:t>
      </w:r>
      <w:r w:rsidR="00CF64F0">
        <w:rPr>
          <w:rFonts w:ascii="Times New Roman" w:eastAsia="Times New Roman" w:hAnsi="Times New Roman" w:cs="Times New Roman"/>
        </w:rPr>
        <w:t>Furthermore, w</w:t>
      </w:r>
      <w:r w:rsidR="00F2309F" w:rsidRPr="00F2309F">
        <w:rPr>
          <w:rFonts w:ascii="Times New Roman" w:eastAsia="Times New Roman" w:hAnsi="Times New Roman" w:cs="Times New Roman"/>
        </w:rPr>
        <w:t>e extend our thanks to Loyola University Medical Center for granting access to the ICU data, which was instrumental in conducting this research. Their contributions were essential in making this work possible</w:t>
      </w:r>
      <w:r w:rsidR="00A57CD9">
        <w:rPr>
          <w:rFonts w:ascii="Times New Roman" w:eastAsia="Times New Roman" w:hAnsi="Times New Roman" w:cs="Times New Roman"/>
        </w:rPr>
        <w:t>.</w:t>
      </w:r>
    </w:p>
    <w:sectPr w:rsidR="00BF3A5F" w:rsidRPr="00167D33" w:rsidSect="00960838">
      <w:footerReference w:type="default" r:id="rId18"/>
      <w:pgSz w:w="12240" w:h="15840"/>
      <w:pgMar w:top="1440" w:right="1440" w:bottom="1440" w:left="1440" w:header="720" w:footer="720" w:gutter="0"/>
      <w:lnNumType w:countBy="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8" w:author="Saunders, Milda [BSD] - MED" w:date="2024-11-05T20:28:00Z" w:initials="SM[M">
    <w:p w14:paraId="53C25A3B" w14:textId="77777777" w:rsidR="0075559F" w:rsidRDefault="0075559F" w:rsidP="0075559F">
      <w:pPr>
        <w:pStyle w:val="CommentText"/>
      </w:pPr>
      <w:r>
        <w:rPr>
          <w:rStyle w:val="CommentReference"/>
        </w:rPr>
        <w:annotationRef/>
      </w:r>
      <w:r>
        <w:t>This is too long for a medical journal which is typically 3-4 paragraphs</w:t>
      </w:r>
    </w:p>
  </w:comment>
  <w:comment w:id="19" w:author="Saunders, Milda [BSD] - MED" w:date="2024-11-05T20:55:00Z" w:initials="SM[M">
    <w:p w14:paraId="3428768E" w14:textId="6B1BE8EA" w:rsidR="00470C50" w:rsidRDefault="00470C50" w:rsidP="00470C50">
      <w:pPr>
        <w:pStyle w:val="CommentText"/>
      </w:pPr>
      <w:r>
        <w:rPr>
          <w:rStyle w:val="CommentReference"/>
        </w:rPr>
        <w:annotationRef/>
      </w:r>
      <w:r>
        <w:t>May also be outside catchment area and have ICU admissions elsewhere</w:t>
      </w:r>
    </w:p>
  </w:comment>
  <w:comment w:id="20" w:author="Saunders, Milda [BSD] - MED" w:date="2024-11-05T21:07:00Z" w:initials="SM[M">
    <w:p w14:paraId="6A60B753" w14:textId="77777777" w:rsidR="00367569" w:rsidRDefault="00367569" w:rsidP="00367569">
      <w:pPr>
        <w:pStyle w:val="CommentText"/>
      </w:pPr>
      <w:r>
        <w:rPr>
          <w:rStyle w:val="CommentReference"/>
        </w:rPr>
        <w:annotationRef/>
      </w:r>
      <w:r>
        <w:t>The results and conclusion need to be simplified.  Headers in results.   Plain language in discussion.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3C25A3B" w15:done="1"/>
  <w15:commentEx w15:paraId="3428768E" w15:done="1"/>
  <w15:commentEx w15:paraId="6A60B75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4CFDC90" w16cex:dateUtc="2024-11-06T02:28:00Z">
    <w16cex:extLst>
      <w16:ext w16:uri="{CE6994B0-6A32-4C9F-8C6B-6E91EDA988CE}">
        <cr:reactions xmlns:cr="http://schemas.microsoft.com/office/comments/2020/reactions">
          <cr:reaction reactionType="1">
            <cr:reactionInfo dateUtc="2024-11-26T21:08:53Z">
              <cr:user userId="S::mtootooni@luc.edu::9deb4c4a-c2c2-489e-b937-6aef55cbb344" userProvider="AD" userName="Tootooni, Mohammad Samie"/>
            </cr:reactionInfo>
          </cr:reaction>
        </cr:reactions>
      </w16:ext>
    </w16cex:extLst>
  </w16cex:commentExtensible>
  <w16cex:commentExtensible w16cex:durableId="0946D337" w16cex:dateUtc="2024-11-06T02:55:00Z"/>
  <w16cex:commentExtensible w16cex:durableId="1A651390" w16cex:dateUtc="2024-11-06T03: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3C25A3B" w16cid:durableId="74CFDC90"/>
  <w16cid:commentId w16cid:paraId="3428768E" w16cid:durableId="0946D337"/>
  <w16cid:commentId w16cid:paraId="6A60B753" w16cid:durableId="1A6513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F9EB00" w14:textId="77777777" w:rsidR="002571CF" w:rsidRDefault="002571CF" w:rsidP="00217811">
      <w:pPr>
        <w:spacing w:after="0" w:line="240" w:lineRule="auto"/>
      </w:pPr>
      <w:r>
        <w:separator/>
      </w:r>
    </w:p>
  </w:endnote>
  <w:endnote w:type="continuationSeparator" w:id="0">
    <w:p w14:paraId="0CA66C2F" w14:textId="77777777" w:rsidR="002571CF" w:rsidRDefault="002571CF" w:rsidP="002178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7BAA04CD-155B-486B-B55B-BD96597A44D5}"/>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2" w:fontKey="{4246CF6A-F836-49EB-8BE8-E046BB18CF95}"/>
    <w:embedBold r:id="rId3" w:fontKey="{57061500-D218-477F-8246-752A7E30A18D}"/>
    <w:embedItalic r:id="rId4" w:fontKey="{EC98B9D9-F767-45B9-99AF-C87BFE42A9A7}"/>
  </w:font>
  <w:font w:name="Aptos Display">
    <w:charset w:val="00"/>
    <w:family w:val="swiss"/>
    <w:pitch w:val="variable"/>
    <w:sig w:usb0="20000287" w:usb1="00000003" w:usb2="00000000" w:usb3="00000000" w:csb0="0000019F" w:csb1="00000000"/>
    <w:embedRegular r:id="rId5" w:fontKey="{843DA7FF-635C-4F7A-8C12-AF554DA85562}"/>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6" w:fontKey="{09683674-21DB-4A97-ADBE-4C987DCDEE83}"/>
    <w:embedItalic r:id="rId7" w:fontKey="{D13AA7D8-ACDD-43B0-9ACC-A624BBD7A3D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76341245"/>
      <w:docPartObj>
        <w:docPartGallery w:val="Page Numbers (Bottom of Page)"/>
        <w:docPartUnique/>
      </w:docPartObj>
    </w:sdtPr>
    <w:sdtEndPr>
      <w:rPr>
        <w:rFonts w:ascii="Times New Roman" w:hAnsi="Times New Roman" w:cs="Times New Roman"/>
        <w:noProof/>
      </w:rPr>
    </w:sdtEndPr>
    <w:sdtContent>
      <w:p w14:paraId="77E3C20A" w14:textId="35A28C40" w:rsidR="004B2D08" w:rsidRPr="004B2D08" w:rsidRDefault="004B2D08">
        <w:pPr>
          <w:pStyle w:val="Footer"/>
          <w:jc w:val="right"/>
          <w:rPr>
            <w:rFonts w:ascii="Times New Roman" w:hAnsi="Times New Roman" w:cs="Times New Roman"/>
          </w:rPr>
        </w:pPr>
        <w:r w:rsidRPr="004B2D08">
          <w:rPr>
            <w:rFonts w:ascii="Times New Roman" w:hAnsi="Times New Roman" w:cs="Times New Roman"/>
          </w:rPr>
          <w:fldChar w:fldCharType="begin"/>
        </w:r>
        <w:r w:rsidRPr="004B2D08">
          <w:rPr>
            <w:rFonts w:ascii="Times New Roman" w:hAnsi="Times New Roman" w:cs="Times New Roman"/>
          </w:rPr>
          <w:instrText xml:space="preserve"> PAGE   \* MERGEFORMAT </w:instrText>
        </w:r>
        <w:r w:rsidRPr="004B2D08">
          <w:rPr>
            <w:rFonts w:ascii="Times New Roman" w:hAnsi="Times New Roman" w:cs="Times New Roman"/>
          </w:rPr>
          <w:fldChar w:fldCharType="separate"/>
        </w:r>
        <w:r w:rsidRPr="004B2D08">
          <w:rPr>
            <w:rFonts w:ascii="Times New Roman" w:hAnsi="Times New Roman" w:cs="Times New Roman"/>
            <w:noProof/>
          </w:rPr>
          <w:t>2</w:t>
        </w:r>
        <w:r w:rsidRPr="004B2D08">
          <w:rPr>
            <w:rFonts w:ascii="Times New Roman" w:hAnsi="Times New Roman" w:cs="Times New Roman"/>
            <w:noProof/>
          </w:rPr>
          <w:fldChar w:fldCharType="end"/>
        </w:r>
      </w:p>
    </w:sdtContent>
  </w:sdt>
  <w:p w14:paraId="5C882F3A" w14:textId="77777777" w:rsidR="008556EA" w:rsidRDefault="008556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969E9F" w14:textId="77777777" w:rsidR="002571CF" w:rsidRDefault="002571CF" w:rsidP="00217811">
      <w:pPr>
        <w:spacing w:after="0" w:line="240" w:lineRule="auto"/>
      </w:pPr>
      <w:r>
        <w:separator/>
      </w:r>
    </w:p>
  </w:footnote>
  <w:footnote w:type="continuationSeparator" w:id="0">
    <w:p w14:paraId="0BE6EBD9" w14:textId="77777777" w:rsidR="002571CF" w:rsidRDefault="002571CF" w:rsidP="002178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AF49E6"/>
    <w:multiLevelType w:val="multilevel"/>
    <w:tmpl w:val="7DA22BB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0DAA57B2"/>
    <w:multiLevelType w:val="multilevel"/>
    <w:tmpl w:val="16066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3E675A"/>
    <w:multiLevelType w:val="hybridMultilevel"/>
    <w:tmpl w:val="89945A8A"/>
    <w:lvl w:ilvl="0" w:tplc="CEB8FC10">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EF42F5"/>
    <w:multiLevelType w:val="multilevel"/>
    <w:tmpl w:val="FFB45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6321F5A"/>
    <w:multiLevelType w:val="hybridMultilevel"/>
    <w:tmpl w:val="0FD0F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125946">
    <w:abstractNumId w:val="0"/>
  </w:num>
  <w:num w:numId="2" w16cid:durableId="565455280">
    <w:abstractNumId w:val="3"/>
  </w:num>
  <w:num w:numId="3" w16cid:durableId="919413368">
    <w:abstractNumId w:val="2"/>
  </w:num>
  <w:num w:numId="4" w16cid:durableId="1099330990">
    <w:abstractNumId w:val="1"/>
  </w:num>
  <w:num w:numId="5" w16cid:durableId="94365529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asaie Sharifi, Seyed Alireza">
    <w15:presenceInfo w15:providerId="AD" w15:userId="S::skasaiesharifi@luc.edu::504dccdc-0018-4209-98d7-45de2f5a9f80"/>
  </w15:person>
  <w15:person w15:author="Saunders, Milda [BSD] - MED">
    <w15:presenceInfo w15:providerId="AD" w15:userId="S-1-5-21-2440348786-2961800785-2942754262-182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TrueTypeFont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DF7"/>
    <w:rsid w:val="000023CE"/>
    <w:rsid w:val="00003042"/>
    <w:rsid w:val="00003ADF"/>
    <w:rsid w:val="00011EDA"/>
    <w:rsid w:val="000128D4"/>
    <w:rsid w:val="00014EB6"/>
    <w:rsid w:val="0001543F"/>
    <w:rsid w:val="000259C4"/>
    <w:rsid w:val="000263B5"/>
    <w:rsid w:val="00026B9B"/>
    <w:rsid w:val="00026D6B"/>
    <w:rsid w:val="00027EBF"/>
    <w:rsid w:val="0003076F"/>
    <w:rsid w:val="0003301B"/>
    <w:rsid w:val="00034ACE"/>
    <w:rsid w:val="00034F05"/>
    <w:rsid w:val="0003636E"/>
    <w:rsid w:val="00036C7C"/>
    <w:rsid w:val="00040CE6"/>
    <w:rsid w:val="00042F29"/>
    <w:rsid w:val="00043FA7"/>
    <w:rsid w:val="00046B86"/>
    <w:rsid w:val="00047280"/>
    <w:rsid w:val="000535CD"/>
    <w:rsid w:val="00053E6C"/>
    <w:rsid w:val="00056818"/>
    <w:rsid w:val="0006129A"/>
    <w:rsid w:val="000617F3"/>
    <w:rsid w:val="00062136"/>
    <w:rsid w:val="000627D5"/>
    <w:rsid w:val="000633E3"/>
    <w:rsid w:val="000636B6"/>
    <w:rsid w:val="00063F1B"/>
    <w:rsid w:val="00064399"/>
    <w:rsid w:val="000659D9"/>
    <w:rsid w:val="00066C8B"/>
    <w:rsid w:val="0006713B"/>
    <w:rsid w:val="00070C8B"/>
    <w:rsid w:val="00071021"/>
    <w:rsid w:val="0007146F"/>
    <w:rsid w:val="0007248F"/>
    <w:rsid w:val="00072663"/>
    <w:rsid w:val="00073E2F"/>
    <w:rsid w:val="00073FF6"/>
    <w:rsid w:val="000775A9"/>
    <w:rsid w:val="00077A26"/>
    <w:rsid w:val="0008117D"/>
    <w:rsid w:val="00081DBD"/>
    <w:rsid w:val="00081E80"/>
    <w:rsid w:val="00081EDA"/>
    <w:rsid w:val="0008386F"/>
    <w:rsid w:val="000841DE"/>
    <w:rsid w:val="00086419"/>
    <w:rsid w:val="00086B1C"/>
    <w:rsid w:val="00087C47"/>
    <w:rsid w:val="00090EEE"/>
    <w:rsid w:val="00091513"/>
    <w:rsid w:val="00092116"/>
    <w:rsid w:val="0009227D"/>
    <w:rsid w:val="00093519"/>
    <w:rsid w:val="00094914"/>
    <w:rsid w:val="00096B96"/>
    <w:rsid w:val="00096BCA"/>
    <w:rsid w:val="000A0744"/>
    <w:rsid w:val="000A270B"/>
    <w:rsid w:val="000A2825"/>
    <w:rsid w:val="000A3B21"/>
    <w:rsid w:val="000A3D8C"/>
    <w:rsid w:val="000A7757"/>
    <w:rsid w:val="000B551F"/>
    <w:rsid w:val="000B6B72"/>
    <w:rsid w:val="000B72C8"/>
    <w:rsid w:val="000C088A"/>
    <w:rsid w:val="000C0E23"/>
    <w:rsid w:val="000C370F"/>
    <w:rsid w:val="000C4CB2"/>
    <w:rsid w:val="000C7CFC"/>
    <w:rsid w:val="000D1716"/>
    <w:rsid w:val="000D1DBD"/>
    <w:rsid w:val="000D3B35"/>
    <w:rsid w:val="000D4E55"/>
    <w:rsid w:val="000D4FFF"/>
    <w:rsid w:val="000D6AC2"/>
    <w:rsid w:val="000D72DD"/>
    <w:rsid w:val="000E0D6E"/>
    <w:rsid w:val="000E103A"/>
    <w:rsid w:val="000E14AE"/>
    <w:rsid w:val="000E6415"/>
    <w:rsid w:val="000E64F5"/>
    <w:rsid w:val="000E6A54"/>
    <w:rsid w:val="000F1F08"/>
    <w:rsid w:val="000F3DDC"/>
    <w:rsid w:val="000F4700"/>
    <w:rsid w:val="000F4756"/>
    <w:rsid w:val="000F4A58"/>
    <w:rsid w:val="000F4C67"/>
    <w:rsid w:val="000F5467"/>
    <w:rsid w:val="001008A4"/>
    <w:rsid w:val="0010256A"/>
    <w:rsid w:val="00102C63"/>
    <w:rsid w:val="001033A7"/>
    <w:rsid w:val="00104FD2"/>
    <w:rsid w:val="00104FE0"/>
    <w:rsid w:val="00106C78"/>
    <w:rsid w:val="0010716E"/>
    <w:rsid w:val="00110110"/>
    <w:rsid w:val="00110715"/>
    <w:rsid w:val="00111A86"/>
    <w:rsid w:val="00113894"/>
    <w:rsid w:val="00114D02"/>
    <w:rsid w:val="00116060"/>
    <w:rsid w:val="00116BF7"/>
    <w:rsid w:val="001179A0"/>
    <w:rsid w:val="0012064F"/>
    <w:rsid w:val="001216E8"/>
    <w:rsid w:val="00122E16"/>
    <w:rsid w:val="0012321B"/>
    <w:rsid w:val="00124717"/>
    <w:rsid w:val="001252D4"/>
    <w:rsid w:val="00125807"/>
    <w:rsid w:val="00126850"/>
    <w:rsid w:val="00126932"/>
    <w:rsid w:val="00126CFB"/>
    <w:rsid w:val="00126F5B"/>
    <w:rsid w:val="001308B4"/>
    <w:rsid w:val="00130FED"/>
    <w:rsid w:val="00131BC8"/>
    <w:rsid w:val="00134C8C"/>
    <w:rsid w:val="00136441"/>
    <w:rsid w:val="00137276"/>
    <w:rsid w:val="001403D8"/>
    <w:rsid w:val="00141A9B"/>
    <w:rsid w:val="00142E97"/>
    <w:rsid w:val="00143794"/>
    <w:rsid w:val="00143EE4"/>
    <w:rsid w:val="0014543F"/>
    <w:rsid w:val="00146FB8"/>
    <w:rsid w:val="00147557"/>
    <w:rsid w:val="00147E7C"/>
    <w:rsid w:val="00151563"/>
    <w:rsid w:val="001517A0"/>
    <w:rsid w:val="00155137"/>
    <w:rsid w:val="00156A5A"/>
    <w:rsid w:val="00156FD1"/>
    <w:rsid w:val="00160E2A"/>
    <w:rsid w:val="00161A71"/>
    <w:rsid w:val="0016272A"/>
    <w:rsid w:val="00164DAE"/>
    <w:rsid w:val="00166EFA"/>
    <w:rsid w:val="0016714C"/>
    <w:rsid w:val="00167C50"/>
    <w:rsid w:val="00167D33"/>
    <w:rsid w:val="00171151"/>
    <w:rsid w:val="00171359"/>
    <w:rsid w:val="0017405D"/>
    <w:rsid w:val="00175197"/>
    <w:rsid w:val="00176DBB"/>
    <w:rsid w:val="00180943"/>
    <w:rsid w:val="0018191F"/>
    <w:rsid w:val="001822D0"/>
    <w:rsid w:val="0018484A"/>
    <w:rsid w:val="00185552"/>
    <w:rsid w:val="001876E9"/>
    <w:rsid w:val="00187C97"/>
    <w:rsid w:val="001904C5"/>
    <w:rsid w:val="00190C95"/>
    <w:rsid w:val="00193B4D"/>
    <w:rsid w:val="0019415F"/>
    <w:rsid w:val="00194D2C"/>
    <w:rsid w:val="001A2346"/>
    <w:rsid w:val="001A5613"/>
    <w:rsid w:val="001A7E8C"/>
    <w:rsid w:val="001A7FC6"/>
    <w:rsid w:val="001B240B"/>
    <w:rsid w:val="001B2D82"/>
    <w:rsid w:val="001B3061"/>
    <w:rsid w:val="001B375E"/>
    <w:rsid w:val="001B46DA"/>
    <w:rsid w:val="001B59CD"/>
    <w:rsid w:val="001B6899"/>
    <w:rsid w:val="001B701D"/>
    <w:rsid w:val="001B7085"/>
    <w:rsid w:val="001B7353"/>
    <w:rsid w:val="001B7C8D"/>
    <w:rsid w:val="001C08AA"/>
    <w:rsid w:val="001C151F"/>
    <w:rsid w:val="001C283E"/>
    <w:rsid w:val="001C68B2"/>
    <w:rsid w:val="001C6DA2"/>
    <w:rsid w:val="001C7B9F"/>
    <w:rsid w:val="001D055E"/>
    <w:rsid w:val="001D0C61"/>
    <w:rsid w:val="001D1EAA"/>
    <w:rsid w:val="001D56AF"/>
    <w:rsid w:val="001D665E"/>
    <w:rsid w:val="001E04CE"/>
    <w:rsid w:val="001E092F"/>
    <w:rsid w:val="001E0E12"/>
    <w:rsid w:val="001E233E"/>
    <w:rsid w:val="001E2A6D"/>
    <w:rsid w:val="001E2B12"/>
    <w:rsid w:val="001E2F64"/>
    <w:rsid w:val="001E4ADE"/>
    <w:rsid w:val="001E4E25"/>
    <w:rsid w:val="001E4FDA"/>
    <w:rsid w:val="001E5798"/>
    <w:rsid w:val="001E5DE5"/>
    <w:rsid w:val="001E60C6"/>
    <w:rsid w:val="001E6536"/>
    <w:rsid w:val="001E6CF1"/>
    <w:rsid w:val="001E6DBC"/>
    <w:rsid w:val="001F0B42"/>
    <w:rsid w:val="001F26DB"/>
    <w:rsid w:val="001F2A8C"/>
    <w:rsid w:val="001F41D3"/>
    <w:rsid w:val="001F4EAD"/>
    <w:rsid w:val="001F4F2F"/>
    <w:rsid w:val="001F5BCF"/>
    <w:rsid w:val="001F69BF"/>
    <w:rsid w:val="001F7C3A"/>
    <w:rsid w:val="0020188D"/>
    <w:rsid w:val="00201985"/>
    <w:rsid w:val="00203236"/>
    <w:rsid w:val="00203819"/>
    <w:rsid w:val="00203959"/>
    <w:rsid w:val="00203A27"/>
    <w:rsid w:val="00207931"/>
    <w:rsid w:val="00207D0D"/>
    <w:rsid w:val="00207EF3"/>
    <w:rsid w:val="002102A1"/>
    <w:rsid w:val="00213917"/>
    <w:rsid w:val="00214165"/>
    <w:rsid w:val="00214185"/>
    <w:rsid w:val="002157FF"/>
    <w:rsid w:val="00217811"/>
    <w:rsid w:val="002202E2"/>
    <w:rsid w:val="00220CFC"/>
    <w:rsid w:val="00222DD6"/>
    <w:rsid w:val="0022412C"/>
    <w:rsid w:val="002267DD"/>
    <w:rsid w:val="002273A1"/>
    <w:rsid w:val="002273DA"/>
    <w:rsid w:val="00230830"/>
    <w:rsid w:val="00230CAF"/>
    <w:rsid w:val="00231A3B"/>
    <w:rsid w:val="002332B9"/>
    <w:rsid w:val="00237364"/>
    <w:rsid w:val="00237F12"/>
    <w:rsid w:val="002414BC"/>
    <w:rsid w:val="00243630"/>
    <w:rsid w:val="00243778"/>
    <w:rsid w:val="00244B10"/>
    <w:rsid w:val="00244E8F"/>
    <w:rsid w:val="002458FA"/>
    <w:rsid w:val="00247819"/>
    <w:rsid w:val="00247FD1"/>
    <w:rsid w:val="00250CCD"/>
    <w:rsid w:val="00250D13"/>
    <w:rsid w:val="0025260E"/>
    <w:rsid w:val="002571CF"/>
    <w:rsid w:val="00257448"/>
    <w:rsid w:val="00261BE1"/>
    <w:rsid w:val="00262A22"/>
    <w:rsid w:val="00263D76"/>
    <w:rsid w:val="0026491D"/>
    <w:rsid w:val="002651AF"/>
    <w:rsid w:val="00265B58"/>
    <w:rsid w:val="00265F51"/>
    <w:rsid w:val="00267215"/>
    <w:rsid w:val="002677DF"/>
    <w:rsid w:val="00270087"/>
    <w:rsid w:val="0027102B"/>
    <w:rsid w:val="00271118"/>
    <w:rsid w:val="00271EF8"/>
    <w:rsid w:val="00274142"/>
    <w:rsid w:val="00276322"/>
    <w:rsid w:val="00277E0B"/>
    <w:rsid w:val="0028091C"/>
    <w:rsid w:val="00281A51"/>
    <w:rsid w:val="00281CC2"/>
    <w:rsid w:val="00281FA6"/>
    <w:rsid w:val="002823CB"/>
    <w:rsid w:val="00283238"/>
    <w:rsid w:val="00283249"/>
    <w:rsid w:val="0028693A"/>
    <w:rsid w:val="00293C7F"/>
    <w:rsid w:val="00293DBC"/>
    <w:rsid w:val="00294705"/>
    <w:rsid w:val="00294957"/>
    <w:rsid w:val="00295A26"/>
    <w:rsid w:val="00295EBB"/>
    <w:rsid w:val="00295FE1"/>
    <w:rsid w:val="00296920"/>
    <w:rsid w:val="002972F3"/>
    <w:rsid w:val="002976D1"/>
    <w:rsid w:val="002A05F1"/>
    <w:rsid w:val="002A14EE"/>
    <w:rsid w:val="002A442A"/>
    <w:rsid w:val="002A5018"/>
    <w:rsid w:val="002A50A2"/>
    <w:rsid w:val="002A5354"/>
    <w:rsid w:val="002A57CD"/>
    <w:rsid w:val="002A5AD4"/>
    <w:rsid w:val="002A5DA5"/>
    <w:rsid w:val="002A77A3"/>
    <w:rsid w:val="002A789B"/>
    <w:rsid w:val="002A7EE6"/>
    <w:rsid w:val="002B042E"/>
    <w:rsid w:val="002B3EDC"/>
    <w:rsid w:val="002B5B54"/>
    <w:rsid w:val="002B652E"/>
    <w:rsid w:val="002C0320"/>
    <w:rsid w:val="002C1E9E"/>
    <w:rsid w:val="002C29A1"/>
    <w:rsid w:val="002C2FD6"/>
    <w:rsid w:val="002C617D"/>
    <w:rsid w:val="002C699A"/>
    <w:rsid w:val="002C7B57"/>
    <w:rsid w:val="002D1B9A"/>
    <w:rsid w:val="002D3626"/>
    <w:rsid w:val="002D36F9"/>
    <w:rsid w:val="002D3ACD"/>
    <w:rsid w:val="002D40DB"/>
    <w:rsid w:val="002D723E"/>
    <w:rsid w:val="002E1471"/>
    <w:rsid w:val="002E16C0"/>
    <w:rsid w:val="002E177A"/>
    <w:rsid w:val="002E2C0F"/>
    <w:rsid w:val="002E49E9"/>
    <w:rsid w:val="002E4E46"/>
    <w:rsid w:val="002E5885"/>
    <w:rsid w:val="002E6777"/>
    <w:rsid w:val="002F1858"/>
    <w:rsid w:val="002F2B72"/>
    <w:rsid w:val="002F571D"/>
    <w:rsid w:val="002F682F"/>
    <w:rsid w:val="002F6A99"/>
    <w:rsid w:val="002F7A61"/>
    <w:rsid w:val="002F7B69"/>
    <w:rsid w:val="002F7C62"/>
    <w:rsid w:val="00302119"/>
    <w:rsid w:val="003035F9"/>
    <w:rsid w:val="003065B4"/>
    <w:rsid w:val="00306F0F"/>
    <w:rsid w:val="00307BC6"/>
    <w:rsid w:val="00310B83"/>
    <w:rsid w:val="00311361"/>
    <w:rsid w:val="00311B7D"/>
    <w:rsid w:val="00311E98"/>
    <w:rsid w:val="0031268F"/>
    <w:rsid w:val="003138E9"/>
    <w:rsid w:val="00314149"/>
    <w:rsid w:val="00317205"/>
    <w:rsid w:val="003230C7"/>
    <w:rsid w:val="00324299"/>
    <w:rsid w:val="0033002B"/>
    <w:rsid w:val="003311DA"/>
    <w:rsid w:val="00331A16"/>
    <w:rsid w:val="00332460"/>
    <w:rsid w:val="0033422A"/>
    <w:rsid w:val="00335851"/>
    <w:rsid w:val="00336178"/>
    <w:rsid w:val="0034260F"/>
    <w:rsid w:val="003442EF"/>
    <w:rsid w:val="00345D69"/>
    <w:rsid w:val="00347158"/>
    <w:rsid w:val="0035301B"/>
    <w:rsid w:val="00354C14"/>
    <w:rsid w:val="00355185"/>
    <w:rsid w:val="00355B19"/>
    <w:rsid w:val="00355B9C"/>
    <w:rsid w:val="003571D9"/>
    <w:rsid w:val="00357B7D"/>
    <w:rsid w:val="00367569"/>
    <w:rsid w:val="003701FC"/>
    <w:rsid w:val="0037067B"/>
    <w:rsid w:val="00370E00"/>
    <w:rsid w:val="003718EA"/>
    <w:rsid w:val="00373D4A"/>
    <w:rsid w:val="00374756"/>
    <w:rsid w:val="00374B1A"/>
    <w:rsid w:val="00374F45"/>
    <w:rsid w:val="00380951"/>
    <w:rsid w:val="003859CF"/>
    <w:rsid w:val="00387948"/>
    <w:rsid w:val="00390435"/>
    <w:rsid w:val="0039149E"/>
    <w:rsid w:val="0039184B"/>
    <w:rsid w:val="00395379"/>
    <w:rsid w:val="003961C1"/>
    <w:rsid w:val="003972C0"/>
    <w:rsid w:val="00397D95"/>
    <w:rsid w:val="003A18A6"/>
    <w:rsid w:val="003A27CF"/>
    <w:rsid w:val="003A3641"/>
    <w:rsid w:val="003A50D4"/>
    <w:rsid w:val="003A55C9"/>
    <w:rsid w:val="003A5AF7"/>
    <w:rsid w:val="003A6227"/>
    <w:rsid w:val="003A7525"/>
    <w:rsid w:val="003B0394"/>
    <w:rsid w:val="003B0752"/>
    <w:rsid w:val="003B0D8D"/>
    <w:rsid w:val="003B176A"/>
    <w:rsid w:val="003B2F05"/>
    <w:rsid w:val="003B3BDA"/>
    <w:rsid w:val="003B79F6"/>
    <w:rsid w:val="003C0147"/>
    <w:rsid w:val="003C0478"/>
    <w:rsid w:val="003C070A"/>
    <w:rsid w:val="003C388B"/>
    <w:rsid w:val="003C4BF6"/>
    <w:rsid w:val="003C5064"/>
    <w:rsid w:val="003C51DF"/>
    <w:rsid w:val="003C65A8"/>
    <w:rsid w:val="003C7DF1"/>
    <w:rsid w:val="003D07E2"/>
    <w:rsid w:val="003D08F5"/>
    <w:rsid w:val="003D2BD3"/>
    <w:rsid w:val="003D4247"/>
    <w:rsid w:val="003D431C"/>
    <w:rsid w:val="003D4B6A"/>
    <w:rsid w:val="003D4C6E"/>
    <w:rsid w:val="003E1D7C"/>
    <w:rsid w:val="003E3076"/>
    <w:rsid w:val="003E4048"/>
    <w:rsid w:val="003E4456"/>
    <w:rsid w:val="003E44FE"/>
    <w:rsid w:val="003E6754"/>
    <w:rsid w:val="003F123F"/>
    <w:rsid w:val="003F22AE"/>
    <w:rsid w:val="003F2771"/>
    <w:rsid w:val="003F3177"/>
    <w:rsid w:val="003F4613"/>
    <w:rsid w:val="003F51AC"/>
    <w:rsid w:val="003F7884"/>
    <w:rsid w:val="00401973"/>
    <w:rsid w:val="00402605"/>
    <w:rsid w:val="00403CD0"/>
    <w:rsid w:val="00404794"/>
    <w:rsid w:val="00407BD0"/>
    <w:rsid w:val="004111F0"/>
    <w:rsid w:val="00411602"/>
    <w:rsid w:val="00411E19"/>
    <w:rsid w:val="00412934"/>
    <w:rsid w:val="004142FC"/>
    <w:rsid w:val="00415D37"/>
    <w:rsid w:val="004205FA"/>
    <w:rsid w:val="004208A6"/>
    <w:rsid w:val="00420E7C"/>
    <w:rsid w:val="004220E7"/>
    <w:rsid w:val="00423FED"/>
    <w:rsid w:val="00425110"/>
    <w:rsid w:val="0042513F"/>
    <w:rsid w:val="00427142"/>
    <w:rsid w:val="004340D7"/>
    <w:rsid w:val="00434D2B"/>
    <w:rsid w:val="00437504"/>
    <w:rsid w:val="00437605"/>
    <w:rsid w:val="004379D4"/>
    <w:rsid w:val="0044380C"/>
    <w:rsid w:val="00443B19"/>
    <w:rsid w:val="00443F4F"/>
    <w:rsid w:val="00444993"/>
    <w:rsid w:val="00445822"/>
    <w:rsid w:val="00447B93"/>
    <w:rsid w:val="004507DB"/>
    <w:rsid w:val="00450CEA"/>
    <w:rsid w:val="00451187"/>
    <w:rsid w:val="00451918"/>
    <w:rsid w:val="0045280D"/>
    <w:rsid w:val="004542B6"/>
    <w:rsid w:val="004543FF"/>
    <w:rsid w:val="00454922"/>
    <w:rsid w:val="00456A20"/>
    <w:rsid w:val="00457158"/>
    <w:rsid w:val="00457CEA"/>
    <w:rsid w:val="0046034E"/>
    <w:rsid w:val="0046065A"/>
    <w:rsid w:val="0046317B"/>
    <w:rsid w:val="004646D0"/>
    <w:rsid w:val="004646D8"/>
    <w:rsid w:val="0046547F"/>
    <w:rsid w:val="00466A13"/>
    <w:rsid w:val="00470AF2"/>
    <w:rsid w:val="00470C50"/>
    <w:rsid w:val="004713F8"/>
    <w:rsid w:val="00471BFA"/>
    <w:rsid w:val="004724B6"/>
    <w:rsid w:val="00474896"/>
    <w:rsid w:val="004750DA"/>
    <w:rsid w:val="004758C4"/>
    <w:rsid w:val="0047747D"/>
    <w:rsid w:val="00477EF7"/>
    <w:rsid w:val="004806ED"/>
    <w:rsid w:val="00481DFC"/>
    <w:rsid w:val="00482C45"/>
    <w:rsid w:val="00482CC4"/>
    <w:rsid w:val="004830AE"/>
    <w:rsid w:val="00486948"/>
    <w:rsid w:val="00490A89"/>
    <w:rsid w:val="00490AC9"/>
    <w:rsid w:val="00490B42"/>
    <w:rsid w:val="00491E2F"/>
    <w:rsid w:val="00494894"/>
    <w:rsid w:val="0049507F"/>
    <w:rsid w:val="00496E68"/>
    <w:rsid w:val="004A1C67"/>
    <w:rsid w:val="004A2897"/>
    <w:rsid w:val="004A3BA2"/>
    <w:rsid w:val="004A4202"/>
    <w:rsid w:val="004A5621"/>
    <w:rsid w:val="004A7E50"/>
    <w:rsid w:val="004B13E6"/>
    <w:rsid w:val="004B1C11"/>
    <w:rsid w:val="004B20E1"/>
    <w:rsid w:val="004B218B"/>
    <w:rsid w:val="004B2D08"/>
    <w:rsid w:val="004B33AD"/>
    <w:rsid w:val="004B4097"/>
    <w:rsid w:val="004B4525"/>
    <w:rsid w:val="004B4958"/>
    <w:rsid w:val="004B4CC1"/>
    <w:rsid w:val="004B63F5"/>
    <w:rsid w:val="004B7ACC"/>
    <w:rsid w:val="004B7FDC"/>
    <w:rsid w:val="004C1FB1"/>
    <w:rsid w:val="004C27E9"/>
    <w:rsid w:val="004C6161"/>
    <w:rsid w:val="004C6F74"/>
    <w:rsid w:val="004D08F0"/>
    <w:rsid w:val="004D1E7D"/>
    <w:rsid w:val="004D4976"/>
    <w:rsid w:val="004D6471"/>
    <w:rsid w:val="004D717D"/>
    <w:rsid w:val="004D7309"/>
    <w:rsid w:val="004D736C"/>
    <w:rsid w:val="004D7BC1"/>
    <w:rsid w:val="004E3BFA"/>
    <w:rsid w:val="004E5451"/>
    <w:rsid w:val="004E7F89"/>
    <w:rsid w:val="004F036C"/>
    <w:rsid w:val="004F03B5"/>
    <w:rsid w:val="004F0DEF"/>
    <w:rsid w:val="004F2321"/>
    <w:rsid w:val="004F244D"/>
    <w:rsid w:val="004F340C"/>
    <w:rsid w:val="004F34D1"/>
    <w:rsid w:val="004F52BF"/>
    <w:rsid w:val="004F68ED"/>
    <w:rsid w:val="00500F5E"/>
    <w:rsid w:val="00502002"/>
    <w:rsid w:val="005022F0"/>
    <w:rsid w:val="005053D6"/>
    <w:rsid w:val="005073A9"/>
    <w:rsid w:val="00510D48"/>
    <w:rsid w:val="00511220"/>
    <w:rsid w:val="00511316"/>
    <w:rsid w:val="00512517"/>
    <w:rsid w:val="00513117"/>
    <w:rsid w:val="0051328F"/>
    <w:rsid w:val="00516E3F"/>
    <w:rsid w:val="00517F1B"/>
    <w:rsid w:val="0052055C"/>
    <w:rsid w:val="00521518"/>
    <w:rsid w:val="005237FC"/>
    <w:rsid w:val="0052458A"/>
    <w:rsid w:val="00524D89"/>
    <w:rsid w:val="00525443"/>
    <w:rsid w:val="005279FF"/>
    <w:rsid w:val="00530B58"/>
    <w:rsid w:val="005319F2"/>
    <w:rsid w:val="00532EBE"/>
    <w:rsid w:val="00534C4D"/>
    <w:rsid w:val="00535FC3"/>
    <w:rsid w:val="00535FC5"/>
    <w:rsid w:val="00537DF4"/>
    <w:rsid w:val="00540022"/>
    <w:rsid w:val="00541191"/>
    <w:rsid w:val="00542BF2"/>
    <w:rsid w:val="00542DEF"/>
    <w:rsid w:val="00542F53"/>
    <w:rsid w:val="005434FA"/>
    <w:rsid w:val="00545E98"/>
    <w:rsid w:val="00546916"/>
    <w:rsid w:val="00550AB3"/>
    <w:rsid w:val="0055373F"/>
    <w:rsid w:val="0055456F"/>
    <w:rsid w:val="00555ACD"/>
    <w:rsid w:val="00556638"/>
    <w:rsid w:val="00557988"/>
    <w:rsid w:val="005639F3"/>
    <w:rsid w:val="00564E4A"/>
    <w:rsid w:val="0056520E"/>
    <w:rsid w:val="0057238B"/>
    <w:rsid w:val="0057586B"/>
    <w:rsid w:val="00576042"/>
    <w:rsid w:val="0057611E"/>
    <w:rsid w:val="0057647E"/>
    <w:rsid w:val="005765A0"/>
    <w:rsid w:val="005766A5"/>
    <w:rsid w:val="005774B0"/>
    <w:rsid w:val="00580B10"/>
    <w:rsid w:val="00582857"/>
    <w:rsid w:val="00582A68"/>
    <w:rsid w:val="00582F7D"/>
    <w:rsid w:val="00583D88"/>
    <w:rsid w:val="00585E01"/>
    <w:rsid w:val="00586808"/>
    <w:rsid w:val="00591BDD"/>
    <w:rsid w:val="005942C8"/>
    <w:rsid w:val="00594919"/>
    <w:rsid w:val="00596463"/>
    <w:rsid w:val="00597255"/>
    <w:rsid w:val="005A039E"/>
    <w:rsid w:val="005A0683"/>
    <w:rsid w:val="005A0D97"/>
    <w:rsid w:val="005A17FB"/>
    <w:rsid w:val="005A1DBF"/>
    <w:rsid w:val="005A377F"/>
    <w:rsid w:val="005A38DE"/>
    <w:rsid w:val="005A4205"/>
    <w:rsid w:val="005A46EE"/>
    <w:rsid w:val="005A5FCF"/>
    <w:rsid w:val="005B6883"/>
    <w:rsid w:val="005C0DAD"/>
    <w:rsid w:val="005C12DE"/>
    <w:rsid w:val="005C3A12"/>
    <w:rsid w:val="005C4DDF"/>
    <w:rsid w:val="005C5498"/>
    <w:rsid w:val="005C5FD4"/>
    <w:rsid w:val="005C60B8"/>
    <w:rsid w:val="005D07FB"/>
    <w:rsid w:val="005D10D6"/>
    <w:rsid w:val="005D1F5B"/>
    <w:rsid w:val="005D49FE"/>
    <w:rsid w:val="005D6C1D"/>
    <w:rsid w:val="005D76AF"/>
    <w:rsid w:val="005D7985"/>
    <w:rsid w:val="005D7F3D"/>
    <w:rsid w:val="005E03F3"/>
    <w:rsid w:val="005E1207"/>
    <w:rsid w:val="005E2044"/>
    <w:rsid w:val="005E343C"/>
    <w:rsid w:val="005E3EFE"/>
    <w:rsid w:val="005E45DF"/>
    <w:rsid w:val="005E46C9"/>
    <w:rsid w:val="005E59C6"/>
    <w:rsid w:val="005F1DC9"/>
    <w:rsid w:val="005F2DD9"/>
    <w:rsid w:val="005F443F"/>
    <w:rsid w:val="005F5BD9"/>
    <w:rsid w:val="0060049C"/>
    <w:rsid w:val="00600577"/>
    <w:rsid w:val="0060074A"/>
    <w:rsid w:val="00600DA3"/>
    <w:rsid w:val="00601C07"/>
    <w:rsid w:val="006028B9"/>
    <w:rsid w:val="00602C9A"/>
    <w:rsid w:val="006037CD"/>
    <w:rsid w:val="0060488C"/>
    <w:rsid w:val="00604D79"/>
    <w:rsid w:val="00606576"/>
    <w:rsid w:val="006068A5"/>
    <w:rsid w:val="00610A7D"/>
    <w:rsid w:val="00610FA5"/>
    <w:rsid w:val="00612190"/>
    <w:rsid w:val="0061336A"/>
    <w:rsid w:val="006151A9"/>
    <w:rsid w:val="006154BD"/>
    <w:rsid w:val="00615A04"/>
    <w:rsid w:val="00622691"/>
    <w:rsid w:val="006228F3"/>
    <w:rsid w:val="006229E8"/>
    <w:rsid w:val="00630522"/>
    <w:rsid w:val="00630DE3"/>
    <w:rsid w:val="00631315"/>
    <w:rsid w:val="0063185B"/>
    <w:rsid w:val="00632538"/>
    <w:rsid w:val="0063257B"/>
    <w:rsid w:val="00632BDA"/>
    <w:rsid w:val="00634118"/>
    <w:rsid w:val="00634BA0"/>
    <w:rsid w:val="00634E99"/>
    <w:rsid w:val="006350C1"/>
    <w:rsid w:val="00635449"/>
    <w:rsid w:val="0063600C"/>
    <w:rsid w:val="00636F3E"/>
    <w:rsid w:val="00637409"/>
    <w:rsid w:val="00641780"/>
    <w:rsid w:val="00641841"/>
    <w:rsid w:val="00644D5C"/>
    <w:rsid w:val="006451A6"/>
    <w:rsid w:val="00646F1C"/>
    <w:rsid w:val="00647BD4"/>
    <w:rsid w:val="00647E19"/>
    <w:rsid w:val="00650BB5"/>
    <w:rsid w:val="00650F97"/>
    <w:rsid w:val="006530B7"/>
    <w:rsid w:val="00653D06"/>
    <w:rsid w:val="006540A4"/>
    <w:rsid w:val="00654135"/>
    <w:rsid w:val="0065473D"/>
    <w:rsid w:val="00655DEA"/>
    <w:rsid w:val="00657514"/>
    <w:rsid w:val="00657E82"/>
    <w:rsid w:val="006633E9"/>
    <w:rsid w:val="00663DA7"/>
    <w:rsid w:val="00664672"/>
    <w:rsid w:val="006652DC"/>
    <w:rsid w:val="00665A1A"/>
    <w:rsid w:val="00666408"/>
    <w:rsid w:val="006669A3"/>
    <w:rsid w:val="00666B8B"/>
    <w:rsid w:val="00667FCF"/>
    <w:rsid w:val="0067299F"/>
    <w:rsid w:val="006733A8"/>
    <w:rsid w:val="006739D0"/>
    <w:rsid w:val="0067497B"/>
    <w:rsid w:val="00677BB4"/>
    <w:rsid w:val="00681DF1"/>
    <w:rsid w:val="0068262C"/>
    <w:rsid w:val="006847E7"/>
    <w:rsid w:val="006873C1"/>
    <w:rsid w:val="00690ED7"/>
    <w:rsid w:val="00691096"/>
    <w:rsid w:val="00691884"/>
    <w:rsid w:val="0069222B"/>
    <w:rsid w:val="00695DAB"/>
    <w:rsid w:val="0069732D"/>
    <w:rsid w:val="006A2348"/>
    <w:rsid w:val="006A3BE0"/>
    <w:rsid w:val="006A4778"/>
    <w:rsid w:val="006A7D6B"/>
    <w:rsid w:val="006B10F8"/>
    <w:rsid w:val="006B415E"/>
    <w:rsid w:val="006B658F"/>
    <w:rsid w:val="006B7888"/>
    <w:rsid w:val="006C0AC1"/>
    <w:rsid w:val="006C103A"/>
    <w:rsid w:val="006C398D"/>
    <w:rsid w:val="006C3BD8"/>
    <w:rsid w:val="006C648A"/>
    <w:rsid w:val="006C68AC"/>
    <w:rsid w:val="006C752B"/>
    <w:rsid w:val="006D0175"/>
    <w:rsid w:val="006D1F07"/>
    <w:rsid w:val="006D23BE"/>
    <w:rsid w:val="006D2ACB"/>
    <w:rsid w:val="006D31C8"/>
    <w:rsid w:val="006D60FE"/>
    <w:rsid w:val="006D698E"/>
    <w:rsid w:val="006E1429"/>
    <w:rsid w:val="006E3810"/>
    <w:rsid w:val="006E4B92"/>
    <w:rsid w:val="006E4DA3"/>
    <w:rsid w:val="006E5C54"/>
    <w:rsid w:val="006E67B3"/>
    <w:rsid w:val="006E6B89"/>
    <w:rsid w:val="006E6BFB"/>
    <w:rsid w:val="006F139F"/>
    <w:rsid w:val="006F216A"/>
    <w:rsid w:val="006F2382"/>
    <w:rsid w:val="006F267C"/>
    <w:rsid w:val="006F4070"/>
    <w:rsid w:val="006F4F19"/>
    <w:rsid w:val="006F61DD"/>
    <w:rsid w:val="006F70FF"/>
    <w:rsid w:val="006F75E3"/>
    <w:rsid w:val="007004F7"/>
    <w:rsid w:val="00701510"/>
    <w:rsid w:val="00701E09"/>
    <w:rsid w:val="0070285F"/>
    <w:rsid w:val="007029B4"/>
    <w:rsid w:val="00704973"/>
    <w:rsid w:val="00704994"/>
    <w:rsid w:val="007106F5"/>
    <w:rsid w:val="00711CDE"/>
    <w:rsid w:val="0071224D"/>
    <w:rsid w:val="007139E7"/>
    <w:rsid w:val="00715172"/>
    <w:rsid w:val="00716FF1"/>
    <w:rsid w:val="00717CB4"/>
    <w:rsid w:val="00717D28"/>
    <w:rsid w:val="0072067F"/>
    <w:rsid w:val="007209DD"/>
    <w:rsid w:val="00722096"/>
    <w:rsid w:val="00722A6E"/>
    <w:rsid w:val="00722FAF"/>
    <w:rsid w:val="007240D7"/>
    <w:rsid w:val="00724186"/>
    <w:rsid w:val="00724634"/>
    <w:rsid w:val="00724DC1"/>
    <w:rsid w:val="00724EC2"/>
    <w:rsid w:val="00725CA3"/>
    <w:rsid w:val="0072699A"/>
    <w:rsid w:val="0072706E"/>
    <w:rsid w:val="00730F42"/>
    <w:rsid w:val="007314E0"/>
    <w:rsid w:val="007316C5"/>
    <w:rsid w:val="00732460"/>
    <w:rsid w:val="007335A1"/>
    <w:rsid w:val="00736466"/>
    <w:rsid w:val="00736EB1"/>
    <w:rsid w:val="00743DF7"/>
    <w:rsid w:val="00744305"/>
    <w:rsid w:val="00744802"/>
    <w:rsid w:val="00747A93"/>
    <w:rsid w:val="00751513"/>
    <w:rsid w:val="007538C3"/>
    <w:rsid w:val="0075559F"/>
    <w:rsid w:val="0075627E"/>
    <w:rsid w:val="00756F01"/>
    <w:rsid w:val="00757023"/>
    <w:rsid w:val="007619E4"/>
    <w:rsid w:val="007655F2"/>
    <w:rsid w:val="00766C82"/>
    <w:rsid w:val="00767C88"/>
    <w:rsid w:val="00770D32"/>
    <w:rsid w:val="00771684"/>
    <w:rsid w:val="00771D65"/>
    <w:rsid w:val="00774A47"/>
    <w:rsid w:val="00774EB4"/>
    <w:rsid w:val="00775C79"/>
    <w:rsid w:val="00775E42"/>
    <w:rsid w:val="00776E19"/>
    <w:rsid w:val="00777E14"/>
    <w:rsid w:val="007801AE"/>
    <w:rsid w:val="00780781"/>
    <w:rsid w:val="00780F1F"/>
    <w:rsid w:val="00781983"/>
    <w:rsid w:val="0078314F"/>
    <w:rsid w:val="00784581"/>
    <w:rsid w:val="007848A5"/>
    <w:rsid w:val="007849F3"/>
    <w:rsid w:val="00785E83"/>
    <w:rsid w:val="007877AD"/>
    <w:rsid w:val="00787B94"/>
    <w:rsid w:val="00792F57"/>
    <w:rsid w:val="00793ABB"/>
    <w:rsid w:val="007A0222"/>
    <w:rsid w:val="007A1804"/>
    <w:rsid w:val="007A210F"/>
    <w:rsid w:val="007A4EF0"/>
    <w:rsid w:val="007A732D"/>
    <w:rsid w:val="007B00F9"/>
    <w:rsid w:val="007B0AF2"/>
    <w:rsid w:val="007B35BE"/>
    <w:rsid w:val="007B5351"/>
    <w:rsid w:val="007B5D7D"/>
    <w:rsid w:val="007B69D8"/>
    <w:rsid w:val="007C042A"/>
    <w:rsid w:val="007C3BEA"/>
    <w:rsid w:val="007C4722"/>
    <w:rsid w:val="007C4A68"/>
    <w:rsid w:val="007C4F38"/>
    <w:rsid w:val="007C55A4"/>
    <w:rsid w:val="007C66F9"/>
    <w:rsid w:val="007D0A94"/>
    <w:rsid w:val="007D20D9"/>
    <w:rsid w:val="007D22AA"/>
    <w:rsid w:val="007D2648"/>
    <w:rsid w:val="007D2823"/>
    <w:rsid w:val="007D2D84"/>
    <w:rsid w:val="007D33D1"/>
    <w:rsid w:val="007D3E57"/>
    <w:rsid w:val="007D425A"/>
    <w:rsid w:val="007D58C1"/>
    <w:rsid w:val="007D5DF8"/>
    <w:rsid w:val="007D66C1"/>
    <w:rsid w:val="007D682A"/>
    <w:rsid w:val="007D7323"/>
    <w:rsid w:val="007D7C83"/>
    <w:rsid w:val="007E0451"/>
    <w:rsid w:val="007E05D2"/>
    <w:rsid w:val="007E2912"/>
    <w:rsid w:val="007E3ABC"/>
    <w:rsid w:val="007E3ADD"/>
    <w:rsid w:val="007E3ECD"/>
    <w:rsid w:val="007E4BA0"/>
    <w:rsid w:val="007E4BA4"/>
    <w:rsid w:val="007E5A1C"/>
    <w:rsid w:val="007E6DAC"/>
    <w:rsid w:val="007F070B"/>
    <w:rsid w:val="007F12E1"/>
    <w:rsid w:val="007F2148"/>
    <w:rsid w:val="007F365B"/>
    <w:rsid w:val="007F436E"/>
    <w:rsid w:val="007F597A"/>
    <w:rsid w:val="007F5E94"/>
    <w:rsid w:val="007F5F77"/>
    <w:rsid w:val="00800206"/>
    <w:rsid w:val="00803E4E"/>
    <w:rsid w:val="00804BF2"/>
    <w:rsid w:val="008054C5"/>
    <w:rsid w:val="00806A43"/>
    <w:rsid w:val="00807123"/>
    <w:rsid w:val="008103BE"/>
    <w:rsid w:val="00811EEC"/>
    <w:rsid w:val="00812FED"/>
    <w:rsid w:val="008138F8"/>
    <w:rsid w:val="0081773B"/>
    <w:rsid w:val="00817F1F"/>
    <w:rsid w:val="00821726"/>
    <w:rsid w:val="00821857"/>
    <w:rsid w:val="0082271A"/>
    <w:rsid w:val="0082296D"/>
    <w:rsid w:val="00822C69"/>
    <w:rsid w:val="008253FA"/>
    <w:rsid w:val="0082558A"/>
    <w:rsid w:val="00825C67"/>
    <w:rsid w:val="0082664E"/>
    <w:rsid w:val="0082668A"/>
    <w:rsid w:val="00826807"/>
    <w:rsid w:val="00830754"/>
    <w:rsid w:val="008307C8"/>
    <w:rsid w:val="0083179E"/>
    <w:rsid w:val="0083278A"/>
    <w:rsid w:val="0083387D"/>
    <w:rsid w:val="00835226"/>
    <w:rsid w:val="008355CA"/>
    <w:rsid w:val="00835775"/>
    <w:rsid w:val="008408A1"/>
    <w:rsid w:val="00840AEF"/>
    <w:rsid w:val="00840E34"/>
    <w:rsid w:val="00847AE2"/>
    <w:rsid w:val="00851A68"/>
    <w:rsid w:val="00852FC2"/>
    <w:rsid w:val="00854623"/>
    <w:rsid w:val="00854C25"/>
    <w:rsid w:val="008551E9"/>
    <w:rsid w:val="008556EA"/>
    <w:rsid w:val="00856E40"/>
    <w:rsid w:val="00860423"/>
    <w:rsid w:val="0086270A"/>
    <w:rsid w:val="00862B0A"/>
    <w:rsid w:val="008635E3"/>
    <w:rsid w:val="008649A5"/>
    <w:rsid w:val="00866410"/>
    <w:rsid w:val="0087018E"/>
    <w:rsid w:val="008703CB"/>
    <w:rsid w:val="00871A6D"/>
    <w:rsid w:val="008730B9"/>
    <w:rsid w:val="00873C05"/>
    <w:rsid w:val="00873D82"/>
    <w:rsid w:val="00873F08"/>
    <w:rsid w:val="0087474D"/>
    <w:rsid w:val="008747CD"/>
    <w:rsid w:val="00875D8B"/>
    <w:rsid w:val="00877B08"/>
    <w:rsid w:val="00880FA6"/>
    <w:rsid w:val="008811B6"/>
    <w:rsid w:val="008813D3"/>
    <w:rsid w:val="00881B7E"/>
    <w:rsid w:val="00883238"/>
    <w:rsid w:val="00890BED"/>
    <w:rsid w:val="008914F3"/>
    <w:rsid w:val="00893CA0"/>
    <w:rsid w:val="00897453"/>
    <w:rsid w:val="008A01BD"/>
    <w:rsid w:val="008A0684"/>
    <w:rsid w:val="008A131A"/>
    <w:rsid w:val="008A398C"/>
    <w:rsid w:val="008A66EB"/>
    <w:rsid w:val="008A73E3"/>
    <w:rsid w:val="008B05E7"/>
    <w:rsid w:val="008B07B5"/>
    <w:rsid w:val="008B268D"/>
    <w:rsid w:val="008B3BDE"/>
    <w:rsid w:val="008B4470"/>
    <w:rsid w:val="008B71C2"/>
    <w:rsid w:val="008B7356"/>
    <w:rsid w:val="008C2B23"/>
    <w:rsid w:val="008C4746"/>
    <w:rsid w:val="008C5ED6"/>
    <w:rsid w:val="008C61D1"/>
    <w:rsid w:val="008D00FF"/>
    <w:rsid w:val="008D0DF3"/>
    <w:rsid w:val="008D1564"/>
    <w:rsid w:val="008D1748"/>
    <w:rsid w:val="008D1755"/>
    <w:rsid w:val="008D1780"/>
    <w:rsid w:val="008D6600"/>
    <w:rsid w:val="008D693E"/>
    <w:rsid w:val="008D786C"/>
    <w:rsid w:val="008E1EBC"/>
    <w:rsid w:val="008E44D7"/>
    <w:rsid w:val="008E5131"/>
    <w:rsid w:val="008E6DD8"/>
    <w:rsid w:val="008E7383"/>
    <w:rsid w:val="008F3027"/>
    <w:rsid w:val="008F3156"/>
    <w:rsid w:val="008F473E"/>
    <w:rsid w:val="008F4D9F"/>
    <w:rsid w:val="008F58BD"/>
    <w:rsid w:val="008F78FD"/>
    <w:rsid w:val="00900637"/>
    <w:rsid w:val="009011CB"/>
    <w:rsid w:val="00901D69"/>
    <w:rsid w:val="00902E3C"/>
    <w:rsid w:val="00903D00"/>
    <w:rsid w:val="00903E41"/>
    <w:rsid w:val="00905519"/>
    <w:rsid w:val="009074EE"/>
    <w:rsid w:val="00911601"/>
    <w:rsid w:val="00912B29"/>
    <w:rsid w:val="00912D17"/>
    <w:rsid w:val="009134E1"/>
    <w:rsid w:val="00913510"/>
    <w:rsid w:val="00916F4D"/>
    <w:rsid w:val="009172F4"/>
    <w:rsid w:val="00917315"/>
    <w:rsid w:val="00920F01"/>
    <w:rsid w:val="00921D80"/>
    <w:rsid w:val="00924AAE"/>
    <w:rsid w:val="00925D29"/>
    <w:rsid w:val="00927132"/>
    <w:rsid w:val="009301C3"/>
    <w:rsid w:val="00930228"/>
    <w:rsid w:val="00932035"/>
    <w:rsid w:val="00932BEF"/>
    <w:rsid w:val="009369AA"/>
    <w:rsid w:val="009377F3"/>
    <w:rsid w:val="0094167E"/>
    <w:rsid w:val="00942F35"/>
    <w:rsid w:val="00945471"/>
    <w:rsid w:val="009456A1"/>
    <w:rsid w:val="009472B2"/>
    <w:rsid w:val="00947D93"/>
    <w:rsid w:val="009506C6"/>
    <w:rsid w:val="00951194"/>
    <w:rsid w:val="00951B2C"/>
    <w:rsid w:val="00955F01"/>
    <w:rsid w:val="0095631E"/>
    <w:rsid w:val="00960575"/>
    <w:rsid w:val="00960838"/>
    <w:rsid w:val="009611D2"/>
    <w:rsid w:val="00963501"/>
    <w:rsid w:val="009643D7"/>
    <w:rsid w:val="0096521E"/>
    <w:rsid w:val="00967E9E"/>
    <w:rsid w:val="00967F49"/>
    <w:rsid w:val="00970D13"/>
    <w:rsid w:val="00970E5D"/>
    <w:rsid w:val="00973DD7"/>
    <w:rsid w:val="009802E4"/>
    <w:rsid w:val="00980DBF"/>
    <w:rsid w:val="00981451"/>
    <w:rsid w:val="009858A7"/>
    <w:rsid w:val="00991F56"/>
    <w:rsid w:val="00993D61"/>
    <w:rsid w:val="00995FF3"/>
    <w:rsid w:val="009977F5"/>
    <w:rsid w:val="0099783A"/>
    <w:rsid w:val="009A0212"/>
    <w:rsid w:val="009A2C45"/>
    <w:rsid w:val="009A5F46"/>
    <w:rsid w:val="009B1453"/>
    <w:rsid w:val="009B1768"/>
    <w:rsid w:val="009B2653"/>
    <w:rsid w:val="009B5315"/>
    <w:rsid w:val="009B5E61"/>
    <w:rsid w:val="009B6959"/>
    <w:rsid w:val="009B781A"/>
    <w:rsid w:val="009C13FF"/>
    <w:rsid w:val="009C1F7E"/>
    <w:rsid w:val="009C2184"/>
    <w:rsid w:val="009C3433"/>
    <w:rsid w:val="009C4AD0"/>
    <w:rsid w:val="009C5BB3"/>
    <w:rsid w:val="009D010B"/>
    <w:rsid w:val="009D0A1F"/>
    <w:rsid w:val="009D1059"/>
    <w:rsid w:val="009D131D"/>
    <w:rsid w:val="009D193C"/>
    <w:rsid w:val="009D3453"/>
    <w:rsid w:val="009D3579"/>
    <w:rsid w:val="009D3ABE"/>
    <w:rsid w:val="009D50B3"/>
    <w:rsid w:val="009D528A"/>
    <w:rsid w:val="009D7A3D"/>
    <w:rsid w:val="009E0157"/>
    <w:rsid w:val="009E08B9"/>
    <w:rsid w:val="009E49EA"/>
    <w:rsid w:val="009E5124"/>
    <w:rsid w:val="009E65B8"/>
    <w:rsid w:val="009F0C54"/>
    <w:rsid w:val="009F207F"/>
    <w:rsid w:val="009F3E1C"/>
    <w:rsid w:val="009F421F"/>
    <w:rsid w:val="009F630A"/>
    <w:rsid w:val="009F7884"/>
    <w:rsid w:val="00A02B0C"/>
    <w:rsid w:val="00A0396F"/>
    <w:rsid w:val="00A040C4"/>
    <w:rsid w:val="00A04588"/>
    <w:rsid w:val="00A076FE"/>
    <w:rsid w:val="00A10C68"/>
    <w:rsid w:val="00A12C4A"/>
    <w:rsid w:val="00A13559"/>
    <w:rsid w:val="00A13942"/>
    <w:rsid w:val="00A159E5"/>
    <w:rsid w:val="00A23559"/>
    <w:rsid w:val="00A241E0"/>
    <w:rsid w:val="00A2667B"/>
    <w:rsid w:val="00A26DDC"/>
    <w:rsid w:val="00A32398"/>
    <w:rsid w:val="00A349C5"/>
    <w:rsid w:val="00A34A93"/>
    <w:rsid w:val="00A34C07"/>
    <w:rsid w:val="00A40FC8"/>
    <w:rsid w:val="00A419ED"/>
    <w:rsid w:val="00A434AD"/>
    <w:rsid w:val="00A43A60"/>
    <w:rsid w:val="00A45B2B"/>
    <w:rsid w:val="00A503C7"/>
    <w:rsid w:val="00A50A75"/>
    <w:rsid w:val="00A51ACB"/>
    <w:rsid w:val="00A51B76"/>
    <w:rsid w:val="00A52015"/>
    <w:rsid w:val="00A52474"/>
    <w:rsid w:val="00A527FD"/>
    <w:rsid w:val="00A53EAE"/>
    <w:rsid w:val="00A560A7"/>
    <w:rsid w:val="00A57887"/>
    <w:rsid w:val="00A57CD9"/>
    <w:rsid w:val="00A602E6"/>
    <w:rsid w:val="00A62CE2"/>
    <w:rsid w:val="00A646B7"/>
    <w:rsid w:val="00A662EC"/>
    <w:rsid w:val="00A66ECC"/>
    <w:rsid w:val="00A72AFF"/>
    <w:rsid w:val="00A738DD"/>
    <w:rsid w:val="00A73C79"/>
    <w:rsid w:val="00A73E3B"/>
    <w:rsid w:val="00A76BA4"/>
    <w:rsid w:val="00A77F36"/>
    <w:rsid w:val="00A829C4"/>
    <w:rsid w:val="00A83501"/>
    <w:rsid w:val="00A838A9"/>
    <w:rsid w:val="00A85DA6"/>
    <w:rsid w:val="00A87972"/>
    <w:rsid w:val="00A903B7"/>
    <w:rsid w:val="00A9308F"/>
    <w:rsid w:val="00A93443"/>
    <w:rsid w:val="00A94A71"/>
    <w:rsid w:val="00A95920"/>
    <w:rsid w:val="00A96888"/>
    <w:rsid w:val="00A979FD"/>
    <w:rsid w:val="00AA21D0"/>
    <w:rsid w:val="00AA2F2F"/>
    <w:rsid w:val="00AA304F"/>
    <w:rsid w:val="00AA3A3D"/>
    <w:rsid w:val="00AA69E4"/>
    <w:rsid w:val="00AA6CD3"/>
    <w:rsid w:val="00AA76A7"/>
    <w:rsid w:val="00AA7983"/>
    <w:rsid w:val="00AA7AD8"/>
    <w:rsid w:val="00AB2050"/>
    <w:rsid w:val="00AB27EA"/>
    <w:rsid w:val="00AB431B"/>
    <w:rsid w:val="00AB5324"/>
    <w:rsid w:val="00AC4EAE"/>
    <w:rsid w:val="00AC6284"/>
    <w:rsid w:val="00AC6DEE"/>
    <w:rsid w:val="00AC6DF5"/>
    <w:rsid w:val="00AD1A14"/>
    <w:rsid w:val="00AD1BD9"/>
    <w:rsid w:val="00AD2DFB"/>
    <w:rsid w:val="00AD49DF"/>
    <w:rsid w:val="00AD588D"/>
    <w:rsid w:val="00AD6964"/>
    <w:rsid w:val="00AE0342"/>
    <w:rsid w:val="00AE084F"/>
    <w:rsid w:val="00AE19B8"/>
    <w:rsid w:val="00AE1A4D"/>
    <w:rsid w:val="00AE6735"/>
    <w:rsid w:val="00AF06B2"/>
    <w:rsid w:val="00AF2FAE"/>
    <w:rsid w:val="00AF51E1"/>
    <w:rsid w:val="00AF7875"/>
    <w:rsid w:val="00B02A18"/>
    <w:rsid w:val="00B03C1E"/>
    <w:rsid w:val="00B04017"/>
    <w:rsid w:val="00B04AF4"/>
    <w:rsid w:val="00B04B28"/>
    <w:rsid w:val="00B04E9A"/>
    <w:rsid w:val="00B05357"/>
    <w:rsid w:val="00B05D9A"/>
    <w:rsid w:val="00B06254"/>
    <w:rsid w:val="00B07B29"/>
    <w:rsid w:val="00B11803"/>
    <w:rsid w:val="00B12E19"/>
    <w:rsid w:val="00B136B6"/>
    <w:rsid w:val="00B203A9"/>
    <w:rsid w:val="00B219F8"/>
    <w:rsid w:val="00B235F6"/>
    <w:rsid w:val="00B23BAC"/>
    <w:rsid w:val="00B249D2"/>
    <w:rsid w:val="00B26966"/>
    <w:rsid w:val="00B27F04"/>
    <w:rsid w:val="00B301B5"/>
    <w:rsid w:val="00B31874"/>
    <w:rsid w:val="00B32D51"/>
    <w:rsid w:val="00B35382"/>
    <w:rsid w:val="00B35F18"/>
    <w:rsid w:val="00B37B48"/>
    <w:rsid w:val="00B416A2"/>
    <w:rsid w:val="00B4242C"/>
    <w:rsid w:val="00B42CAD"/>
    <w:rsid w:val="00B42FD7"/>
    <w:rsid w:val="00B44039"/>
    <w:rsid w:val="00B44BB7"/>
    <w:rsid w:val="00B50655"/>
    <w:rsid w:val="00B51322"/>
    <w:rsid w:val="00B51619"/>
    <w:rsid w:val="00B51A19"/>
    <w:rsid w:val="00B52C9E"/>
    <w:rsid w:val="00B5375D"/>
    <w:rsid w:val="00B56C8D"/>
    <w:rsid w:val="00B56F0F"/>
    <w:rsid w:val="00B60360"/>
    <w:rsid w:val="00B6109A"/>
    <w:rsid w:val="00B638FD"/>
    <w:rsid w:val="00B6419D"/>
    <w:rsid w:val="00B64282"/>
    <w:rsid w:val="00B65A8C"/>
    <w:rsid w:val="00B667B0"/>
    <w:rsid w:val="00B726F1"/>
    <w:rsid w:val="00B72D83"/>
    <w:rsid w:val="00B730CF"/>
    <w:rsid w:val="00B76226"/>
    <w:rsid w:val="00B7682C"/>
    <w:rsid w:val="00B77760"/>
    <w:rsid w:val="00B77E77"/>
    <w:rsid w:val="00B806DE"/>
    <w:rsid w:val="00B81D53"/>
    <w:rsid w:val="00B82778"/>
    <w:rsid w:val="00B83869"/>
    <w:rsid w:val="00B83E80"/>
    <w:rsid w:val="00B86B0C"/>
    <w:rsid w:val="00B9114A"/>
    <w:rsid w:val="00B91700"/>
    <w:rsid w:val="00B91F62"/>
    <w:rsid w:val="00B9202B"/>
    <w:rsid w:val="00B93E6C"/>
    <w:rsid w:val="00B93ED2"/>
    <w:rsid w:val="00B94F6D"/>
    <w:rsid w:val="00B96778"/>
    <w:rsid w:val="00BA07F8"/>
    <w:rsid w:val="00BA1E34"/>
    <w:rsid w:val="00BA3629"/>
    <w:rsid w:val="00BA3E7A"/>
    <w:rsid w:val="00BA40C8"/>
    <w:rsid w:val="00BA5AD6"/>
    <w:rsid w:val="00BA7580"/>
    <w:rsid w:val="00BB08F5"/>
    <w:rsid w:val="00BB15D0"/>
    <w:rsid w:val="00BB1C51"/>
    <w:rsid w:val="00BB2A0E"/>
    <w:rsid w:val="00BB47AA"/>
    <w:rsid w:val="00BB4AC9"/>
    <w:rsid w:val="00BC19E2"/>
    <w:rsid w:val="00BC1C3C"/>
    <w:rsid w:val="00BC2201"/>
    <w:rsid w:val="00BC5A90"/>
    <w:rsid w:val="00BC7894"/>
    <w:rsid w:val="00BC7DAE"/>
    <w:rsid w:val="00BD00D9"/>
    <w:rsid w:val="00BD0BD6"/>
    <w:rsid w:val="00BD0CD7"/>
    <w:rsid w:val="00BD2FC8"/>
    <w:rsid w:val="00BD7A85"/>
    <w:rsid w:val="00BE19E2"/>
    <w:rsid w:val="00BE2619"/>
    <w:rsid w:val="00BE7C32"/>
    <w:rsid w:val="00BF02BF"/>
    <w:rsid w:val="00BF1210"/>
    <w:rsid w:val="00BF2EB4"/>
    <w:rsid w:val="00BF30B4"/>
    <w:rsid w:val="00BF3A5F"/>
    <w:rsid w:val="00BF52EA"/>
    <w:rsid w:val="00BF5E69"/>
    <w:rsid w:val="00BF6E01"/>
    <w:rsid w:val="00BF7211"/>
    <w:rsid w:val="00BF77BC"/>
    <w:rsid w:val="00BF79E2"/>
    <w:rsid w:val="00BF7BC4"/>
    <w:rsid w:val="00BF7D12"/>
    <w:rsid w:val="00C00FB3"/>
    <w:rsid w:val="00C01CAC"/>
    <w:rsid w:val="00C0217F"/>
    <w:rsid w:val="00C030E1"/>
    <w:rsid w:val="00C03B4F"/>
    <w:rsid w:val="00C03CB5"/>
    <w:rsid w:val="00C048F0"/>
    <w:rsid w:val="00C06107"/>
    <w:rsid w:val="00C0642B"/>
    <w:rsid w:val="00C07518"/>
    <w:rsid w:val="00C075EA"/>
    <w:rsid w:val="00C11F1E"/>
    <w:rsid w:val="00C135F2"/>
    <w:rsid w:val="00C14134"/>
    <w:rsid w:val="00C14DD7"/>
    <w:rsid w:val="00C15641"/>
    <w:rsid w:val="00C159A0"/>
    <w:rsid w:val="00C15A38"/>
    <w:rsid w:val="00C17FF7"/>
    <w:rsid w:val="00C2394F"/>
    <w:rsid w:val="00C23E02"/>
    <w:rsid w:val="00C241E6"/>
    <w:rsid w:val="00C245E4"/>
    <w:rsid w:val="00C2463A"/>
    <w:rsid w:val="00C24B2E"/>
    <w:rsid w:val="00C25978"/>
    <w:rsid w:val="00C25A38"/>
    <w:rsid w:val="00C26260"/>
    <w:rsid w:val="00C26776"/>
    <w:rsid w:val="00C27082"/>
    <w:rsid w:val="00C32045"/>
    <w:rsid w:val="00C32A2A"/>
    <w:rsid w:val="00C32BFE"/>
    <w:rsid w:val="00C343FC"/>
    <w:rsid w:val="00C3447E"/>
    <w:rsid w:val="00C35F54"/>
    <w:rsid w:val="00C41D2D"/>
    <w:rsid w:val="00C438FF"/>
    <w:rsid w:val="00C46582"/>
    <w:rsid w:val="00C468BC"/>
    <w:rsid w:val="00C50398"/>
    <w:rsid w:val="00C5113F"/>
    <w:rsid w:val="00C527E4"/>
    <w:rsid w:val="00C53348"/>
    <w:rsid w:val="00C604C5"/>
    <w:rsid w:val="00C61EFB"/>
    <w:rsid w:val="00C6230B"/>
    <w:rsid w:val="00C63524"/>
    <w:rsid w:val="00C63631"/>
    <w:rsid w:val="00C66EEA"/>
    <w:rsid w:val="00C702DE"/>
    <w:rsid w:val="00C716E7"/>
    <w:rsid w:val="00C7186D"/>
    <w:rsid w:val="00C721EE"/>
    <w:rsid w:val="00C724E1"/>
    <w:rsid w:val="00C72D06"/>
    <w:rsid w:val="00C732BF"/>
    <w:rsid w:val="00C73873"/>
    <w:rsid w:val="00C747E2"/>
    <w:rsid w:val="00C77008"/>
    <w:rsid w:val="00C772AA"/>
    <w:rsid w:val="00C77478"/>
    <w:rsid w:val="00C77877"/>
    <w:rsid w:val="00C8151F"/>
    <w:rsid w:val="00C81592"/>
    <w:rsid w:val="00C82D17"/>
    <w:rsid w:val="00C83D09"/>
    <w:rsid w:val="00C841EF"/>
    <w:rsid w:val="00C85590"/>
    <w:rsid w:val="00C873CD"/>
    <w:rsid w:val="00C909A1"/>
    <w:rsid w:val="00C90A78"/>
    <w:rsid w:val="00C90AB7"/>
    <w:rsid w:val="00C914FB"/>
    <w:rsid w:val="00C92D87"/>
    <w:rsid w:val="00C9472F"/>
    <w:rsid w:val="00C95A8F"/>
    <w:rsid w:val="00C95DC5"/>
    <w:rsid w:val="00CA32E1"/>
    <w:rsid w:val="00CA7474"/>
    <w:rsid w:val="00CB1C8B"/>
    <w:rsid w:val="00CB1E0D"/>
    <w:rsid w:val="00CB3E84"/>
    <w:rsid w:val="00CB51B6"/>
    <w:rsid w:val="00CB6DFE"/>
    <w:rsid w:val="00CB7DA0"/>
    <w:rsid w:val="00CC0B9C"/>
    <w:rsid w:val="00CC196D"/>
    <w:rsid w:val="00CC25CC"/>
    <w:rsid w:val="00CC3C84"/>
    <w:rsid w:val="00CC4779"/>
    <w:rsid w:val="00CD05F6"/>
    <w:rsid w:val="00CD220E"/>
    <w:rsid w:val="00CD263B"/>
    <w:rsid w:val="00CD40B4"/>
    <w:rsid w:val="00CD5B0D"/>
    <w:rsid w:val="00CD5D4B"/>
    <w:rsid w:val="00CD61B8"/>
    <w:rsid w:val="00CD6C9D"/>
    <w:rsid w:val="00CD7172"/>
    <w:rsid w:val="00CE1611"/>
    <w:rsid w:val="00CE2EE8"/>
    <w:rsid w:val="00CE3D61"/>
    <w:rsid w:val="00CE4592"/>
    <w:rsid w:val="00CE4E00"/>
    <w:rsid w:val="00CE5C7A"/>
    <w:rsid w:val="00CE751E"/>
    <w:rsid w:val="00CF0270"/>
    <w:rsid w:val="00CF5126"/>
    <w:rsid w:val="00CF5419"/>
    <w:rsid w:val="00CF5475"/>
    <w:rsid w:val="00CF5989"/>
    <w:rsid w:val="00CF5E5C"/>
    <w:rsid w:val="00CF60EE"/>
    <w:rsid w:val="00CF64F0"/>
    <w:rsid w:val="00CF7967"/>
    <w:rsid w:val="00D032BF"/>
    <w:rsid w:val="00D03644"/>
    <w:rsid w:val="00D05A88"/>
    <w:rsid w:val="00D068FC"/>
    <w:rsid w:val="00D073C9"/>
    <w:rsid w:val="00D07D3E"/>
    <w:rsid w:val="00D1129F"/>
    <w:rsid w:val="00D12192"/>
    <w:rsid w:val="00D13E00"/>
    <w:rsid w:val="00D15C83"/>
    <w:rsid w:val="00D216BC"/>
    <w:rsid w:val="00D227EF"/>
    <w:rsid w:val="00D2324A"/>
    <w:rsid w:val="00D239B9"/>
    <w:rsid w:val="00D2410A"/>
    <w:rsid w:val="00D24896"/>
    <w:rsid w:val="00D24C9D"/>
    <w:rsid w:val="00D255D8"/>
    <w:rsid w:val="00D26990"/>
    <w:rsid w:val="00D275B4"/>
    <w:rsid w:val="00D30554"/>
    <w:rsid w:val="00D30672"/>
    <w:rsid w:val="00D313E6"/>
    <w:rsid w:val="00D322A4"/>
    <w:rsid w:val="00D326E0"/>
    <w:rsid w:val="00D34A99"/>
    <w:rsid w:val="00D34AD6"/>
    <w:rsid w:val="00D36BC4"/>
    <w:rsid w:val="00D40851"/>
    <w:rsid w:val="00D415CD"/>
    <w:rsid w:val="00D41946"/>
    <w:rsid w:val="00D421D4"/>
    <w:rsid w:val="00D44C19"/>
    <w:rsid w:val="00D45FA0"/>
    <w:rsid w:val="00D46D63"/>
    <w:rsid w:val="00D50996"/>
    <w:rsid w:val="00D519F6"/>
    <w:rsid w:val="00D52DA6"/>
    <w:rsid w:val="00D54700"/>
    <w:rsid w:val="00D550E8"/>
    <w:rsid w:val="00D55AB0"/>
    <w:rsid w:val="00D56180"/>
    <w:rsid w:val="00D56CC2"/>
    <w:rsid w:val="00D60B1D"/>
    <w:rsid w:val="00D62385"/>
    <w:rsid w:val="00D64166"/>
    <w:rsid w:val="00D656F0"/>
    <w:rsid w:val="00D6573D"/>
    <w:rsid w:val="00D65C47"/>
    <w:rsid w:val="00D672D1"/>
    <w:rsid w:val="00D7079C"/>
    <w:rsid w:val="00D7343A"/>
    <w:rsid w:val="00D76CC7"/>
    <w:rsid w:val="00D77814"/>
    <w:rsid w:val="00D80B52"/>
    <w:rsid w:val="00D81574"/>
    <w:rsid w:val="00D815C4"/>
    <w:rsid w:val="00D81E0F"/>
    <w:rsid w:val="00D84CB0"/>
    <w:rsid w:val="00D857FC"/>
    <w:rsid w:val="00D876F3"/>
    <w:rsid w:val="00D90CEB"/>
    <w:rsid w:val="00D90E9C"/>
    <w:rsid w:val="00D93F1B"/>
    <w:rsid w:val="00D94E0B"/>
    <w:rsid w:val="00D95E36"/>
    <w:rsid w:val="00D96A20"/>
    <w:rsid w:val="00DA0FA8"/>
    <w:rsid w:val="00DA157A"/>
    <w:rsid w:val="00DA1EFA"/>
    <w:rsid w:val="00DA410F"/>
    <w:rsid w:val="00DA49D9"/>
    <w:rsid w:val="00DA4D92"/>
    <w:rsid w:val="00DA65E9"/>
    <w:rsid w:val="00DA71CD"/>
    <w:rsid w:val="00DB115A"/>
    <w:rsid w:val="00DB12AF"/>
    <w:rsid w:val="00DB64AE"/>
    <w:rsid w:val="00DB7F16"/>
    <w:rsid w:val="00DB7F88"/>
    <w:rsid w:val="00DC00E5"/>
    <w:rsid w:val="00DC0368"/>
    <w:rsid w:val="00DC1935"/>
    <w:rsid w:val="00DC1FB5"/>
    <w:rsid w:val="00DC254D"/>
    <w:rsid w:val="00DC28BB"/>
    <w:rsid w:val="00DC3223"/>
    <w:rsid w:val="00DC5204"/>
    <w:rsid w:val="00DC5ED9"/>
    <w:rsid w:val="00DC6342"/>
    <w:rsid w:val="00DC63A2"/>
    <w:rsid w:val="00DC6BDB"/>
    <w:rsid w:val="00DC6EBB"/>
    <w:rsid w:val="00DD01FE"/>
    <w:rsid w:val="00DD0479"/>
    <w:rsid w:val="00DD0A22"/>
    <w:rsid w:val="00DD11D3"/>
    <w:rsid w:val="00DD276C"/>
    <w:rsid w:val="00DD28C4"/>
    <w:rsid w:val="00DD3D9A"/>
    <w:rsid w:val="00DD4547"/>
    <w:rsid w:val="00DD5E0E"/>
    <w:rsid w:val="00DD6A9F"/>
    <w:rsid w:val="00DD6AB3"/>
    <w:rsid w:val="00DD7151"/>
    <w:rsid w:val="00DD7FBA"/>
    <w:rsid w:val="00DE1D3D"/>
    <w:rsid w:val="00DF0AC3"/>
    <w:rsid w:val="00DF0B24"/>
    <w:rsid w:val="00DF11B2"/>
    <w:rsid w:val="00DF1241"/>
    <w:rsid w:val="00DF1894"/>
    <w:rsid w:val="00DF3E90"/>
    <w:rsid w:val="00DF5812"/>
    <w:rsid w:val="00DF6BED"/>
    <w:rsid w:val="00DF73E4"/>
    <w:rsid w:val="00E0040D"/>
    <w:rsid w:val="00E01DB2"/>
    <w:rsid w:val="00E03739"/>
    <w:rsid w:val="00E0394A"/>
    <w:rsid w:val="00E05319"/>
    <w:rsid w:val="00E06568"/>
    <w:rsid w:val="00E10A40"/>
    <w:rsid w:val="00E110E8"/>
    <w:rsid w:val="00E12723"/>
    <w:rsid w:val="00E13F01"/>
    <w:rsid w:val="00E154A6"/>
    <w:rsid w:val="00E16BCE"/>
    <w:rsid w:val="00E1728F"/>
    <w:rsid w:val="00E17B1D"/>
    <w:rsid w:val="00E20FAF"/>
    <w:rsid w:val="00E211D5"/>
    <w:rsid w:val="00E21DE4"/>
    <w:rsid w:val="00E2448C"/>
    <w:rsid w:val="00E27489"/>
    <w:rsid w:val="00E30365"/>
    <w:rsid w:val="00E311C4"/>
    <w:rsid w:val="00E31DA7"/>
    <w:rsid w:val="00E33F8E"/>
    <w:rsid w:val="00E40965"/>
    <w:rsid w:val="00E41934"/>
    <w:rsid w:val="00E435B5"/>
    <w:rsid w:val="00E43AFA"/>
    <w:rsid w:val="00E43EBE"/>
    <w:rsid w:val="00E44063"/>
    <w:rsid w:val="00E44AE6"/>
    <w:rsid w:val="00E44E58"/>
    <w:rsid w:val="00E4509D"/>
    <w:rsid w:val="00E56023"/>
    <w:rsid w:val="00E56544"/>
    <w:rsid w:val="00E60FAF"/>
    <w:rsid w:val="00E61063"/>
    <w:rsid w:val="00E610EA"/>
    <w:rsid w:val="00E619DA"/>
    <w:rsid w:val="00E61C09"/>
    <w:rsid w:val="00E64523"/>
    <w:rsid w:val="00E64715"/>
    <w:rsid w:val="00E64770"/>
    <w:rsid w:val="00E65E04"/>
    <w:rsid w:val="00E66C95"/>
    <w:rsid w:val="00E70FB5"/>
    <w:rsid w:val="00E717A8"/>
    <w:rsid w:val="00E735D5"/>
    <w:rsid w:val="00E741EC"/>
    <w:rsid w:val="00E748A6"/>
    <w:rsid w:val="00E75A4A"/>
    <w:rsid w:val="00E7641A"/>
    <w:rsid w:val="00E76B42"/>
    <w:rsid w:val="00E77B68"/>
    <w:rsid w:val="00E84648"/>
    <w:rsid w:val="00E8581C"/>
    <w:rsid w:val="00E863E9"/>
    <w:rsid w:val="00E86CBE"/>
    <w:rsid w:val="00E86F5B"/>
    <w:rsid w:val="00E87C6D"/>
    <w:rsid w:val="00E87F66"/>
    <w:rsid w:val="00E91C78"/>
    <w:rsid w:val="00E92178"/>
    <w:rsid w:val="00E92E00"/>
    <w:rsid w:val="00E97B81"/>
    <w:rsid w:val="00EA5380"/>
    <w:rsid w:val="00EA6962"/>
    <w:rsid w:val="00EA7B73"/>
    <w:rsid w:val="00EB1E12"/>
    <w:rsid w:val="00EB2AED"/>
    <w:rsid w:val="00EB309B"/>
    <w:rsid w:val="00EB38E9"/>
    <w:rsid w:val="00EB3B80"/>
    <w:rsid w:val="00EB3FC6"/>
    <w:rsid w:val="00EB4063"/>
    <w:rsid w:val="00EB50BC"/>
    <w:rsid w:val="00EB7FC2"/>
    <w:rsid w:val="00EC1303"/>
    <w:rsid w:val="00EC1357"/>
    <w:rsid w:val="00EC2510"/>
    <w:rsid w:val="00EC3084"/>
    <w:rsid w:val="00EC30A4"/>
    <w:rsid w:val="00EC4E41"/>
    <w:rsid w:val="00ED054A"/>
    <w:rsid w:val="00ED0EA8"/>
    <w:rsid w:val="00ED1102"/>
    <w:rsid w:val="00ED1825"/>
    <w:rsid w:val="00ED1FC0"/>
    <w:rsid w:val="00ED27C7"/>
    <w:rsid w:val="00ED2BDC"/>
    <w:rsid w:val="00ED3E4F"/>
    <w:rsid w:val="00ED50D9"/>
    <w:rsid w:val="00ED5D32"/>
    <w:rsid w:val="00ED650C"/>
    <w:rsid w:val="00ED695E"/>
    <w:rsid w:val="00EE39E0"/>
    <w:rsid w:val="00EE621A"/>
    <w:rsid w:val="00EE6C5B"/>
    <w:rsid w:val="00EE6D29"/>
    <w:rsid w:val="00EF01D9"/>
    <w:rsid w:val="00EF0CBF"/>
    <w:rsid w:val="00EF13AC"/>
    <w:rsid w:val="00EF13F3"/>
    <w:rsid w:val="00EF1E50"/>
    <w:rsid w:val="00EF31F0"/>
    <w:rsid w:val="00EF3904"/>
    <w:rsid w:val="00EF464A"/>
    <w:rsid w:val="00EF555B"/>
    <w:rsid w:val="00EF6C0B"/>
    <w:rsid w:val="00EF6FE5"/>
    <w:rsid w:val="00EF732E"/>
    <w:rsid w:val="00F013C5"/>
    <w:rsid w:val="00F018F6"/>
    <w:rsid w:val="00F0332C"/>
    <w:rsid w:val="00F039D5"/>
    <w:rsid w:val="00F051B3"/>
    <w:rsid w:val="00F05E18"/>
    <w:rsid w:val="00F0653F"/>
    <w:rsid w:val="00F0665E"/>
    <w:rsid w:val="00F06841"/>
    <w:rsid w:val="00F10053"/>
    <w:rsid w:val="00F10AD3"/>
    <w:rsid w:val="00F11953"/>
    <w:rsid w:val="00F11BA8"/>
    <w:rsid w:val="00F1227E"/>
    <w:rsid w:val="00F12335"/>
    <w:rsid w:val="00F128A5"/>
    <w:rsid w:val="00F12FC6"/>
    <w:rsid w:val="00F1465F"/>
    <w:rsid w:val="00F147B9"/>
    <w:rsid w:val="00F21BD9"/>
    <w:rsid w:val="00F21E59"/>
    <w:rsid w:val="00F21EC4"/>
    <w:rsid w:val="00F2309F"/>
    <w:rsid w:val="00F23AAA"/>
    <w:rsid w:val="00F23FE9"/>
    <w:rsid w:val="00F24DE9"/>
    <w:rsid w:val="00F320F6"/>
    <w:rsid w:val="00F3363B"/>
    <w:rsid w:val="00F33891"/>
    <w:rsid w:val="00F33B2B"/>
    <w:rsid w:val="00F3452C"/>
    <w:rsid w:val="00F34B90"/>
    <w:rsid w:val="00F42312"/>
    <w:rsid w:val="00F42F4A"/>
    <w:rsid w:val="00F43692"/>
    <w:rsid w:val="00F445F7"/>
    <w:rsid w:val="00F45049"/>
    <w:rsid w:val="00F467F1"/>
    <w:rsid w:val="00F562B5"/>
    <w:rsid w:val="00F56335"/>
    <w:rsid w:val="00F56E71"/>
    <w:rsid w:val="00F61623"/>
    <w:rsid w:val="00F61BF0"/>
    <w:rsid w:val="00F61E45"/>
    <w:rsid w:val="00F6346E"/>
    <w:rsid w:val="00F635EE"/>
    <w:rsid w:val="00F64F19"/>
    <w:rsid w:val="00F6601D"/>
    <w:rsid w:val="00F71606"/>
    <w:rsid w:val="00F73B18"/>
    <w:rsid w:val="00F7403C"/>
    <w:rsid w:val="00F74135"/>
    <w:rsid w:val="00F749BC"/>
    <w:rsid w:val="00F74F5B"/>
    <w:rsid w:val="00F754AE"/>
    <w:rsid w:val="00F7720D"/>
    <w:rsid w:val="00F821BC"/>
    <w:rsid w:val="00F82FEB"/>
    <w:rsid w:val="00F84E16"/>
    <w:rsid w:val="00F85EEF"/>
    <w:rsid w:val="00F85F08"/>
    <w:rsid w:val="00F860E9"/>
    <w:rsid w:val="00F86575"/>
    <w:rsid w:val="00F86DFD"/>
    <w:rsid w:val="00F87FE1"/>
    <w:rsid w:val="00F91425"/>
    <w:rsid w:val="00F94D3F"/>
    <w:rsid w:val="00F96F5E"/>
    <w:rsid w:val="00F9796B"/>
    <w:rsid w:val="00F97A1F"/>
    <w:rsid w:val="00F97CA3"/>
    <w:rsid w:val="00FA01D4"/>
    <w:rsid w:val="00FA3190"/>
    <w:rsid w:val="00FA3492"/>
    <w:rsid w:val="00FA3905"/>
    <w:rsid w:val="00FA4AB0"/>
    <w:rsid w:val="00FA56F1"/>
    <w:rsid w:val="00FB1E14"/>
    <w:rsid w:val="00FB1F49"/>
    <w:rsid w:val="00FB3A39"/>
    <w:rsid w:val="00FB431F"/>
    <w:rsid w:val="00FB4349"/>
    <w:rsid w:val="00FB530B"/>
    <w:rsid w:val="00FB548D"/>
    <w:rsid w:val="00FB657C"/>
    <w:rsid w:val="00FB6AFE"/>
    <w:rsid w:val="00FB7EEA"/>
    <w:rsid w:val="00FC099A"/>
    <w:rsid w:val="00FC3293"/>
    <w:rsid w:val="00FC3621"/>
    <w:rsid w:val="00FC41ED"/>
    <w:rsid w:val="00FC6FED"/>
    <w:rsid w:val="00FC7D1F"/>
    <w:rsid w:val="00FD02DC"/>
    <w:rsid w:val="00FD0B0E"/>
    <w:rsid w:val="00FD0C2D"/>
    <w:rsid w:val="00FD1712"/>
    <w:rsid w:val="00FD1949"/>
    <w:rsid w:val="00FD1975"/>
    <w:rsid w:val="00FD24CF"/>
    <w:rsid w:val="00FD31E6"/>
    <w:rsid w:val="00FD371B"/>
    <w:rsid w:val="00FD57D2"/>
    <w:rsid w:val="00FE00A4"/>
    <w:rsid w:val="00FE0F58"/>
    <w:rsid w:val="00FE2211"/>
    <w:rsid w:val="00FE240B"/>
    <w:rsid w:val="00FE2739"/>
    <w:rsid w:val="00FE2C9E"/>
    <w:rsid w:val="00FE37A1"/>
    <w:rsid w:val="00FE3857"/>
    <w:rsid w:val="00FE3A1F"/>
    <w:rsid w:val="00FE44BA"/>
    <w:rsid w:val="00FE4A14"/>
    <w:rsid w:val="00FE6019"/>
    <w:rsid w:val="00FF1DF0"/>
    <w:rsid w:val="00FF2F1E"/>
    <w:rsid w:val="00FF4B6D"/>
    <w:rsid w:val="00FF6534"/>
    <w:rsid w:val="00FF703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40C1DA"/>
  <w15:docId w15:val="{34E174CC-D93F-4926-B6B9-C30AC6120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F56"/>
  </w:style>
  <w:style w:type="paragraph" w:styleId="Heading1">
    <w:name w:val="heading 1"/>
    <w:basedOn w:val="Normal"/>
    <w:next w:val="Normal"/>
    <w:link w:val="Heading1Char"/>
    <w:uiPriority w:val="9"/>
    <w:qFormat/>
    <w:rsid w:val="006C1B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1B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1B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1B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1B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1B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1B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1B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1B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C1B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C1B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1B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1B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1B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1B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1B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1B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1B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1B72"/>
    <w:rPr>
      <w:rFonts w:eastAsiaTheme="majorEastAsia" w:cstheme="majorBidi"/>
      <w:color w:val="272727" w:themeColor="text1" w:themeTint="D8"/>
    </w:rPr>
  </w:style>
  <w:style w:type="character" w:customStyle="1" w:styleId="TitleChar">
    <w:name w:val="Title Char"/>
    <w:basedOn w:val="DefaultParagraphFont"/>
    <w:link w:val="Title"/>
    <w:uiPriority w:val="10"/>
    <w:rsid w:val="006C1B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6C1B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1B72"/>
    <w:pPr>
      <w:spacing w:before="160"/>
      <w:jc w:val="center"/>
    </w:pPr>
    <w:rPr>
      <w:i/>
      <w:iCs/>
      <w:color w:val="404040" w:themeColor="text1" w:themeTint="BF"/>
    </w:rPr>
  </w:style>
  <w:style w:type="character" w:customStyle="1" w:styleId="QuoteChar">
    <w:name w:val="Quote Char"/>
    <w:basedOn w:val="DefaultParagraphFont"/>
    <w:link w:val="Quote"/>
    <w:uiPriority w:val="29"/>
    <w:rsid w:val="006C1B72"/>
    <w:rPr>
      <w:i/>
      <w:iCs/>
      <w:color w:val="404040" w:themeColor="text1" w:themeTint="BF"/>
    </w:rPr>
  </w:style>
  <w:style w:type="paragraph" w:styleId="ListParagraph">
    <w:name w:val="List Paragraph"/>
    <w:basedOn w:val="Normal"/>
    <w:uiPriority w:val="34"/>
    <w:qFormat/>
    <w:rsid w:val="006C1B72"/>
    <w:pPr>
      <w:ind w:left="720"/>
      <w:contextualSpacing/>
    </w:pPr>
  </w:style>
  <w:style w:type="character" w:styleId="IntenseEmphasis">
    <w:name w:val="Intense Emphasis"/>
    <w:basedOn w:val="DefaultParagraphFont"/>
    <w:uiPriority w:val="21"/>
    <w:qFormat/>
    <w:rsid w:val="006C1B72"/>
    <w:rPr>
      <w:i/>
      <w:iCs/>
      <w:color w:val="0F4761" w:themeColor="accent1" w:themeShade="BF"/>
    </w:rPr>
  </w:style>
  <w:style w:type="paragraph" w:styleId="IntenseQuote">
    <w:name w:val="Intense Quote"/>
    <w:basedOn w:val="Normal"/>
    <w:next w:val="Normal"/>
    <w:link w:val="IntenseQuoteChar"/>
    <w:uiPriority w:val="30"/>
    <w:qFormat/>
    <w:rsid w:val="006C1B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1B72"/>
    <w:rPr>
      <w:i/>
      <w:iCs/>
      <w:color w:val="0F4761" w:themeColor="accent1" w:themeShade="BF"/>
    </w:rPr>
  </w:style>
  <w:style w:type="character" w:styleId="IntenseReference">
    <w:name w:val="Intense Reference"/>
    <w:basedOn w:val="DefaultParagraphFont"/>
    <w:uiPriority w:val="32"/>
    <w:qFormat/>
    <w:rsid w:val="006C1B72"/>
    <w:rPr>
      <w:b/>
      <w:bCs/>
      <w:smallCaps/>
      <w:color w:val="0F4761" w:themeColor="accent1" w:themeShade="BF"/>
      <w:spacing w:val="5"/>
    </w:rPr>
  </w:style>
  <w:style w:type="paragraph" w:styleId="NormalWeb">
    <w:name w:val="Normal (Web)"/>
    <w:basedOn w:val="Normal"/>
    <w:uiPriority w:val="99"/>
    <w:semiHidden/>
    <w:unhideWhenUsed/>
    <w:rsid w:val="006C1B72"/>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D871C0"/>
    <w:rPr>
      <w:color w:val="666666"/>
    </w:rPr>
  </w:style>
  <w:style w:type="table" w:styleId="TableGrid">
    <w:name w:val="Table Grid"/>
    <w:basedOn w:val="TableNormal"/>
    <w:uiPriority w:val="39"/>
    <w:rsid w:val="00BA20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01B1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i-provider">
    <w:name w:val="ui-provider"/>
    <w:basedOn w:val="DefaultParagraphFont"/>
    <w:rsid w:val="008D7D62"/>
  </w:style>
  <w:style w:type="paragraph" w:styleId="Revision">
    <w:name w:val="Revision"/>
    <w:hidden/>
    <w:uiPriority w:val="99"/>
    <w:semiHidden/>
    <w:rsid w:val="00AB0DF5"/>
    <w:pPr>
      <w:spacing w:after="0" w:line="240" w:lineRule="auto"/>
    </w:p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261BE1"/>
    <w:rPr>
      <w:b/>
      <w:bCs/>
    </w:rPr>
  </w:style>
  <w:style w:type="character" w:customStyle="1" w:styleId="CommentSubjectChar">
    <w:name w:val="Comment Subject Char"/>
    <w:basedOn w:val="CommentTextChar"/>
    <w:link w:val="CommentSubject"/>
    <w:uiPriority w:val="99"/>
    <w:semiHidden/>
    <w:rsid w:val="00261BE1"/>
    <w:rPr>
      <w:b/>
      <w:bCs/>
      <w:sz w:val="20"/>
      <w:szCs w:val="20"/>
    </w:rPr>
  </w:style>
  <w:style w:type="character" w:styleId="Hyperlink">
    <w:name w:val="Hyperlink"/>
    <w:basedOn w:val="DefaultParagraphFont"/>
    <w:uiPriority w:val="99"/>
    <w:unhideWhenUsed/>
    <w:rsid w:val="00026B9B"/>
    <w:rPr>
      <w:color w:val="467886" w:themeColor="hyperlink"/>
      <w:u w:val="single"/>
    </w:rPr>
  </w:style>
  <w:style w:type="character" w:styleId="UnresolvedMention">
    <w:name w:val="Unresolved Mention"/>
    <w:basedOn w:val="DefaultParagraphFont"/>
    <w:uiPriority w:val="99"/>
    <w:semiHidden/>
    <w:unhideWhenUsed/>
    <w:rsid w:val="00026B9B"/>
    <w:rPr>
      <w:color w:val="605E5C"/>
      <w:shd w:val="clear" w:color="auto" w:fill="E1DFDD"/>
    </w:rPr>
  </w:style>
  <w:style w:type="paragraph" w:styleId="Header">
    <w:name w:val="header"/>
    <w:basedOn w:val="Normal"/>
    <w:link w:val="HeaderChar"/>
    <w:uiPriority w:val="99"/>
    <w:unhideWhenUsed/>
    <w:rsid w:val="002178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7811"/>
  </w:style>
  <w:style w:type="paragraph" w:styleId="Footer">
    <w:name w:val="footer"/>
    <w:basedOn w:val="Normal"/>
    <w:link w:val="FooterChar"/>
    <w:uiPriority w:val="99"/>
    <w:unhideWhenUsed/>
    <w:rsid w:val="002178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7811"/>
  </w:style>
  <w:style w:type="character" w:styleId="LineNumber">
    <w:name w:val="line number"/>
    <w:basedOn w:val="DefaultParagraphFont"/>
    <w:uiPriority w:val="99"/>
    <w:semiHidden/>
    <w:unhideWhenUsed/>
    <w:rsid w:val="00960838"/>
  </w:style>
  <w:style w:type="character" w:styleId="FollowedHyperlink">
    <w:name w:val="FollowedHyperlink"/>
    <w:basedOn w:val="DefaultParagraphFont"/>
    <w:uiPriority w:val="99"/>
    <w:semiHidden/>
    <w:unhideWhenUsed/>
    <w:rsid w:val="00F21E5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8295">
      <w:bodyDiv w:val="1"/>
      <w:marLeft w:val="0"/>
      <w:marRight w:val="0"/>
      <w:marTop w:val="0"/>
      <w:marBottom w:val="0"/>
      <w:divBdr>
        <w:top w:val="none" w:sz="0" w:space="0" w:color="auto"/>
        <w:left w:val="none" w:sz="0" w:space="0" w:color="auto"/>
        <w:bottom w:val="none" w:sz="0" w:space="0" w:color="auto"/>
        <w:right w:val="none" w:sz="0" w:space="0" w:color="auto"/>
      </w:divBdr>
      <w:divsChild>
        <w:div w:id="1747606413">
          <w:marLeft w:val="640"/>
          <w:marRight w:val="0"/>
          <w:marTop w:val="0"/>
          <w:marBottom w:val="0"/>
          <w:divBdr>
            <w:top w:val="none" w:sz="0" w:space="0" w:color="auto"/>
            <w:left w:val="none" w:sz="0" w:space="0" w:color="auto"/>
            <w:bottom w:val="none" w:sz="0" w:space="0" w:color="auto"/>
            <w:right w:val="none" w:sz="0" w:space="0" w:color="auto"/>
          </w:divBdr>
        </w:div>
        <w:div w:id="343439433">
          <w:marLeft w:val="640"/>
          <w:marRight w:val="0"/>
          <w:marTop w:val="0"/>
          <w:marBottom w:val="0"/>
          <w:divBdr>
            <w:top w:val="none" w:sz="0" w:space="0" w:color="auto"/>
            <w:left w:val="none" w:sz="0" w:space="0" w:color="auto"/>
            <w:bottom w:val="none" w:sz="0" w:space="0" w:color="auto"/>
            <w:right w:val="none" w:sz="0" w:space="0" w:color="auto"/>
          </w:divBdr>
        </w:div>
        <w:div w:id="749430525">
          <w:marLeft w:val="640"/>
          <w:marRight w:val="0"/>
          <w:marTop w:val="0"/>
          <w:marBottom w:val="0"/>
          <w:divBdr>
            <w:top w:val="none" w:sz="0" w:space="0" w:color="auto"/>
            <w:left w:val="none" w:sz="0" w:space="0" w:color="auto"/>
            <w:bottom w:val="none" w:sz="0" w:space="0" w:color="auto"/>
            <w:right w:val="none" w:sz="0" w:space="0" w:color="auto"/>
          </w:divBdr>
        </w:div>
        <w:div w:id="1366129135">
          <w:marLeft w:val="640"/>
          <w:marRight w:val="0"/>
          <w:marTop w:val="0"/>
          <w:marBottom w:val="0"/>
          <w:divBdr>
            <w:top w:val="none" w:sz="0" w:space="0" w:color="auto"/>
            <w:left w:val="none" w:sz="0" w:space="0" w:color="auto"/>
            <w:bottom w:val="none" w:sz="0" w:space="0" w:color="auto"/>
            <w:right w:val="none" w:sz="0" w:space="0" w:color="auto"/>
          </w:divBdr>
        </w:div>
        <w:div w:id="458913810">
          <w:marLeft w:val="640"/>
          <w:marRight w:val="0"/>
          <w:marTop w:val="0"/>
          <w:marBottom w:val="0"/>
          <w:divBdr>
            <w:top w:val="none" w:sz="0" w:space="0" w:color="auto"/>
            <w:left w:val="none" w:sz="0" w:space="0" w:color="auto"/>
            <w:bottom w:val="none" w:sz="0" w:space="0" w:color="auto"/>
            <w:right w:val="none" w:sz="0" w:space="0" w:color="auto"/>
          </w:divBdr>
        </w:div>
        <w:div w:id="24984618">
          <w:marLeft w:val="640"/>
          <w:marRight w:val="0"/>
          <w:marTop w:val="0"/>
          <w:marBottom w:val="0"/>
          <w:divBdr>
            <w:top w:val="none" w:sz="0" w:space="0" w:color="auto"/>
            <w:left w:val="none" w:sz="0" w:space="0" w:color="auto"/>
            <w:bottom w:val="none" w:sz="0" w:space="0" w:color="auto"/>
            <w:right w:val="none" w:sz="0" w:space="0" w:color="auto"/>
          </w:divBdr>
        </w:div>
        <w:div w:id="1382752873">
          <w:marLeft w:val="640"/>
          <w:marRight w:val="0"/>
          <w:marTop w:val="0"/>
          <w:marBottom w:val="0"/>
          <w:divBdr>
            <w:top w:val="none" w:sz="0" w:space="0" w:color="auto"/>
            <w:left w:val="none" w:sz="0" w:space="0" w:color="auto"/>
            <w:bottom w:val="none" w:sz="0" w:space="0" w:color="auto"/>
            <w:right w:val="none" w:sz="0" w:space="0" w:color="auto"/>
          </w:divBdr>
        </w:div>
        <w:div w:id="1189372957">
          <w:marLeft w:val="640"/>
          <w:marRight w:val="0"/>
          <w:marTop w:val="0"/>
          <w:marBottom w:val="0"/>
          <w:divBdr>
            <w:top w:val="none" w:sz="0" w:space="0" w:color="auto"/>
            <w:left w:val="none" w:sz="0" w:space="0" w:color="auto"/>
            <w:bottom w:val="none" w:sz="0" w:space="0" w:color="auto"/>
            <w:right w:val="none" w:sz="0" w:space="0" w:color="auto"/>
          </w:divBdr>
        </w:div>
        <w:div w:id="2016570893">
          <w:marLeft w:val="640"/>
          <w:marRight w:val="0"/>
          <w:marTop w:val="0"/>
          <w:marBottom w:val="0"/>
          <w:divBdr>
            <w:top w:val="none" w:sz="0" w:space="0" w:color="auto"/>
            <w:left w:val="none" w:sz="0" w:space="0" w:color="auto"/>
            <w:bottom w:val="none" w:sz="0" w:space="0" w:color="auto"/>
            <w:right w:val="none" w:sz="0" w:space="0" w:color="auto"/>
          </w:divBdr>
        </w:div>
        <w:div w:id="1490710001">
          <w:marLeft w:val="640"/>
          <w:marRight w:val="0"/>
          <w:marTop w:val="0"/>
          <w:marBottom w:val="0"/>
          <w:divBdr>
            <w:top w:val="none" w:sz="0" w:space="0" w:color="auto"/>
            <w:left w:val="none" w:sz="0" w:space="0" w:color="auto"/>
            <w:bottom w:val="none" w:sz="0" w:space="0" w:color="auto"/>
            <w:right w:val="none" w:sz="0" w:space="0" w:color="auto"/>
          </w:divBdr>
        </w:div>
        <w:div w:id="257561608">
          <w:marLeft w:val="640"/>
          <w:marRight w:val="0"/>
          <w:marTop w:val="0"/>
          <w:marBottom w:val="0"/>
          <w:divBdr>
            <w:top w:val="none" w:sz="0" w:space="0" w:color="auto"/>
            <w:left w:val="none" w:sz="0" w:space="0" w:color="auto"/>
            <w:bottom w:val="none" w:sz="0" w:space="0" w:color="auto"/>
            <w:right w:val="none" w:sz="0" w:space="0" w:color="auto"/>
          </w:divBdr>
        </w:div>
        <w:div w:id="58599795">
          <w:marLeft w:val="640"/>
          <w:marRight w:val="0"/>
          <w:marTop w:val="0"/>
          <w:marBottom w:val="0"/>
          <w:divBdr>
            <w:top w:val="none" w:sz="0" w:space="0" w:color="auto"/>
            <w:left w:val="none" w:sz="0" w:space="0" w:color="auto"/>
            <w:bottom w:val="none" w:sz="0" w:space="0" w:color="auto"/>
            <w:right w:val="none" w:sz="0" w:space="0" w:color="auto"/>
          </w:divBdr>
        </w:div>
        <w:div w:id="1427337678">
          <w:marLeft w:val="640"/>
          <w:marRight w:val="0"/>
          <w:marTop w:val="0"/>
          <w:marBottom w:val="0"/>
          <w:divBdr>
            <w:top w:val="none" w:sz="0" w:space="0" w:color="auto"/>
            <w:left w:val="none" w:sz="0" w:space="0" w:color="auto"/>
            <w:bottom w:val="none" w:sz="0" w:space="0" w:color="auto"/>
            <w:right w:val="none" w:sz="0" w:space="0" w:color="auto"/>
          </w:divBdr>
        </w:div>
        <w:div w:id="1520312400">
          <w:marLeft w:val="640"/>
          <w:marRight w:val="0"/>
          <w:marTop w:val="0"/>
          <w:marBottom w:val="0"/>
          <w:divBdr>
            <w:top w:val="none" w:sz="0" w:space="0" w:color="auto"/>
            <w:left w:val="none" w:sz="0" w:space="0" w:color="auto"/>
            <w:bottom w:val="none" w:sz="0" w:space="0" w:color="auto"/>
            <w:right w:val="none" w:sz="0" w:space="0" w:color="auto"/>
          </w:divBdr>
        </w:div>
        <w:div w:id="1848517755">
          <w:marLeft w:val="640"/>
          <w:marRight w:val="0"/>
          <w:marTop w:val="0"/>
          <w:marBottom w:val="0"/>
          <w:divBdr>
            <w:top w:val="none" w:sz="0" w:space="0" w:color="auto"/>
            <w:left w:val="none" w:sz="0" w:space="0" w:color="auto"/>
            <w:bottom w:val="none" w:sz="0" w:space="0" w:color="auto"/>
            <w:right w:val="none" w:sz="0" w:space="0" w:color="auto"/>
          </w:divBdr>
        </w:div>
        <w:div w:id="783886415">
          <w:marLeft w:val="640"/>
          <w:marRight w:val="0"/>
          <w:marTop w:val="0"/>
          <w:marBottom w:val="0"/>
          <w:divBdr>
            <w:top w:val="none" w:sz="0" w:space="0" w:color="auto"/>
            <w:left w:val="none" w:sz="0" w:space="0" w:color="auto"/>
            <w:bottom w:val="none" w:sz="0" w:space="0" w:color="auto"/>
            <w:right w:val="none" w:sz="0" w:space="0" w:color="auto"/>
          </w:divBdr>
        </w:div>
        <w:div w:id="1395203566">
          <w:marLeft w:val="640"/>
          <w:marRight w:val="0"/>
          <w:marTop w:val="0"/>
          <w:marBottom w:val="0"/>
          <w:divBdr>
            <w:top w:val="none" w:sz="0" w:space="0" w:color="auto"/>
            <w:left w:val="none" w:sz="0" w:space="0" w:color="auto"/>
            <w:bottom w:val="none" w:sz="0" w:space="0" w:color="auto"/>
            <w:right w:val="none" w:sz="0" w:space="0" w:color="auto"/>
          </w:divBdr>
        </w:div>
        <w:div w:id="359479214">
          <w:marLeft w:val="640"/>
          <w:marRight w:val="0"/>
          <w:marTop w:val="0"/>
          <w:marBottom w:val="0"/>
          <w:divBdr>
            <w:top w:val="none" w:sz="0" w:space="0" w:color="auto"/>
            <w:left w:val="none" w:sz="0" w:space="0" w:color="auto"/>
            <w:bottom w:val="none" w:sz="0" w:space="0" w:color="auto"/>
            <w:right w:val="none" w:sz="0" w:space="0" w:color="auto"/>
          </w:divBdr>
        </w:div>
        <w:div w:id="1589387887">
          <w:marLeft w:val="640"/>
          <w:marRight w:val="0"/>
          <w:marTop w:val="0"/>
          <w:marBottom w:val="0"/>
          <w:divBdr>
            <w:top w:val="none" w:sz="0" w:space="0" w:color="auto"/>
            <w:left w:val="none" w:sz="0" w:space="0" w:color="auto"/>
            <w:bottom w:val="none" w:sz="0" w:space="0" w:color="auto"/>
            <w:right w:val="none" w:sz="0" w:space="0" w:color="auto"/>
          </w:divBdr>
        </w:div>
        <w:div w:id="1312514434">
          <w:marLeft w:val="640"/>
          <w:marRight w:val="0"/>
          <w:marTop w:val="0"/>
          <w:marBottom w:val="0"/>
          <w:divBdr>
            <w:top w:val="none" w:sz="0" w:space="0" w:color="auto"/>
            <w:left w:val="none" w:sz="0" w:space="0" w:color="auto"/>
            <w:bottom w:val="none" w:sz="0" w:space="0" w:color="auto"/>
            <w:right w:val="none" w:sz="0" w:space="0" w:color="auto"/>
          </w:divBdr>
        </w:div>
        <w:div w:id="394399545">
          <w:marLeft w:val="640"/>
          <w:marRight w:val="0"/>
          <w:marTop w:val="0"/>
          <w:marBottom w:val="0"/>
          <w:divBdr>
            <w:top w:val="none" w:sz="0" w:space="0" w:color="auto"/>
            <w:left w:val="none" w:sz="0" w:space="0" w:color="auto"/>
            <w:bottom w:val="none" w:sz="0" w:space="0" w:color="auto"/>
            <w:right w:val="none" w:sz="0" w:space="0" w:color="auto"/>
          </w:divBdr>
        </w:div>
        <w:div w:id="859391938">
          <w:marLeft w:val="640"/>
          <w:marRight w:val="0"/>
          <w:marTop w:val="0"/>
          <w:marBottom w:val="0"/>
          <w:divBdr>
            <w:top w:val="none" w:sz="0" w:space="0" w:color="auto"/>
            <w:left w:val="none" w:sz="0" w:space="0" w:color="auto"/>
            <w:bottom w:val="none" w:sz="0" w:space="0" w:color="auto"/>
            <w:right w:val="none" w:sz="0" w:space="0" w:color="auto"/>
          </w:divBdr>
        </w:div>
        <w:div w:id="1615283373">
          <w:marLeft w:val="640"/>
          <w:marRight w:val="0"/>
          <w:marTop w:val="0"/>
          <w:marBottom w:val="0"/>
          <w:divBdr>
            <w:top w:val="none" w:sz="0" w:space="0" w:color="auto"/>
            <w:left w:val="none" w:sz="0" w:space="0" w:color="auto"/>
            <w:bottom w:val="none" w:sz="0" w:space="0" w:color="auto"/>
            <w:right w:val="none" w:sz="0" w:space="0" w:color="auto"/>
          </w:divBdr>
        </w:div>
        <w:div w:id="1595046470">
          <w:marLeft w:val="640"/>
          <w:marRight w:val="0"/>
          <w:marTop w:val="0"/>
          <w:marBottom w:val="0"/>
          <w:divBdr>
            <w:top w:val="none" w:sz="0" w:space="0" w:color="auto"/>
            <w:left w:val="none" w:sz="0" w:space="0" w:color="auto"/>
            <w:bottom w:val="none" w:sz="0" w:space="0" w:color="auto"/>
            <w:right w:val="none" w:sz="0" w:space="0" w:color="auto"/>
          </w:divBdr>
        </w:div>
        <w:div w:id="1771314838">
          <w:marLeft w:val="640"/>
          <w:marRight w:val="0"/>
          <w:marTop w:val="0"/>
          <w:marBottom w:val="0"/>
          <w:divBdr>
            <w:top w:val="none" w:sz="0" w:space="0" w:color="auto"/>
            <w:left w:val="none" w:sz="0" w:space="0" w:color="auto"/>
            <w:bottom w:val="none" w:sz="0" w:space="0" w:color="auto"/>
            <w:right w:val="none" w:sz="0" w:space="0" w:color="auto"/>
          </w:divBdr>
        </w:div>
        <w:div w:id="188881012">
          <w:marLeft w:val="640"/>
          <w:marRight w:val="0"/>
          <w:marTop w:val="0"/>
          <w:marBottom w:val="0"/>
          <w:divBdr>
            <w:top w:val="none" w:sz="0" w:space="0" w:color="auto"/>
            <w:left w:val="none" w:sz="0" w:space="0" w:color="auto"/>
            <w:bottom w:val="none" w:sz="0" w:space="0" w:color="auto"/>
            <w:right w:val="none" w:sz="0" w:space="0" w:color="auto"/>
          </w:divBdr>
        </w:div>
        <w:div w:id="60561074">
          <w:marLeft w:val="640"/>
          <w:marRight w:val="0"/>
          <w:marTop w:val="0"/>
          <w:marBottom w:val="0"/>
          <w:divBdr>
            <w:top w:val="none" w:sz="0" w:space="0" w:color="auto"/>
            <w:left w:val="none" w:sz="0" w:space="0" w:color="auto"/>
            <w:bottom w:val="none" w:sz="0" w:space="0" w:color="auto"/>
            <w:right w:val="none" w:sz="0" w:space="0" w:color="auto"/>
          </w:divBdr>
        </w:div>
        <w:div w:id="248664630">
          <w:marLeft w:val="640"/>
          <w:marRight w:val="0"/>
          <w:marTop w:val="0"/>
          <w:marBottom w:val="0"/>
          <w:divBdr>
            <w:top w:val="none" w:sz="0" w:space="0" w:color="auto"/>
            <w:left w:val="none" w:sz="0" w:space="0" w:color="auto"/>
            <w:bottom w:val="none" w:sz="0" w:space="0" w:color="auto"/>
            <w:right w:val="none" w:sz="0" w:space="0" w:color="auto"/>
          </w:divBdr>
        </w:div>
        <w:div w:id="1944803970">
          <w:marLeft w:val="640"/>
          <w:marRight w:val="0"/>
          <w:marTop w:val="0"/>
          <w:marBottom w:val="0"/>
          <w:divBdr>
            <w:top w:val="none" w:sz="0" w:space="0" w:color="auto"/>
            <w:left w:val="none" w:sz="0" w:space="0" w:color="auto"/>
            <w:bottom w:val="none" w:sz="0" w:space="0" w:color="auto"/>
            <w:right w:val="none" w:sz="0" w:space="0" w:color="auto"/>
          </w:divBdr>
        </w:div>
        <w:div w:id="1082096469">
          <w:marLeft w:val="640"/>
          <w:marRight w:val="0"/>
          <w:marTop w:val="0"/>
          <w:marBottom w:val="0"/>
          <w:divBdr>
            <w:top w:val="none" w:sz="0" w:space="0" w:color="auto"/>
            <w:left w:val="none" w:sz="0" w:space="0" w:color="auto"/>
            <w:bottom w:val="none" w:sz="0" w:space="0" w:color="auto"/>
            <w:right w:val="none" w:sz="0" w:space="0" w:color="auto"/>
          </w:divBdr>
        </w:div>
        <w:div w:id="662709666">
          <w:marLeft w:val="640"/>
          <w:marRight w:val="0"/>
          <w:marTop w:val="0"/>
          <w:marBottom w:val="0"/>
          <w:divBdr>
            <w:top w:val="none" w:sz="0" w:space="0" w:color="auto"/>
            <w:left w:val="none" w:sz="0" w:space="0" w:color="auto"/>
            <w:bottom w:val="none" w:sz="0" w:space="0" w:color="auto"/>
            <w:right w:val="none" w:sz="0" w:space="0" w:color="auto"/>
          </w:divBdr>
        </w:div>
        <w:div w:id="1292705870">
          <w:marLeft w:val="640"/>
          <w:marRight w:val="0"/>
          <w:marTop w:val="0"/>
          <w:marBottom w:val="0"/>
          <w:divBdr>
            <w:top w:val="none" w:sz="0" w:space="0" w:color="auto"/>
            <w:left w:val="none" w:sz="0" w:space="0" w:color="auto"/>
            <w:bottom w:val="none" w:sz="0" w:space="0" w:color="auto"/>
            <w:right w:val="none" w:sz="0" w:space="0" w:color="auto"/>
          </w:divBdr>
        </w:div>
        <w:div w:id="1803956255">
          <w:marLeft w:val="640"/>
          <w:marRight w:val="0"/>
          <w:marTop w:val="0"/>
          <w:marBottom w:val="0"/>
          <w:divBdr>
            <w:top w:val="none" w:sz="0" w:space="0" w:color="auto"/>
            <w:left w:val="none" w:sz="0" w:space="0" w:color="auto"/>
            <w:bottom w:val="none" w:sz="0" w:space="0" w:color="auto"/>
            <w:right w:val="none" w:sz="0" w:space="0" w:color="auto"/>
          </w:divBdr>
        </w:div>
        <w:div w:id="1720128765">
          <w:marLeft w:val="640"/>
          <w:marRight w:val="0"/>
          <w:marTop w:val="0"/>
          <w:marBottom w:val="0"/>
          <w:divBdr>
            <w:top w:val="none" w:sz="0" w:space="0" w:color="auto"/>
            <w:left w:val="none" w:sz="0" w:space="0" w:color="auto"/>
            <w:bottom w:val="none" w:sz="0" w:space="0" w:color="auto"/>
            <w:right w:val="none" w:sz="0" w:space="0" w:color="auto"/>
          </w:divBdr>
        </w:div>
        <w:div w:id="678235526">
          <w:marLeft w:val="640"/>
          <w:marRight w:val="0"/>
          <w:marTop w:val="0"/>
          <w:marBottom w:val="0"/>
          <w:divBdr>
            <w:top w:val="none" w:sz="0" w:space="0" w:color="auto"/>
            <w:left w:val="none" w:sz="0" w:space="0" w:color="auto"/>
            <w:bottom w:val="none" w:sz="0" w:space="0" w:color="auto"/>
            <w:right w:val="none" w:sz="0" w:space="0" w:color="auto"/>
          </w:divBdr>
        </w:div>
        <w:div w:id="144133302">
          <w:marLeft w:val="640"/>
          <w:marRight w:val="0"/>
          <w:marTop w:val="0"/>
          <w:marBottom w:val="0"/>
          <w:divBdr>
            <w:top w:val="none" w:sz="0" w:space="0" w:color="auto"/>
            <w:left w:val="none" w:sz="0" w:space="0" w:color="auto"/>
            <w:bottom w:val="none" w:sz="0" w:space="0" w:color="auto"/>
            <w:right w:val="none" w:sz="0" w:space="0" w:color="auto"/>
          </w:divBdr>
        </w:div>
        <w:div w:id="838739648">
          <w:marLeft w:val="640"/>
          <w:marRight w:val="0"/>
          <w:marTop w:val="0"/>
          <w:marBottom w:val="0"/>
          <w:divBdr>
            <w:top w:val="none" w:sz="0" w:space="0" w:color="auto"/>
            <w:left w:val="none" w:sz="0" w:space="0" w:color="auto"/>
            <w:bottom w:val="none" w:sz="0" w:space="0" w:color="auto"/>
            <w:right w:val="none" w:sz="0" w:space="0" w:color="auto"/>
          </w:divBdr>
        </w:div>
      </w:divsChild>
    </w:div>
    <w:div w:id="4022653">
      <w:bodyDiv w:val="1"/>
      <w:marLeft w:val="0"/>
      <w:marRight w:val="0"/>
      <w:marTop w:val="0"/>
      <w:marBottom w:val="0"/>
      <w:divBdr>
        <w:top w:val="none" w:sz="0" w:space="0" w:color="auto"/>
        <w:left w:val="none" w:sz="0" w:space="0" w:color="auto"/>
        <w:bottom w:val="none" w:sz="0" w:space="0" w:color="auto"/>
        <w:right w:val="none" w:sz="0" w:space="0" w:color="auto"/>
      </w:divBdr>
    </w:div>
    <w:div w:id="17464078">
      <w:bodyDiv w:val="1"/>
      <w:marLeft w:val="0"/>
      <w:marRight w:val="0"/>
      <w:marTop w:val="0"/>
      <w:marBottom w:val="0"/>
      <w:divBdr>
        <w:top w:val="none" w:sz="0" w:space="0" w:color="auto"/>
        <w:left w:val="none" w:sz="0" w:space="0" w:color="auto"/>
        <w:bottom w:val="none" w:sz="0" w:space="0" w:color="auto"/>
        <w:right w:val="none" w:sz="0" w:space="0" w:color="auto"/>
      </w:divBdr>
      <w:divsChild>
        <w:div w:id="483359194">
          <w:marLeft w:val="640"/>
          <w:marRight w:val="0"/>
          <w:marTop w:val="0"/>
          <w:marBottom w:val="0"/>
          <w:divBdr>
            <w:top w:val="none" w:sz="0" w:space="0" w:color="auto"/>
            <w:left w:val="none" w:sz="0" w:space="0" w:color="auto"/>
            <w:bottom w:val="none" w:sz="0" w:space="0" w:color="auto"/>
            <w:right w:val="none" w:sz="0" w:space="0" w:color="auto"/>
          </w:divBdr>
        </w:div>
        <w:div w:id="789126973">
          <w:marLeft w:val="640"/>
          <w:marRight w:val="0"/>
          <w:marTop w:val="0"/>
          <w:marBottom w:val="0"/>
          <w:divBdr>
            <w:top w:val="none" w:sz="0" w:space="0" w:color="auto"/>
            <w:left w:val="none" w:sz="0" w:space="0" w:color="auto"/>
            <w:bottom w:val="none" w:sz="0" w:space="0" w:color="auto"/>
            <w:right w:val="none" w:sz="0" w:space="0" w:color="auto"/>
          </w:divBdr>
        </w:div>
        <w:div w:id="1816876651">
          <w:marLeft w:val="640"/>
          <w:marRight w:val="0"/>
          <w:marTop w:val="0"/>
          <w:marBottom w:val="0"/>
          <w:divBdr>
            <w:top w:val="none" w:sz="0" w:space="0" w:color="auto"/>
            <w:left w:val="none" w:sz="0" w:space="0" w:color="auto"/>
            <w:bottom w:val="none" w:sz="0" w:space="0" w:color="auto"/>
            <w:right w:val="none" w:sz="0" w:space="0" w:color="auto"/>
          </w:divBdr>
        </w:div>
        <w:div w:id="50737033">
          <w:marLeft w:val="640"/>
          <w:marRight w:val="0"/>
          <w:marTop w:val="0"/>
          <w:marBottom w:val="0"/>
          <w:divBdr>
            <w:top w:val="none" w:sz="0" w:space="0" w:color="auto"/>
            <w:left w:val="none" w:sz="0" w:space="0" w:color="auto"/>
            <w:bottom w:val="none" w:sz="0" w:space="0" w:color="auto"/>
            <w:right w:val="none" w:sz="0" w:space="0" w:color="auto"/>
          </w:divBdr>
        </w:div>
        <w:div w:id="703866592">
          <w:marLeft w:val="640"/>
          <w:marRight w:val="0"/>
          <w:marTop w:val="0"/>
          <w:marBottom w:val="0"/>
          <w:divBdr>
            <w:top w:val="none" w:sz="0" w:space="0" w:color="auto"/>
            <w:left w:val="none" w:sz="0" w:space="0" w:color="auto"/>
            <w:bottom w:val="none" w:sz="0" w:space="0" w:color="auto"/>
            <w:right w:val="none" w:sz="0" w:space="0" w:color="auto"/>
          </w:divBdr>
        </w:div>
        <w:div w:id="759257576">
          <w:marLeft w:val="640"/>
          <w:marRight w:val="0"/>
          <w:marTop w:val="0"/>
          <w:marBottom w:val="0"/>
          <w:divBdr>
            <w:top w:val="none" w:sz="0" w:space="0" w:color="auto"/>
            <w:left w:val="none" w:sz="0" w:space="0" w:color="auto"/>
            <w:bottom w:val="none" w:sz="0" w:space="0" w:color="auto"/>
            <w:right w:val="none" w:sz="0" w:space="0" w:color="auto"/>
          </w:divBdr>
        </w:div>
        <w:div w:id="1972899911">
          <w:marLeft w:val="640"/>
          <w:marRight w:val="0"/>
          <w:marTop w:val="0"/>
          <w:marBottom w:val="0"/>
          <w:divBdr>
            <w:top w:val="none" w:sz="0" w:space="0" w:color="auto"/>
            <w:left w:val="none" w:sz="0" w:space="0" w:color="auto"/>
            <w:bottom w:val="none" w:sz="0" w:space="0" w:color="auto"/>
            <w:right w:val="none" w:sz="0" w:space="0" w:color="auto"/>
          </w:divBdr>
        </w:div>
        <w:div w:id="1668249145">
          <w:marLeft w:val="640"/>
          <w:marRight w:val="0"/>
          <w:marTop w:val="0"/>
          <w:marBottom w:val="0"/>
          <w:divBdr>
            <w:top w:val="none" w:sz="0" w:space="0" w:color="auto"/>
            <w:left w:val="none" w:sz="0" w:space="0" w:color="auto"/>
            <w:bottom w:val="none" w:sz="0" w:space="0" w:color="auto"/>
            <w:right w:val="none" w:sz="0" w:space="0" w:color="auto"/>
          </w:divBdr>
        </w:div>
        <w:div w:id="2099403614">
          <w:marLeft w:val="640"/>
          <w:marRight w:val="0"/>
          <w:marTop w:val="0"/>
          <w:marBottom w:val="0"/>
          <w:divBdr>
            <w:top w:val="none" w:sz="0" w:space="0" w:color="auto"/>
            <w:left w:val="none" w:sz="0" w:space="0" w:color="auto"/>
            <w:bottom w:val="none" w:sz="0" w:space="0" w:color="auto"/>
            <w:right w:val="none" w:sz="0" w:space="0" w:color="auto"/>
          </w:divBdr>
        </w:div>
        <w:div w:id="1424767713">
          <w:marLeft w:val="640"/>
          <w:marRight w:val="0"/>
          <w:marTop w:val="0"/>
          <w:marBottom w:val="0"/>
          <w:divBdr>
            <w:top w:val="none" w:sz="0" w:space="0" w:color="auto"/>
            <w:left w:val="none" w:sz="0" w:space="0" w:color="auto"/>
            <w:bottom w:val="none" w:sz="0" w:space="0" w:color="auto"/>
            <w:right w:val="none" w:sz="0" w:space="0" w:color="auto"/>
          </w:divBdr>
        </w:div>
        <w:div w:id="1302418950">
          <w:marLeft w:val="640"/>
          <w:marRight w:val="0"/>
          <w:marTop w:val="0"/>
          <w:marBottom w:val="0"/>
          <w:divBdr>
            <w:top w:val="none" w:sz="0" w:space="0" w:color="auto"/>
            <w:left w:val="none" w:sz="0" w:space="0" w:color="auto"/>
            <w:bottom w:val="none" w:sz="0" w:space="0" w:color="auto"/>
            <w:right w:val="none" w:sz="0" w:space="0" w:color="auto"/>
          </w:divBdr>
        </w:div>
        <w:div w:id="618335330">
          <w:marLeft w:val="640"/>
          <w:marRight w:val="0"/>
          <w:marTop w:val="0"/>
          <w:marBottom w:val="0"/>
          <w:divBdr>
            <w:top w:val="none" w:sz="0" w:space="0" w:color="auto"/>
            <w:left w:val="none" w:sz="0" w:space="0" w:color="auto"/>
            <w:bottom w:val="none" w:sz="0" w:space="0" w:color="auto"/>
            <w:right w:val="none" w:sz="0" w:space="0" w:color="auto"/>
          </w:divBdr>
        </w:div>
        <w:div w:id="1321616936">
          <w:marLeft w:val="640"/>
          <w:marRight w:val="0"/>
          <w:marTop w:val="0"/>
          <w:marBottom w:val="0"/>
          <w:divBdr>
            <w:top w:val="none" w:sz="0" w:space="0" w:color="auto"/>
            <w:left w:val="none" w:sz="0" w:space="0" w:color="auto"/>
            <w:bottom w:val="none" w:sz="0" w:space="0" w:color="auto"/>
            <w:right w:val="none" w:sz="0" w:space="0" w:color="auto"/>
          </w:divBdr>
        </w:div>
        <w:div w:id="1899244071">
          <w:marLeft w:val="640"/>
          <w:marRight w:val="0"/>
          <w:marTop w:val="0"/>
          <w:marBottom w:val="0"/>
          <w:divBdr>
            <w:top w:val="none" w:sz="0" w:space="0" w:color="auto"/>
            <w:left w:val="none" w:sz="0" w:space="0" w:color="auto"/>
            <w:bottom w:val="none" w:sz="0" w:space="0" w:color="auto"/>
            <w:right w:val="none" w:sz="0" w:space="0" w:color="auto"/>
          </w:divBdr>
        </w:div>
        <w:div w:id="179661539">
          <w:marLeft w:val="640"/>
          <w:marRight w:val="0"/>
          <w:marTop w:val="0"/>
          <w:marBottom w:val="0"/>
          <w:divBdr>
            <w:top w:val="none" w:sz="0" w:space="0" w:color="auto"/>
            <w:left w:val="none" w:sz="0" w:space="0" w:color="auto"/>
            <w:bottom w:val="none" w:sz="0" w:space="0" w:color="auto"/>
            <w:right w:val="none" w:sz="0" w:space="0" w:color="auto"/>
          </w:divBdr>
        </w:div>
        <w:div w:id="267395986">
          <w:marLeft w:val="640"/>
          <w:marRight w:val="0"/>
          <w:marTop w:val="0"/>
          <w:marBottom w:val="0"/>
          <w:divBdr>
            <w:top w:val="none" w:sz="0" w:space="0" w:color="auto"/>
            <w:left w:val="none" w:sz="0" w:space="0" w:color="auto"/>
            <w:bottom w:val="none" w:sz="0" w:space="0" w:color="auto"/>
            <w:right w:val="none" w:sz="0" w:space="0" w:color="auto"/>
          </w:divBdr>
        </w:div>
        <w:div w:id="867137747">
          <w:marLeft w:val="640"/>
          <w:marRight w:val="0"/>
          <w:marTop w:val="0"/>
          <w:marBottom w:val="0"/>
          <w:divBdr>
            <w:top w:val="none" w:sz="0" w:space="0" w:color="auto"/>
            <w:left w:val="none" w:sz="0" w:space="0" w:color="auto"/>
            <w:bottom w:val="none" w:sz="0" w:space="0" w:color="auto"/>
            <w:right w:val="none" w:sz="0" w:space="0" w:color="auto"/>
          </w:divBdr>
        </w:div>
        <w:div w:id="1290167906">
          <w:marLeft w:val="640"/>
          <w:marRight w:val="0"/>
          <w:marTop w:val="0"/>
          <w:marBottom w:val="0"/>
          <w:divBdr>
            <w:top w:val="none" w:sz="0" w:space="0" w:color="auto"/>
            <w:left w:val="none" w:sz="0" w:space="0" w:color="auto"/>
            <w:bottom w:val="none" w:sz="0" w:space="0" w:color="auto"/>
            <w:right w:val="none" w:sz="0" w:space="0" w:color="auto"/>
          </w:divBdr>
        </w:div>
        <w:div w:id="490676855">
          <w:marLeft w:val="640"/>
          <w:marRight w:val="0"/>
          <w:marTop w:val="0"/>
          <w:marBottom w:val="0"/>
          <w:divBdr>
            <w:top w:val="none" w:sz="0" w:space="0" w:color="auto"/>
            <w:left w:val="none" w:sz="0" w:space="0" w:color="auto"/>
            <w:bottom w:val="none" w:sz="0" w:space="0" w:color="auto"/>
            <w:right w:val="none" w:sz="0" w:space="0" w:color="auto"/>
          </w:divBdr>
        </w:div>
        <w:div w:id="1205943539">
          <w:marLeft w:val="640"/>
          <w:marRight w:val="0"/>
          <w:marTop w:val="0"/>
          <w:marBottom w:val="0"/>
          <w:divBdr>
            <w:top w:val="none" w:sz="0" w:space="0" w:color="auto"/>
            <w:left w:val="none" w:sz="0" w:space="0" w:color="auto"/>
            <w:bottom w:val="none" w:sz="0" w:space="0" w:color="auto"/>
            <w:right w:val="none" w:sz="0" w:space="0" w:color="auto"/>
          </w:divBdr>
        </w:div>
        <w:div w:id="1535078276">
          <w:marLeft w:val="640"/>
          <w:marRight w:val="0"/>
          <w:marTop w:val="0"/>
          <w:marBottom w:val="0"/>
          <w:divBdr>
            <w:top w:val="none" w:sz="0" w:space="0" w:color="auto"/>
            <w:left w:val="none" w:sz="0" w:space="0" w:color="auto"/>
            <w:bottom w:val="none" w:sz="0" w:space="0" w:color="auto"/>
            <w:right w:val="none" w:sz="0" w:space="0" w:color="auto"/>
          </w:divBdr>
        </w:div>
        <w:div w:id="225458684">
          <w:marLeft w:val="640"/>
          <w:marRight w:val="0"/>
          <w:marTop w:val="0"/>
          <w:marBottom w:val="0"/>
          <w:divBdr>
            <w:top w:val="none" w:sz="0" w:space="0" w:color="auto"/>
            <w:left w:val="none" w:sz="0" w:space="0" w:color="auto"/>
            <w:bottom w:val="none" w:sz="0" w:space="0" w:color="auto"/>
            <w:right w:val="none" w:sz="0" w:space="0" w:color="auto"/>
          </w:divBdr>
        </w:div>
        <w:div w:id="1077821545">
          <w:marLeft w:val="640"/>
          <w:marRight w:val="0"/>
          <w:marTop w:val="0"/>
          <w:marBottom w:val="0"/>
          <w:divBdr>
            <w:top w:val="none" w:sz="0" w:space="0" w:color="auto"/>
            <w:left w:val="none" w:sz="0" w:space="0" w:color="auto"/>
            <w:bottom w:val="none" w:sz="0" w:space="0" w:color="auto"/>
            <w:right w:val="none" w:sz="0" w:space="0" w:color="auto"/>
          </w:divBdr>
        </w:div>
        <w:div w:id="1755856963">
          <w:marLeft w:val="640"/>
          <w:marRight w:val="0"/>
          <w:marTop w:val="0"/>
          <w:marBottom w:val="0"/>
          <w:divBdr>
            <w:top w:val="none" w:sz="0" w:space="0" w:color="auto"/>
            <w:left w:val="none" w:sz="0" w:space="0" w:color="auto"/>
            <w:bottom w:val="none" w:sz="0" w:space="0" w:color="auto"/>
            <w:right w:val="none" w:sz="0" w:space="0" w:color="auto"/>
          </w:divBdr>
        </w:div>
        <w:div w:id="849103689">
          <w:marLeft w:val="640"/>
          <w:marRight w:val="0"/>
          <w:marTop w:val="0"/>
          <w:marBottom w:val="0"/>
          <w:divBdr>
            <w:top w:val="none" w:sz="0" w:space="0" w:color="auto"/>
            <w:left w:val="none" w:sz="0" w:space="0" w:color="auto"/>
            <w:bottom w:val="none" w:sz="0" w:space="0" w:color="auto"/>
            <w:right w:val="none" w:sz="0" w:space="0" w:color="auto"/>
          </w:divBdr>
        </w:div>
        <w:div w:id="1122263367">
          <w:marLeft w:val="640"/>
          <w:marRight w:val="0"/>
          <w:marTop w:val="0"/>
          <w:marBottom w:val="0"/>
          <w:divBdr>
            <w:top w:val="none" w:sz="0" w:space="0" w:color="auto"/>
            <w:left w:val="none" w:sz="0" w:space="0" w:color="auto"/>
            <w:bottom w:val="none" w:sz="0" w:space="0" w:color="auto"/>
            <w:right w:val="none" w:sz="0" w:space="0" w:color="auto"/>
          </w:divBdr>
        </w:div>
        <w:div w:id="1036005862">
          <w:marLeft w:val="640"/>
          <w:marRight w:val="0"/>
          <w:marTop w:val="0"/>
          <w:marBottom w:val="0"/>
          <w:divBdr>
            <w:top w:val="none" w:sz="0" w:space="0" w:color="auto"/>
            <w:left w:val="none" w:sz="0" w:space="0" w:color="auto"/>
            <w:bottom w:val="none" w:sz="0" w:space="0" w:color="auto"/>
            <w:right w:val="none" w:sz="0" w:space="0" w:color="auto"/>
          </w:divBdr>
        </w:div>
        <w:div w:id="228275058">
          <w:marLeft w:val="640"/>
          <w:marRight w:val="0"/>
          <w:marTop w:val="0"/>
          <w:marBottom w:val="0"/>
          <w:divBdr>
            <w:top w:val="none" w:sz="0" w:space="0" w:color="auto"/>
            <w:left w:val="none" w:sz="0" w:space="0" w:color="auto"/>
            <w:bottom w:val="none" w:sz="0" w:space="0" w:color="auto"/>
            <w:right w:val="none" w:sz="0" w:space="0" w:color="auto"/>
          </w:divBdr>
        </w:div>
        <w:div w:id="1498306207">
          <w:marLeft w:val="640"/>
          <w:marRight w:val="0"/>
          <w:marTop w:val="0"/>
          <w:marBottom w:val="0"/>
          <w:divBdr>
            <w:top w:val="none" w:sz="0" w:space="0" w:color="auto"/>
            <w:left w:val="none" w:sz="0" w:space="0" w:color="auto"/>
            <w:bottom w:val="none" w:sz="0" w:space="0" w:color="auto"/>
            <w:right w:val="none" w:sz="0" w:space="0" w:color="auto"/>
          </w:divBdr>
        </w:div>
        <w:div w:id="1355107890">
          <w:marLeft w:val="640"/>
          <w:marRight w:val="0"/>
          <w:marTop w:val="0"/>
          <w:marBottom w:val="0"/>
          <w:divBdr>
            <w:top w:val="none" w:sz="0" w:space="0" w:color="auto"/>
            <w:left w:val="none" w:sz="0" w:space="0" w:color="auto"/>
            <w:bottom w:val="none" w:sz="0" w:space="0" w:color="auto"/>
            <w:right w:val="none" w:sz="0" w:space="0" w:color="auto"/>
          </w:divBdr>
        </w:div>
        <w:div w:id="386494441">
          <w:marLeft w:val="640"/>
          <w:marRight w:val="0"/>
          <w:marTop w:val="0"/>
          <w:marBottom w:val="0"/>
          <w:divBdr>
            <w:top w:val="none" w:sz="0" w:space="0" w:color="auto"/>
            <w:left w:val="none" w:sz="0" w:space="0" w:color="auto"/>
            <w:bottom w:val="none" w:sz="0" w:space="0" w:color="auto"/>
            <w:right w:val="none" w:sz="0" w:space="0" w:color="auto"/>
          </w:divBdr>
        </w:div>
        <w:div w:id="28074831">
          <w:marLeft w:val="640"/>
          <w:marRight w:val="0"/>
          <w:marTop w:val="0"/>
          <w:marBottom w:val="0"/>
          <w:divBdr>
            <w:top w:val="none" w:sz="0" w:space="0" w:color="auto"/>
            <w:left w:val="none" w:sz="0" w:space="0" w:color="auto"/>
            <w:bottom w:val="none" w:sz="0" w:space="0" w:color="auto"/>
            <w:right w:val="none" w:sz="0" w:space="0" w:color="auto"/>
          </w:divBdr>
        </w:div>
        <w:div w:id="1576159135">
          <w:marLeft w:val="640"/>
          <w:marRight w:val="0"/>
          <w:marTop w:val="0"/>
          <w:marBottom w:val="0"/>
          <w:divBdr>
            <w:top w:val="none" w:sz="0" w:space="0" w:color="auto"/>
            <w:left w:val="none" w:sz="0" w:space="0" w:color="auto"/>
            <w:bottom w:val="none" w:sz="0" w:space="0" w:color="auto"/>
            <w:right w:val="none" w:sz="0" w:space="0" w:color="auto"/>
          </w:divBdr>
        </w:div>
        <w:div w:id="1851411217">
          <w:marLeft w:val="640"/>
          <w:marRight w:val="0"/>
          <w:marTop w:val="0"/>
          <w:marBottom w:val="0"/>
          <w:divBdr>
            <w:top w:val="none" w:sz="0" w:space="0" w:color="auto"/>
            <w:left w:val="none" w:sz="0" w:space="0" w:color="auto"/>
            <w:bottom w:val="none" w:sz="0" w:space="0" w:color="auto"/>
            <w:right w:val="none" w:sz="0" w:space="0" w:color="auto"/>
          </w:divBdr>
        </w:div>
        <w:div w:id="197163986">
          <w:marLeft w:val="640"/>
          <w:marRight w:val="0"/>
          <w:marTop w:val="0"/>
          <w:marBottom w:val="0"/>
          <w:divBdr>
            <w:top w:val="none" w:sz="0" w:space="0" w:color="auto"/>
            <w:left w:val="none" w:sz="0" w:space="0" w:color="auto"/>
            <w:bottom w:val="none" w:sz="0" w:space="0" w:color="auto"/>
            <w:right w:val="none" w:sz="0" w:space="0" w:color="auto"/>
          </w:divBdr>
        </w:div>
        <w:div w:id="889541121">
          <w:marLeft w:val="640"/>
          <w:marRight w:val="0"/>
          <w:marTop w:val="0"/>
          <w:marBottom w:val="0"/>
          <w:divBdr>
            <w:top w:val="none" w:sz="0" w:space="0" w:color="auto"/>
            <w:left w:val="none" w:sz="0" w:space="0" w:color="auto"/>
            <w:bottom w:val="none" w:sz="0" w:space="0" w:color="auto"/>
            <w:right w:val="none" w:sz="0" w:space="0" w:color="auto"/>
          </w:divBdr>
        </w:div>
        <w:div w:id="320542705">
          <w:marLeft w:val="640"/>
          <w:marRight w:val="0"/>
          <w:marTop w:val="0"/>
          <w:marBottom w:val="0"/>
          <w:divBdr>
            <w:top w:val="none" w:sz="0" w:space="0" w:color="auto"/>
            <w:left w:val="none" w:sz="0" w:space="0" w:color="auto"/>
            <w:bottom w:val="none" w:sz="0" w:space="0" w:color="auto"/>
            <w:right w:val="none" w:sz="0" w:space="0" w:color="auto"/>
          </w:divBdr>
        </w:div>
        <w:div w:id="984092139">
          <w:marLeft w:val="640"/>
          <w:marRight w:val="0"/>
          <w:marTop w:val="0"/>
          <w:marBottom w:val="0"/>
          <w:divBdr>
            <w:top w:val="none" w:sz="0" w:space="0" w:color="auto"/>
            <w:left w:val="none" w:sz="0" w:space="0" w:color="auto"/>
            <w:bottom w:val="none" w:sz="0" w:space="0" w:color="auto"/>
            <w:right w:val="none" w:sz="0" w:space="0" w:color="auto"/>
          </w:divBdr>
        </w:div>
        <w:div w:id="1499492846">
          <w:marLeft w:val="640"/>
          <w:marRight w:val="0"/>
          <w:marTop w:val="0"/>
          <w:marBottom w:val="0"/>
          <w:divBdr>
            <w:top w:val="none" w:sz="0" w:space="0" w:color="auto"/>
            <w:left w:val="none" w:sz="0" w:space="0" w:color="auto"/>
            <w:bottom w:val="none" w:sz="0" w:space="0" w:color="auto"/>
            <w:right w:val="none" w:sz="0" w:space="0" w:color="auto"/>
          </w:divBdr>
        </w:div>
        <w:div w:id="1924795806">
          <w:marLeft w:val="640"/>
          <w:marRight w:val="0"/>
          <w:marTop w:val="0"/>
          <w:marBottom w:val="0"/>
          <w:divBdr>
            <w:top w:val="none" w:sz="0" w:space="0" w:color="auto"/>
            <w:left w:val="none" w:sz="0" w:space="0" w:color="auto"/>
            <w:bottom w:val="none" w:sz="0" w:space="0" w:color="auto"/>
            <w:right w:val="none" w:sz="0" w:space="0" w:color="auto"/>
          </w:divBdr>
        </w:div>
        <w:div w:id="1663269315">
          <w:marLeft w:val="640"/>
          <w:marRight w:val="0"/>
          <w:marTop w:val="0"/>
          <w:marBottom w:val="0"/>
          <w:divBdr>
            <w:top w:val="none" w:sz="0" w:space="0" w:color="auto"/>
            <w:left w:val="none" w:sz="0" w:space="0" w:color="auto"/>
            <w:bottom w:val="none" w:sz="0" w:space="0" w:color="auto"/>
            <w:right w:val="none" w:sz="0" w:space="0" w:color="auto"/>
          </w:divBdr>
        </w:div>
      </w:divsChild>
    </w:div>
    <w:div w:id="18549985">
      <w:bodyDiv w:val="1"/>
      <w:marLeft w:val="0"/>
      <w:marRight w:val="0"/>
      <w:marTop w:val="0"/>
      <w:marBottom w:val="0"/>
      <w:divBdr>
        <w:top w:val="none" w:sz="0" w:space="0" w:color="auto"/>
        <w:left w:val="none" w:sz="0" w:space="0" w:color="auto"/>
        <w:bottom w:val="none" w:sz="0" w:space="0" w:color="auto"/>
        <w:right w:val="none" w:sz="0" w:space="0" w:color="auto"/>
      </w:divBdr>
      <w:divsChild>
        <w:div w:id="264121783">
          <w:marLeft w:val="640"/>
          <w:marRight w:val="0"/>
          <w:marTop w:val="0"/>
          <w:marBottom w:val="0"/>
          <w:divBdr>
            <w:top w:val="none" w:sz="0" w:space="0" w:color="auto"/>
            <w:left w:val="none" w:sz="0" w:space="0" w:color="auto"/>
            <w:bottom w:val="none" w:sz="0" w:space="0" w:color="auto"/>
            <w:right w:val="none" w:sz="0" w:space="0" w:color="auto"/>
          </w:divBdr>
        </w:div>
        <w:div w:id="264968570">
          <w:marLeft w:val="640"/>
          <w:marRight w:val="0"/>
          <w:marTop w:val="0"/>
          <w:marBottom w:val="0"/>
          <w:divBdr>
            <w:top w:val="none" w:sz="0" w:space="0" w:color="auto"/>
            <w:left w:val="none" w:sz="0" w:space="0" w:color="auto"/>
            <w:bottom w:val="none" w:sz="0" w:space="0" w:color="auto"/>
            <w:right w:val="none" w:sz="0" w:space="0" w:color="auto"/>
          </w:divBdr>
        </w:div>
        <w:div w:id="1773160908">
          <w:marLeft w:val="640"/>
          <w:marRight w:val="0"/>
          <w:marTop w:val="0"/>
          <w:marBottom w:val="0"/>
          <w:divBdr>
            <w:top w:val="none" w:sz="0" w:space="0" w:color="auto"/>
            <w:left w:val="none" w:sz="0" w:space="0" w:color="auto"/>
            <w:bottom w:val="none" w:sz="0" w:space="0" w:color="auto"/>
            <w:right w:val="none" w:sz="0" w:space="0" w:color="auto"/>
          </w:divBdr>
        </w:div>
        <w:div w:id="1254388706">
          <w:marLeft w:val="640"/>
          <w:marRight w:val="0"/>
          <w:marTop w:val="0"/>
          <w:marBottom w:val="0"/>
          <w:divBdr>
            <w:top w:val="none" w:sz="0" w:space="0" w:color="auto"/>
            <w:left w:val="none" w:sz="0" w:space="0" w:color="auto"/>
            <w:bottom w:val="none" w:sz="0" w:space="0" w:color="auto"/>
            <w:right w:val="none" w:sz="0" w:space="0" w:color="auto"/>
          </w:divBdr>
        </w:div>
        <w:div w:id="1225528689">
          <w:marLeft w:val="640"/>
          <w:marRight w:val="0"/>
          <w:marTop w:val="0"/>
          <w:marBottom w:val="0"/>
          <w:divBdr>
            <w:top w:val="none" w:sz="0" w:space="0" w:color="auto"/>
            <w:left w:val="none" w:sz="0" w:space="0" w:color="auto"/>
            <w:bottom w:val="none" w:sz="0" w:space="0" w:color="auto"/>
            <w:right w:val="none" w:sz="0" w:space="0" w:color="auto"/>
          </w:divBdr>
        </w:div>
        <w:div w:id="1816795694">
          <w:marLeft w:val="640"/>
          <w:marRight w:val="0"/>
          <w:marTop w:val="0"/>
          <w:marBottom w:val="0"/>
          <w:divBdr>
            <w:top w:val="none" w:sz="0" w:space="0" w:color="auto"/>
            <w:left w:val="none" w:sz="0" w:space="0" w:color="auto"/>
            <w:bottom w:val="none" w:sz="0" w:space="0" w:color="auto"/>
            <w:right w:val="none" w:sz="0" w:space="0" w:color="auto"/>
          </w:divBdr>
        </w:div>
        <w:div w:id="1950619597">
          <w:marLeft w:val="640"/>
          <w:marRight w:val="0"/>
          <w:marTop w:val="0"/>
          <w:marBottom w:val="0"/>
          <w:divBdr>
            <w:top w:val="none" w:sz="0" w:space="0" w:color="auto"/>
            <w:left w:val="none" w:sz="0" w:space="0" w:color="auto"/>
            <w:bottom w:val="none" w:sz="0" w:space="0" w:color="auto"/>
            <w:right w:val="none" w:sz="0" w:space="0" w:color="auto"/>
          </w:divBdr>
        </w:div>
        <w:div w:id="1445685212">
          <w:marLeft w:val="640"/>
          <w:marRight w:val="0"/>
          <w:marTop w:val="0"/>
          <w:marBottom w:val="0"/>
          <w:divBdr>
            <w:top w:val="none" w:sz="0" w:space="0" w:color="auto"/>
            <w:left w:val="none" w:sz="0" w:space="0" w:color="auto"/>
            <w:bottom w:val="none" w:sz="0" w:space="0" w:color="auto"/>
            <w:right w:val="none" w:sz="0" w:space="0" w:color="auto"/>
          </w:divBdr>
        </w:div>
        <w:div w:id="437675503">
          <w:marLeft w:val="640"/>
          <w:marRight w:val="0"/>
          <w:marTop w:val="0"/>
          <w:marBottom w:val="0"/>
          <w:divBdr>
            <w:top w:val="none" w:sz="0" w:space="0" w:color="auto"/>
            <w:left w:val="none" w:sz="0" w:space="0" w:color="auto"/>
            <w:bottom w:val="none" w:sz="0" w:space="0" w:color="auto"/>
            <w:right w:val="none" w:sz="0" w:space="0" w:color="auto"/>
          </w:divBdr>
        </w:div>
        <w:div w:id="2145729323">
          <w:marLeft w:val="640"/>
          <w:marRight w:val="0"/>
          <w:marTop w:val="0"/>
          <w:marBottom w:val="0"/>
          <w:divBdr>
            <w:top w:val="none" w:sz="0" w:space="0" w:color="auto"/>
            <w:left w:val="none" w:sz="0" w:space="0" w:color="auto"/>
            <w:bottom w:val="none" w:sz="0" w:space="0" w:color="auto"/>
            <w:right w:val="none" w:sz="0" w:space="0" w:color="auto"/>
          </w:divBdr>
        </w:div>
        <w:div w:id="1283464264">
          <w:marLeft w:val="640"/>
          <w:marRight w:val="0"/>
          <w:marTop w:val="0"/>
          <w:marBottom w:val="0"/>
          <w:divBdr>
            <w:top w:val="none" w:sz="0" w:space="0" w:color="auto"/>
            <w:left w:val="none" w:sz="0" w:space="0" w:color="auto"/>
            <w:bottom w:val="none" w:sz="0" w:space="0" w:color="auto"/>
            <w:right w:val="none" w:sz="0" w:space="0" w:color="auto"/>
          </w:divBdr>
        </w:div>
        <w:div w:id="951979246">
          <w:marLeft w:val="640"/>
          <w:marRight w:val="0"/>
          <w:marTop w:val="0"/>
          <w:marBottom w:val="0"/>
          <w:divBdr>
            <w:top w:val="none" w:sz="0" w:space="0" w:color="auto"/>
            <w:left w:val="none" w:sz="0" w:space="0" w:color="auto"/>
            <w:bottom w:val="none" w:sz="0" w:space="0" w:color="auto"/>
            <w:right w:val="none" w:sz="0" w:space="0" w:color="auto"/>
          </w:divBdr>
        </w:div>
        <w:div w:id="737216903">
          <w:marLeft w:val="640"/>
          <w:marRight w:val="0"/>
          <w:marTop w:val="0"/>
          <w:marBottom w:val="0"/>
          <w:divBdr>
            <w:top w:val="none" w:sz="0" w:space="0" w:color="auto"/>
            <w:left w:val="none" w:sz="0" w:space="0" w:color="auto"/>
            <w:bottom w:val="none" w:sz="0" w:space="0" w:color="auto"/>
            <w:right w:val="none" w:sz="0" w:space="0" w:color="auto"/>
          </w:divBdr>
        </w:div>
        <w:div w:id="1673410196">
          <w:marLeft w:val="640"/>
          <w:marRight w:val="0"/>
          <w:marTop w:val="0"/>
          <w:marBottom w:val="0"/>
          <w:divBdr>
            <w:top w:val="none" w:sz="0" w:space="0" w:color="auto"/>
            <w:left w:val="none" w:sz="0" w:space="0" w:color="auto"/>
            <w:bottom w:val="none" w:sz="0" w:space="0" w:color="auto"/>
            <w:right w:val="none" w:sz="0" w:space="0" w:color="auto"/>
          </w:divBdr>
        </w:div>
        <w:div w:id="1751733024">
          <w:marLeft w:val="640"/>
          <w:marRight w:val="0"/>
          <w:marTop w:val="0"/>
          <w:marBottom w:val="0"/>
          <w:divBdr>
            <w:top w:val="none" w:sz="0" w:space="0" w:color="auto"/>
            <w:left w:val="none" w:sz="0" w:space="0" w:color="auto"/>
            <w:bottom w:val="none" w:sz="0" w:space="0" w:color="auto"/>
            <w:right w:val="none" w:sz="0" w:space="0" w:color="auto"/>
          </w:divBdr>
        </w:div>
        <w:div w:id="472064834">
          <w:marLeft w:val="640"/>
          <w:marRight w:val="0"/>
          <w:marTop w:val="0"/>
          <w:marBottom w:val="0"/>
          <w:divBdr>
            <w:top w:val="none" w:sz="0" w:space="0" w:color="auto"/>
            <w:left w:val="none" w:sz="0" w:space="0" w:color="auto"/>
            <w:bottom w:val="none" w:sz="0" w:space="0" w:color="auto"/>
            <w:right w:val="none" w:sz="0" w:space="0" w:color="auto"/>
          </w:divBdr>
        </w:div>
        <w:div w:id="1319964381">
          <w:marLeft w:val="640"/>
          <w:marRight w:val="0"/>
          <w:marTop w:val="0"/>
          <w:marBottom w:val="0"/>
          <w:divBdr>
            <w:top w:val="none" w:sz="0" w:space="0" w:color="auto"/>
            <w:left w:val="none" w:sz="0" w:space="0" w:color="auto"/>
            <w:bottom w:val="none" w:sz="0" w:space="0" w:color="auto"/>
            <w:right w:val="none" w:sz="0" w:space="0" w:color="auto"/>
          </w:divBdr>
        </w:div>
        <w:div w:id="650449233">
          <w:marLeft w:val="640"/>
          <w:marRight w:val="0"/>
          <w:marTop w:val="0"/>
          <w:marBottom w:val="0"/>
          <w:divBdr>
            <w:top w:val="none" w:sz="0" w:space="0" w:color="auto"/>
            <w:left w:val="none" w:sz="0" w:space="0" w:color="auto"/>
            <w:bottom w:val="none" w:sz="0" w:space="0" w:color="auto"/>
            <w:right w:val="none" w:sz="0" w:space="0" w:color="auto"/>
          </w:divBdr>
        </w:div>
        <w:div w:id="402602806">
          <w:marLeft w:val="640"/>
          <w:marRight w:val="0"/>
          <w:marTop w:val="0"/>
          <w:marBottom w:val="0"/>
          <w:divBdr>
            <w:top w:val="none" w:sz="0" w:space="0" w:color="auto"/>
            <w:left w:val="none" w:sz="0" w:space="0" w:color="auto"/>
            <w:bottom w:val="none" w:sz="0" w:space="0" w:color="auto"/>
            <w:right w:val="none" w:sz="0" w:space="0" w:color="auto"/>
          </w:divBdr>
        </w:div>
        <w:div w:id="963460611">
          <w:marLeft w:val="640"/>
          <w:marRight w:val="0"/>
          <w:marTop w:val="0"/>
          <w:marBottom w:val="0"/>
          <w:divBdr>
            <w:top w:val="none" w:sz="0" w:space="0" w:color="auto"/>
            <w:left w:val="none" w:sz="0" w:space="0" w:color="auto"/>
            <w:bottom w:val="none" w:sz="0" w:space="0" w:color="auto"/>
            <w:right w:val="none" w:sz="0" w:space="0" w:color="auto"/>
          </w:divBdr>
        </w:div>
        <w:div w:id="1233001825">
          <w:marLeft w:val="640"/>
          <w:marRight w:val="0"/>
          <w:marTop w:val="0"/>
          <w:marBottom w:val="0"/>
          <w:divBdr>
            <w:top w:val="none" w:sz="0" w:space="0" w:color="auto"/>
            <w:left w:val="none" w:sz="0" w:space="0" w:color="auto"/>
            <w:bottom w:val="none" w:sz="0" w:space="0" w:color="auto"/>
            <w:right w:val="none" w:sz="0" w:space="0" w:color="auto"/>
          </w:divBdr>
        </w:div>
        <w:div w:id="1250777714">
          <w:marLeft w:val="640"/>
          <w:marRight w:val="0"/>
          <w:marTop w:val="0"/>
          <w:marBottom w:val="0"/>
          <w:divBdr>
            <w:top w:val="none" w:sz="0" w:space="0" w:color="auto"/>
            <w:left w:val="none" w:sz="0" w:space="0" w:color="auto"/>
            <w:bottom w:val="none" w:sz="0" w:space="0" w:color="auto"/>
            <w:right w:val="none" w:sz="0" w:space="0" w:color="auto"/>
          </w:divBdr>
        </w:div>
        <w:div w:id="1328098506">
          <w:marLeft w:val="640"/>
          <w:marRight w:val="0"/>
          <w:marTop w:val="0"/>
          <w:marBottom w:val="0"/>
          <w:divBdr>
            <w:top w:val="none" w:sz="0" w:space="0" w:color="auto"/>
            <w:left w:val="none" w:sz="0" w:space="0" w:color="auto"/>
            <w:bottom w:val="none" w:sz="0" w:space="0" w:color="auto"/>
            <w:right w:val="none" w:sz="0" w:space="0" w:color="auto"/>
          </w:divBdr>
        </w:div>
        <w:div w:id="1551069892">
          <w:marLeft w:val="640"/>
          <w:marRight w:val="0"/>
          <w:marTop w:val="0"/>
          <w:marBottom w:val="0"/>
          <w:divBdr>
            <w:top w:val="none" w:sz="0" w:space="0" w:color="auto"/>
            <w:left w:val="none" w:sz="0" w:space="0" w:color="auto"/>
            <w:bottom w:val="none" w:sz="0" w:space="0" w:color="auto"/>
            <w:right w:val="none" w:sz="0" w:space="0" w:color="auto"/>
          </w:divBdr>
        </w:div>
        <w:div w:id="1130443366">
          <w:marLeft w:val="640"/>
          <w:marRight w:val="0"/>
          <w:marTop w:val="0"/>
          <w:marBottom w:val="0"/>
          <w:divBdr>
            <w:top w:val="none" w:sz="0" w:space="0" w:color="auto"/>
            <w:left w:val="none" w:sz="0" w:space="0" w:color="auto"/>
            <w:bottom w:val="none" w:sz="0" w:space="0" w:color="auto"/>
            <w:right w:val="none" w:sz="0" w:space="0" w:color="auto"/>
          </w:divBdr>
        </w:div>
        <w:div w:id="1098015401">
          <w:marLeft w:val="640"/>
          <w:marRight w:val="0"/>
          <w:marTop w:val="0"/>
          <w:marBottom w:val="0"/>
          <w:divBdr>
            <w:top w:val="none" w:sz="0" w:space="0" w:color="auto"/>
            <w:left w:val="none" w:sz="0" w:space="0" w:color="auto"/>
            <w:bottom w:val="none" w:sz="0" w:space="0" w:color="auto"/>
            <w:right w:val="none" w:sz="0" w:space="0" w:color="auto"/>
          </w:divBdr>
        </w:div>
        <w:div w:id="1291978583">
          <w:marLeft w:val="640"/>
          <w:marRight w:val="0"/>
          <w:marTop w:val="0"/>
          <w:marBottom w:val="0"/>
          <w:divBdr>
            <w:top w:val="none" w:sz="0" w:space="0" w:color="auto"/>
            <w:left w:val="none" w:sz="0" w:space="0" w:color="auto"/>
            <w:bottom w:val="none" w:sz="0" w:space="0" w:color="auto"/>
            <w:right w:val="none" w:sz="0" w:space="0" w:color="auto"/>
          </w:divBdr>
        </w:div>
        <w:div w:id="1845437707">
          <w:marLeft w:val="640"/>
          <w:marRight w:val="0"/>
          <w:marTop w:val="0"/>
          <w:marBottom w:val="0"/>
          <w:divBdr>
            <w:top w:val="none" w:sz="0" w:space="0" w:color="auto"/>
            <w:left w:val="none" w:sz="0" w:space="0" w:color="auto"/>
            <w:bottom w:val="none" w:sz="0" w:space="0" w:color="auto"/>
            <w:right w:val="none" w:sz="0" w:space="0" w:color="auto"/>
          </w:divBdr>
        </w:div>
        <w:div w:id="898319176">
          <w:marLeft w:val="640"/>
          <w:marRight w:val="0"/>
          <w:marTop w:val="0"/>
          <w:marBottom w:val="0"/>
          <w:divBdr>
            <w:top w:val="none" w:sz="0" w:space="0" w:color="auto"/>
            <w:left w:val="none" w:sz="0" w:space="0" w:color="auto"/>
            <w:bottom w:val="none" w:sz="0" w:space="0" w:color="auto"/>
            <w:right w:val="none" w:sz="0" w:space="0" w:color="auto"/>
          </w:divBdr>
        </w:div>
        <w:div w:id="852305942">
          <w:marLeft w:val="640"/>
          <w:marRight w:val="0"/>
          <w:marTop w:val="0"/>
          <w:marBottom w:val="0"/>
          <w:divBdr>
            <w:top w:val="none" w:sz="0" w:space="0" w:color="auto"/>
            <w:left w:val="none" w:sz="0" w:space="0" w:color="auto"/>
            <w:bottom w:val="none" w:sz="0" w:space="0" w:color="auto"/>
            <w:right w:val="none" w:sz="0" w:space="0" w:color="auto"/>
          </w:divBdr>
        </w:div>
        <w:div w:id="388845055">
          <w:marLeft w:val="640"/>
          <w:marRight w:val="0"/>
          <w:marTop w:val="0"/>
          <w:marBottom w:val="0"/>
          <w:divBdr>
            <w:top w:val="none" w:sz="0" w:space="0" w:color="auto"/>
            <w:left w:val="none" w:sz="0" w:space="0" w:color="auto"/>
            <w:bottom w:val="none" w:sz="0" w:space="0" w:color="auto"/>
            <w:right w:val="none" w:sz="0" w:space="0" w:color="auto"/>
          </w:divBdr>
        </w:div>
        <w:div w:id="311715047">
          <w:marLeft w:val="640"/>
          <w:marRight w:val="0"/>
          <w:marTop w:val="0"/>
          <w:marBottom w:val="0"/>
          <w:divBdr>
            <w:top w:val="none" w:sz="0" w:space="0" w:color="auto"/>
            <w:left w:val="none" w:sz="0" w:space="0" w:color="auto"/>
            <w:bottom w:val="none" w:sz="0" w:space="0" w:color="auto"/>
            <w:right w:val="none" w:sz="0" w:space="0" w:color="auto"/>
          </w:divBdr>
        </w:div>
        <w:div w:id="1748771793">
          <w:marLeft w:val="640"/>
          <w:marRight w:val="0"/>
          <w:marTop w:val="0"/>
          <w:marBottom w:val="0"/>
          <w:divBdr>
            <w:top w:val="none" w:sz="0" w:space="0" w:color="auto"/>
            <w:left w:val="none" w:sz="0" w:space="0" w:color="auto"/>
            <w:bottom w:val="none" w:sz="0" w:space="0" w:color="auto"/>
            <w:right w:val="none" w:sz="0" w:space="0" w:color="auto"/>
          </w:divBdr>
        </w:div>
        <w:div w:id="100298371">
          <w:marLeft w:val="640"/>
          <w:marRight w:val="0"/>
          <w:marTop w:val="0"/>
          <w:marBottom w:val="0"/>
          <w:divBdr>
            <w:top w:val="none" w:sz="0" w:space="0" w:color="auto"/>
            <w:left w:val="none" w:sz="0" w:space="0" w:color="auto"/>
            <w:bottom w:val="none" w:sz="0" w:space="0" w:color="auto"/>
            <w:right w:val="none" w:sz="0" w:space="0" w:color="auto"/>
          </w:divBdr>
        </w:div>
        <w:div w:id="1366710163">
          <w:marLeft w:val="640"/>
          <w:marRight w:val="0"/>
          <w:marTop w:val="0"/>
          <w:marBottom w:val="0"/>
          <w:divBdr>
            <w:top w:val="none" w:sz="0" w:space="0" w:color="auto"/>
            <w:left w:val="none" w:sz="0" w:space="0" w:color="auto"/>
            <w:bottom w:val="none" w:sz="0" w:space="0" w:color="auto"/>
            <w:right w:val="none" w:sz="0" w:space="0" w:color="auto"/>
          </w:divBdr>
        </w:div>
        <w:div w:id="118111896">
          <w:marLeft w:val="640"/>
          <w:marRight w:val="0"/>
          <w:marTop w:val="0"/>
          <w:marBottom w:val="0"/>
          <w:divBdr>
            <w:top w:val="none" w:sz="0" w:space="0" w:color="auto"/>
            <w:left w:val="none" w:sz="0" w:space="0" w:color="auto"/>
            <w:bottom w:val="none" w:sz="0" w:space="0" w:color="auto"/>
            <w:right w:val="none" w:sz="0" w:space="0" w:color="auto"/>
          </w:divBdr>
        </w:div>
        <w:div w:id="2125610710">
          <w:marLeft w:val="640"/>
          <w:marRight w:val="0"/>
          <w:marTop w:val="0"/>
          <w:marBottom w:val="0"/>
          <w:divBdr>
            <w:top w:val="none" w:sz="0" w:space="0" w:color="auto"/>
            <w:left w:val="none" w:sz="0" w:space="0" w:color="auto"/>
            <w:bottom w:val="none" w:sz="0" w:space="0" w:color="auto"/>
            <w:right w:val="none" w:sz="0" w:space="0" w:color="auto"/>
          </w:divBdr>
        </w:div>
        <w:div w:id="1447890734">
          <w:marLeft w:val="640"/>
          <w:marRight w:val="0"/>
          <w:marTop w:val="0"/>
          <w:marBottom w:val="0"/>
          <w:divBdr>
            <w:top w:val="none" w:sz="0" w:space="0" w:color="auto"/>
            <w:left w:val="none" w:sz="0" w:space="0" w:color="auto"/>
            <w:bottom w:val="none" w:sz="0" w:space="0" w:color="auto"/>
            <w:right w:val="none" w:sz="0" w:space="0" w:color="auto"/>
          </w:divBdr>
        </w:div>
        <w:div w:id="1868717631">
          <w:marLeft w:val="640"/>
          <w:marRight w:val="0"/>
          <w:marTop w:val="0"/>
          <w:marBottom w:val="0"/>
          <w:divBdr>
            <w:top w:val="none" w:sz="0" w:space="0" w:color="auto"/>
            <w:left w:val="none" w:sz="0" w:space="0" w:color="auto"/>
            <w:bottom w:val="none" w:sz="0" w:space="0" w:color="auto"/>
            <w:right w:val="none" w:sz="0" w:space="0" w:color="auto"/>
          </w:divBdr>
        </w:div>
        <w:div w:id="1051003771">
          <w:marLeft w:val="640"/>
          <w:marRight w:val="0"/>
          <w:marTop w:val="0"/>
          <w:marBottom w:val="0"/>
          <w:divBdr>
            <w:top w:val="none" w:sz="0" w:space="0" w:color="auto"/>
            <w:left w:val="none" w:sz="0" w:space="0" w:color="auto"/>
            <w:bottom w:val="none" w:sz="0" w:space="0" w:color="auto"/>
            <w:right w:val="none" w:sz="0" w:space="0" w:color="auto"/>
          </w:divBdr>
        </w:div>
      </w:divsChild>
    </w:div>
    <w:div w:id="19625056">
      <w:bodyDiv w:val="1"/>
      <w:marLeft w:val="0"/>
      <w:marRight w:val="0"/>
      <w:marTop w:val="0"/>
      <w:marBottom w:val="0"/>
      <w:divBdr>
        <w:top w:val="none" w:sz="0" w:space="0" w:color="auto"/>
        <w:left w:val="none" w:sz="0" w:space="0" w:color="auto"/>
        <w:bottom w:val="none" w:sz="0" w:space="0" w:color="auto"/>
        <w:right w:val="none" w:sz="0" w:space="0" w:color="auto"/>
      </w:divBdr>
    </w:div>
    <w:div w:id="24865739">
      <w:bodyDiv w:val="1"/>
      <w:marLeft w:val="0"/>
      <w:marRight w:val="0"/>
      <w:marTop w:val="0"/>
      <w:marBottom w:val="0"/>
      <w:divBdr>
        <w:top w:val="none" w:sz="0" w:space="0" w:color="auto"/>
        <w:left w:val="none" w:sz="0" w:space="0" w:color="auto"/>
        <w:bottom w:val="none" w:sz="0" w:space="0" w:color="auto"/>
        <w:right w:val="none" w:sz="0" w:space="0" w:color="auto"/>
      </w:divBdr>
      <w:divsChild>
        <w:div w:id="848763226">
          <w:marLeft w:val="640"/>
          <w:marRight w:val="0"/>
          <w:marTop w:val="0"/>
          <w:marBottom w:val="0"/>
          <w:divBdr>
            <w:top w:val="none" w:sz="0" w:space="0" w:color="auto"/>
            <w:left w:val="none" w:sz="0" w:space="0" w:color="auto"/>
            <w:bottom w:val="none" w:sz="0" w:space="0" w:color="auto"/>
            <w:right w:val="none" w:sz="0" w:space="0" w:color="auto"/>
          </w:divBdr>
        </w:div>
        <w:div w:id="1849712690">
          <w:marLeft w:val="640"/>
          <w:marRight w:val="0"/>
          <w:marTop w:val="0"/>
          <w:marBottom w:val="0"/>
          <w:divBdr>
            <w:top w:val="none" w:sz="0" w:space="0" w:color="auto"/>
            <w:left w:val="none" w:sz="0" w:space="0" w:color="auto"/>
            <w:bottom w:val="none" w:sz="0" w:space="0" w:color="auto"/>
            <w:right w:val="none" w:sz="0" w:space="0" w:color="auto"/>
          </w:divBdr>
        </w:div>
        <w:div w:id="208689630">
          <w:marLeft w:val="640"/>
          <w:marRight w:val="0"/>
          <w:marTop w:val="0"/>
          <w:marBottom w:val="0"/>
          <w:divBdr>
            <w:top w:val="none" w:sz="0" w:space="0" w:color="auto"/>
            <w:left w:val="none" w:sz="0" w:space="0" w:color="auto"/>
            <w:bottom w:val="none" w:sz="0" w:space="0" w:color="auto"/>
            <w:right w:val="none" w:sz="0" w:space="0" w:color="auto"/>
          </w:divBdr>
        </w:div>
        <w:div w:id="151800505">
          <w:marLeft w:val="640"/>
          <w:marRight w:val="0"/>
          <w:marTop w:val="0"/>
          <w:marBottom w:val="0"/>
          <w:divBdr>
            <w:top w:val="none" w:sz="0" w:space="0" w:color="auto"/>
            <w:left w:val="none" w:sz="0" w:space="0" w:color="auto"/>
            <w:bottom w:val="none" w:sz="0" w:space="0" w:color="auto"/>
            <w:right w:val="none" w:sz="0" w:space="0" w:color="auto"/>
          </w:divBdr>
        </w:div>
        <w:div w:id="342368295">
          <w:marLeft w:val="640"/>
          <w:marRight w:val="0"/>
          <w:marTop w:val="0"/>
          <w:marBottom w:val="0"/>
          <w:divBdr>
            <w:top w:val="none" w:sz="0" w:space="0" w:color="auto"/>
            <w:left w:val="none" w:sz="0" w:space="0" w:color="auto"/>
            <w:bottom w:val="none" w:sz="0" w:space="0" w:color="auto"/>
            <w:right w:val="none" w:sz="0" w:space="0" w:color="auto"/>
          </w:divBdr>
        </w:div>
        <w:div w:id="887229510">
          <w:marLeft w:val="640"/>
          <w:marRight w:val="0"/>
          <w:marTop w:val="0"/>
          <w:marBottom w:val="0"/>
          <w:divBdr>
            <w:top w:val="none" w:sz="0" w:space="0" w:color="auto"/>
            <w:left w:val="none" w:sz="0" w:space="0" w:color="auto"/>
            <w:bottom w:val="none" w:sz="0" w:space="0" w:color="auto"/>
            <w:right w:val="none" w:sz="0" w:space="0" w:color="auto"/>
          </w:divBdr>
        </w:div>
        <w:div w:id="1980065288">
          <w:marLeft w:val="640"/>
          <w:marRight w:val="0"/>
          <w:marTop w:val="0"/>
          <w:marBottom w:val="0"/>
          <w:divBdr>
            <w:top w:val="none" w:sz="0" w:space="0" w:color="auto"/>
            <w:left w:val="none" w:sz="0" w:space="0" w:color="auto"/>
            <w:bottom w:val="none" w:sz="0" w:space="0" w:color="auto"/>
            <w:right w:val="none" w:sz="0" w:space="0" w:color="auto"/>
          </w:divBdr>
        </w:div>
        <w:div w:id="429787057">
          <w:marLeft w:val="640"/>
          <w:marRight w:val="0"/>
          <w:marTop w:val="0"/>
          <w:marBottom w:val="0"/>
          <w:divBdr>
            <w:top w:val="none" w:sz="0" w:space="0" w:color="auto"/>
            <w:left w:val="none" w:sz="0" w:space="0" w:color="auto"/>
            <w:bottom w:val="none" w:sz="0" w:space="0" w:color="auto"/>
            <w:right w:val="none" w:sz="0" w:space="0" w:color="auto"/>
          </w:divBdr>
        </w:div>
        <w:div w:id="1343360844">
          <w:marLeft w:val="640"/>
          <w:marRight w:val="0"/>
          <w:marTop w:val="0"/>
          <w:marBottom w:val="0"/>
          <w:divBdr>
            <w:top w:val="none" w:sz="0" w:space="0" w:color="auto"/>
            <w:left w:val="none" w:sz="0" w:space="0" w:color="auto"/>
            <w:bottom w:val="none" w:sz="0" w:space="0" w:color="auto"/>
            <w:right w:val="none" w:sz="0" w:space="0" w:color="auto"/>
          </w:divBdr>
        </w:div>
        <w:div w:id="470758397">
          <w:marLeft w:val="640"/>
          <w:marRight w:val="0"/>
          <w:marTop w:val="0"/>
          <w:marBottom w:val="0"/>
          <w:divBdr>
            <w:top w:val="none" w:sz="0" w:space="0" w:color="auto"/>
            <w:left w:val="none" w:sz="0" w:space="0" w:color="auto"/>
            <w:bottom w:val="none" w:sz="0" w:space="0" w:color="auto"/>
            <w:right w:val="none" w:sz="0" w:space="0" w:color="auto"/>
          </w:divBdr>
        </w:div>
        <w:div w:id="2076582917">
          <w:marLeft w:val="640"/>
          <w:marRight w:val="0"/>
          <w:marTop w:val="0"/>
          <w:marBottom w:val="0"/>
          <w:divBdr>
            <w:top w:val="none" w:sz="0" w:space="0" w:color="auto"/>
            <w:left w:val="none" w:sz="0" w:space="0" w:color="auto"/>
            <w:bottom w:val="none" w:sz="0" w:space="0" w:color="auto"/>
            <w:right w:val="none" w:sz="0" w:space="0" w:color="auto"/>
          </w:divBdr>
        </w:div>
        <w:div w:id="1422486672">
          <w:marLeft w:val="640"/>
          <w:marRight w:val="0"/>
          <w:marTop w:val="0"/>
          <w:marBottom w:val="0"/>
          <w:divBdr>
            <w:top w:val="none" w:sz="0" w:space="0" w:color="auto"/>
            <w:left w:val="none" w:sz="0" w:space="0" w:color="auto"/>
            <w:bottom w:val="none" w:sz="0" w:space="0" w:color="auto"/>
            <w:right w:val="none" w:sz="0" w:space="0" w:color="auto"/>
          </w:divBdr>
        </w:div>
        <w:div w:id="1980568643">
          <w:marLeft w:val="640"/>
          <w:marRight w:val="0"/>
          <w:marTop w:val="0"/>
          <w:marBottom w:val="0"/>
          <w:divBdr>
            <w:top w:val="none" w:sz="0" w:space="0" w:color="auto"/>
            <w:left w:val="none" w:sz="0" w:space="0" w:color="auto"/>
            <w:bottom w:val="none" w:sz="0" w:space="0" w:color="auto"/>
            <w:right w:val="none" w:sz="0" w:space="0" w:color="auto"/>
          </w:divBdr>
        </w:div>
        <w:div w:id="1275751151">
          <w:marLeft w:val="640"/>
          <w:marRight w:val="0"/>
          <w:marTop w:val="0"/>
          <w:marBottom w:val="0"/>
          <w:divBdr>
            <w:top w:val="none" w:sz="0" w:space="0" w:color="auto"/>
            <w:left w:val="none" w:sz="0" w:space="0" w:color="auto"/>
            <w:bottom w:val="none" w:sz="0" w:space="0" w:color="auto"/>
            <w:right w:val="none" w:sz="0" w:space="0" w:color="auto"/>
          </w:divBdr>
        </w:div>
        <w:div w:id="379862363">
          <w:marLeft w:val="640"/>
          <w:marRight w:val="0"/>
          <w:marTop w:val="0"/>
          <w:marBottom w:val="0"/>
          <w:divBdr>
            <w:top w:val="none" w:sz="0" w:space="0" w:color="auto"/>
            <w:left w:val="none" w:sz="0" w:space="0" w:color="auto"/>
            <w:bottom w:val="none" w:sz="0" w:space="0" w:color="auto"/>
            <w:right w:val="none" w:sz="0" w:space="0" w:color="auto"/>
          </w:divBdr>
        </w:div>
        <w:div w:id="2085252913">
          <w:marLeft w:val="640"/>
          <w:marRight w:val="0"/>
          <w:marTop w:val="0"/>
          <w:marBottom w:val="0"/>
          <w:divBdr>
            <w:top w:val="none" w:sz="0" w:space="0" w:color="auto"/>
            <w:left w:val="none" w:sz="0" w:space="0" w:color="auto"/>
            <w:bottom w:val="none" w:sz="0" w:space="0" w:color="auto"/>
            <w:right w:val="none" w:sz="0" w:space="0" w:color="auto"/>
          </w:divBdr>
        </w:div>
        <w:div w:id="535119793">
          <w:marLeft w:val="640"/>
          <w:marRight w:val="0"/>
          <w:marTop w:val="0"/>
          <w:marBottom w:val="0"/>
          <w:divBdr>
            <w:top w:val="none" w:sz="0" w:space="0" w:color="auto"/>
            <w:left w:val="none" w:sz="0" w:space="0" w:color="auto"/>
            <w:bottom w:val="none" w:sz="0" w:space="0" w:color="auto"/>
            <w:right w:val="none" w:sz="0" w:space="0" w:color="auto"/>
          </w:divBdr>
        </w:div>
        <w:div w:id="2038849728">
          <w:marLeft w:val="640"/>
          <w:marRight w:val="0"/>
          <w:marTop w:val="0"/>
          <w:marBottom w:val="0"/>
          <w:divBdr>
            <w:top w:val="none" w:sz="0" w:space="0" w:color="auto"/>
            <w:left w:val="none" w:sz="0" w:space="0" w:color="auto"/>
            <w:bottom w:val="none" w:sz="0" w:space="0" w:color="auto"/>
            <w:right w:val="none" w:sz="0" w:space="0" w:color="auto"/>
          </w:divBdr>
        </w:div>
        <w:div w:id="698429945">
          <w:marLeft w:val="640"/>
          <w:marRight w:val="0"/>
          <w:marTop w:val="0"/>
          <w:marBottom w:val="0"/>
          <w:divBdr>
            <w:top w:val="none" w:sz="0" w:space="0" w:color="auto"/>
            <w:left w:val="none" w:sz="0" w:space="0" w:color="auto"/>
            <w:bottom w:val="none" w:sz="0" w:space="0" w:color="auto"/>
            <w:right w:val="none" w:sz="0" w:space="0" w:color="auto"/>
          </w:divBdr>
        </w:div>
        <w:div w:id="924412127">
          <w:marLeft w:val="640"/>
          <w:marRight w:val="0"/>
          <w:marTop w:val="0"/>
          <w:marBottom w:val="0"/>
          <w:divBdr>
            <w:top w:val="none" w:sz="0" w:space="0" w:color="auto"/>
            <w:left w:val="none" w:sz="0" w:space="0" w:color="auto"/>
            <w:bottom w:val="none" w:sz="0" w:space="0" w:color="auto"/>
            <w:right w:val="none" w:sz="0" w:space="0" w:color="auto"/>
          </w:divBdr>
        </w:div>
        <w:div w:id="1548905622">
          <w:marLeft w:val="640"/>
          <w:marRight w:val="0"/>
          <w:marTop w:val="0"/>
          <w:marBottom w:val="0"/>
          <w:divBdr>
            <w:top w:val="none" w:sz="0" w:space="0" w:color="auto"/>
            <w:left w:val="none" w:sz="0" w:space="0" w:color="auto"/>
            <w:bottom w:val="none" w:sz="0" w:space="0" w:color="auto"/>
            <w:right w:val="none" w:sz="0" w:space="0" w:color="auto"/>
          </w:divBdr>
        </w:div>
        <w:div w:id="713433220">
          <w:marLeft w:val="640"/>
          <w:marRight w:val="0"/>
          <w:marTop w:val="0"/>
          <w:marBottom w:val="0"/>
          <w:divBdr>
            <w:top w:val="none" w:sz="0" w:space="0" w:color="auto"/>
            <w:left w:val="none" w:sz="0" w:space="0" w:color="auto"/>
            <w:bottom w:val="none" w:sz="0" w:space="0" w:color="auto"/>
            <w:right w:val="none" w:sz="0" w:space="0" w:color="auto"/>
          </w:divBdr>
        </w:div>
        <w:div w:id="1078673293">
          <w:marLeft w:val="640"/>
          <w:marRight w:val="0"/>
          <w:marTop w:val="0"/>
          <w:marBottom w:val="0"/>
          <w:divBdr>
            <w:top w:val="none" w:sz="0" w:space="0" w:color="auto"/>
            <w:left w:val="none" w:sz="0" w:space="0" w:color="auto"/>
            <w:bottom w:val="none" w:sz="0" w:space="0" w:color="auto"/>
            <w:right w:val="none" w:sz="0" w:space="0" w:color="auto"/>
          </w:divBdr>
        </w:div>
        <w:div w:id="740638871">
          <w:marLeft w:val="640"/>
          <w:marRight w:val="0"/>
          <w:marTop w:val="0"/>
          <w:marBottom w:val="0"/>
          <w:divBdr>
            <w:top w:val="none" w:sz="0" w:space="0" w:color="auto"/>
            <w:left w:val="none" w:sz="0" w:space="0" w:color="auto"/>
            <w:bottom w:val="none" w:sz="0" w:space="0" w:color="auto"/>
            <w:right w:val="none" w:sz="0" w:space="0" w:color="auto"/>
          </w:divBdr>
        </w:div>
        <w:div w:id="772826466">
          <w:marLeft w:val="640"/>
          <w:marRight w:val="0"/>
          <w:marTop w:val="0"/>
          <w:marBottom w:val="0"/>
          <w:divBdr>
            <w:top w:val="none" w:sz="0" w:space="0" w:color="auto"/>
            <w:left w:val="none" w:sz="0" w:space="0" w:color="auto"/>
            <w:bottom w:val="none" w:sz="0" w:space="0" w:color="auto"/>
            <w:right w:val="none" w:sz="0" w:space="0" w:color="auto"/>
          </w:divBdr>
        </w:div>
        <w:div w:id="71393480">
          <w:marLeft w:val="640"/>
          <w:marRight w:val="0"/>
          <w:marTop w:val="0"/>
          <w:marBottom w:val="0"/>
          <w:divBdr>
            <w:top w:val="none" w:sz="0" w:space="0" w:color="auto"/>
            <w:left w:val="none" w:sz="0" w:space="0" w:color="auto"/>
            <w:bottom w:val="none" w:sz="0" w:space="0" w:color="auto"/>
            <w:right w:val="none" w:sz="0" w:space="0" w:color="auto"/>
          </w:divBdr>
        </w:div>
        <w:div w:id="1591351641">
          <w:marLeft w:val="640"/>
          <w:marRight w:val="0"/>
          <w:marTop w:val="0"/>
          <w:marBottom w:val="0"/>
          <w:divBdr>
            <w:top w:val="none" w:sz="0" w:space="0" w:color="auto"/>
            <w:left w:val="none" w:sz="0" w:space="0" w:color="auto"/>
            <w:bottom w:val="none" w:sz="0" w:space="0" w:color="auto"/>
            <w:right w:val="none" w:sz="0" w:space="0" w:color="auto"/>
          </w:divBdr>
        </w:div>
        <w:div w:id="1384213197">
          <w:marLeft w:val="640"/>
          <w:marRight w:val="0"/>
          <w:marTop w:val="0"/>
          <w:marBottom w:val="0"/>
          <w:divBdr>
            <w:top w:val="none" w:sz="0" w:space="0" w:color="auto"/>
            <w:left w:val="none" w:sz="0" w:space="0" w:color="auto"/>
            <w:bottom w:val="none" w:sz="0" w:space="0" w:color="auto"/>
            <w:right w:val="none" w:sz="0" w:space="0" w:color="auto"/>
          </w:divBdr>
        </w:div>
        <w:div w:id="848058510">
          <w:marLeft w:val="640"/>
          <w:marRight w:val="0"/>
          <w:marTop w:val="0"/>
          <w:marBottom w:val="0"/>
          <w:divBdr>
            <w:top w:val="none" w:sz="0" w:space="0" w:color="auto"/>
            <w:left w:val="none" w:sz="0" w:space="0" w:color="auto"/>
            <w:bottom w:val="none" w:sz="0" w:space="0" w:color="auto"/>
            <w:right w:val="none" w:sz="0" w:space="0" w:color="auto"/>
          </w:divBdr>
        </w:div>
        <w:div w:id="1557931253">
          <w:marLeft w:val="640"/>
          <w:marRight w:val="0"/>
          <w:marTop w:val="0"/>
          <w:marBottom w:val="0"/>
          <w:divBdr>
            <w:top w:val="none" w:sz="0" w:space="0" w:color="auto"/>
            <w:left w:val="none" w:sz="0" w:space="0" w:color="auto"/>
            <w:bottom w:val="none" w:sz="0" w:space="0" w:color="auto"/>
            <w:right w:val="none" w:sz="0" w:space="0" w:color="auto"/>
          </w:divBdr>
        </w:div>
        <w:div w:id="1242568115">
          <w:marLeft w:val="640"/>
          <w:marRight w:val="0"/>
          <w:marTop w:val="0"/>
          <w:marBottom w:val="0"/>
          <w:divBdr>
            <w:top w:val="none" w:sz="0" w:space="0" w:color="auto"/>
            <w:left w:val="none" w:sz="0" w:space="0" w:color="auto"/>
            <w:bottom w:val="none" w:sz="0" w:space="0" w:color="auto"/>
            <w:right w:val="none" w:sz="0" w:space="0" w:color="auto"/>
          </w:divBdr>
        </w:div>
        <w:div w:id="1373312775">
          <w:marLeft w:val="640"/>
          <w:marRight w:val="0"/>
          <w:marTop w:val="0"/>
          <w:marBottom w:val="0"/>
          <w:divBdr>
            <w:top w:val="none" w:sz="0" w:space="0" w:color="auto"/>
            <w:left w:val="none" w:sz="0" w:space="0" w:color="auto"/>
            <w:bottom w:val="none" w:sz="0" w:space="0" w:color="auto"/>
            <w:right w:val="none" w:sz="0" w:space="0" w:color="auto"/>
          </w:divBdr>
        </w:div>
        <w:div w:id="1672217438">
          <w:marLeft w:val="640"/>
          <w:marRight w:val="0"/>
          <w:marTop w:val="0"/>
          <w:marBottom w:val="0"/>
          <w:divBdr>
            <w:top w:val="none" w:sz="0" w:space="0" w:color="auto"/>
            <w:left w:val="none" w:sz="0" w:space="0" w:color="auto"/>
            <w:bottom w:val="none" w:sz="0" w:space="0" w:color="auto"/>
            <w:right w:val="none" w:sz="0" w:space="0" w:color="auto"/>
          </w:divBdr>
        </w:div>
        <w:div w:id="470948091">
          <w:marLeft w:val="640"/>
          <w:marRight w:val="0"/>
          <w:marTop w:val="0"/>
          <w:marBottom w:val="0"/>
          <w:divBdr>
            <w:top w:val="none" w:sz="0" w:space="0" w:color="auto"/>
            <w:left w:val="none" w:sz="0" w:space="0" w:color="auto"/>
            <w:bottom w:val="none" w:sz="0" w:space="0" w:color="auto"/>
            <w:right w:val="none" w:sz="0" w:space="0" w:color="auto"/>
          </w:divBdr>
        </w:div>
        <w:div w:id="769157782">
          <w:marLeft w:val="640"/>
          <w:marRight w:val="0"/>
          <w:marTop w:val="0"/>
          <w:marBottom w:val="0"/>
          <w:divBdr>
            <w:top w:val="none" w:sz="0" w:space="0" w:color="auto"/>
            <w:left w:val="none" w:sz="0" w:space="0" w:color="auto"/>
            <w:bottom w:val="none" w:sz="0" w:space="0" w:color="auto"/>
            <w:right w:val="none" w:sz="0" w:space="0" w:color="auto"/>
          </w:divBdr>
        </w:div>
        <w:div w:id="1835417822">
          <w:marLeft w:val="640"/>
          <w:marRight w:val="0"/>
          <w:marTop w:val="0"/>
          <w:marBottom w:val="0"/>
          <w:divBdr>
            <w:top w:val="none" w:sz="0" w:space="0" w:color="auto"/>
            <w:left w:val="none" w:sz="0" w:space="0" w:color="auto"/>
            <w:bottom w:val="none" w:sz="0" w:space="0" w:color="auto"/>
            <w:right w:val="none" w:sz="0" w:space="0" w:color="auto"/>
          </w:divBdr>
        </w:div>
        <w:div w:id="1333139843">
          <w:marLeft w:val="640"/>
          <w:marRight w:val="0"/>
          <w:marTop w:val="0"/>
          <w:marBottom w:val="0"/>
          <w:divBdr>
            <w:top w:val="none" w:sz="0" w:space="0" w:color="auto"/>
            <w:left w:val="none" w:sz="0" w:space="0" w:color="auto"/>
            <w:bottom w:val="none" w:sz="0" w:space="0" w:color="auto"/>
            <w:right w:val="none" w:sz="0" w:space="0" w:color="auto"/>
          </w:divBdr>
        </w:div>
        <w:div w:id="74017330">
          <w:marLeft w:val="640"/>
          <w:marRight w:val="0"/>
          <w:marTop w:val="0"/>
          <w:marBottom w:val="0"/>
          <w:divBdr>
            <w:top w:val="none" w:sz="0" w:space="0" w:color="auto"/>
            <w:left w:val="none" w:sz="0" w:space="0" w:color="auto"/>
            <w:bottom w:val="none" w:sz="0" w:space="0" w:color="auto"/>
            <w:right w:val="none" w:sz="0" w:space="0" w:color="auto"/>
          </w:divBdr>
        </w:div>
        <w:div w:id="145980091">
          <w:marLeft w:val="640"/>
          <w:marRight w:val="0"/>
          <w:marTop w:val="0"/>
          <w:marBottom w:val="0"/>
          <w:divBdr>
            <w:top w:val="none" w:sz="0" w:space="0" w:color="auto"/>
            <w:left w:val="none" w:sz="0" w:space="0" w:color="auto"/>
            <w:bottom w:val="none" w:sz="0" w:space="0" w:color="auto"/>
            <w:right w:val="none" w:sz="0" w:space="0" w:color="auto"/>
          </w:divBdr>
        </w:div>
        <w:div w:id="262803406">
          <w:marLeft w:val="640"/>
          <w:marRight w:val="0"/>
          <w:marTop w:val="0"/>
          <w:marBottom w:val="0"/>
          <w:divBdr>
            <w:top w:val="none" w:sz="0" w:space="0" w:color="auto"/>
            <w:left w:val="none" w:sz="0" w:space="0" w:color="auto"/>
            <w:bottom w:val="none" w:sz="0" w:space="0" w:color="auto"/>
            <w:right w:val="none" w:sz="0" w:space="0" w:color="auto"/>
          </w:divBdr>
        </w:div>
        <w:div w:id="2058358360">
          <w:marLeft w:val="640"/>
          <w:marRight w:val="0"/>
          <w:marTop w:val="0"/>
          <w:marBottom w:val="0"/>
          <w:divBdr>
            <w:top w:val="none" w:sz="0" w:space="0" w:color="auto"/>
            <w:left w:val="none" w:sz="0" w:space="0" w:color="auto"/>
            <w:bottom w:val="none" w:sz="0" w:space="0" w:color="auto"/>
            <w:right w:val="none" w:sz="0" w:space="0" w:color="auto"/>
          </w:divBdr>
        </w:div>
        <w:div w:id="1410423564">
          <w:marLeft w:val="640"/>
          <w:marRight w:val="0"/>
          <w:marTop w:val="0"/>
          <w:marBottom w:val="0"/>
          <w:divBdr>
            <w:top w:val="none" w:sz="0" w:space="0" w:color="auto"/>
            <w:left w:val="none" w:sz="0" w:space="0" w:color="auto"/>
            <w:bottom w:val="none" w:sz="0" w:space="0" w:color="auto"/>
            <w:right w:val="none" w:sz="0" w:space="0" w:color="auto"/>
          </w:divBdr>
        </w:div>
      </w:divsChild>
    </w:div>
    <w:div w:id="26151448">
      <w:bodyDiv w:val="1"/>
      <w:marLeft w:val="0"/>
      <w:marRight w:val="0"/>
      <w:marTop w:val="0"/>
      <w:marBottom w:val="0"/>
      <w:divBdr>
        <w:top w:val="none" w:sz="0" w:space="0" w:color="auto"/>
        <w:left w:val="none" w:sz="0" w:space="0" w:color="auto"/>
        <w:bottom w:val="none" w:sz="0" w:space="0" w:color="auto"/>
        <w:right w:val="none" w:sz="0" w:space="0" w:color="auto"/>
      </w:divBdr>
      <w:divsChild>
        <w:div w:id="274754421">
          <w:marLeft w:val="640"/>
          <w:marRight w:val="0"/>
          <w:marTop w:val="0"/>
          <w:marBottom w:val="0"/>
          <w:divBdr>
            <w:top w:val="none" w:sz="0" w:space="0" w:color="auto"/>
            <w:left w:val="none" w:sz="0" w:space="0" w:color="auto"/>
            <w:bottom w:val="none" w:sz="0" w:space="0" w:color="auto"/>
            <w:right w:val="none" w:sz="0" w:space="0" w:color="auto"/>
          </w:divBdr>
        </w:div>
        <w:div w:id="962423601">
          <w:marLeft w:val="640"/>
          <w:marRight w:val="0"/>
          <w:marTop w:val="0"/>
          <w:marBottom w:val="0"/>
          <w:divBdr>
            <w:top w:val="none" w:sz="0" w:space="0" w:color="auto"/>
            <w:left w:val="none" w:sz="0" w:space="0" w:color="auto"/>
            <w:bottom w:val="none" w:sz="0" w:space="0" w:color="auto"/>
            <w:right w:val="none" w:sz="0" w:space="0" w:color="auto"/>
          </w:divBdr>
        </w:div>
        <w:div w:id="746924488">
          <w:marLeft w:val="640"/>
          <w:marRight w:val="0"/>
          <w:marTop w:val="0"/>
          <w:marBottom w:val="0"/>
          <w:divBdr>
            <w:top w:val="none" w:sz="0" w:space="0" w:color="auto"/>
            <w:left w:val="none" w:sz="0" w:space="0" w:color="auto"/>
            <w:bottom w:val="none" w:sz="0" w:space="0" w:color="auto"/>
            <w:right w:val="none" w:sz="0" w:space="0" w:color="auto"/>
          </w:divBdr>
        </w:div>
        <w:div w:id="43068368">
          <w:marLeft w:val="640"/>
          <w:marRight w:val="0"/>
          <w:marTop w:val="0"/>
          <w:marBottom w:val="0"/>
          <w:divBdr>
            <w:top w:val="none" w:sz="0" w:space="0" w:color="auto"/>
            <w:left w:val="none" w:sz="0" w:space="0" w:color="auto"/>
            <w:bottom w:val="none" w:sz="0" w:space="0" w:color="auto"/>
            <w:right w:val="none" w:sz="0" w:space="0" w:color="auto"/>
          </w:divBdr>
        </w:div>
        <w:div w:id="1678575215">
          <w:marLeft w:val="640"/>
          <w:marRight w:val="0"/>
          <w:marTop w:val="0"/>
          <w:marBottom w:val="0"/>
          <w:divBdr>
            <w:top w:val="none" w:sz="0" w:space="0" w:color="auto"/>
            <w:left w:val="none" w:sz="0" w:space="0" w:color="auto"/>
            <w:bottom w:val="none" w:sz="0" w:space="0" w:color="auto"/>
            <w:right w:val="none" w:sz="0" w:space="0" w:color="auto"/>
          </w:divBdr>
        </w:div>
        <w:div w:id="2139688359">
          <w:marLeft w:val="640"/>
          <w:marRight w:val="0"/>
          <w:marTop w:val="0"/>
          <w:marBottom w:val="0"/>
          <w:divBdr>
            <w:top w:val="none" w:sz="0" w:space="0" w:color="auto"/>
            <w:left w:val="none" w:sz="0" w:space="0" w:color="auto"/>
            <w:bottom w:val="none" w:sz="0" w:space="0" w:color="auto"/>
            <w:right w:val="none" w:sz="0" w:space="0" w:color="auto"/>
          </w:divBdr>
        </w:div>
        <w:div w:id="266160058">
          <w:marLeft w:val="640"/>
          <w:marRight w:val="0"/>
          <w:marTop w:val="0"/>
          <w:marBottom w:val="0"/>
          <w:divBdr>
            <w:top w:val="none" w:sz="0" w:space="0" w:color="auto"/>
            <w:left w:val="none" w:sz="0" w:space="0" w:color="auto"/>
            <w:bottom w:val="none" w:sz="0" w:space="0" w:color="auto"/>
            <w:right w:val="none" w:sz="0" w:space="0" w:color="auto"/>
          </w:divBdr>
        </w:div>
        <w:div w:id="2048527810">
          <w:marLeft w:val="640"/>
          <w:marRight w:val="0"/>
          <w:marTop w:val="0"/>
          <w:marBottom w:val="0"/>
          <w:divBdr>
            <w:top w:val="none" w:sz="0" w:space="0" w:color="auto"/>
            <w:left w:val="none" w:sz="0" w:space="0" w:color="auto"/>
            <w:bottom w:val="none" w:sz="0" w:space="0" w:color="auto"/>
            <w:right w:val="none" w:sz="0" w:space="0" w:color="auto"/>
          </w:divBdr>
        </w:div>
        <w:div w:id="658580023">
          <w:marLeft w:val="640"/>
          <w:marRight w:val="0"/>
          <w:marTop w:val="0"/>
          <w:marBottom w:val="0"/>
          <w:divBdr>
            <w:top w:val="none" w:sz="0" w:space="0" w:color="auto"/>
            <w:left w:val="none" w:sz="0" w:space="0" w:color="auto"/>
            <w:bottom w:val="none" w:sz="0" w:space="0" w:color="auto"/>
            <w:right w:val="none" w:sz="0" w:space="0" w:color="auto"/>
          </w:divBdr>
        </w:div>
        <w:div w:id="102658033">
          <w:marLeft w:val="640"/>
          <w:marRight w:val="0"/>
          <w:marTop w:val="0"/>
          <w:marBottom w:val="0"/>
          <w:divBdr>
            <w:top w:val="none" w:sz="0" w:space="0" w:color="auto"/>
            <w:left w:val="none" w:sz="0" w:space="0" w:color="auto"/>
            <w:bottom w:val="none" w:sz="0" w:space="0" w:color="auto"/>
            <w:right w:val="none" w:sz="0" w:space="0" w:color="auto"/>
          </w:divBdr>
        </w:div>
        <w:div w:id="1077676324">
          <w:marLeft w:val="640"/>
          <w:marRight w:val="0"/>
          <w:marTop w:val="0"/>
          <w:marBottom w:val="0"/>
          <w:divBdr>
            <w:top w:val="none" w:sz="0" w:space="0" w:color="auto"/>
            <w:left w:val="none" w:sz="0" w:space="0" w:color="auto"/>
            <w:bottom w:val="none" w:sz="0" w:space="0" w:color="auto"/>
            <w:right w:val="none" w:sz="0" w:space="0" w:color="auto"/>
          </w:divBdr>
        </w:div>
        <w:div w:id="701518023">
          <w:marLeft w:val="640"/>
          <w:marRight w:val="0"/>
          <w:marTop w:val="0"/>
          <w:marBottom w:val="0"/>
          <w:divBdr>
            <w:top w:val="none" w:sz="0" w:space="0" w:color="auto"/>
            <w:left w:val="none" w:sz="0" w:space="0" w:color="auto"/>
            <w:bottom w:val="none" w:sz="0" w:space="0" w:color="auto"/>
            <w:right w:val="none" w:sz="0" w:space="0" w:color="auto"/>
          </w:divBdr>
        </w:div>
        <w:div w:id="116995608">
          <w:marLeft w:val="640"/>
          <w:marRight w:val="0"/>
          <w:marTop w:val="0"/>
          <w:marBottom w:val="0"/>
          <w:divBdr>
            <w:top w:val="none" w:sz="0" w:space="0" w:color="auto"/>
            <w:left w:val="none" w:sz="0" w:space="0" w:color="auto"/>
            <w:bottom w:val="none" w:sz="0" w:space="0" w:color="auto"/>
            <w:right w:val="none" w:sz="0" w:space="0" w:color="auto"/>
          </w:divBdr>
        </w:div>
        <w:div w:id="439839317">
          <w:marLeft w:val="640"/>
          <w:marRight w:val="0"/>
          <w:marTop w:val="0"/>
          <w:marBottom w:val="0"/>
          <w:divBdr>
            <w:top w:val="none" w:sz="0" w:space="0" w:color="auto"/>
            <w:left w:val="none" w:sz="0" w:space="0" w:color="auto"/>
            <w:bottom w:val="none" w:sz="0" w:space="0" w:color="auto"/>
            <w:right w:val="none" w:sz="0" w:space="0" w:color="auto"/>
          </w:divBdr>
        </w:div>
        <w:div w:id="677581400">
          <w:marLeft w:val="640"/>
          <w:marRight w:val="0"/>
          <w:marTop w:val="0"/>
          <w:marBottom w:val="0"/>
          <w:divBdr>
            <w:top w:val="none" w:sz="0" w:space="0" w:color="auto"/>
            <w:left w:val="none" w:sz="0" w:space="0" w:color="auto"/>
            <w:bottom w:val="none" w:sz="0" w:space="0" w:color="auto"/>
            <w:right w:val="none" w:sz="0" w:space="0" w:color="auto"/>
          </w:divBdr>
        </w:div>
        <w:div w:id="1040666039">
          <w:marLeft w:val="640"/>
          <w:marRight w:val="0"/>
          <w:marTop w:val="0"/>
          <w:marBottom w:val="0"/>
          <w:divBdr>
            <w:top w:val="none" w:sz="0" w:space="0" w:color="auto"/>
            <w:left w:val="none" w:sz="0" w:space="0" w:color="auto"/>
            <w:bottom w:val="none" w:sz="0" w:space="0" w:color="auto"/>
            <w:right w:val="none" w:sz="0" w:space="0" w:color="auto"/>
          </w:divBdr>
        </w:div>
        <w:div w:id="1948803376">
          <w:marLeft w:val="640"/>
          <w:marRight w:val="0"/>
          <w:marTop w:val="0"/>
          <w:marBottom w:val="0"/>
          <w:divBdr>
            <w:top w:val="none" w:sz="0" w:space="0" w:color="auto"/>
            <w:left w:val="none" w:sz="0" w:space="0" w:color="auto"/>
            <w:bottom w:val="none" w:sz="0" w:space="0" w:color="auto"/>
            <w:right w:val="none" w:sz="0" w:space="0" w:color="auto"/>
          </w:divBdr>
        </w:div>
        <w:div w:id="1315716095">
          <w:marLeft w:val="640"/>
          <w:marRight w:val="0"/>
          <w:marTop w:val="0"/>
          <w:marBottom w:val="0"/>
          <w:divBdr>
            <w:top w:val="none" w:sz="0" w:space="0" w:color="auto"/>
            <w:left w:val="none" w:sz="0" w:space="0" w:color="auto"/>
            <w:bottom w:val="none" w:sz="0" w:space="0" w:color="auto"/>
            <w:right w:val="none" w:sz="0" w:space="0" w:color="auto"/>
          </w:divBdr>
        </w:div>
        <w:div w:id="1342511776">
          <w:marLeft w:val="640"/>
          <w:marRight w:val="0"/>
          <w:marTop w:val="0"/>
          <w:marBottom w:val="0"/>
          <w:divBdr>
            <w:top w:val="none" w:sz="0" w:space="0" w:color="auto"/>
            <w:left w:val="none" w:sz="0" w:space="0" w:color="auto"/>
            <w:bottom w:val="none" w:sz="0" w:space="0" w:color="auto"/>
            <w:right w:val="none" w:sz="0" w:space="0" w:color="auto"/>
          </w:divBdr>
        </w:div>
        <w:div w:id="830364865">
          <w:marLeft w:val="640"/>
          <w:marRight w:val="0"/>
          <w:marTop w:val="0"/>
          <w:marBottom w:val="0"/>
          <w:divBdr>
            <w:top w:val="none" w:sz="0" w:space="0" w:color="auto"/>
            <w:left w:val="none" w:sz="0" w:space="0" w:color="auto"/>
            <w:bottom w:val="none" w:sz="0" w:space="0" w:color="auto"/>
            <w:right w:val="none" w:sz="0" w:space="0" w:color="auto"/>
          </w:divBdr>
        </w:div>
        <w:div w:id="2073968023">
          <w:marLeft w:val="640"/>
          <w:marRight w:val="0"/>
          <w:marTop w:val="0"/>
          <w:marBottom w:val="0"/>
          <w:divBdr>
            <w:top w:val="none" w:sz="0" w:space="0" w:color="auto"/>
            <w:left w:val="none" w:sz="0" w:space="0" w:color="auto"/>
            <w:bottom w:val="none" w:sz="0" w:space="0" w:color="auto"/>
            <w:right w:val="none" w:sz="0" w:space="0" w:color="auto"/>
          </w:divBdr>
        </w:div>
        <w:div w:id="55662591">
          <w:marLeft w:val="640"/>
          <w:marRight w:val="0"/>
          <w:marTop w:val="0"/>
          <w:marBottom w:val="0"/>
          <w:divBdr>
            <w:top w:val="none" w:sz="0" w:space="0" w:color="auto"/>
            <w:left w:val="none" w:sz="0" w:space="0" w:color="auto"/>
            <w:bottom w:val="none" w:sz="0" w:space="0" w:color="auto"/>
            <w:right w:val="none" w:sz="0" w:space="0" w:color="auto"/>
          </w:divBdr>
        </w:div>
        <w:div w:id="567766677">
          <w:marLeft w:val="640"/>
          <w:marRight w:val="0"/>
          <w:marTop w:val="0"/>
          <w:marBottom w:val="0"/>
          <w:divBdr>
            <w:top w:val="none" w:sz="0" w:space="0" w:color="auto"/>
            <w:left w:val="none" w:sz="0" w:space="0" w:color="auto"/>
            <w:bottom w:val="none" w:sz="0" w:space="0" w:color="auto"/>
            <w:right w:val="none" w:sz="0" w:space="0" w:color="auto"/>
          </w:divBdr>
        </w:div>
        <w:div w:id="5520107">
          <w:marLeft w:val="640"/>
          <w:marRight w:val="0"/>
          <w:marTop w:val="0"/>
          <w:marBottom w:val="0"/>
          <w:divBdr>
            <w:top w:val="none" w:sz="0" w:space="0" w:color="auto"/>
            <w:left w:val="none" w:sz="0" w:space="0" w:color="auto"/>
            <w:bottom w:val="none" w:sz="0" w:space="0" w:color="auto"/>
            <w:right w:val="none" w:sz="0" w:space="0" w:color="auto"/>
          </w:divBdr>
        </w:div>
        <w:div w:id="1565526709">
          <w:marLeft w:val="640"/>
          <w:marRight w:val="0"/>
          <w:marTop w:val="0"/>
          <w:marBottom w:val="0"/>
          <w:divBdr>
            <w:top w:val="none" w:sz="0" w:space="0" w:color="auto"/>
            <w:left w:val="none" w:sz="0" w:space="0" w:color="auto"/>
            <w:bottom w:val="none" w:sz="0" w:space="0" w:color="auto"/>
            <w:right w:val="none" w:sz="0" w:space="0" w:color="auto"/>
          </w:divBdr>
        </w:div>
        <w:div w:id="218440637">
          <w:marLeft w:val="640"/>
          <w:marRight w:val="0"/>
          <w:marTop w:val="0"/>
          <w:marBottom w:val="0"/>
          <w:divBdr>
            <w:top w:val="none" w:sz="0" w:space="0" w:color="auto"/>
            <w:left w:val="none" w:sz="0" w:space="0" w:color="auto"/>
            <w:bottom w:val="none" w:sz="0" w:space="0" w:color="auto"/>
            <w:right w:val="none" w:sz="0" w:space="0" w:color="auto"/>
          </w:divBdr>
        </w:div>
        <w:div w:id="1677418846">
          <w:marLeft w:val="640"/>
          <w:marRight w:val="0"/>
          <w:marTop w:val="0"/>
          <w:marBottom w:val="0"/>
          <w:divBdr>
            <w:top w:val="none" w:sz="0" w:space="0" w:color="auto"/>
            <w:left w:val="none" w:sz="0" w:space="0" w:color="auto"/>
            <w:bottom w:val="none" w:sz="0" w:space="0" w:color="auto"/>
            <w:right w:val="none" w:sz="0" w:space="0" w:color="auto"/>
          </w:divBdr>
        </w:div>
        <w:div w:id="332995220">
          <w:marLeft w:val="640"/>
          <w:marRight w:val="0"/>
          <w:marTop w:val="0"/>
          <w:marBottom w:val="0"/>
          <w:divBdr>
            <w:top w:val="none" w:sz="0" w:space="0" w:color="auto"/>
            <w:left w:val="none" w:sz="0" w:space="0" w:color="auto"/>
            <w:bottom w:val="none" w:sz="0" w:space="0" w:color="auto"/>
            <w:right w:val="none" w:sz="0" w:space="0" w:color="auto"/>
          </w:divBdr>
        </w:div>
        <w:div w:id="106508781">
          <w:marLeft w:val="640"/>
          <w:marRight w:val="0"/>
          <w:marTop w:val="0"/>
          <w:marBottom w:val="0"/>
          <w:divBdr>
            <w:top w:val="none" w:sz="0" w:space="0" w:color="auto"/>
            <w:left w:val="none" w:sz="0" w:space="0" w:color="auto"/>
            <w:bottom w:val="none" w:sz="0" w:space="0" w:color="auto"/>
            <w:right w:val="none" w:sz="0" w:space="0" w:color="auto"/>
          </w:divBdr>
        </w:div>
        <w:div w:id="165874730">
          <w:marLeft w:val="640"/>
          <w:marRight w:val="0"/>
          <w:marTop w:val="0"/>
          <w:marBottom w:val="0"/>
          <w:divBdr>
            <w:top w:val="none" w:sz="0" w:space="0" w:color="auto"/>
            <w:left w:val="none" w:sz="0" w:space="0" w:color="auto"/>
            <w:bottom w:val="none" w:sz="0" w:space="0" w:color="auto"/>
            <w:right w:val="none" w:sz="0" w:space="0" w:color="auto"/>
          </w:divBdr>
        </w:div>
        <w:div w:id="1637374156">
          <w:marLeft w:val="640"/>
          <w:marRight w:val="0"/>
          <w:marTop w:val="0"/>
          <w:marBottom w:val="0"/>
          <w:divBdr>
            <w:top w:val="none" w:sz="0" w:space="0" w:color="auto"/>
            <w:left w:val="none" w:sz="0" w:space="0" w:color="auto"/>
            <w:bottom w:val="none" w:sz="0" w:space="0" w:color="auto"/>
            <w:right w:val="none" w:sz="0" w:space="0" w:color="auto"/>
          </w:divBdr>
        </w:div>
        <w:div w:id="2127193908">
          <w:marLeft w:val="640"/>
          <w:marRight w:val="0"/>
          <w:marTop w:val="0"/>
          <w:marBottom w:val="0"/>
          <w:divBdr>
            <w:top w:val="none" w:sz="0" w:space="0" w:color="auto"/>
            <w:left w:val="none" w:sz="0" w:space="0" w:color="auto"/>
            <w:bottom w:val="none" w:sz="0" w:space="0" w:color="auto"/>
            <w:right w:val="none" w:sz="0" w:space="0" w:color="auto"/>
          </w:divBdr>
        </w:div>
        <w:div w:id="315839211">
          <w:marLeft w:val="640"/>
          <w:marRight w:val="0"/>
          <w:marTop w:val="0"/>
          <w:marBottom w:val="0"/>
          <w:divBdr>
            <w:top w:val="none" w:sz="0" w:space="0" w:color="auto"/>
            <w:left w:val="none" w:sz="0" w:space="0" w:color="auto"/>
            <w:bottom w:val="none" w:sz="0" w:space="0" w:color="auto"/>
            <w:right w:val="none" w:sz="0" w:space="0" w:color="auto"/>
          </w:divBdr>
        </w:div>
        <w:div w:id="1619293975">
          <w:marLeft w:val="640"/>
          <w:marRight w:val="0"/>
          <w:marTop w:val="0"/>
          <w:marBottom w:val="0"/>
          <w:divBdr>
            <w:top w:val="none" w:sz="0" w:space="0" w:color="auto"/>
            <w:left w:val="none" w:sz="0" w:space="0" w:color="auto"/>
            <w:bottom w:val="none" w:sz="0" w:space="0" w:color="auto"/>
            <w:right w:val="none" w:sz="0" w:space="0" w:color="auto"/>
          </w:divBdr>
        </w:div>
        <w:div w:id="1728797032">
          <w:marLeft w:val="640"/>
          <w:marRight w:val="0"/>
          <w:marTop w:val="0"/>
          <w:marBottom w:val="0"/>
          <w:divBdr>
            <w:top w:val="none" w:sz="0" w:space="0" w:color="auto"/>
            <w:left w:val="none" w:sz="0" w:space="0" w:color="auto"/>
            <w:bottom w:val="none" w:sz="0" w:space="0" w:color="auto"/>
            <w:right w:val="none" w:sz="0" w:space="0" w:color="auto"/>
          </w:divBdr>
        </w:div>
        <w:div w:id="1096558416">
          <w:marLeft w:val="640"/>
          <w:marRight w:val="0"/>
          <w:marTop w:val="0"/>
          <w:marBottom w:val="0"/>
          <w:divBdr>
            <w:top w:val="none" w:sz="0" w:space="0" w:color="auto"/>
            <w:left w:val="none" w:sz="0" w:space="0" w:color="auto"/>
            <w:bottom w:val="none" w:sz="0" w:space="0" w:color="auto"/>
            <w:right w:val="none" w:sz="0" w:space="0" w:color="auto"/>
          </w:divBdr>
        </w:div>
        <w:div w:id="1041511925">
          <w:marLeft w:val="640"/>
          <w:marRight w:val="0"/>
          <w:marTop w:val="0"/>
          <w:marBottom w:val="0"/>
          <w:divBdr>
            <w:top w:val="none" w:sz="0" w:space="0" w:color="auto"/>
            <w:left w:val="none" w:sz="0" w:space="0" w:color="auto"/>
            <w:bottom w:val="none" w:sz="0" w:space="0" w:color="auto"/>
            <w:right w:val="none" w:sz="0" w:space="0" w:color="auto"/>
          </w:divBdr>
        </w:div>
        <w:div w:id="483548534">
          <w:marLeft w:val="640"/>
          <w:marRight w:val="0"/>
          <w:marTop w:val="0"/>
          <w:marBottom w:val="0"/>
          <w:divBdr>
            <w:top w:val="none" w:sz="0" w:space="0" w:color="auto"/>
            <w:left w:val="none" w:sz="0" w:space="0" w:color="auto"/>
            <w:bottom w:val="none" w:sz="0" w:space="0" w:color="auto"/>
            <w:right w:val="none" w:sz="0" w:space="0" w:color="auto"/>
          </w:divBdr>
        </w:div>
        <w:div w:id="495613783">
          <w:marLeft w:val="640"/>
          <w:marRight w:val="0"/>
          <w:marTop w:val="0"/>
          <w:marBottom w:val="0"/>
          <w:divBdr>
            <w:top w:val="none" w:sz="0" w:space="0" w:color="auto"/>
            <w:left w:val="none" w:sz="0" w:space="0" w:color="auto"/>
            <w:bottom w:val="none" w:sz="0" w:space="0" w:color="auto"/>
            <w:right w:val="none" w:sz="0" w:space="0" w:color="auto"/>
          </w:divBdr>
        </w:div>
        <w:div w:id="42142442">
          <w:marLeft w:val="640"/>
          <w:marRight w:val="0"/>
          <w:marTop w:val="0"/>
          <w:marBottom w:val="0"/>
          <w:divBdr>
            <w:top w:val="none" w:sz="0" w:space="0" w:color="auto"/>
            <w:left w:val="none" w:sz="0" w:space="0" w:color="auto"/>
            <w:bottom w:val="none" w:sz="0" w:space="0" w:color="auto"/>
            <w:right w:val="none" w:sz="0" w:space="0" w:color="auto"/>
          </w:divBdr>
        </w:div>
        <w:div w:id="1038622637">
          <w:marLeft w:val="640"/>
          <w:marRight w:val="0"/>
          <w:marTop w:val="0"/>
          <w:marBottom w:val="0"/>
          <w:divBdr>
            <w:top w:val="none" w:sz="0" w:space="0" w:color="auto"/>
            <w:left w:val="none" w:sz="0" w:space="0" w:color="auto"/>
            <w:bottom w:val="none" w:sz="0" w:space="0" w:color="auto"/>
            <w:right w:val="none" w:sz="0" w:space="0" w:color="auto"/>
          </w:divBdr>
        </w:div>
        <w:div w:id="238826687">
          <w:marLeft w:val="640"/>
          <w:marRight w:val="0"/>
          <w:marTop w:val="0"/>
          <w:marBottom w:val="0"/>
          <w:divBdr>
            <w:top w:val="none" w:sz="0" w:space="0" w:color="auto"/>
            <w:left w:val="none" w:sz="0" w:space="0" w:color="auto"/>
            <w:bottom w:val="none" w:sz="0" w:space="0" w:color="auto"/>
            <w:right w:val="none" w:sz="0" w:space="0" w:color="auto"/>
          </w:divBdr>
        </w:div>
      </w:divsChild>
    </w:div>
    <w:div w:id="35545138">
      <w:bodyDiv w:val="1"/>
      <w:marLeft w:val="0"/>
      <w:marRight w:val="0"/>
      <w:marTop w:val="0"/>
      <w:marBottom w:val="0"/>
      <w:divBdr>
        <w:top w:val="none" w:sz="0" w:space="0" w:color="auto"/>
        <w:left w:val="none" w:sz="0" w:space="0" w:color="auto"/>
        <w:bottom w:val="none" w:sz="0" w:space="0" w:color="auto"/>
        <w:right w:val="none" w:sz="0" w:space="0" w:color="auto"/>
      </w:divBdr>
      <w:divsChild>
        <w:div w:id="2014263000">
          <w:marLeft w:val="640"/>
          <w:marRight w:val="0"/>
          <w:marTop w:val="0"/>
          <w:marBottom w:val="0"/>
          <w:divBdr>
            <w:top w:val="none" w:sz="0" w:space="0" w:color="auto"/>
            <w:left w:val="none" w:sz="0" w:space="0" w:color="auto"/>
            <w:bottom w:val="none" w:sz="0" w:space="0" w:color="auto"/>
            <w:right w:val="none" w:sz="0" w:space="0" w:color="auto"/>
          </w:divBdr>
        </w:div>
        <w:div w:id="315232888">
          <w:marLeft w:val="640"/>
          <w:marRight w:val="0"/>
          <w:marTop w:val="0"/>
          <w:marBottom w:val="0"/>
          <w:divBdr>
            <w:top w:val="none" w:sz="0" w:space="0" w:color="auto"/>
            <w:left w:val="none" w:sz="0" w:space="0" w:color="auto"/>
            <w:bottom w:val="none" w:sz="0" w:space="0" w:color="auto"/>
            <w:right w:val="none" w:sz="0" w:space="0" w:color="auto"/>
          </w:divBdr>
        </w:div>
        <w:div w:id="883830835">
          <w:marLeft w:val="640"/>
          <w:marRight w:val="0"/>
          <w:marTop w:val="0"/>
          <w:marBottom w:val="0"/>
          <w:divBdr>
            <w:top w:val="none" w:sz="0" w:space="0" w:color="auto"/>
            <w:left w:val="none" w:sz="0" w:space="0" w:color="auto"/>
            <w:bottom w:val="none" w:sz="0" w:space="0" w:color="auto"/>
            <w:right w:val="none" w:sz="0" w:space="0" w:color="auto"/>
          </w:divBdr>
        </w:div>
        <w:div w:id="1652248041">
          <w:marLeft w:val="640"/>
          <w:marRight w:val="0"/>
          <w:marTop w:val="0"/>
          <w:marBottom w:val="0"/>
          <w:divBdr>
            <w:top w:val="none" w:sz="0" w:space="0" w:color="auto"/>
            <w:left w:val="none" w:sz="0" w:space="0" w:color="auto"/>
            <w:bottom w:val="none" w:sz="0" w:space="0" w:color="auto"/>
            <w:right w:val="none" w:sz="0" w:space="0" w:color="auto"/>
          </w:divBdr>
        </w:div>
        <w:div w:id="2114588114">
          <w:marLeft w:val="640"/>
          <w:marRight w:val="0"/>
          <w:marTop w:val="0"/>
          <w:marBottom w:val="0"/>
          <w:divBdr>
            <w:top w:val="none" w:sz="0" w:space="0" w:color="auto"/>
            <w:left w:val="none" w:sz="0" w:space="0" w:color="auto"/>
            <w:bottom w:val="none" w:sz="0" w:space="0" w:color="auto"/>
            <w:right w:val="none" w:sz="0" w:space="0" w:color="auto"/>
          </w:divBdr>
        </w:div>
        <w:div w:id="1900290056">
          <w:marLeft w:val="640"/>
          <w:marRight w:val="0"/>
          <w:marTop w:val="0"/>
          <w:marBottom w:val="0"/>
          <w:divBdr>
            <w:top w:val="none" w:sz="0" w:space="0" w:color="auto"/>
            <w:left w:val="none" w:sz="0" w:space="0" w:color="auto"/>
            <w:bottom w:val="none" w:sz="0" w:space="0" w:color="auto"/>
            <w:right w:val="none" w:sz="0" w:space="0" w:color="auto"/>
          </w:divBdr>
        </w:div>
        <w:div w:id="154228072">
          <w:marLeft w:val="640"/>
          <w:marRight w:val="0"/>
          <w:marTop w:val="0"/>
          <w:marBottom w:val="0"/>
          <w:divBdr>
            <w:top w:val="none" w:sz="0" w:space="0" w:color="auto"/>
            <w:left w:val="none" w:sz="0" w:space="0" w:color="auto"/>
            <w:bottom w:val="none" w:sz="0" w:space="0" w:color="auto"/>
            <w:right w:val="none" w:sz="0" w:space="0" w:color="auto"/>
          </w:divBdr>
        </w:div>
        <w:div w:id="297564879">
          <w:marLeft w:val="640"/>
          <w:marRight w:val="0"/>
          <w:marTop w:val="0"/>
          <w:marBottom w:val="0"/>
          <w:divBdr>
            <w:top w:val="none" w:sz="0" w:space="0" w:color="auto"/>
            <w:left w:val="none" w:sz="0" w:space="0" w:color="auto"/>
            <w:bottom w:val="none" w:sz="0" w:space="0" w:color="auto"/>
            <w:right w:val="none" w:sz="0" w:space="0" w:color="auto"/>
          </w:divBdr>
        </w:div>
        <w:div w:id="1262642023">
          <w:marLeft w:val="640"/>
          <w:marRight w:val="0"/>
          <w:marTop w:val="0"/>
          <w:marBottom w:val="0"/>
          <w:divBdr>
            <w:top w:val="none" w:sz="0" w:space="0" w:color="auto"/>
            <w:left w:val="none" w:sz="0" w:space="0" w:color="auto"/>
            <w:bottom w:val="none" w:sz="0" w:space="0" w:color="auto"/>
            <w:right w:val="none" w:sz="0" w:space="0" w:color="auto"/>
          </w:divBdr>
        </w:div>
        <w:div w:id="2094355243">
          <w:marLeft w:val="640"/>
          <w:marRight w:val="0"/>
          <w:marTop w:val="0"/>
          <w:marBottom w:val="0"/>
          <w:divBdr>
            <w:top w:val="none" w:sz="0" w:space="0" w:color="auto"/>
            <w:left w:val="none" w:sz="0" w:space="0" w:color="auto"/>
            <w:bottom w:val="none" w:sz="0" w:space="0" w:color="auto"/>
            <w:right w:val="none" w:sz="0" w:space="0" w:color="auto"/>
          </w:divBdr>
        </w:div>
        <w:div w:id="1598637339">
          <w:marLeft w:val="640"/>
          <w:marRight w:val="0"/>
          <w:marTop w:val="0"/>
          <w:marBottom w:val="0"/>
          <w:divBdr>
            <w:top w:val="none" w:sz="0" w:space="0" w:color="auto"/>
            <w:left w:val="none" w:sz="0" w:space="0" w:color="auto"/>
            <w:bottom w:val="none" w:sz="0" w:space="0" w:color="auto"/>
            <w:right w:val="none" w:sz="0" w:space="0" w:color="auto"/>
          </w:divBdr>
        </w:div>
        <w:div w:id="871302151">
          <w:marLeft w:val="640"/>
          <w:marRight w:val="0"/>
          <w:marTop w:val="0"/>
          <w:marBottom w:val="0"/>
          <w:divBdr>
            <w:top w:val="none" w:sz="0" w:space="0" w:color="auto"/>
            <w:left w:val="none" w:sz="0" w:space="0" w:color="auto"/>
            <w:bottom w:val="none" w:sz="0" w:space="0" w:color="auto"/>
            <w:right w:val="none" w:sz="0" w:space="0" w:color="auto"/>
          </w:divBdr>
        </w:div>
        <w:div w:id="68625794">
          <w:marLeft w:val="640"/>
          <w:marRight w:val="0"/>
          <w:marTop w:val="0"/>
          <w:marBottom w:val="0"/>
          <w:divBdr>
            <w:top w:val="none" w:sz="0" w:space="0" w:color="auto"/>
            <w:left w:val="none" w:sz="0" w:space="0" w:color="auto"/>
            <w:bottom w:val="none" w:sz="0" w:space="0" w:color="auto"/>
            <w:right w:val="none" w:sz="0" w:space="0" w:color="auto"/>
          </w:divBdr>
        </w:div>
        <w:div w:id="81100308">
          <w:marLeft w:val="640"/>
          <w:marRight w:val="0"/>
          <w:marTop w:val="0"/>
          <w:marBottom w:val="0"/>
          <w:divBdr>
            <w:top w:val="none" w:sz="0" w:space="0" w:color="auto"/>
            <w:left w:val="none" w:sz="0" w:space="0" w:color="auto"/>
            <w:bottom w:val="none" w:sz="0" w:space="0" w:color="auto"/>
            <w:right w:val="none" w:sz="0" w:space="0" w:color="auto"/>
          </w:divBdr>
        </w:div>
        <w:div w:id="593436014">
          <w:marLeft w:val="640"/>
          <w:marRight w:val="0"/>
          <w:marTop w:val="0"/>
          <w:marBottom w:val="0"/>
          <w:divBdr>
            <w:top w:val="none" w:sz="0" w:space="0" w:color="auto"/>
            <w:left w:val="none" w:sz="0" w:space="0" w:color="auto"/>
            <w:bottom w:val="none" w:sz="0" w:space="0" w:color="auto"/>
            <w:right w:val="none" w:sz="0" w:space="0" w:color="auto"/>
          </w:divBdr>
        </w:div>
        <w:div w:id="1706372499">
          <w:marLeft w:val="640"/>
          <w:marRight w:val="0"/>
          <w:marTop w:val="0"/>
          <w:marBottom w:val="0"/>
          <w:divBdr>
            <w:top w:val="none" w:sz="0" w:space="0" w:color="auto"/>
            <w:left w:val="none" w:sz="0" w:space="0" w:color="auto"/>
            <w:bottom w:val="none" w:sz="0" w:space="0" w:color="auto"/>
            <w:right w:val="none" w:sz="0" w:space="0" w:color="auto"/>
          </w:divBdr>
        </w:div>
        <w:div w:id="1437943015">
          <w:marLeft w:val="640"/>
          <w:marRight w:val="0"/>
          <w:marTop w:val="0"/>
          <w:marBottom w:val="0"/>
          <w:divBdr>
            <w:top w:val="none" w:sz="0" w:space="0" w:color="auto"/>
            <w:left w:val="none" w:sz="0" w:space="0" w:color="auto"/>
            <w:bottom w:val="none" w:sz="0" w:space="0" w:color="auto"/>
            <w:right w:val="none" w:sz="0" w:space="0" w:color="auto"/>
          </w:divBdr>
        </w:div>
        <w:div w:id="2114085892">
          <w:marLeft w:val="640"/>
          <w:marRight w:val="0"/>
          <w:marTop w:val="0"/>
          <w:marBottom w:val="0"/>
          <w:divBdr>
            <w:top w:val="none" w:sz="0" w:space="0" w:color="auto"/>
            <w:left w:val="none" w:sz="0" w:space="0" w:color="auto"/>
            <w:bottom w:val="none" w:sz="0" w:space="0" w:color="auto"/>
            <w:right w:val="none" w:sz="0" w:space="0" w:color="auto"/>
          </w:divBdr>
        </w:div>
        <w:div w:id="1644113203">
          <w:marLeft w:val="640"/>
          <w:marRight w:val="0"/>
          <w:marTop w:val="0"/>
          <w:marBottom w:val="0"/>
          <w:divBdr>
            <w:top w:val="none" w:sz="0" w:space="0" w:color="auto"/>
            <w:left w:val="none" w:sz="0" w:space="0" w:color="auto"/>
            <w:bottom w:val="none" w:sz="0" w:space="0" w:color="auto"/>
            <w:right w:val="none" w:sz="0" w:space="0" w:color="auto"/>
          </w:divBdr>
        </w:div>
        <w:div w:id="1346321365">
          <w:marLeft w:val="640"/>
          <w:marRight w:val="0"/>
          <w:marTop w:val="0"/>
          <w:marBottom w:val="0"/>
          <w:divBdr>
            <w:top w:val="none" w:sz="0" w:space="0" w:color="auto"/>
            <w:left w:val="none" w:sz="0" w:space="0" w:color="auto"/>
            <w:bottom w:val="none" w:sz="0" w:space="0" w:color="auto"/>
            <w:right w:val="none" w:sz="0" w:space="0" w:color="auto"/>
          </w:divBdr>
        </w:div>
        <w:div w:id="1890535059">
          <w:marLeft w:val="640"/>
          <w:marRight w:val="0"/>
          <w:marTop w:val="0"/>
          <w:marBottom w:val="0"/>
          <w:divBdr>
            <w:top w:val="none" w:sz="0" w:space="0" w:color="auto"/>
            <w:left w:val="none" w:sz="0" w:space="0" w:color="auto"/>
            <w:bottom w:val="none" w:sz="0" w:space="0" w:color="auto"/>
            <w:right w:val="none" w:sz="0" w:space="0" w:color="auto"/>
          </w:divBdr>
        </w:div>
        <w:div w:id="1115516584">
          <w:marLeft w:val="640"/>
          <w:marRight w:val="0"/>
          <w:marTop w:val="0"/>
          <w:marBottom w:val="0"/>
          <w:divBdr>
            <w:top w:val="none" w:sz="0" w:space="0" w:color="auto"/>
            <w:left w:val="none" w:sz="0" w:space="0" w:color="auto"/>
            <w:bottom w:val="none" w:sz="0" w:space="0" w:color="auto"/>
            <w:right w:val="none" w:sz="0" w:space="0" w:color="auto"/>
          </w:divBdr>
        </w:div>
        <w:div w:id="333458460">
          <w:marLeft w:val="640"/>
          <w:marRight w:val="0"/>
          <w:marTop w:val="0"/>
          <w:marBottom w:val="0"/>
          <w:divBdr>
            <w:top w:val="none" w:sz="0" w:space="0" w:color="auto"/>
            <w:left w:val="none" w:sz="0" w:space="0" w:color="auto"/>
            <w:bottom w:val="none" w:sz="0" w:space="0" w:color="auto"/>
            <w:right w:val="none" w:sz="0" w:space="0" w:color="auto"/>
          </w:divBdr>
        </w:div>
        <w:div w:id="123624816">
          <w:marLeft w:val="640"/>
          <w:marRight w:val="0"/>
          <w:marTop w:val="0"/>
          <w:marBottom w:val="0"/>
          <w:divBdr>
            <w:top w:val="none" w:sz="0" w:space="0" w:color="auto"/>
            <w:left w:val="none" w:sz="0" w:space="0" w:color="auto"/>
            <w:bottom w:val="none" w:sz="0" w:space="0" w:color="auto"/>
            <w:right w:val="none" w:sz="0" w:space="0" w:color="auto"/>
          </w:divBdr>
        </w:div>
        <w:div w:id="1460878984">
          <w:marLeft w:val="640"/>
          <w:marRight w:val="0"/>
          <w:marTop w:val="0"/>
          <w:marBottom w:val="0"/>
          <w:divBdr>
            <w:top w:val="none" w:sz="0" w:space="0" w:color="auto"/>
            <w:left w:val="none" w:sz="0" w:space="0" w:color="auto"/>
            <w:bottom w:val="none" w:sz="0" w:space="0" w:color="auto"/>
            <w:right w:val="none" w:sz="0" w:space="0" w:color="auto"/>
          </w:divBdr>
        </w:div>
        <w:div w:id="1773738590">
          <w:marLeft w:val="640"/>
          <w:marRight w:val="0"/>
          <w:marTop w:val="0"/>
          <w:marBottom w:val="0"/>
          <w:divBdr>
            <w:top w:val="none" w:sz="0" w:space="0" w:color="auto"/>
            <w:left w:val="none" w:sz="0" w:space="0" w:color="auto"/>
            <w:bottom w:val="none" w:sz="0" w:space="0" w:color="auto"/>
            <w:right w:val="none" w:sz="0" w:space="0" w:color="auto"/>
          </w:divBdr>
        </w:div>
        <w:div w:id="1899780412">
          <w:marLeft w:val="640"/>
          <w:marRight w:val="0"/>
          <w:marTop w:val="0"/>
          <w:marBottom w:val="0"/>
          <w:divBdr>
            <w:top w:val="none" w:sz="0" w:space="0" w:color="auto"/>
            <w:left w:val="none" w:sz="0" w:space="0" w:color="auto"/>
            <w:bottom w:val="none" w:sz="0" w:space="0" w:color="auto"/>
            <w:right w:val="none" w:sz="0" w:space="0" w:color="auto"/>
          </w:divBdr>
        </w:div>
        <w:div w:id="968390426">
          <w:marLeft w:val="640"/>
          <w:marRight w:val="0"/>
          <w:marTop w:val="0"/>
          <w:marBottom w:val="0"/>
          <w:divBdr>
            <w:top w:val="none" w:sz="0" w:space="0" w:color="auto"/>
            <w:left w:val="none" w:sz="0" w:space="0" w:color="auto"/>
            <w:bottom w:val="none" w:sz="0" w:space="0" w:color="auto"/>
            <w:right w:val="none" w:sz="0" w:space="0" w:color="auto"/>
          </w:divBdr>
        </w:div>
        <w:div w:id="1295520595">
          <w:marLeft w:val="640"/>
          <w:marRight w:val="0"/>
          <w:marTop w:val="0"/>
          <w:marBottom w:val="0"/>
          <w:divBdr>
            <w:top w:val="none" w:sz="0" w:space="0" w:color="auto"/>
            <w:left w:val="none" w:sz="0" w:space="0" w:color="auto"/>
            <w:bottom w:val="none" w:sz="0" w:space="0" w:color="auto"/>
            <w:right w:val="none" w:sz="0" w:space="0" w:color="auto"/>
          </w:divBdr>
        </w:div>
        <w:div w:id="630405211">
          <w:marLeft w:val="640"/>
          <w:marRight w:val="0"/>
          <w:marTop w:val="0"/>
          <w:marBottom w:val="0"/>
          <w:divBdr>
            <w:top w:val="none" w:sz="0" w:space="0" w:color="auto"/>
            <w:left w:val="none" w:sz="0" w:space="0" w:color="auto"/>
            <w:bottom w:val="none" w:sz="0" w:space="0" w:color="auto"/>
            <w:right w:val="none" w:sz="0" w:space="0" w:color="auto"/>
          </w:divBdr>
        </w:div>
        <w:div w:id="1898973296">
          <w:marLeft w:val="640"/>
          <w:marRight w:val="0"/>
          <w:marTop w:val="0"/>
          <w:marBottom w:val="0"/>
          <w:divBdr>
            <w:top w:val="none" w:sz="0" w:space="0" w:color="auto"/>
            <w:left w:val="none" w:sz="0" w:space="0" w:color="auto"/>
            <w:bottom w:val="none" w:sz="0" w:space="0" w:color="auto"/>
            <w:right w:val="none" w:sz="0" w:space="0" w:color="auto"/>
          </w:divBdr>
        </w:div>
        <w:div w:id="1010984150">
          <w:marLeft w:val="640"/>
          <w:marRight w:val="0"/>
          <w:marTop w:val="0"/>
          <w:marBottom w:val="0"/>
          <w:divBdr>
            <w:top w:val="none" w:sz="0" w:space="0" w:color="auto"/>
            <w:left w:val="none" w:sz="0" w:space="0" w:color="auto"/>
            <w:bottom w:val="none" w:sz="0" w:space="0" w:color="auto"/>
            <w:right w:val="none" w:sz="0" w:space="0" w:color="auto"/>
          </w:divBdr>
        </w:div>
        <w:div w:id="1017272507">
          <w:marLeft w:val="640"/>
          <w:marRight w:val="0"/>
          <w:marTop w:val="0"/>
          <w:marBottom w:val="0"/>
          <w:divBdr>
            <w:top w:val="none" w:sz="0" w:space="0" w:color="auto"/>
            <w:left w:val="none" w:sz="0" w:space="0" w:color="auto"/>
            <w:bottom w:val="none" w:sz="0" w:space="0" w:color="auto"/>
            <w:right w:val="none" w:sz="0" w:space="0" w:color="auto"/>
          </w:divBdr>
        </w:div>
        <w:div w:id="67264682">
          <w:marLeft w:val="640"/>
          <w:marRight w:val="0"/>
          <w:marTop w:val="0"/>
          <w:marBottom w:val="0"/>
          <w:divBdr>
            <w:top w:val="none" w:sz="0" w:space="0" w:color="auto"/>
            <w:left w:val="none" w:sz="0" w:space="0" w:color="auto"/>
            <w:bottom w:val="none" w:sz="0" w:space="0" w:color="auto"/>
            <w:right w:val="none" w:sz="0" w:space="0" w:color="auto"/>
          </w:divBdr>
        </w:div>
        <w:div w:id="232470304">
          <w:marLeft w:val="640"/>
          <w:marRight w:val="0"/>
          <w:marTop w:val="0"/>
          <w:marBottom w:val="0"/>
          <w:divBdr>
            <w:top w:val="none" w:sz="0" w:space="0" w:color="auto"/>
            <w:left w:val="none" w:sz="0" w:space="0" w:color="auto"/>
            <w:bottom w:val="none" w:sz="0" w:space="0" w:color="auto"/>
            <w:right w:val="none" w:sz="0" w:space="0" w:color="auto"/>
          </w:divBdr>
        </w:div>
        <w:div w:id="1603142384">
          <w:marLeft w:val="640"/>
          <w:marRight w:val="0"/>
          <w:marTop w:val="0"/>
          <w:marBottom w:val="0"/>
          <w:divBdr>
            <w:top w:val="none" w:sz="0" w:space="0" w:color="auto"/>
            <w:left w:val="none" w:sz="0" w:space="0" w:color="auto"/>
            <w:bottom w:val="none" w:sz="0" w:space="0" w:color="auto"/>
            <w:right w:val="none" w:sz="0" w:space="0" w:color="auto"/>
          </w:divBdr>
        </w:div>
        <w:div w:id="1616980138">
          <w:marLeft w:val="640"/>
          <w:marRight w:val="0"/>
          <w:marTop w:val="0"/>
          <w:marBottom w:val="0"/>
          <w:divBdr>
            <w:top w:val="none" w:sz="0" w:space="0" w:color="auto"/>
            <w:left w:val="none" w:sz="0" w:space="0" w:color="auto"/>
            <w:bottom w:val="none" w:sz="0" w:space="0" w:color="auto"/>
            <w:right w:val="none" w:sz="0" w:space="0" w:color="auto"/>
          </w:divBdr>
        </w:div>
        <w:div w:id="2096170135">
          <w:marLeft w:val="640"/>
          <w:marRight w:val="0"/>
          <w:marTop w:val="0"/>
          <w:marBottom w:val="0"/>
          <w:divBdr>
            <w:top w:val="none" w:sz="0" w:space="0" w:color="auto"/>
            <w:left w:val="none" w:sz="0" w:space="0" w:color="auto"/>
            <w:bottom w:val="none" w:sz="0" w:space="0" w:color="auto"/>
            <w:right w:val="none" w:sz="0" w:space="0" w:color="auto"/>
          </w:divBdr>
        </w:div>
        <w:div w:id="1306395129">
          <w:marLeft w:val="640"/>
          <w:marRight w:val="0"/>
          <w:marTop w:val="0"/>
          <w:marBottom w:val="0"/>
          <w:divBdr>
            <w:top w:val="none" w:sz="0" w:space="0" w:color="auto"/>
            <w:left w:val="none" w:sz="0" w:space="0" w:color="auto"/>
            <w:bottom w:val="none" w:sz="0" w:space="0" w:color="auto"/>
            <w:right w:val="none" w:sz="0" w:space="0" w:color="auto"/>
          </w:divBdr>
        </w:div>
        <w:div w:id="1273897439">
          <w:marLeft w:val="640"/>
          <w:marRight w:val="0"/>
          <w:marTop w:val="0"/>
          <w:marBottom w:val="0"/>
          <w:divBdr>
            <w:top w:val="none" w:sz="0" w:space="0" w:color="auto"/>
            <w:left w:val="none" w:sz="0" w:space="0" w:color="auto"/>
            <w:bottom w:val="none" w:sz="0" w:space="0" w:color="auto"/>
            <w:right w:val="none" w:sz="0" w:space="0" w:color="auto"/>
          </w:divBdr>
        </w:div>
        <w:div w:id="1375544167">
          <w:marLeft w:val="640"/>
          <w:marRight w:val="0"/>
          <w:marTop w:val="0"/>
          <w:marBottom w:val="0"/>
          <w:divBdr>
            <w:top w:val="none" w:sz="0" w:space="0" w:color="auto"/>
            <w:left w:val="none" w:sz="0" w:space="0" w:color="auto"/>
            <w:bottom w:val="none" w:sz="0" w:space="0" w:color="auto"/>
            <w:right w:val="none" w:sz="0" w:space="0" w:color="auto"/>
          </w:divBdr>
        </w:div>
        <w:div w:id="692847904">
          <w:marLeft w:val="640"/>
          <w:marRight w:val="0"/>
          <w:marTop w:val="0"/>
          <w:marBottom w:val="0"/>
          <w:divBdr>
            <w:top w:val="none" w:sz="0" w:space="0" w:color="auto"/>
            <w:left w:val="none" w:sz="0" w:space="0" w:color="auto"/>
            <w:bottom w:val="none" w:sz="0" w:space="0" w:color="auto"/>
            <w:right w:val="none" w:sz="0" w:space="0" w:color="auto"/>
          </w:divBdr>
        </w:div>
        <w:div w:id="1855070062">
          <w:marLeft w:val="640"/>
          <w:marRight w:val="0"/>
          <w:marTop w:val="0"/>
          <w:marBottom w:val="0"/>
          <w:divBdr>
            <w:top w:val="none" w:sz="0" w:space="0" w:color="auto"/>
            <w:left w:val="none" w:sz="0" w:space="0" w:color="auto"/>
            <w:bottom w:val="none" w:sz="0" w:space="0" w:color="auto"/>
            <w:right w:val="none" w:sz="0" w:space="0" w:color="auto"/>
          </w:divBdr>
        </w:div>
        <w:div w:id="996566398">
          <w:marLeft w:val="640"/>
          <w:marRight w:val="0"/>
          <w:marTop w:val="0"/>
          <w:marBottom w:val="0"/>
          <w:divBdr>
            <w:top w:val="none" w:sz="0" w:space="0" w:color="auto"/>
            <w:left w:val="none" w:sz="0" w:space="0" w:color="auto"/>
            <w:bottom w:val="none" w:sz="0" w:space="0" w:color="auto"/>
            <w:right w:val="none" w:sz="0" w:space="0" w:color="auto"/>
          </w:divBdr>
        </w:div>
      </w:divsChild>
    </w:div>
    <w:div w:id="36200399">
      <w:bodyDiv w:val="1"/>
      <w:marLeft w:val="0"/>
      <w:marRight w:val="0"/>
      <w:marTop w:val="0"/>
      <w:marBottom w:val="0"/>
      <w:divBdr>
        <w:top w:val="none" w:sz="0" w:space="0" w:color="auto"/>
        <w:left w:val="none" w:sz="0" w:space="0" w:color="auto"/>
        <w:bottom w:val="none" w:sz="0" w:space="0" w:color="auto"/>
        <w:right w:val="none" w:sz="0" w:space="0" w:color="auto"/>
      </w:divBdr>
      <w:divsChild>
        <w:div w:id="1909533904">
          <w:marLeft w:val="640"/>
          <w:marRight w:val="0"/>
          <w:marTop w:val="0"/>
          <w:marBottom w:val="0"/>
          <w:divBdr>
            <w:top w:val="none" w:sz="0" w:space="0" w:color="auto"/>
            <w:left w:val="none" w:sz="0" w:space="0" w:color="auto"/>
            <w:bottom w:val="none" w:sz="0" w:space="0" w:color="auto"/>
            <w:right w:val="none" w:sz="0" w:space="0" w:color="auto"/>
          </w:divBdr>
        </w:div>
        <w:div w:id="1999579016">
          <w:marLeft w:val="640"/>
          <w:marRight w:val="0"/>
          <w:marTop w:val="0"/>
          <w:marBottom w:val="0"/>
          <w:divBdr>
            <w:top w:val="none" w:sz="0" w:space="0" w:color="auto"/>
            <w:left w:val="none" w:sz="0" w:space="0" w:color="auto"/>
            <w:bottom w:val="none" w:sz="0" w:space="0" w:color="auto"/>
            <w:right w:val="none" w:sz="0" w:space="0" w:color="auto"/>
          </w:divBdr>
        </w:div>
        <w:div w:id="1901477846">
          <w:marLeft w:val="640"/>
          <w:marRight w:val="0"/>
          <w:marTop w:val="0"/>
          <w:marBottom w:val="0"/>
          <w:divBdr>
            <w:top w:val="none" w:sz="0" w:space="0" w:color="auto"/>
            <w:left w:val="none" w:sz="0" w:space="0" w:color="auto"/>
            <w:bottom w:val="none" w:sz="0" w:space="0" w:color="auto"/>
            <w:right w:val="none" w:sz="0" w:space="0" w:color="auto"/>
          </w:divBdr>
        </w:div>
        <w:div w:id="904948170">
          <w:marLeft w:val="640"/>
          <w:marRight w:val="0"/>
          <w:marTop w:val="0"/>
          <w:marBottom w:val="0"/>
          <w:divBdr>
            <w:top w:val="none" w:sz="0" w:space="0" w:color="auto"/>
            <w:left w:val="none" w:sz="0" w:space="0" w:color="auto"/>
            <w:bottom w:val="none" w:sz="0" w:space="0" w:color="auto"/>
            <w:right w:val="none" w:sz="0" w:space="0" w:color="auto"/>
          </w:divBdr>
        </w:div>
        <w:div w:id="317654483">
          <w:marLeft w:val="640"/>
          <w:marRight w:val="0"/>
          <w:marTop w:val="0"/>
          <w:marBottom w:val="0"/>
          <w:divBdr>
            <w:top w:val="none" w:sz="0" w:space="0" w:color="auto"/>
            <w:left w:val="none" w:sz="0" w:space="0" w:color="auto"/>
            <w:bottom w:val="none" w:sz="0" w:space="0" w:color="auto"/>
            <w:right w:val="none" w:sz="0" w:space="0" w:color="auto"/>
          </w:divBdr>
        </w:div>
        <w:div w:id="1196041399">
          <w:marLeft w:val="640"/>
          <w:marRight w:val="0"/>
          <w:marTop w:val="0"/>
          <w:marBottom w:val="0"/>
          <w:divBdr>
            <w:top w:val="none" w:sz="0" w:space="0" w:color="auto"/>
            <w:left w:val="none" w:sz="0" w:space="0" w:color="auto"/>
            <w:bottom w:val="none" w:sz="0" w:space="0" w:color="auto"/>
            <w:right w:val="none" w:sz="0" w:space="0" w:color="auto"/>
          </w:divBdr>
        </w:div>
        <w:div w:id="1868173127">
          <w:marLeft w:val="640"/>
          <w:marRight w:val="0"/>
          <w:marTop w:val="0"/>
          <w:marBottom w:val="0"/>
          <w:divBdr>
            <w:top w:val="none" w:sz="0" w:space="0" w:color="auto"/>
            <w:left w:val="none" w:sz="0" w:space="0" w:color="auto"/>
            <w:bottom w:val="none" w:sz="0" w:space="0" w:color="auto"/>
            <w:right w:val="none" w:sz="0" w:space="0" w:color="auto"/>
          </w:divBdr>
        </w:div>
        <w:div w:id="1691561011">
          <w:marLeft w:val="640"/>
          <w:marRight w:val="0"/>
          <w:marTop w:val="0"/>
          <w:marBottom w:val="0"/>
          <w:divBdr>
            <w:top w:val="none" w:sz="0" w:space="0" w:color="auto"/>
            <w:left w:val="none" w:sz="0" w:space="0" w:color="auto"/>
            <w:bottom w:val="none" w:sz="0" w:space="0" w:color="auto"/>
            <w:right w:val="none" w:sz="0" w:space="0" w:color="auto"/>
          </w:divBdr>
        </w:div>
        <w:div w:id="758523997">
          <w:marLeft w:val="640"/>
          <w:marRight w:val="0"/>
          <w:marTop w:val="0"/>
          <w:marBottom w:val="0"/>
          <w:divBdr>
            <w:top w:val="none" w:sz="0" w:space="0" w:color="auto"/>
            <w:left w:val="none" w:sz="0" w:space="0" w:color="auto"/>
            <w:bottom w:val="none" w:sz="0" w:space="0" w:color="auto"/>
            <w:right w:val="none" w:sz="0" w:space="0" w:color="auto"/>
          </w:divBdr>
        </w:div>
        <w:div w:id="2093744729">
          <w:marLeft w:val="640"/>
          <w:marRight w:val="0"/>
          <w:marTop w:val="0"/>
          <w:marBottom w:val="0"/>
          <w:divBdr>
            <w:top w:val="none" w:sz="0" w:space="0" w:color="auto"/>
            <w:left w:val="none" w:sz="0" w:space="0" w:color="auto"/>
            <w:bottom w:val="none" w:sz="0" w:space="0" w:color="auto"/>
            <w:right w:val="none" w:sz="0" w:space="0" w:color="auto"/>
          </w:divBdr>
        </w:div>
        <w:div w:id="574899592">
          <w:marLeft w:val="640"/>
          <w:marRight w:val="0"/>
          <w:marTop w:val="0"/>
          <w:marBottom w:val="0"/>
          <w:divBdr>
            <w:top w:val="none" w:sz="0" w:space="0" w:color="auto"/>
            <w:left w:val="none" w:sz="0" w:space="0" w:color="auto"/>
            <w:bottom w:val="none" w:sz="0" w:space="0" w:color="auto"/>
            <w:right w:val="none" w:sz="0" w:space="0" w:color="auto"/>
          </w:divBdr>
        </w:div>
        <w:div w:id="784808285">
          <w:marLeft w:val="640"/>
          <w:marRight w:val="0"/>
          <w:marTop w:val="0"/>
          <w:marBottom w:val="0"/>
          <w:divBdr>
            <w:top w:val="none" w:sz="0" w:space="0" w:color="auto"/>
            <w:left w:val="none" w:sz="0" w:space="0" w:color="auto"/>
            <w:bottom w:val="none" w:sz="0" w:space="0" w:color="auto"/>
            <w:right w:val="none" w:sz="0" w:space="0" w:color="auto"/>
          </w:divBdr>
        </w:div>
        <w:div w:id="1171869944">
          <w:marLeft w:val="640"/>
          <w:marRight w:val="0"/>
          <w:marTop w:val="0"/>
          <w:marBottom w:val="0"/>
          <w:divBdr>
            <w:top w:val="none" w:sz="0" w:space="0" w:color="auto"/>
            <w:left w:val="none" w:sz="0" w:space="0" w:color="auto"/>
            <w:bottom w:val="none" w:sz="0" w:space="0" w:color="auto"/>
            <w:right w:val="none" w:sz="0" w:space="0" w:color="auto"/>
          </w:divBdr>
        </w:div>
        <w:div w:id="950746527">
          <w:marLeft w:val="640"/>
          <w:marRight w:val="0"/>
          <w:marTop w:val="0"/>
          <w:marBottom w:val="0"/>
          <w:divBdr>
            <w:top w:val="none" w:sz="0" w:space="0" w:color="auto"/>
            <w:left w:val="none" w:sz="0" w:space="0" w:color="auto"/>
            <w:bottom w:val="none" w:sz="0" w:space="0" w:color="auto"/>
            <w:right w:val="none" w:sz="0" w:space="0" w:color="auto"/>
          </w:divBdr>
        </w:div>
        <w:div w:id="538593511">
          <w:marLeft w:val="640"/>
          <w:marRight w:val="0"/>
          <w:marTop w:val="0"/>
          <w:marBottom w:val="0"/>
          <w:divBdr>
            <w:top w:val="none" w:sz="0" w:space="0" w:color="auto"/>
            <w:left w:val="none" w:sz="0" w:space="0" w:color="auto"/>
            <w:bottom w:val="none" w:sz="0" w:space="0" w:color="auto"/>
            <w:right w:val="none" w:sz="0" w:space="0" w:color="auto"/>
          </w:divBdr>
        </w:div>
        <w:div w:id="1014502853">
          <w:marLeft w:val="640"/>
          <w:marRight w:val="0"/>
          <w:marTop w:val="0"/>
          <w:marBottom w:val="0"/>
          <w:divBdr>
            <w:top w:val="none" w:sz="0" w:space="0" w:color="auto"/>
            <w:left w:val="none" w:sz="0" w:space="0" w:color="auto"/>
            <w:bottom w:val="none" w:sz="0" w:space="0" w:color="auto"/>
            <w:right w:val="none" w:sz="0" w:space="0" w:color="auto"/>
          </w:divBdr>
        </w:div>
        <w:div w:id="1739401131">
          <w:marLeft w:val="640"/>
          <w:marRight w:val="0"/>
          <w:marTop w:val="0"/>
          <w:marBottom w:val="0"/>
          <w:divBdr>
            <w:top w:val="none" w:sz="0" w:space="0" w:color="auto"/>
            <w:left w:val="none" w:sz="0" w:space="0" w:color="auto"/>
            <w:bottom w:val="none" w:sz="0" w:space="0" w:color="auto"/>
            <w:right w:val="none" w:sz="0" w:space="0" w:color="auto"/>
          </w:divBdr>
        </w:div>
        <w:div w:id="792094500">
          <w:marLeft w:val="640"/>
          <w:marRight w:val="0"/>
          <w:marTop w:val="0"/>
          <w:marBottom w:val="0"/>
          <w:divBdr>
            <w:top w:val="none" w:sz="0" w:space="0" w:color="auto"/>
            <w:left w:val="none" w:sz="0" w:space="0" w:color="auto"/>
            <w:bottom w:val="none" w:sz="0" w:space="0" w:color="auto"/>
            <w:right w:val="none" w:sz="0" w:space="0" w:color="auto"/>
          </w:divBdr>
        </w:div>
        <w:div w:id="710037906">
          <w:marLeft w:val="640"/>
          <w:marRight w:val="0"/>
          <w:marTop w:val="0"/>
          <w:marBottom w:val="0"/>
          <w:divBdr>
            <w:top w:val="none" w:sz="0" w:space="0" w:color="auto"/>
            <w:left w:val="none" w:sz="0" w:space="0" w:color="auto"/>
            <w:bottom w:val="none" w:sz="0" w:space="0" w:color="auto"/>
            <w:right w:val="none" w:sz="0" w:space="0" w:color="auto"/>
          </w:divBdr>
        </w:div>
        <w:div w:id="1488670732">
          <w:marLeft w:val="640"/>
          <w:marRight w:val="0"/>
          <w:marTop w:val="0"/>
          <w:marBottom w:val="0"/>
          <w:divBdr>
            <w:top w:val="none" w:sz="0" w:space="0" w:color="auto"/>
            <w:left w:val="none" w:sz="0" w:space="0" w:color="auto"/>
            <w:bottom w:val="none" w:sz="0" w:space="0" w:color="auto"/>
            <w:right w:val="none" w:sz="0" w:space="0" w:color="auto"/>
          </w:divBdr>
        </w:div>
        <w:div w:id="1427388587">
          <w:marLeft w:val="640"/>
          <w:marRight w:val="0"/>
          <w:marTop w:val="0"/>
          <w:marBottom w:val="0"/>
          <w:divBdr>
            <w:top w:val="none" w:sz="0" w:space="0" w:color="auto"/>
            <w:left w:val="none" w:sz="0" w:space="0" w:color="auto"/>
            <w:bottom w:val="none" w:sz="0" w:space="0" w:color="auto"/>
            <w:right w:val="none" w:sz="0" w:space="0" w:color="auto"/>
          </w:divBdr>
        </w:div>
        <w:div w:id="51541145">
          <w:marLeft w:val="640"/>
          <w:marRight w:val="0"/>
          <w:marTop w:val="0"/>
          <w:marBottom w:val="0"/>
          <w:divBdr>
            <w:top w:val="none" w:sz="0" w:space="0" w:color="auto"/>
            <w:left w:val="none" w:sz="0" w:space="0" w:color="auto"/>
            <w:bottom w:val="none" w:sz="0" w:space="0" w:color="auto"/>
            <w:right w:val="none" w:sz="0" w:space="0" w:color="auto"/>
          </w:divBdr>
        </w:div>
        <w:div w:id="1996762131">
          <w:marLeft w:val="640"/>
          <w:marRight w:val="0"/>
          <w:marTop w:val="0"/>
          <w:marBottom w:val="0"/>
          <w:divBdr>
            <w:top w:val="none" w:sz="0" w:space="0" w:color="auto"/>
            <w:left w:val="none" w:sz="0" w:space="0" w:color="auto"/>
            <w:bottom w:val="none" w:sz="0" w:space="0" w:color="auto"/>
            <w:right w:val="none" w:sz="0" w:space="0" w:color="auto"/>
          </w:divBdr>
        </w:div>
        <w:div w:id="340355172">
          <w:marLeft w:val="640"/>
          <w:marRight w:val="0"/>
          <w:marTop w:val="0"/>
          <w:marBottom w:val="0"/>
          <w:divBdr>
            <w:top w:val="none" w:sz="0" w:space="0" w:color="auto"/>
            <w:left w:val="none" w:sz="0" w:space="0" w:color="auto"/>
            <w:bottom w:val="none" w:sz="0" w:space="0" w:color="auto"/>
            <w:right w:val="none" w:sz="0" w:space="0" w:color="auto"/>
          </w:divBdr>
        </w:div>
        <w:div w:id="9962914">
          <w:marLeft w:val="640"/>
          <w:marRight w:val="0"/>
          <w:marTop w:val="0"/>
          <w:marBottom w:val="0"/>
          <w:divBdr>
            <w:top w:val="none" w:sz="0" w:space="0" w:color="auto"/>
            <w:left w:val="none" w:sz="0" w:space="0" w:color="auto"/>
            <w:bottom w:val="none" w:sz="0" w:space="0" w:color="auto"/>
            <w:right w:val="none" w:sz="0" w:space="0" w:color="auto"/>
          </w:divBdr>
        </w:div>
        <w:div w:id="1411925778">
          <w:marLeft w:val="640"/>
          <w:marRight w:val="0"/>
          <w:marTop w:val="0"/>
          <w:marBottom w:val="0"/>
          <w:divBdr>
            <w:top w:val="none" w:sz="0" w:space="0" w:color="auto"/>
            <w:left w:val="none" w:sz="0" w:space="0" w:color="auto"/>
            <w:bottom w:val="none" w:sz="0" w:space="0" w:color="auto"/>
            <w:right w:val="none" w:sz="0" w:space="0" w:color="auto"/>
          </w:divBdr>
        </w:div>
        <w:div w:id="133329637">
          <w:marLeft w:val="640"/>
          <w:marRight w:val="0"/>
          <w:marTop w:val="0"/>
          <w:marBottom w:val="0"/>
          <w:divBdr>
            <w:top w:val="none" w:sz="0" w:space="0" w:color="auto"/>
            <w:left w:val="none" w:sz="0" w:space="0" w:color="auto"/>
            <w:bottom w:val="none" w:sz="0" w:space="0" w:color="auto"/>
            <w:right w:val="none" w:sz="0" w:space="0" w:color="auto"/>
          </w:divBdr>
        </w:div>
        <w:div w:id="601687843">
          <w:marLeft w:val="640"/>
          <w:marRight w:val="0"/>
          <w:marTop w:val="0"/>
          <w:marBottom w:val="0"/>
          <w:divBdr>
            <w:top w:val="none" w:sz="0" w:space="0" w:color="auto"/>
            <w:left w:val="none" w:sz="0" w:space="0" w:color="auto"/>
            <w:bottom w:val="none" w:sz="0" w:space="0" w:color="auto"/>
            <w:right w:val="none" w:sz="0" w:space="0" w:color="auto"/>
          </w:divBdr>
        </w:div>
        <w:div w:id="352653205">
          <w:marLeft w:val="640"/>
          <w:marRight w:val="0"/>
          <w:marTop w:val="0"/>
          <w:marBottom w:val="0"/>
          <w:divBdr>
            <w:top w:val="none" w:sz="0" w:space="0" w:color="auto"/>
            <w:left w:val="none" w:sz="0" w:space="0" w:color="auto"/>
            <w:bottom w:val="none" w:sz="0" w:space="0" w:color="auto"/>
            <w:right w:val="none" w:sz="0" w:space="0" w:color="auto"/>
          </w:divBdr>
        </w:div>
        <w:div w:id="191579754">
          <w:marLeft w:val="640"/>
          <w:marRight w:val="0"/>
          <w:marTop w:val="0"/>
          <w:marBottom w:val="0"/>
          <w:divBdr>
            <w:top w:val="none" w:sz="0" w:space="0" w:color="auto"/>
            <w:left w:val="none" w:sz="0" w:space="0" w:color="auto"/>
            <w:bottom w:val="none" w:sz="0" w:space="0" w:color="auto"/>
            <w:right w:val="none" w:sz="0" w:space="0" w:color="auto"/>
          </w:divBdr>
        </w:div>
        <w:div w:id="162010961">
          <w:marLeft w:val="640"/>
          <w:marRight w:val="0"/>
          <w:marTop w:val="0"/>
          <w:marBottom w:val="0"/>
          <w:divBdr>
            <w:top w:val="none" w:sz="0" w:space="0" w:color="auto"/>
            <w:left w:val="none" w:sz="0" w:space="0" w:color="auto"/>
            <w:bottom w:val="none" w:sz="0" w:space="0" w:color="auto"/>
            <w:right w:val="none" w:sz="0" w:space="0" w:color="auto"/>
          </w:divBdr>
        </w:div>
        <w:div w:id="733815940">
          <w:marLeft w:val="640"/>
          <w:marRight w:val="0"/>
          <w:marTop w:val="0"/>
          <w:marBottom w:val="0"/>
          <w:divBdr>
            <w:top w:val="none" w:sz="0" w:space="0" w:color="auto"/>
            <w:left w:val="none" w:sz="0" w:space="0" w:color="auto"/>
            <w:bottom w:val="none" w:sz="0" w:space="0" w:color="auto"/>
            <w:right w:val="none" w:sz="0" w:space="0" w:color="auto"/>
          </w:divBdr>
        </w:div>
        <w:div w:id="1207449859">
          <w:marLeft w:val="640"/>
          <w:marRight w:val="0"/>
          <w:marTop w:val="0"/>
          <w:marBottom w:val="0"/>
          <w:divBdr>
            <w:top w:val="none" w:sz="0" w:space="0" w:color="auto"/>
            <w:left w:val="none" w:sz="0" w:space="0" w:color="auto"/>
            <w:bottom w:val="none" w:sz="0" w:space="0" w:color="auto"/>
            <w:right w:val="none" w:sz="0" w:space="0" w:color="auto"/>
          </w:divBdr>
        </w:div>
        <w:div w:id="1811632248">
          <w:marLeft w:val="640"/>
          <w:marRight w:val="0"/>
          <w:marTop w:val="0"/>
          <w:marBottom w:val="0"/>
          <w:divBdr>
            <w:top w:val="none" w:sz="0" w:space="0" w:color="auto"/>
            <w:left w:val="none" w:sz="0" w:space="0" w:color="auto"/>
            <w:bottom w:val="none" w:sz="0" w:space="0" w:color="auto"/>
            <w:right w:val="none" w:sz="0" w:space="0" w:color="auto"/>
          </w:divBdr>
        </w:div>
        <w:div w:id="1725251117">
          <w:marLeft w:val="640"/>
          <w:marRight w:val="0"/>
          <w:marTop w:val="0"/>
          <w:marBottom w:val="0"/>
          <w:divBdr>
            <w:top w:val="none" w:sz="0" w:space="0" w:color="auto"/>
            <w:left w:val="none" w:sz="0" w:space="0" w:color="auto"/>
            <w:bottom w:val="none" w:sz="0" w:space="0" w:color="auto"/>
            <w:right w:val="none" w:sz="0" w:space="0" w:color="auto"/>
          </w:divBdr>
        </w:div>
        <w:div w:id="531502422">
          <w:marLeft w:val="640"/>
          <w:marRight w:val="0"/>
          <w:marTop w:val="0"/>
          <w:marBottom w:val="0"/>
          <w:divBdr>
            <w:top w:val="none" w:sz="0" w:space="0" w:color="auto"/>
            <w:left w:val="none" w:sz="0" w:space="0" w:color="auto"/>
            <w:bottom w:val="none" w:sz="0" w:space="0" w:color="auto"/>
            <w:right w:val="none" w:sz="0" w:space="0" w:color="auto"/>
          </w:divBdr>
        </w:div>
        <w:div w:id="701713677">
          <w:marLeft w:val="640"/>
          <w:marRight w:val="0"/>
          <w:marTop w:val="0"/>
          <w:marBottom w:val="0"/>
          <w:divBdr>
            <w:top w:val="none" w:sz="0" w:space="0" w:color="auto"/>
            <w:left w:val="none" w:sz="0" w:space="0" w:color="auto"/>
            <w:bottom w:val="none" w:sz="0" w:space="0" w:color="auto"/>
            <w:right w:val="none" w:sz="0" w:space="0" w:color="auto"/>
          </w:divBdr>
        </w:div>
        <w:div w:id="245580363">
          <w:marLeft w:val="640"/>
          <w:marRight w:val="0"/>
          <w:marTop w:val="0"/>
          <w:marBottom w:val="0"/>
          <w:divBdr>
            <w:top w:val="none" w:sz="0" w:space="0" w:color="auto"/>
            <w:left w:val="none" w:sz="0" w:space="0" w:color="auto"/>
            <w:bottom w:val="none" w:sz="0" w:space="0" w:color="auto"/>
            <w:right w:val="none" w:sz="0" w:space="0" w:color="auto"/>
          </w:divBdr>
        </w:div>
        <w:div w:id="141239389">
          <w:marLeft w:val="640"/>
          <w:marRight w:val="0"/>
          <w:marTop w:val="0"/>
          <w:marBottom w:val="0"/>
          <w:divBdr>
            <w:top w:val="none" w:sz="0" w:space="0" w:color="auto"/>
            <w:left w:val="none" w:sz="0" w:space="0" w:color="auto"/>
            <w:bottom w:val="none" w:sz="0" w:space="0" w:color="auto"/>
            <w:right w:val="none" w:sz="0" w:space="0" w:color="auto"/>
          </w:divBdr>
        </w:div>
        <w:div w:id="656373787">
          <w:marLeft w:val="640"/>
          <w:marRight w:val="0"/>
          <w:marTop w:val="0"/>
          <w:marBottom w:val="0"/>
          <w:divBdr>
            <w:top w:val="none" w:sz="0" w:space="0" w:color="auto"/>
            <w:left w:val="none" w:sz="0" w:space="0" w:color="auto"/>
            <w:bottom w:val="none" w:sz="0" w:space="0" w:color="auto"/>
            <w:right w:val="none" w:sz="0" w:space="0" w:color="auto"/>
          </w:divBdr>
        </w:div>
        <w:div w:id="1883977362">
          <w:marLeft w:val="640"/>
          <w:marRight w:val="0"/>
          <w:marTop w:val="0"/>
          <w:marBottom w:val="0"/>
          <w:divBdr>
            <w:top w:val="none" w:sz="0" w:space="0" w:color="auto"/>
            <w:left w:val="none" w:sz="0" w:space="0" w:color="auto"/>
            <w:bottom w:val="none" w:sz="0" w:space="0" w:color="auto"/>
            <w:right w:val="none" w:sz="0" w:space="0" w:color="auto"/>
          </w:divBdr>
        </w:div>
        <w:div w:id="1506246085">
          <w:marLeft w:val="640"/>
          <w:marRight w:val="0"/>
          <w:marTop w:val="0"/>
          <w:marBottom w:val="0"/>
          <w:divBdr>
            <w:top w:val="none" w:sz="0" w:space="0" w:color="auto"/>
            <w:left w:val="none" w:sz="0" w:space="0" w:color="auto"/>
            <w:bottom w:val="none" w:sz="0" w:space="0" w:color="auto"/>
            <w:right w:val="none" w:sz="0" w:space="0" w:color="auto"/>
          </w:divBdr>
        </w:div>
        <w:div w:id="1448697962">
          <w:marLeft w:val="640"/>
          <w:marRight w:val="0"/>
          <w:marTop w:val="0"/>
          <w:marBottom w:val="0"/>
          <w:divBdr>
            <w:top w:val="none" w:sz="0" w:space="0" w:color="auto"/>
            <w:left w:val="none" w:sz="0" w:space="0" w:color="auto"/>
            <w:bottom w:val="none" w:sz="0" w:space="0" w:color="auto"/>
            <w:right w:val="none" w:sz="0" w:space="0" w:color="auto"/>
          </w:divBdr>
        </w:div>
        <w:div w:id="345985081">
          <w:marLeft w:val="640"/>
          <w:marRight w:val="0"/>
          <w:marTop w:val="0"/>
          <w:marBottom w:val="0"/>
          <w:divBdr>
            <w:top w:val="none" w:sz="0" w:space="0" w:color="auto"/>
            <w:left w:val="none" w:sz="0" w:space="0" w:color="auto"/>
            <w:bottom w:val="none" w:sz="0" w:space="0" w:color="auto"/>
            <w:right w:val="none" w:sz="0" w:space="0" w:color="auto"/>
          </w:divBdr>
        </w:div>
        <w:div w:id="340158778">
          <w:marLeft w:val="640"/>
          <w:marRight w:val="0"/>
          <w:marTop w:val="0"/>
          <w:marBottom w:val="0"/>
          <w:divBdr>
            <w:top w:val="none" w:sz="0" w:space="0" w:color="auto"/>
            <w:left w:val="none" w:sz="0" w:space="0" w:color="auto"/>
            <w:bottom w:val="none" w:sz="0" w:space="0" w:color="auto"/>
            <w:right w:val="none" w:sz="0" w:space="0" w:color="auto"/>
          </w:divBdr>
        </w:div>
        <w:div w:id="165634157">
          <w:marLeft w:val="640"/>
          <w:marRight w:val="0"/>
          <w:marTop w:val="0"/>
          <w:marBottom w:val="0"/>
          <w:divBdr>
            <w:top w:val="none" w:sz="0" w:space="0" w:color="auto"/>
            <w:left w:val="none" w:sz="0" w:space="0" w:color="auto"/>
            <w:bottom w:val="none" w:sz="0" w:space="0" w:color="auto"/>
            <w:right w:val="none" w:sz="0" w:space="0" w:color="auto"/>
          </w:divBdr>
        </w:div>
      </w:divsChild>
    </w:div>
    <w:div w:id="36660536">
      <w:bodyDiv w:val="1"/>
      <w:marLeft w:val="0"/>
      <w:marRight w:val="0"/>
      <w:marTop w:val="0"/>
      <w:marBottom w:val="0"/>
      <w:divBdr>
        <w:top w:val="none" w:sz="0" w:space="0" w:color="auto"/>
        <w:left w:val="none" w:sz="0" w:space="0" w:color="auto"/>
        <w:bottom w:val="none" w:sz="0" w:space="0" w:color="auto"/>
        <w:right w:val="none" w:sz="0" w:space="0" w:color="auto"/>
      </w:divBdr>
      <w:divsChild>
        <w:div w:id="1930389514">
          <w:marLeft w:val="640"/>
          <w:marRight w:val="0"/>
          <w:marTop w:val="0"/>
          <w:marBottom w:val="0"/>
          <w:divBdr>
            <w:top w:val="none" w:sz="0" w:space="0" w:color="auto"/>
            <w:left w:val="none" w:sz="0" w:space="0" w:color="auto"/>
            <w:bottom w:val="none" w:sz="0" w:space="0" w:color="auto"/>
            <w:right w:val="none" w:sz="0" w:space="0" w:color="auto"/>
          </w:divBdr>
        </w:div>
        <w:div w:id="613639893">
          <w:marLeft w:val="640"/>
          <w:marRight w:val="0"/>
          <w:marTop w:val="0"/>
          <w:marBottom w:val="0"/>
          <w:divBdr>
            <w:top w:val="none" w:sz="0" w:space="0" w:color="auto"/>
            <w:left w:val="none" w:sz="0" w:space="0" w:color="auto"/>
            <w:bottom w:val="none" w:sz="0" w:space="0" w:color="auto"/>
            <w:right w:val="none" w:sz="0" w:space="0" w:color="auto"/>
          </w:divBdr>
        </w:div>
        <w:div w:id="936444883">
          <w:marLeft w:val="640"/>
          <w:marRight w:val="0"/>
          <w:marTop w:val="0"/>
          <w:marBottom w:val="0"/>
          <w:divBdr>
            <w:top w:val="none" w:sz="0" w:space="0" w:color="auto"/>
            <w:left w:val="none" w:sz="0" w:space="0" w:color="auto"/>
            <w:bottom w:val="none" w:sz="0" w:space="0" w:color="auto"/>
            <w:right w:val="none" w:sz="0" w:space="0" w:color="auto"/>
          </w:divBdr>
        </w:div>
        <w:div w:id="287860401">
          <w:marLeft w:val="640"/>
          <w:marRight w:val="0"/>
          <w:marTop w:val="0"/>
          <w:marBottom w:val="0"/>
          <w:divBdr>
            <w:top w:val="none" w:sz="0" w:space="0" w:color="auto"/>
            <w:left w:val="none" w:sz="0" w:space="0" w:color="auto"/>
            <w:bottom w:val="none" w:sz="0" w:space="0" w:color="auto"/>
            <w:right w:val="none" w:sz="0" w:space="0" w:color="auto"/>
          </w:divBdr>
        </w:div>
        <w:div w:id="808590348">
          <w:marLeft w:val="640"/>
          <w:marRight w:val="0"/>
          <w:marTop w:val="0"/>
          <w:marBottom w:val="0"/>
          <w:divBdr>
            <w:top w:val="none" w:sz="0" w:space="0" w:color="auto"/>
            <w:left w:val="none" w:sz="0" w:space="0" w:color="auto"/>
            <w:bottom w:val="none" w:sz="0" w:space="0" w:color="auto"/>
            <w:right w:val="none" w:sz="0" w:space="0" w:color="auto"/>
          </w:divBdr>
        </w:div>
        <w:div w:id="560211843">
          <w:marLeft w:val="640"/>
          <w:marRight w:val="0"/>
          <w:marTop w:val="0"/>
          <w:marBottom w:val="0"/>
          <w:divBdr>
            <w:top w:val="none" w:sz="0" w:space="0" w:color="auto"/>
            <w:left w:val="none" w:sz="0" w:space="0" w:color="auto"/>
            <w:bottom w:val="none" w:sz="0" w:space="0" w:color="auto"/>
            <w:right w:val="none" w:sz="0" w:space="0" w:color="auto"/>
          </w:divBdr>
        </w:div>
        <w:div w:id="1706099143">
          <w:marLeft w:val="640"/>
          <w:marRight w:val="0"/>
          <w:marTop w:val="0"/>
          <w:marBottom w:val="0"/>
          <w:divBdr>
            <w:top w:val="none" w:sz="0" w:space="0" w:color="auto"/>
            <w:left w:val="none" w:sz="0" w:space="0" w:color="auto"/>
            <w:bottom w:val="none" w:sz="0" w:space="0" w:color="auto"/>
            <w:right w:val="none" w:sz="0" w:space="0" w:color="auto"/>
          </w:divBdr>
        </w:div>
        <w:div w:id="74590770">
          <w:marLeft w:val="640"/>
          <w:marRight w:val="0"/>
          <w:marTop w:val="0"/>
          <w:marBottom w:val="0"/>
          <w:divBdr>
            <w:top w:val="none" w:sz="0" w:space="0" w:color="auto"/>
            <w:left w:val="none" w:sz="0" w:space="0" w:color="auto"/>
            <w:bottom w:val="none" w:sz="0" w:space="0" w:color="auto"/>
            <w:right w:val="none" w:sz="0" w:space="0" w:color="auto"/>
          </w:divBdr>
        </w:div>
        <w:div w:id="1406562353">
          <w:marLeft w:val="640"/>
          <w:marRight w:val="0"/>
          <w:marTop w:val="0"/>
          <w:marBottom w:val="0"/>
          <w:divBdr>
            <w:top w:val="none" w:sz="0" w:space="0" w:color="auto"/>
            <w:left w:val="none" w:sz="0" w:space="0" w:color="auto"/>
            <w:bottom w:val="none" w:sz="0" w:space="0" w:color="auto"/>
            <w:right w:val="none" w:sz="0" w:space="0" w:color="auto"/>
          </w:divBdr>
        </w:div>
        <w:div w:id="1616207089">
          <w:marLeft w:val="640"/>
          <w:marRight w:val="0"/>
          <w:marTop w:val="0"/>
          <w:marBottom w:val="0"/>
          <w:divBdr>
            <w:top w:val="none" w:sz="0" w:space="0" w:color="auto"/>
            <w:left w:val="none" w:sz="0" w:space="0" w:color="auto"/>
            <w:bottom w:val="none" w:sz="0" w:space="0" w:color="auto"/>
            <w:right w:val="none" w:sz="0" w:space="0" w:color="auto"/>
          </w:divBdr>
        </w:div>
        <w:div w:id="2087681918">
          <w:marLeft w:val="640"/>
          <w:marRight w:val="0"/>
          <w:marTop w:val="0"/>
          <w:marBottom w:val="0"/>
          <w:divBdr>
            <w:top w:val="none" w:sz="0" w:space="0" w:color="auto"/>
            <w:left w:val="none" w:sz="0" w:space="0" w:color="auto"/>
            <w:bottom w:val="none" w:sz="0" w:space="0" w:color="auto"/>
            <w:right w:val="none" w:sz="0" w:space="0" w:color="auto"/>
          </w:divBdr>
        </w:div>
        <w:div w:id="970283709">
          <w:marLeft w:val="640"/>
          <w:marRight w:val="0"/>
          <w:marTop w:val="0"/>
          <w:marBottom w:val="0"/>
          <w:divBdr>
            <w:top w:val="none" w:sz="0" w:space="0" w:color="auto"/>
            <w:left w:val="none" w:sz="0" w:space="0" w:color="auto"/>
            <w:bottom w:val="none" w:sz="0" w:space="0" w:color="auto"/>
            <w:right w:val="none" w:sz="0" w:space="0" w:color="auto"/>
          </w:divBdr>
        </w:div>
        <w:div w:id="350038115">
          <w:marLeft w:val="640"/>
          <w:marRight w:val="0"/>
          <w:marTop w:val="0"/>
          <w:marBottom w:val="0"/>
          <w:divBdr>
            <w:top w:val="none" w:sz="0" w:space="0" w:color="auto"/>
            <w:left w:val="none" w:sz="0" w:space="0" w:color="auto"/>
            <w:bottom w:val="none" w:sz="0" w:space="0" w:color="auto"/>
            <w:right w:val="none" w:sz="0" w:space="0" w:color="auto"/>
          </w:divBdr>
        </w:div>
        <w:div w:id="663094685">
          <w:marLeft w:val="640"/>
          <w:marRight w:val="0"/>
          <w:marTop w:val="0"/>
          <w:marBottom w:val="0"/>
          <w:divBdr>
            <w:top w:val="none" w:sz="0" w:space="0" w:color="auto"/>
            <w:left w:val="none" w:sz="0" w:space="0" w:color="auto"/>
            <w:bottom w:val="none" w:sz="0" w:space="0" w:color="auto"/>
            <w:right w:val="none" w:sz="0" w:space="0" w:color="auto"/>
          </w:divBdr>
        </w:div>
        <w:div w:id="1297372383">
          <w:marLeft w:val="640"/>
          <w:marRight w:val="0"/>
          <w:marTop w:val="0"/>
          <w:marBottom w:val="0"/>
          <w:divBdr>
            <w:top w:val="none" w:sz="0" w:space="0" w:color="auto"/>
            <w:left w:val="none" w:sz="0" w:space="0" w:color="auto"/>
            <w:bottom w:val="none" w:sz="0" w:space="0" w:color="auto"/>
            <w:right w:val="none" w:sz="0" w:space="0" w:color="auto"/>
          </w:divBdr>
        </w:div>
        <w:div w:id="1999186069">
          <w:marLeft w:val="640"/>
          <w:marRight w:val="0"/>
          <w:marTop w:val="0"/>
          <w:marBottom w:val="0"/>
          <w:divBdr>
            <w:top w:val="none" w:sz="0" w:space="0" w:color="auto"/>
            <w:left w:val="none" w:sz="0" w:space="0" w:color="auto"/>
            <w:bottom w:val="none" w:sz="0" w:space="0" w:color="auto"/>
            <w:right w:val="none" w:sz="0" w:space="0" w:color="auto"/>
          </w:divBdr>
        </w:div>
        <w:div w:id="461846114">
          <w:marLeft w:val="640"/>
          <w:marRight w:val="0"/>
          <w:marTop w:val="0"/>
          <w:marBottom w:val="0"/>
          <w:divBdr>
            <w:top w:val="none" w:sz="0" w:space="0" w:color="auto"/>
            <w:left w:val="none" w:sz="0" w:space="0" w:color="auto"/>
            <w:bottom w:val="none" w:sz="0" w:space="0" w:color="auto"/>
            <w:right w:val="none" w:sz="0" w:space="0" w:color="auto"/>
          </w:divBdr>
        </w:div>
        <w:div w:id="1785540057">
          <w:marLeft w:val="640"/>
          <w:marRight w:val="0"/>
          <w:marTop w:val="0"/>
          <w:marBottom w:val="0"/>
          <w:divBdr>
            <w:top w:val="none" w:sz="0" w:space="0" w:color="auto"/>
            <w:left w:val="none" w:sz="0" w:space="0" w:color="auto"/>
            <w:bottom w:val="none" w:sz="0" w:space="0" w:color="auto"/>
            <w:right w:val="none" w:sz="0" w:space="0" w:color="auto"/>
          </w:divBdr>
        </w:div>
        <w:div w:id="1154178721">
          <w:marLeft w:val="640"/>
          <w:marRight w:val="0"/>
          <w:marTop w:val="0"/>
          <w:marBottom w:val="0"/>
          <w:divBdr>
            <w:top w:val="none" w:sz="0" w:space="0" w:color="auto"/>
            <w:left w:val="none" w:sz="0" w:space="0" w:color="auto"/>
            <w:bottom w:val="none" w:sz="0" w:space="0" w:color="auto"/>
            <w:right w:val="none" w:sz="0" w:space="0" w:color="auto"/>
          </w:divBdr>
        </w:div>
        <w:div w:id="1194000707">
          <w:marLeft w:val="640"/>
          <w:marRight w:val="0"/>
          <w:marTop w:val="0"/>
          <w:marBottom w:val="0"/>
          <w:divBdr>
            <w:top w:val="none" w:sz="0" w:space="0" w:color="auto"/>
            <w:left w:val="none" w:sz="0" w:space="0" w:color="auto"/>
            <w:bottom w:val="none" w:sz="0" w:space="0" w:color="auto"/>
            <w:right w:val="none" w:sz="0" w:space="0" w:color="auto"/>
          </w:divBdr>
        </w:div>
        <w:div w:id="282348289">
          <w:marLeft w:val="640"/>
          <w:marRight w:val="0"/>
          <w:marTop w:val="0"/>
          <w:marBottom w:val="0"/>
          <w:divBdr>
            <w:top w:val="none" w:sz="0" w:space="0" w:color="auto"/>
            <w:left w:val="none" w:sz="0" w:space="0" w:color="auto"/>
            <w:bottom w:val="none" w:sz="0" w:space="0" w:color="auto"/>
            <w:right w:val="none" w:sz="0" w:space="0" w:color="auto"/>
          </w:divBdr>
        </w:div>
        <w:div w:id="288168820">
          <w:marLeft w:val="640"/>
          <w:marRight w:val="0"/>
          <w:marTop w:val="0"/>
          <w:marBottom w:val="0"/>
          <w:divBdr>
            <w:top w:val="none" w:sz="0" w:space="0" w:color="auto"/>
            <w:left w:val="none" w:sz="0" w:space="0" w:color="auto"/>
            <w:bottom w:val="none" w:sz="0" w:space="0" w:color="auto"/>
            <w:right w:val="none" w:sz="0" w:space="0" w:color="auto"/>
          </w:divBdr>
        </w:div>
        <w:div w:id="1468358577">
          <w:marLeft w:val="640"/>
          <w:marRight w:val="0"/>
          <w:marTop w:val="0"/>
          <w:marBottom w:val="0"/>
          <w:divBdr>
            <w:top w:val="none" w:sz="0" w:space="0" w:color="auto"/>
            <w:left w:val="none" w:sz="0" w:space="0" w:color="auto"/>
            <w:bottom w:val="none" w:sz="0" w:space="0" w:color="auto"/>
            <w:right w:val="none" w:sz="0" w:space="0" w:color="auto"/>
          </w:divBdr>
        </w:div>
        <w:div w:id="1606495520">
          <w:marLeft w:val="640"/>
          <w:marRight w:val="0"/>
          <w:marTop w:val="0"/>
          <w:marBottom w:val="0"/>
          <w:divBdr>
            <w:top w:val="none" w:sz="0" w:space="0" w:color="auto"/>
            <w:left w:val="none" w:sz="0" w:space="0" w:color="auto"/>
            <w:bottom w:val="none" w:sz="0" w:space="0" w:color="auto"/>
            <w:right w:val="none" w:sz="0" w:space="0" w:color="auto"/>
          </w:divBdr>
        </w:div>
        <w:div w:id="997735782">
          <w:marLeft w:val="640"/>
          <w:marRight w:val="0"/>
          <w:marTop w:val="0"/>
          <w:marBottom w:val="0"/>
          <w:divBdr>
            <w:top w:val="none" w:sz="0" w:space="0" w:color="auto"/>
            <w:left w:val="none" w:sz="0" w:space="0" w:color="auto"/>
            <w:bottom w:val="none" w:sz="0" w:space="0" w:color="auto"/>
            <w:right w:val="none" w:sz="0" w:space="0" w:color="auto"/>
          </w:divBdr>
        </w:div>
        <w:div w:id="1350716345">
          <w:marLeft w:val="640"/>
          <w:marRight w:val="0"/>
          <w:marTop w:val="0"/>
          <w:marBottom w:val="0"/>
          <w:divBdr>
            <w:top w:val="none" w:sz="0" w:space="0" w:color="auto"/>
            <w:left w:val="none" w:sz="0" w:space="0" w:color="auto"/>
            <w:bottom w:val="none" w:sz="0" w:space="0" w:color="auto"/>
            <w:right w:val="none" w:sz="0" w:space="0" w:color="auto"/>
          </w:divBdr>
        </w:div>
        <w:div w:id="368068768">
          <w:marLeft w:val="640"/>
          <w:marRight w:val="0"/>
          <w:marTop w:val="0"/>
          <w:marBottom w:val="0"/>
          <w:divBdr>
            <w:top w:val="none" w:sz="0" w:space="0" w:color="auto"/>
            <w:left w:val="none" w:sz="0" w:space="0" w:color="auto"/>
            <w:bottom w:val="none" w:sz="0" w:space="0" w:color="auto"/>
            <w:right w:val="none" w:sz="0" w:space="0" w:color="auto"/>
          </w:divBdr>
        </w:div>
        <w:div w:id="424377787">
          <w:marLeft w:val="640"/>
          <w:marRight w:val="0"/>
          <w:marTop w:val="0"/>
          <w:marBottom w:val="0"/>
          <w:divBdr>
            <w:top w:val="none" w:sz="0" w:space="0" w:color="auto"/>
            <w:left w:val="none" w:sz="0" w:space="0" w:color="auto"/>
            <w:bottom w:val="none" w:sz="0" w:space="0" w:color="auto"/>
            <w:right w:val="none" w:sz="0" w:space="0" w:color="auto"/>
          </w:divBdr>
        </w:div>
        <w:div w:id="1210386030">
          <w:marLeft w:val="640"/>
          <w:marRight w:val="0"/>
          <w:marTop w:val="0"/>
          <w:marBottom w:val="0"/>
          <w:divBdr>
            <w:top w:val="none" w:sz="0" w:space="0" w:color="auto"/>
            <w:left w:val="none" w:sz="0" w:space="0" w:color="auto"/>
            <w:bottom w:val="none" w:sz="0" w:space="0" w:color="auto"/>
            <w:right w:val="none" w:sz="0" w:space="0" w:color="auto"/>
          </w:divBdr>
        </w:div>
        <w:div w:id="1180123851">
          <w:marLeft w:val="640"/>
          <w:marRight w:val="0"/>
          <w:marTop w:val="0"/>
          <w:marBottom w:val="0"/>
          <w:divBdr>
            <w:top w:val="none" w:sz="0" w:space="0" w:color="auto"/>
            <w:left w:val="none" w:sz="0" w:space="0" w:color="auto"/>
            <w:bottom w:val="none" w:sz="0" w:space="0" w:color="auto"/>
            <w:right w:val="none" w:sz="0" w:space="0" w:color="auto"/>
          </w:divBdr>
        </w:div>
        <w:div w:id="1595550350">
          <w:marLeft w:val="640"/>
          <w:marRight w:val="0"/>
          <w:marTop w:val="0"/>
          <w:marBottom w:val="0"/>
          <w:divBdr>
            <w:top w:val="none" w:sz="0" w:space="0" w:color="auto"/>
            <w:left w:val="none" w:sz="0" w:space="0" w:color="auto"/>
            <w:bottom w:val="none" w:sz="0" w:space="0" w:color="auto"/>
            <w:right w:val="none" w:sz="0" w:space="0" w:color="auto"/>
          </w:divBdr>
        </w:div>
        <w:div w:id="718212346">
          <w:marLeft w:val="640"/>
          <w:marRight w:val="0"/>
          <w:marTop w:val="0"/>
          <w:marBottom w:val="0"/>
          <w:divBdr>
            <w:top w:val="none" w:sz="0" w:space="0" w:color="auto"/>
            <w:left w:val="none" w:sz="0" w:space="0" w:color="auto"/>
            <w:bottom w:val="none" w:sz="0" w:space="0" w:color="auto"/>
            <w:right w:val="none" w:sz="0" w:space="0" w:color="auto"/>
          </w:divBdr>
        </w:div>
        <w:div w:id="1088572991">
          <w:marLeft w:val="640"/>
          <w:marRight w:val="0"/>
          <w:marTop w:val="0"/>
          <w:marBottom w:val="0"/>
          <w:divBdr>
            <w:top w:val="none" w:sz="0" w:space="0" w:color="auto"/>
            <w:left w:val="none" w:sz="0" w:space="0" w:color="auto"/>
            <w:bottom w:val="none" w:sz="0" w:space="0" w:color="auto"/>
            <w:right w:val="none" w:sz="0" w:space="0" w:color="auto"/>
          </w:divBdr>
        </w:div>
        <w:div w:id="1113786939">
          <w:marLeft w:val="640"/>
          <w:marRight w:val="0"/>
          <w:marTop w:val="0"/>
          <w:marBottom w:val="0"/>
          <w:divBdr>
            <w:top w:val="none" w:sz="0" w:space="0" w:color="auto"/>
            <w:left w:val="none" w:sz="0" w:space="0" w:color="auto"/>
            <w:bottom w:val="none" w:sz="0" w:space="0" w:color="auto"/>
            <w:right w:val="none" w:sz="0" w:space="0" w:color="auto"/>
          </w:divBdr>
        </w:div>
        <w:div w:id="1011764017">
          <w:marLeft w:val="640"/>
          <w:marRight w:val="0"/>
          <w:marTop w:val="0"/>
          <w:marBottom w:val="0"/>
          <w:divBdr>
            <w:top w:val="none" w:sz="0" w:space="0" w:color="auto"/>
            <w:left w:val="none" w:sz="0" w:space="0" w:color="auto"/>
            <w:bottom w:val="none" w:sz="0" w:space="0" w:color="auto"/>
            <w:right w:val="none" w:sz="0" w:space="0" w:color="auto"/>
          </w:divBdr>
        </w:div>
        <w:div w:id="1534153763">
          <w:marLeft w:val="640"/>
          <w:marRight w:val="0"/>
          <w:marTop w:val="0"/>
          <w:marBottom w:val="0"/>
          <w:divBdr>
            <w:top w:val="none" w:sz="0" w:space="0" w:color="auto"/>
            <w:left w:val="none" w:sz="0" w:space="0" w:color="auto"/>
            <w:bottom w:val="none" w:sz="0" w:space="0" w:color="auto"/>
            <w:right w:val="none" w:sz="0" w:space="0" w:color="auto"/>
          </w:divBdr>
        </w:div>
        <w:div w:id="1070081328">
          <w:marLeft w:val="640"/>
          <w:marRight w:val="0"/>
          <w:marTop w:val="0"/>
          <w:marBottom w:val="0"/>
          <w:divBdr>
            <w:top w:val="none" w:sz="0" w:space="0" w:color="auto"/>
            <w:left w:val="none" w:sz="0" w:space="0" w:color="auto"/>
            <w:bottom w:val="none" w:sz="0" w:space="0" w:color="auto"/>
            <w:right w:val="none" w:sz="0" w:space="0" w:color="auto"/>
          </w:divBdr>
        </w:div>
        <w:div w:id="2021084336">
          <w:marLeft w:val="640"/>
          <w:marRight w:val="0"/>
          <w:marTop w:val="0"/>
          <w:marBottom w:val="0"/>
          <w:divBdr>
            <w:top w:val="none" w:sz="0" w:space="0" w:color="auto"/>
            <w:left w:val="none" w:sz="0" w:space="0" w:color="auto"/>
            <w:bottom w:val="none" w:sz="0" w:space="0" w:color="auto"/>
            <w:right w:val="none" w:sz="0" w:space="0" w:color="auto"/>
          </w:divBdr>
        </w:div>
        <w:div w:id="1089618708">
          <w:marLeft w:val="640"/>
          <w:marRight w:val="0"/>
          <w:marTop w:val="0"/>
          <w:marBottom w:val="0"/>
          <w:divBdr>
            <w:top w:val="none" w:sz="0" w:space="0" w:color="auto"/>
            <w:left w:val="none" w:sz="0" w:space="0" w:color="auto"/>
            <w:bottom w:val="none" w:sz="0" w:space="0" w:color="auto"/>
            <w:right w:val="none" w:sz="0" w:space="0" w:color="auto"/>
          </w:divBdr>
        </w:div>
        <w:div w:id="1600672868">
          <w:marLeft w:val="640"/>
          <w:marRight w:val="0"/>
          <w:marTop w:val="0"/>
          <w:marBottom w:val="0"/>
          <w:divBdr>
            <w:top w:val="none" w:sz="0" w:space="0" w:color="auto"/>
            <w:left w:val="none" w:sz="0" w:space="0" w:color="auto"/>
            <w:bottom w:val="none" w:sz="0" w:space="0" w:color="auto"/>
            <w:right w:val="none" w:sz="0" w:space="0" w:color="auto"/>
          </w:divBdr>
        </w:div>
        <w:div w:id="830875034">
          <w:marLeft w:val="640"/>
          <w:marRight w:val="0"/>
          <w:marTop w:val="0"/>
          <w:marBottom w:val="0"/>
          <w:divBdr>
            <w:top w:val="none" w:sz="0" w:space="0" w:color="auto"/>
            <w:left w:val="none" w:sz="0" w:space="0" w:color="auto"/>
            <w:bottom w:val="none" w:sz="0" w:space="0" w:color="auto"/>
            <w:right w:val="none" w:sz="0" w:space="0" w:color="auto"/>
          </w:divBdr>
        </w:div>
        <w:div w:id="158232530">
          <w:marLeft w:val="640"/>
          <w:marRight w:val="0"/>
          <w:marTop w:val="0"/>
          <w:marBottom w:val="0"/>
          <w:divBdr>
            <w:top w:val="none" w:sz="0" w:space="0" w:color="auto"/>
            <w:left w:val="none" w:sz="0" w:space="0" w:color="auto"/>
            <w:bottom w:val="none" w:sz="0" w:space="0" w:color="auto"/>
            <w:right w:val="none" w:sz="0" w:space="0" w:color="auto"/>
          </w:divBdr>
        </w:div>
      </w:divsChild>
    </w:div>
    <w:div w:id="39213865">
      <w:bodyDiv w:val="1"/>
      <w:marLeft w:val="0"/>
      <w:marRight w:val="0"/>
      <w:marTop w:val="0"/>
      <w:marBottom w:val="0"/>
      <w:divBdr>
        <w:top w:val="none" w:sz="0" w:space="0" w:color="auto"/>
        <w:left w:val="none" w:sz="0" w:space="0" w:color="auto"/>
        <w:bottom w:val="none" w:sz="0" w:space="0" w:color="auto"/>
        <w:right w:val="none" w:sz="0" w:space="0" w:color="auto"/>
      </w:divBdr>
      <w:divsChild>
        <w:div w:id="1197237543">
          <w:marLeft w:val="640"/>
          <w:marRight w:val="0"/>
          <w:marTop w:val="0"/>
          <w:marBottom w:val="0"/>
          <w:divBdr>
            <w:top w:val="none" w:sz="0" w:space="0" w:color="auto"/>
            <w:left w:val="none" w:sz="0" w:space="0" w:color="auto"/>
            <w:bottom w:val="none" w:sz="0" w:space="0" w:color="auto"/>
            <w:right w:val="none" w:sz="0" w:space="0" w:color="auto"/>
          </w:divBdr>
        </w:div>
        <w:div w:id="1288118508">
          <w:marLeft w:val="640"/>
          <w:marRight w:val="0"/>
          <w:marTop w:val="0"/>
          <w:marBottom w:val="0"/>
          <w:divBdr>
            <w:top w:val="none" w:sz="0" w:space="0" w:color="auto"/>
            <w:left w:val="none" w:sz="0" w:space="0" w:color="auto"/>
            <w:bottom w:val="none" w:sz="0" w:space="0" w:color="auto"/>
            <w:right w:val="none" w:sz="0" w:space="0" w:color="auto"/>
          </w:divBdr>
        </w:div>
        <w:div w:id="1309433696">
          <w:marLeft w:val="640"/>
          <w:marRight w:val="0"/>
          <w:marTop w:val="0"/>
          <w:marBottom w:val="0"/>
          <w:divBdr>
            <w:top w:val="none" w:sz="0" w:space="0" w:color="auto"/>
            <w:left w:val="none" w:sz="0" w:space="0" w:color="auto"/>
            <w:bottom w:val="none" w:sz="0" w:space="0" w:color="auto"/>
            <w:right w:val="none" w:sz="0" w:space="0" w:color="auto"/>
          </w:divBdr>
        </w:div>
        <w:div w:id="767314219">
          <w:marLeft w:val="640"/>
          <w:marRight w:val="0"/>
          <w:marTop w:val="0"/>
          <w:marBottom w:val="0"/>
          <w:divBdr>
            <w:top w:val="none" w:sz="0" w:space="0" w:color="auto"/>
            <w:left w:val="none" w:sz="0" w:space="0" w:color="auto"/>
            <w:bottom w:val="none" w:sz="0" w:space="0" w:color="auto"/>
            <w:right w:val="none" w:sz="0" w:space="0" w:color="auto"/>
          </w:divBdr>
        </w:div>
        <w:div w:id="207374150">
          <w:marLeft w:val="640"/>
          <w:marRight w:val="0"/>
          <w:marTop w:val="0"/>
          <w:marBottom w:val="0"/>
          <w:divBdr>
            <w:top w:val="none" w:sz="0" w:space="0" w:color="auto"/>
            <w:left w:val="none" w:sz="0" w:space="0" w:color="auto"/>
            <w:bottom w:val="none" w:sz="0" w:space="0" w:color="auto"/>
            <w:right w:val="none" w:sz="0" w:space="0" w:color="auto"/>
          </w:divBdr>
        </w:div>
        <w:div w:id="1184708548">
          <w:marLeft w:val="640"/>
          <w:marRight w:val="0"/>
          <w:marTop w:val="0"/>
          <w:marBottom w:val="0"/>
          <w:divBdr>
            <w:top w:val="none" w:sz="0" w:space="0" w:color="auto"/>
            <w:left w:val="none" w:sz="0" w:space="0" w:color="auto"/>
            <w:bottom w:val="none" w:sz="0" w:space="0" w:color="auto"/>
            <w:right w:val="none" w:sz="0" w:space="0" w:color="auto"/>
          </w:divBdr>
        </w:div>
        <w:div w:id="1678342732">
          <w:marLeft w:val="640"/>
          <w:marRight w:val="0"/>
          <w:marTop w:val="0"/>
          <w:marBottom w:val="0"/>
          <w:divBdr>
            <w:top w:val="none" w:sz="0" w:space="0" w:color="auto"/>
            <w:left w:val="none" w:sz="0" w:space="0" w:color="auto"/>
            <w:bottom w:val="none" w:sz="0" w:space="0" w:color="auto"/>
            <w:right w:val="none" w:sz="0" w:space="0" w:color="auto"/>
          </w:divBdr>
        </w:div>
        <w:div w:id="1938175310">
          <w:marLeft w:val="640"/>
          <w:marRight w:val="0"/>
          <w:marTop w:val="0"/>
          <w:marBottom w:val="0"/>
          <w:divBdr>
            <w:top w:val="none" w:sz="0" w:space="0" w:color="auto"/>
            <w:left w:val="none" w:sz="0" w:space="0" w:color="auto"/>
            <w:bottom w:val="none" w:sz="0" w:space="0" w:color="auto"/>
            <w:right w:val="none" w:sz="0" w:space="0" w:color="auto"/>
          </w:divBdr>
        </w:div>
        <w:div w:id="829443707">
          <w:marLeft w:val="640"/>
          <w:marRight w:val="0"/>
          <w:marTop w:val="0"/>
          <w:marBottom w:val="0"/>
          <w:divBdr>
            <w:top w:val="none" w:sz="0" w:space="0" w:color="auto"/>
            <w:left w:val="none" w:sz="0" w:space="0" w:color="auto"/>
            <w:bottom w:val="none" w:sz="0" w:space="0" w:color="auto"/>
            <w:right w:val="none" w:sz="0" w:space="0" w:color="auto"/>
          </w:divBdr>
        </w:div>
        <w:div w:id="1496651052">
          <w:marLeft w:val="640"/>
          <w:marRight w:val="0"/>
          <w:marTop w:val="0"/>
          <w:marBottom w:val="0"/>
          <w:divBdr>
            <w:top w:val="none" w:sz="0" w:space="0" w:color="auto"/>
            <w:left w:val="none" w:sz="0" w:space="0" w:color="auto"/>
            <w:bottom w:val="none" w:sz="0" w:space="0" w:color="auto"/>
            <w:right w:val="none" w:sz="0" w:space="0" w:color="auto"/>
          </w:divBdr>
        </w:div>
        <w:div w:id="1479423317">
          <w:marLeft w:val="640"/>
          <w:marRight w:val="0"/>
          <w:marTop w:val="0"/>
          <w:marBottom w:val="0"/>
          <w:divBdr>
            <w:top w:val="none" w:sz="0" w:space="0" w:color="auto"/>
            <w:left w:val="none" w:sz="0" w:space="0" w:color="auto"/>
            <w:bottom w:val="none" w:sz="0" w:space="0" w:color="auto"/>
            <w:right w:val="none" w:sz="0" w:space="0" w:color="auto"/>
          </w:divBdr>
        </w:div>
        <w:div w:id="984889596">
          <w:marLeft w:val="640"/>
          <w:marRight w:val="0"/>
          <w:marTop w:val="0"/>
          <w:marBottom w:val="0"/>
          <w:divBdr>
            <w:top w:val="none" w:sz="0" w:space="0" w:color="auto"/>
            <w:left w:val="none" w:sz="0" w:space="0" w:color="auto"/>
            <w:bottom w:val="none" w:sz="0" w:space="0" w:color="auto"/>
            <w:right w:val="none" w:sz="0" w:space="0" w:color="auto"/>
          </w:divBdr>
        </w:div>
        <w:div w:id="207374520">
          <w:marLeft w:val="640"/>
          <w:marRight w:val="0"/>
          <w:marTop w:val="0"/>
          <w:marBottom w:val="0"/>
          <w:divBdr>
            <w:top w:val="none" w:sz="0" w:space="0" w:color="auto"/>
            <w:left w:val="none" w:sz="0" w:space="0" w:color="auto"/>
            <w:bottom w:val="none" w:sz="0" w:space="0" w:color="auto"/>
            <w:right w:val="none" w:sz="0" w:space="0" w:color="auto"/>
          </w:divBdr>
        </w:div>
        <w:div w:id="1934776400">
          <w:marLeft w:val="640"/>
          <w:marRight w:val="0"/>
          <w:marTop w:val="0"/>
          <w:marBottom w:val="0"/>
          <w:divBdr>
            <w:top w:val="none" w:sz="0" w:space="0" w:color="auto"/>
            <w:left w:val="none" w:sz="0" w:space="0" w:color="auto"/>
            <w:bottom w:val="none" w:sz="0" w:space="0" w:color="auto"/>
            <w:right w:val="none" w:sz="0" w:space="0" w:color="auto"/>
          </w:divBdr>
        </w:div>
        <w:div w:id="29230869">
          <w:marLeft w:val="640"/>
          <w:marRight w:val="0"/>
          <w:marTop w:val="0"/>
          <w:marBottom w:val="0"/>
          <w:divBdr>
            <w:top w:val="none" w:sz="0" w:space="0" w:color="auto"/>
            <w:left w:val="none" w:sz="0" w:space="0" w:color="auto"/>
            <w:bottom w:val="none" w:sz="0" w:space="0" w:color="auto"/>
            <w:right w:val="none" w:sz="0" w:space="0" w:color="auto"/>
          </w:divBdr>
        </w:div>
        <w:div w:id="1175650846">
          <w:marLeft w:val="640"/>
          <w:marRight w:val="0"/>
          <w:marTop w:val="0"/>
          <w:marBottom w:val="0"/>
          <w:divBdr>
            <w:top w:val="none" w:sz="0" w:space="0" w:color="auto"/>
            <w:left w:val="none" w:sz="0" w:space="0" w:color="auto"/>
            <w:bottom w:val="none" w:sz="0" w:space="0" w:color="auto"/>
            <w:right w:val="none" w:sz="0" w:space="0" w:color="auto"/>
          </w:divBdr>
        </w:div>
        <w:div w:id="503474342">
          <w:marLeft w:val="640"/>
          <w:marRight w:val="0"/>
          <w:marTop w:val="0"/>
          <w:marBottom w:val="0"/>
          <w:divBdr>
            <w:top w:val="none" w:sz="0" w:space="0" w:color="auto"/>
            <w:left w:val="none" w:sz="0" w:space="0" w:color="auto"/>
            <w:bottom w:val="none" w:sz="0" w:space="0" w:color="auto"/>
            <w:right w:val="none" w:sz="0" w:space="0" w:color="auto"/>
          </w:divBdr>
        </w:div>
        <w:div w:id="317152842">
          <w:marLeft w:val="640"/>
          <w:marRight w:val="0"/>
          <w:marTop w:val="0"/>
          <w:marBottom w:val="0"/>
          <w:divBdr>
            <w:top w:val="none" w:sz="0" w:space="0" w:color="auto"/>
            <w:left w:val="none" w:sz="0" w:space="0" w:color="auto"/>
            <w:bottom w:val="none" w:sz="0" w:space="0" w:color="auto"/>
            <w:right w:val="none" w:sz="0" w:space="0" w:color="auto"/>
          </w:divBdr>
        </w:div>
        <w:div w:id="233509648">
          <w:marLeft w:val="640"/>
          <w:marRight w:val="0"/>
          <w:marTop w:val="0"/>
          <w:marBottom w:val="0"/>
          <w:divBdr>
            <w:top w:val="none" w:sz="0" w:space="0" w:color="auto"/>
            <w:left w:val="none" w:sz="0" w:space="0" w:color="auto"/>
            <w:bottom w:val="none" w:sz="0" w:space="0" w:color="auto"/>
            <w:right w:val="none" w:sz="0" w:space="0" w:color="auto"/>
          </w:divBdr>
        </w:div>
        <w:div w:id="935481199">
          <w:marLeft w:val="640"/>
          <w:marRight w:val="0"/>
          <w:marTop w:val="0"/>
          <w:marBottom w:val="0"/>
          <w:divBdr>
            <w:top w:val="none" w:sz="0" w:space="0" w:color="auto"/>
            <w:left w:val="none" w:sz="0" w:space="0" w:color="auto"/>
            <w:bottom w:val="none" w:sz="0" w:space="0" w:color="auto"/>
            <w:right w:val="none" w:sz="0" w:space="0" w:color="auto"/>
          </w:divBdr>
        </w:div>
        <w:div w:id="1000280561">
          <w:marLeft w:val="640"/>
          <w:marRight w:val="0"/>
          <w:marTop w:val="0"/>
          <w:marBottom w:val="0"/>
          <w:divBdr>
            <w:top w:val="none" w:sz="0" w:space="0" w:color="auto"/>
            <w:left w:val="none" w:sz="0" w:space="0" w:color="auto"/>
            <w:bottom w:val="none" w:sz="0" w:space="0" w:color="auto"/>
            <w:right w:val="none" w:sz="0" w:space="0" w:color="auto"/>
          </w:divBdr>
        </w:div>
        <w:div w:id="387218729">
          <w:marLeft w:val="640"/>
          <w:marRight w:val="0"/>
          <w:marTop w:val="0"/>
          <w:marBottom w:val="0"/>
          <w:divBdr>
            <w:top w:val="none" w:sz="0" w:space="0" w:color="auto"/>
            <w:left w:val="none" w:sz="0" w:space="0" w:color="auto"/>
            <w:bottom w:val="none" w:sz="0" w:space="0" w:color="auto"/>
            <w:right w:val="none" w:sz="0" w:space="0" w:color="auto"/>
          </w:divBdr>
        </w:div>
        <w:div w:id="1126895531">
          <w:marLeft w:val="640"/>
          <w:marRight w:val="0"/>
          <w:marTop w:val="0"/>
          <w:marBottom w:val="0"/>
          <w:divBdr>
            <w:top w:val="none" w:sz="0" w:space="0" w:color="auto"/>
            <w:left w:val="none" w:sz="0" w:space="0" w:color="auto"/>
            <w:bottom w:val="none" w:sz="0" w:space="0" w:color="auto"/>
            <w:right w:val="none" w:sz="0" w:space="0" w:color="auto"/>
          </w:divBdr>
        </w:div>
        <w:div w:id="887377133">
          <w:marLeft w:val="640"/>
          <w:marRight w:val="0"/>
          <w:marTop w:val="0"/>
          <w:marBottom w:val="0"/>
          <w:divBdr>
            <w:top w:val="none" w:sz="0" w:space="0" w:color="auto"/>
            <w:left w:val="none" w:sz="0" w:space="0" w:color="auto"/>
            <w:bottom w:val="none" w:sz="0" w:space="0" w:color="auto"/>
            <w:right w:val="none" w:sz="0" w:space="0" w:color="auto"/>
          </w:divBdr>
        </w:div>
        <w:div w:id="342364996">
          <w:marLeft w:val="640"/>
          <w:marRight w:val="0"/>
          <w:marTop w:val="0"/>
          <w:marBottom w:val="0"/>
          <w:divBdr>
            <w:top w:val="none" w:sz="0" w:space="0" w:color="auto"/>
            <w:left w:val="none" w:sz="0" w:space="0" w:color="auto"/>
            <w:bottom w:val="none" w:sz="0" w:space="0" w:color="auto"/>
            <w:right w:val="none" w:sz="0" w:space="0" w:color="auto"/>
          </w:divBdr>
        </w:div>
        <w:div w:id="752627710">
          <w:marLeft w:val="640"/>
          <w:marRight w:val="0"/>
          <w:marTop w:val="0"/>
          <w:marBottom w:val="0"/>
          <w:divBdr>
            <w:top w:val="none" w:sz="0" w:space="0" w:color="auto"/>
            <w:left w:val="none" w:sz="0" w:space="0" w:color="auto"/>
            <w:bottom w:val="none" w:sz="0" w:space="0" w:color="auto"/>
            <w:right w:val="none" w:sz="0" w:space="0" w:color="auto"/>
          </w:divBdr>
        </w:div>
        <w:div w:id="1719890703">
          <w:marLeft w:val="640"/>
          <w:marRight w:val="0"/>
          <w:marTop w:val="0"/>
          <w:marBottom w:val="0"/>
          <w:divBdr>
            <w:top w:val="none" w:sz="0" w:space="0" w:color="auto"/>
            <w:left w:val="none" w:sz="0" w:space="0" w:color="auto"/>
            <w:bottom w:val="none" w:sz="0" w:space="0" w:color="auto"/>
            <w:right w:val="none" w:sz="0" w:space="0" w:color="auto"/>
          </w:divBdr>
        </w:div>
        <w:div w:id="673187291">
          <w:marLeft w:val="640"/>
          <w:marRight w:val="0"/>
          <w:marTop w:val="0"/>
          <w:marBottom w:val="0"/>
          <w:divBdr>
            <w:top w:val="none" w:sz="0" w:space="0" w:color="auto"/>
            <w:left w:val="none" w:sz="0" w:space="0" w:color="auto"/>
            <w:bottom w:val="none" w:sz="0" w:space="0" w:color="auto"/>
            <w:right w:val="none" w:sz="0" w:space="0" w:color="auto"/>
          </w:divBdr>
        </w:div>
        <w:div w:id="856507887">
          <w:marLeft w:val="640"/>
          <w:marRight w:val="0"/>
          <w:marTop w:val="0"/>
          <w:marBottom w:val="0"/>
          <w:divBdr>
            <w:top w:val="none" w:sz="0" w:space="0" w:color="auto"/>
            <w:left w:val="none" w:sz="0" w:space="0" w:color="auto"/>
            <w:bottom w:val="none" w:sz="0" w:space="0" w:color="auto"/>
            <w:right w:val="none" w:sz="0" w:space="0" w:color="auto"/>
          </w:divBdr>
        </w:div>
        <w:div w:id="1075854263">
          <w:marLeft w:val="640"/>
          <w:marRight w:val="0"/>
          <w:marTop w:val="0"/>
          <w:marBottom w:val="0"/>
          <w:divBdr>
            <w:top w:val="none" w:sz="0" w:space="0" w:color="auto"/>
            <w:left w:val="none" w:sz="0" w:space="0" w:color="auto"/>
            <w:bottom w:val="none" w:sz="0" w:space="0" w:color="auto"/>
            <w:right w:val="none" w:sz="0" w:space="0" w:color="auto"/>
          </w:divBdr>
        </w:div>
        <w:div w:id="609513890">
          <w:marLeft w:val="640"/>
          <w:marRight w:val="0"/>
          <w:marTop w:val="0"/>
          <w:marBottom w:val="0"/>
          <w:divBdr>
            <w:top w:val="none" w:sz="0" w:space="0" w:color="auto"/>
            <w:left w:val="none" w:sz="0" w:space="0" w:color="auto"/>
            <w:bottom w:val="none" w:sz="0" w:space="0" w:color="auto"/>
            <w:right w:val="none" w:sz="0" w:space="0" w:color="auto"/>
          </w:divBdr>
        </w:div>
        <w:div w:id="987518390">
          <w:marLeft w:val="640"/>
          <w:marRight w:val="0"/>
          <w:marTop w:val="0"/>
          <w:marBottom w:val="0"/>
          <w:divBdr>
            <w:top w:val="none" w:sz="0" w:space="0" w:color="auto"/>
            <w:left w:val="none" w:sz="0" w:space="0" w:color="auto"/>
            <w:bottom w:val="none" w:sz="0" w:space="0" w:color="auto"/>
            <w:right w:val="none" w:sz="0" w:space="0" w:color="auto"/>
          </w:divBdr>
        </w:div>
        <w:div w:id="597105472">
          <w:marLeft w:val="640"/>
          <w:marRight w:val="0"/>
          <w:marTop w:val="0"/>
          <w:marBottom w:val="0"/>
          <w:divBdr>
            <w:top w:val="none" w:sz="0" w:space="0" w:color="auto"/>
            <w:left w:val="none" w:sz="0" w:space="0" w:color="auto"/>
            <w:bottom w:val="none" w:sz="0" w:space="0" w:color="auto"/>
            <w:right w:val="none" w:sz="0" w:space="0" w:color="auto"/>
          </w:divBdr>
        </w:div>
        <w:div w:id="1070883171">
          <w:marLeft w:val="640"/>
          <w:marRight w:val="0"/>
          <w:marTop w:val="0"/>
          <w:marBottom w:val="0"/>
          <w:divBdr>
            <w:top w:val="none" w:sz="0" w:space="0" w:color="auto"/>
            <w:left w:val="none" w:sz="0" w:space="0" w:color="auto"/>
            <w:bottom w:val="none" w:sz="0" w:space="0" w:color="auto"/>
            <w:right w:val="none" w:sz="0" w:space="0" w:color="auto"/>
          </w:divBdr>
        </w:div>
        <w:div w:id="818577177">
          <w:marLeft w:val="640"/>
          <w:marRight w:val="0"/>
          <w:marTop w:val="0"/>
          <w:marBottom w:val="0"/>
          <w:divBdr>
            <w:top w:val="none" w:sz="0" w:space="0" w:color="auto"/>
            <w:left w:val="none" w:sz="0" w:space="0" w:color="auto"/>
            <w:bottom w:val="none" w:sz="0" w:space="0" w:color="auto"/>
            <w:right w:val="none" w:sz="0" w:space="0" w:color="auto"/>
          </w:divBdr>
        </w:div>
        <w:div w:id="810171350">
          <w:marLeft w:val="640"/>
          <w:marRight w:val="0"/>
          <w:marTop w:val="0"/>
          <w:marBottom w:val="0"/>
          <w:divBdr>
            <w:top w:val="none" w:sz="0" w:space="0" w:color="auto"/>
            <w:left w:val="none" w:sz="0" w:space="0" w:color="auto"/>
            <w:bottom w:val="none" w:sz="0" w:space="0" w:color="auto"/>
            <w:right w:val="none" w:sz="0" w:space="0" w:color="auto"/>
          </w:divBdr>
        </w:div>
        <w:div w:id="372731406">
          <w:marLeft w:val="640"/>
          <w:marRight w:val="0"/>
          <w:marTop w:val="0"/>
          <w:marBottom w:val="0"/>
          <w:divBdr>
            <w:top w:val="none" w:sz="0" w:space="0" w:color="auto"/>
            <w:left w:val="none" w:sz="0" w:space="0" w:color="auto"/>
            <w:bottom w:val="none" w:sz="0" w:space="0" w:color="auto"/>
            <w:right w:val="none" w:sz="0" w:space="0" w:color="auto"/>
          </w:divBdr>
        </w:div>
        <w:div w:id="546837074">
          <w:marLeft w:val="640"/>
          <w:marRight w:val="0"/>
          <w:marTop w:val="0"/>
          <w:marBottom w:val="0"/>
          <w:divBdr>
            <w:top w:val="none" w:sz="0" w:space="0" w:color="auto"/>
            <w:left w:val="none" w:sz="0" w:space="0" w:color="auto"/>
            <w:bottom w:val="none" w:sz="0" w:space="0" w:color="auto"/>
            <w:right w:val="none" w:sz="0" w:space="0" w:color="auto"/>
          </w:divBdr>
        </w:div>
        <w:div w:id="272858652">
          <w:marLeft w:val="640"/>
          <w:marRight w:val="0"/>
          <w:marTop w:val="0"/>
          <w:marBottom w:val="0"/>
          <w:divBdr>
            <w:top w:val="none" w:sz="0" w:space="0" w:color="auto"/>
            <w:left w:val="none" w:sz="0" w:space="0" w:color="auto"/>
            <w:bottom w:val="none" w:sz="0" w:space="0" w:color="auto"/>
            <w:right w:val="none" w:sz="0" w:space="0" w:color="auto"/>
          </w:divBdr>
        </w:div>
        <w:div w:id="1312557202">
          <w:marLeft w:val="640"/>
          <w:marRight w:val="0"/>
          <w:marTop w:val="0"/>
          <w:marBottom w:val="0"/>
          <w:divBdr>
            <w:top w:val="none" w:sz="0" w:space="0" w:color="auto"/>
            <w:left w:val="none" w:sz="0" w:space="0" w:color="auto"/>
            <w:bottom w:val="none" w:sz="0" w:space="0" w:color="auto"/>
            <w:right w:val="none" w:sz="0" w:space="0" w:color="auto"/>
          </w:divBdr>
        </w:div>
        <w:div w:id="1452505798">
          <w:marLeft w:val="640"/>
          <w:marRight w:val="0"/>
          <w:marTop w:val="0"/>
          <w:marBottom w:val="0"/>
          <w:divBdr>
            <w:top w:val="none" w:sz="0" w:space="0" w:color="auto"/>
            <w:left w:val="none" w:sz="0" w:space="0" w:color="auto"/>
            <w:bottom w:val="none" w:sz="0" w:space="0" w:color="auto"/>
            <w:right w:val="none" w:sz="0" w:space="0" w:color="auto"/>
          </w:divBdr>
        </w:div>
        <w:div w:id="149255763">
          <w:marLeft w:val="640"/>
          <w:marRight w:val="0"/>
          <w:marTop w:val="0"/>
          <w:marBottom w:val="0"/>
          <w:divBdr>
            <w:top w:val="none" w:sz="0" w:space="0" w:color="auto"/>
            <w:left w:val="none" w:sz="0" w:space="0" w:color="auto"/>
            <w:bottom w:val="none" w:sz="0" w:space="0" w:color="auto"/>
            <w:right w:val="none" w:sz="0" w:space="0" w:color="auto"/>
          </w:divBdr>
        </w:div>
        <w:div w:id="1306351968">
          <w:marLeft w:val="640"/>
          <w:marRight w:val="0"/>
          <w:marTop w:val="0"/>
          <w:marBottom w:val="0"/>
          <w:divBdr>
            <w:top w:val="none" w:sz="0" w:space="0" w:color="auto"/>
            <w:left w:val="none" w:sz="0" w:space="0" w:color="auto"/>
            <w:bottom w:val="none" w:sz="0" w:space="0" w:color="auto"/>
            <w:right w:val="none" w:sz="0" w:space="0" w:color="auto"/>
          </w:divBdr>
        </w:div>
      </w:divsChild>
    </w:div>
    <w:div w:id="41099415">
      <w:bodyDiv w:val="1"/>
      <w:marLeft w:val="0"/>
      <w:marRight w:val="0"/>
      <w:marTop w:val="0"/>
      <w:marBottom w:val="0"/>
      <w:divBdr>
        <w:top w:val="none" w:sz="0" w:space="0" w:color="auto"/>
        <w:left w:val="none" w:sz="0" w:space="0" w:color="auto"/>
        <w:bottom w:val="none" w:sz="0" w:space="0" w:color="auto"/>
        <w:right w:val="none" w:sz="0" w:space="0" w:color="auto"/>
      </w:divBdr>
    </w:div>
    <w:div w:id="53627168">
      <w:bodyDiv w:val="1"/>
      <w:marLeft w:val="0"/>
      <w:marRight w:val="0"/>
      <w:marTop w:val="0"/>
      <w:marBottom w:val="0"/>
      <w:divBdr>
        <w:top w:val="none" w:sz="0" w:space="0" w:color="auto"/>
        <w:left w:val="none" w:sz="0" w:space="0" w:color="auto"/>
        <w:bottom w:val="none" w:sz="0" w:space="0" w:color="auto"/>
        <w:right w:val="none" w:sz="0" w:space="0" w:color="auto"/>
      </w:divBdr>
      <w:divsChild>
        <w:div w:id="2081368291">
          <w:marLeft w:val="640"/>
          <w:marRight w:val="0"/>
          <w:marTop w:val="0"/>
          <w:marBottom w:val="0"/>
          <w:divBdr>
            <w:top w:val="none" w:sz="0" w:space="0" w:color="auto"/>
            <w:left w:val="none" w:sz="0" w:space="0" w:color="auto"/>
            <w:bottom w:val="none" w:sz="0" w:space="0" w:color="auto"/>
            <w:right w:val="none" w:sz="0" w:space="0" w:color="auto"/>
          </w:divBdr>
        </w:div>
        <w:div w:id="2046246506">
          <w:marLeft w:val="640"/>
          <w:marRight w:val="0"/>
          <w:marTop w:val="0"/>
          <w:marBottom w:val="0"/>
          <w:divBdr>
            <w:top w:val="none" w:sz="0" w:space="0" w:color="auto"/>
            <w:left w:val="none" w:sz="0" w:space="0" w:color="auto"/>
            <w:bottom w:val="none" w:sz="0" w:space="0" w:color="auto"/>
            <w:right w:val="none" w:sz="0" w:space="0" w:color="auto"/>
          </w:divBdr>
        </w:div>
        <w:div w:id="1583371068">
          <w:marLeft w:val="640"/>
          <w:marRight w:val="0"/>
          <w:marTop w:val="0"/>
          <w:marBottom w:val="0"/>
          <w:divBdr>
            <w:top w:val="none" w:sz="0" w:space="0" w:color="auto"/>
            <w:left w:val="none" w:sz="0" w:space="0" w:color="auto"/>
            <w:bottom w:val="none" w:sz="0" w:space="0" w:color="auto"/>
            <w:right w:val="none" w:sz="0" w:space="0" w:color="auto"/>
          </w:divBdr>
        </w:div>
        <w:div w:id="1274094997">
          <w:marLeft w:val="640"/>
          <w:marRight w:val="0"/>
          <w:marTop w:val="0"/>
          <w:marBottom w:val="0"/>
          <w:divBdr>
            <w:top w:val="none" w:sz="0" w:space="0" w:color="auto"/>
            <w:left w:val="none" w:sz="0" w:space="0" w:color="auto"/>
            <w:bottom w:val="none" w:sz="0" w:space="0" w:color="auto"/>
            <w:right w:val="none" w:sz="0" w:space="0" w:color="auto"/>
          </w:divBdr>
        </w:div>
        <w:div w:id="1543519674">
          <w:marLeft w:val="640"/>
          <w:marRight w:val="0"/>
          <w:marTop w:val="0"/>
          <w:marBottom w:val="0"/>
          <w:divBdr>
            <w:top w:val="none" w:sz="0" w:space="0" w:color="auto"/>
            <w:left w:val="none" w:sz="0" w:space="0" w:color="auto"/>
            <w:bottom w:val="none" w:sz="0" w:space="0" w:color="auto"/>
            <w:right w:val="none" w:sz="0" w:space="0" w:color="auto"/>
          </w:divBdr>
        </w:div>
        <w:div w:id="484662322">
          <w:marLeft w:val="640"/>
          <w:marRight w:val="0"/>
          <w:marTop w:val="0"/>
          <w:marBottom w:val="0"/>
          <w:divBdr>
            <w:top w:val="none" w:sz="0" w:space="0" w:color="auto"/>
            <w:left w:val="none" w:sz="0" w:space="0" w:color="auto"/>
            <w:bottom w:val="none" w:sz="0" w:space="0" w:color="auto"/>
            <w:right w:val="none" w:sz="0" w:space="0" w:color="auto"/>
          </w:divBdr>
        </w:div>
        <w:div w:id="582573593">
          <w:marLeft w:val="640"/>
          <w:marRight w:val="0"/>
          <w:marTop w:val="0"/>
          <w:marBottom w:val="0"/>
          <w:divBdr>
            <w:top w:val="none" w:sz="0" w:space="0" w:color="auto"/>
            <w:left w:val="none" w:sz="0" w:space="0" w:color="auto"/>
            <w:bottom w:val="none" w:sz="0" w:space="0" w:color="auto"/>
            <w:right w:val="none" w:sz="0" w:space="0" w:color="auto"/>
          </w:divBdr>
        </w:div>
        <w:div w:id="1996717001">
          <w:marLeft w:val="640"/>
          <w:marRight w:val="0"/>
          <w:marTop w:val="0"/>
          <w:marBottom w:val="0"/>
          <w:divBdr>
            <w:top w:val="none" w:sz="0" w:space="0" w:color="auto"/>
            <w:left w:val="none" w:sz="0" w:space="0" w:color="auto"/>
            <w:bottom w:val="none" w:sz="0" w:space="0" w:color="auto"/>
            <w:right w:val="none" w:sz="0" w:space="0" w:color="auto"/>
          </w:divBdr>
        </w:div>
        <w:div w:id="329793224">
          <w:marLeft w:val="640"/>
          <w:marRight w:val="0"/>
          <w:marTop w:val="0"/>
          <w:marBottom w:val="0"/>
          <w:divBdr>
            <w:top w:val="none" w:sz="0" w:space="0" w:color="auto"/>
            <w:left w:val="none" w:sz="0" w:space="0" w:color="auto"/>
            <w:bottom w:val="none" w:sz="0" w:space="0" w:color="auto"/>
            <w:right w:val="none" w:sz="0" w:space="0" w:color="auto"/>
          </w:divBdr>
        </w:div>
        <w:div w:id="388773392">
          <w:marLeft w:val="640"/>
          <w:marRight w:val="0"/>
          <w:marTop w:val="0"/>
          <w:marBottom w:val="0"/>
          <w:divBdr>
            <w:top w:val="none" w:sz="0" w:space="0" w:color="auto"/>
            <w:left w:val="none" w:sz="0" w:space="0" w:color="auto"/>
            <w:bottom w:val="none" w:sz="0" w:space="0" w:color="auto"/>
            <w:right w:val="none" w:sz="0" w:space="0" w:color="auto"/>
          </w:divBdr>
        </w:div>
        <w:div w:id="1020161463">
          <w:marLeft w:val="640"/>
          <w:marRight w:val="0"/>
          <w:marTop w:val="0"/>
          <w:marBottom w:val="0"/>
          <w:divBdr>
            <w:top w:val="none" w:sz="0" w:space="0" w:color="auto"/>
            <w:left w:val="none" w:sz="0" w:space="0" w:color="auto"/>
            <w:bottom w:val="none" w:sz="0" w:space="0" w:color="auto"/>
            <w:right w:val="none" w:sz="0" w:space="0" w:color="auto"/>
          </w:divBdr>
        </w:div>
        <w:div w:id="232349429">
          <w:marLeft w:val="640"/>
          <w:marRight w:val="0"/>
          <w:marTop w:val="0"/>
          <w:marBottom w:val="0"/>
          <w:divBdr>
            <w:top w:val="none" w:sz="0" w:space="0" w:color="auto"/>
            <w:left w:val="none" w:sz="0" w:space="0" w:color="auto"/>
            <w:bottom w:val="none" w:sz="0" w:space="0" w:color="auto"/>
            <w:right w:val="none" w:sz="0" w:space="0" w:color="auto"/>
          </w:divBdr>
        </w:div>
        <w:div w:id="1216232133">
          <w:marLeft w:val="640"/>
          <w:marRight w:val="0"/>
          <w:marTop w:val="0"/>
          <w:marBottom w:val="0"/>
          <w:divBdr>
            <w:top w:val="none" w:sz="0" w:space="0" w:color="auto"/>
            <w:left w:val="none" w:sz="0" w:space="0" w:color="auto"/>
            <w:bottom w:val="none" w:sz="0" w:space="0" w:color="auto"/>
            <w:right w:val="none" w:sz="0" w:space="0" w:color="auto"/>
          </w:divBdr>
        </w:div>
        <w:div w:id="1747876487">
          <w:marLeft w:val="640"/>
          <w:marRight w:val="0"/>
          <w:marTop w:val="0"/>
          <w:marBottom w:val="0"/>
          <w:divBdr>
            <w:top w:val="none" w:sz="0" w:space="0" w:color="auto"/>
            <w:left w:val="none" w:sz="0" w:space="0" w:color="auto"/>
            <w:bottom w:val="none" w:sz="0" w:space="0" w:color="auto"/>
            <w:right w:val="none" w:sz="0" w:space="0" w:color="auto"/>
          </w:divBdr>
        </w:div>
        <w:div w:id="424964037">
          <w:marLeft w:val="640"/>
          <w:marRight w:val="0"/>
          <w:marTop w:val="0"/>
          <w:marBottom w:val="0"/>
          <w:divBdr>
            <w:top w:val="none" w:sz="0" w:space="0" w:color="auto"/>
            <w:left w:val="none" w:sz="0" w:space="0" w:color="auto"/>
            <w:bottom w:val="none" w:sz="0" w:space="0" w:color="auto"/>
            <w:right w:val="none" w:sz="0" w:space="0" w:color="auto"/>
          </w:divBdr>
        </w:div>
        <w:div w:id="1849975577">
          <w:marLeft w:val="640"/>
          <w:marRight w:val="0"/>
          <w:marTop w:val="0"/>
          <w:marBottom w:val="0"/>
          <w:divBdr>
            <w:top w:val="none" w:sz="0" w:space="0" w:color="auto"/>
            <w:left w:val="none" w:sz="0" w:space="0" w:color="auto"/>
            <w:bottom w:val="none" w:sz="0" w:space="0" w:color="auto"/>
            <w:right w:val="none" w:sz="0" w:space="0" w:color="auto"/>
          </w:divBdr>
        </w:div>
        <w:div w:id="225840617">
          <w:marLeft w:val="640"/>
          <w:marRight w:val="0"/>
          <w:marTop w:val="0"/>
          <w:marBottom w:val="0"/>
          <w:divBdr>
            <w:top w:val="none" w:sz="0" w:space="0" w:color="auto"/>
            <w:left w:val="none" w:sz="0" w:space="0" w:color="auto"/>
            <w:bottom w:val="none" w:sz="0" w:space="0" w:color="auto"/>
            <w:right w:val="none" w:sz="0" w:space="0" w:color="auto"/>
          </w:divBdr>
        </w:div>
        <w:div w:id="137455901">
          <w:marLeft w:val="640"/>
          <w:marRight w:val="0"/>
          <w:marTop w:val="0"/>
          <w:marBottom w:val="0"/>
          <w:divBdr>
            <w:top w:val="none" w:sz="0" w:space="0" w:color="auto"/>
            <w:left w:val="none" w:sz="0" w:space="0" w:color="auto"/>
            <w:bottom w:val="none" w:sz="0" w:space="0" w:color="auto"/>
            <w:right w:val="none" w:sz="0" w:space="0" w:color="auto"/>
          </w:divBdr>
        </w:div>
        <w:div w:id="300893100">
          <w:marLeft w:val="640"/>
          <w:marRight w:val="0"/>
          <w:marTop w:val="0"/>
          <w:marBottom w:val="0"/>
          <w:divBdr>
            <w:top w:val="none" w:sz="0" w:space="0" w:color="auto"/>
            <w:left w:val="none" w:sz="0" w:space="0" w:color="auto"/>
            <w:bottom w:val="none" w:sz="0" w:space="0" w:color="auto"/>
            <w:right w:val="none" w:sz="0" w:space="0" w:color="auto"/>
          </w:divBdr>
        </w:div>
        <w:div w:id="1857844348">
          <w:marLeft w:val="640"/>
          <w:marRight w:val="0"/>
          <w:marTop w:val="0"/>
          <w:marBottom w:val="0"/>
          <w:divBdr>
            <w:top w:val="none" w:sz="0" w:space="0" w:color="auto"/>
            <w:left w:val="none" w:sz="0" w:space="0" w:color="auto"/>
            <w:bottom w:val="none" w:sz="0" w:space="0" w:color="auto"/>
            <w:right w:val="none" w:sz="0" w:space="0" w:color="auto"/>
          </w:divBdr>
        </w:div>
        <w:div w:id="903294878">
          <w:marLeft w:val="640"/>
          <w:marRight w:val="0"/>
          <w:marTop w:val="0"/>
          <w:marBottom w:val="0"/>
          <w:divBdr>
            <w:top w:val="none" w:sz="0" w:space="0" w:color="auto"/>
            <w:left w:val="none" w:sz="0" w:space="0" w:color="auto"/>
            <w:bottom w:val="none" w:sz="0" w:space="0" w:color="auto"/>
            <w:right w:val="none" w:sz="0" w:space="0" w:color="auto"/>
          </w:divBdr>
        </w:div>
        <w:div w:id="24647416">
          <w:marLeft w:val="640"/>
          <w:marRight w:val="0"/>
          <w:marTop w:val="0"/>
          <w:marBottom w:val="0"/>
          <w:divBdr>
            <w:top w:val="none" w:sz="0" w:space="0" w:color="auto"/>
            <w:left w:val="none" w:sz="0" w:space="0" w:color="auto"/>
            <w:bottom w:val="none" w:sz="0" w:space="0" w:color="auto"/>
            <w:right w:val="none" w:sz="0" w:space="0" w:color="auto"/>
          </w:divBdr>
        </w:div>
        <w:div w:id="2142456126">
          <w:marLeft w:val="640"/>
          <w:marRight w:val="0"/>
          <w:marTop w:val="0"/>
          <w:marBottom w:val="0"/>
          <w:divBdr>
            <w:top w:val="none" w:sz="0" w:space="0" w:color="auto"/>
            <w:left w:val="none" w:sz="0" w:space="0" w:color="auto"/>
            <w:bottom w:val="none" w:sz="0" w:space="0" w:color="auto"/>
            <w:right w:val="none" w:sz="0" w:space="0" w:color="auto"/>
          </w:divBdr>
        </w:div>
        <w:div w:id="1803958303">
          <w:marLeft w:val="640"/>
          <w:marRight w:val="0"/>
          <w:marTop w:val="0"/>
          <w:marBottom w:val="0"/>
          <w:divBdr>
            <w:top w:val="none" w:sz="0" w:space="0" w:color="auto"/>
            <w:left w:val="none" w:sz="0" w:space="0" w:color="auto"/>
            <w:bottom w:val="none" w:sz="0" w:space="0" w:color="auto"/>
            <w:right w:val="none" w:sz="0" w:space="0" w:color="auto"/>
          </w:divBdr>
        </w:div>
        <w:div w:id="338313602">
          <w:marLeft w:val="640"/>
          <w:marRight w:val="0"/>
          <w:marTop w:val="0"/>
          <w:marBottom w:val="0"/>
          <w:divBdr>
            <w:top w:val="none" w:sz="0" w:space="0" w:color="auto"/>
            <w:left w:val="none" w:sz="0" w:space="0" w:color="auto"/>
            <w:bottom w:val="none" w:sz="0" w:space="0" w:color="auto"/>
            <w:right w:val="none" w:sz="0" w:space="0" w:color="auto"/>
          </w:divBdr>
        </w:div>
        <w:div w:id="2100052897">
          <w:marLeft w:val="640"/>
          <w:marRight w:val="0"/>
          <w:marTop w:val="0"/>
          <w:marBottom w:val="0"/>
          <w:divBdr>
            <w:top w:val="none" w:sz="0" w:space="0" w:color="auto"/>
            <w:left w:val="none" w:sz="0" w:space="0" w:color="auto"/>
            <w:bottom w:val="none" w:sz="0" w:space="0" w:color="auto"/>
            <w:right w:val="none" w:sz="0" w:space="0" w:color="auto"/>
          </w:divBdr>
        </w:div>
        <w:div w:id="32584321">
          <w:marLeft w:val="640"/>
          <w:marRight w:val="0"/>
          <w:marTop w:val="0"/>
          <w:marBottom w:val="0"/>
          <w:divBdr>
            <w:top w:val="none" w:sz="0" w:space="0" w:color="auto"/>
            <w:left w:val="none" w:sz="0" w:space="0" w:color="auto"/>
            <w:bottom w:val="none" w:sz="0" w:space="0" w:color="auto"/>
            <w:right w:val="none" w:sz="0" w:space="0" w:color="auto"/>
          </w:divBdr>
        </w:div>
        <w:div w:id="2111319694">
          <w:marLeft w:val="640"/>
          <w:marRight w:val="0"/>
          <w:marTop w:val="0"/>
          <w:marBottom w:val="0"/>
          <w:divBdr>
            <w:top w:val="none" w:sz="0" w:space="0" w:color="auto"/>
            <w:left w:val="none" w:sz="0" w:space="0" w:color="auto"/>
            <w:bottom w:val="none" w:sz="0" w:space="0" w:color="auto"/>
            <w:right w:val="none" w:sz="0" w:space="0" w:color="auto"/>
          </w:divBdr>
        </w:div>
        <w:div w:id="631717683">
          <w:marLeft w:val="640"/>
          <w:marRight w:val="0"/>
          <w:marTop w:val="0"/>
          <w:marBottom w:val="0"/>
          <w:divBdr>
            <w:top w:val="none" w:sz="0" w:space="0" w:color="auto"/>
            <w:left w:val="none" w:sz="0" w:space="0" w:color="auto"/>
            <w:bottom w:val="none" w:sz="0" w:space="0" w:color="auto"/>
            <w:right w:val="none" w:sz="0" w:space="0" w:color="auto"/>
          </w:divBdr>
        </w:div>
        <w:div w:id="1964774527">
          <w:marLeft w:val="640"/>
          <w:marRight w:val="0"/>
          <w:marTop w:val="0"/>
          <w:marBottom w:val="0"/>
          <w:divBdr>
            <w:top w:val="none" w:sz="0" w:space="0" w:color="auto"/>
            <w:left w:val="none" w:sz="0" w:space="0" w:color="auto"/>
            <w:bottom w:val="none" w:sz="0" w:space="0" w:color="auto"/>
            <w:right w:val="none" w:sz="0" w:space="0" w:color="auto"/>
          </w:divBdr>
        </w:div>
        <w:div w:id="376861513">
          <w:marLeft w:val="640"/>
          <w:marRight w:val="0"/>
          <w:marTop w:val="0"/>
          <w:marBottom w:val="0"/>
          <w:divBdr>
            <w:top w:val="none" w:sz="0" w:space="0" w:color="auto"/>
            <w:left w:val="none" w:sz="0" w:space="0" w:color="auto"/>
            <w:bottom w:val="none" w:sz="0" w:space="0" w:color="auto"/>
            <w:right w:val="none" w:sz="0" w:space="0" w:color="auto"/>
          </w:divBdr>
        </w:div>
        <w:div w:id="1823767874">
          <w:marLeft w:val="640"/>
          <w:marRight w:val="0"/>
          <w:marTop w:val="0"/>
          <w:marBottom w:val="0"/>
          <w:divBdr>
            <w:top w:val="none" w:sz="0" w:space="0" w:color="auto"/>
            <w:left w:val="none" w:sz="0" w:space="0" w:color="auto"/>
            <w:bottom w:val="none" w:sz="0" w:space="0" w:color="auto"/>
            <w:right w:val="none" w:sz="0" w:space="0" w:color="auto"/>
          </w:divBdr>
        </w:div>
        <w:div w:id="404033749">
          <w:marLeft w:val="640"/>
          <w:marRight w:val="0"/>
          <w:marTop w:val="0"/>
          <w:marBottom w:val="0"/>
          <w:divBdr>
            <w:top w:val="none" w:sz="0" w:space="0" w:color="auto"/>
            <w:left w:val="none" w:sz="0" w:space="0" w:color="auto"/>
            <w:bottom w:val="none" w:sz="0" w:space="0" w:color="auto"/>
            <w:right w:val="none" w:sz="0" w:space="0" w:color="auto"/>
          </w:divBdr>
        </w:div>
        <w:div w:id="879559299">
          <w:marLeft w:val="640"/>
          <w:marRight w:val="0"/>
          <w:marTop w:val="0"/>
          <w:marBottom w:val="0"/>
          <w:divBdr>
            <w:top w:val="none" w:sz="0" w:space="0" w:color="auto"/>
            <w:left w:val="none" w:sz="0" w:space="0" w:color="auto"/>
            <w:bottom w:val="none" w:sz="0" w:space="0" w:color="auto"/>
            <w:right w:val="none" w:sz="0" w:space="0" w:color="auto"/>
          </w:divBdr>
        </w:div>
        <w:div w:id="420218545">
          <w:marLeft w:val="640"/>
          <w:marRight w:val="0"/>
          <w:marTop w:val="0"/>
          <w:marBottom w:val="0"/>
          <w:divBdr>
            <w:top w:val="none" w:sz="0" w:space="0" w:color="auto"/>
            <w:left w:val="none" w:sz="0" w:space="0" w:color="auto"/>
            <w:bottom w:val="none" w:sz="0" w:space="0" w:color="auto"/>
            <w:right w:val="none" w:sz="0" w:space="0" w:color="auto"/>
          </w:divBdr>
        </w:div>
      </w:divsChild>
    </w:div>
    <w:div w:id="77295670">
      <w:bodyDiv w:val="1"/>
      <w:marLeft w:val="0"/>
      <w:marRight w:val="0"/>
      <w:marTop w:val="0"/>
      <w:marBottom w:val="0"/>
      <w:divBdr>
        <w:top w:val="none" w:sz="0" w:space="0" w:color="auto"/>
        <w:left w:val="none" w:sz="0" w:space="0" w:color="auto"/>
        <w:bottom w:val="none" w:sz="0" w:space="0" w:color="auto"/>
        <w:right w:val="none" w:sz="0" w:space="0" w:color="auto"/>
      </w:divBdr>
      <w:divsChild>
        <w:div w:id="1508787445">
          <w:marLeft w:val="0"/>
          <w:marRight w:val="0"/>
          <w:marTop w:val="0"/>
          <w:marBottom w:val="0"/>
          <w:divBdr>
            <w:top w:val="none" w:sz="0" w:space="0" w:color="auto"/>
            <w:left w:val="none" w:sz="0" w:space="0" w:color="auto"/>
            <w:bottom w:val="none" w:sz="0" w:space="0" w:color="auto"/>
            <w:right w:val="none" w:sz="0" w:space="0" w:color="auto"/>
          </w:divBdr>
          <w:divsChild>
            <w:div w:id="120346863">
              <w:marLeft w:val="0"/>
              <w:marRight w:val="0"/>
              <w:marTop w:val="0"/>
              <w:marBottom w:val="0"/>
              <w:divBdr>
                <w:top w:val="none" w:sz="0" w:space="0" w:color="auto"/>
                <w:left w:val="none" w:sz="0" w:space="0" w:color="auto"/>
                <w:bottom w:val="none" w:sz="0" w:space="0" w:color="auto"/>
                <w:right w:val="none" w:sz="0" w:space="0" w:color="auto"/>
              </w:divBdr>
              <w:divsChild>
                <w:div w:id="1324044851">
                  <w:marLeft w:val="0"/>
                  <w:marRight w:val="0"/>
                  <w:marTop w:val="0"/>
                  <w:marBottom w:val="0"/>
                  <w:divBdr>
                    <w:top w:val="none" w:sz="0" w:space="0" w:color="auto"/>
                    <w:left w:val="none" w:sz="0" w:space="0" w:color="auto"/>
                    <w:bottom w:val="none" w:sz="0" w:space="0" w:color="auto"/>
                    <w:right w:val="none" w:sz="0" w:space="0" w:color="auto"/>
                  </w:divBdr>
                  <w:divsChild>
                    <w:div w:id="275527869">
                      <w:marLeft w:val="0"/>
                      <w:marRight w:val="0"/>
                      <w:marTop w:val="0"/>
                      <w:marBottom w:val="0"/>
                      <w:divBdr>
                        <w:top w:val="none" w:sz="0" w:space="0" w:color="auto"/>
                        <w:left w:val="none" w:sz="0" w:space="0" w:color="auto"/>
                        <w:bottom w:val="none" w:sz="0" w:space="0" w:color="auto"/>
                        <w:right w:val="none" w:sz="0" w:space="0" w:color="auto"/>
                      </w:divBdr>
                      <w:divsChild>
                        <w:div w:id="1246500065">
                          <w:marLeft w:val="0"/>
                          <w:marRight w:val="0"/>
                          <w:marTop w:val="0"/>
                          <w:marBottom w:val="0"/>
                          <w:divBdr>
                            <w:top w:val="none" w:sz="0" w:space="0" w:color="auto"/>
                            <w:left w:val="none" w:sz="0" w:space="0" w:color="auto"/>
                            <w:bottom w:val="none" w:sz="0" w:space="0" w:color="auto"/>
                            <w:right w:val="none" w:sz="0" w:space="0" w:color="auto"/>
                          </w:divBdr>
                          <w:divsChild>
                            <w:div w:id="104360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761980">
      <w:bodyDiv w:val="1"/>
      <w:marLeft w:val="0"/>
      <w:marRight w:val="0"/>
      <w:marTop w:val="0"/>
      <w:marBottom w:val="0"/>
      <w:divBdr>
        <w:top w:val="none" w:sz="0" w:space="0" w:color="auto"/>
        <w:left w:val="none" w:sz="0" w:space="0" w:color="auto"/>
        <w:bottom w:val="none" w:sz="0" w:space="0" w:color="auto"/>
        <w:right w:val="none" w:sz="0" w:space="0" w:color="auto"/>
      </w:divBdr>
      <w:divsChild>
        <w:div w:id="50467317">
          <w:marLeft w:val="640"/>
          <w:marRight w:val="0"/>
          <w:marTop w:val="0"/>
          <w:marBottom w:val="0"/>
          <w:divBdr>
            <w:top w:val="none" w:sz="0" w:space="0" w:color="auto"/>
            <w:left w:val="none" w:sz="0" w:space="0" w:color="auto"/>
            <w:bottom w:val="none" w:sz="0" w:space="0" w:color="auto"/>
            <w:right w:val="none" w:sz="0" w:space="0" w:color="auto"/>
          </w:divBdr>
        </w:div>
        <w:div w:id="760032980">
          <w:marLeft w:val="640"/>
          <w:marRight w:val="0"/>
          <w:marTop w:val="0"/>
          <w:marBottom w:val="0"/>
          <w:divBdr>
            <w:top w:val="none" w:sz="0" w:space="0" w:color="auto"/>
            <w:left w:val="none" w:sz="0" w:space="0" w:color="auto"/>
            <w:bottom w:val="none" w:sz="0" w:space="0" w:color="auto"/>
            <w:right w:val="none" w:sz="0" w:space="0" w:color="auto"/>
          </w:divBdr>
        </w:div>
        <w:div w:id="71509201">
          <w:marLeft w:val="640"/>
          <w:marRight w:val="0"/>
          <w:marTop w:val="0"/>
          <w:marBottom w:val="0"/>
          <w:divBdr>
            <w:top w:val="none" w:sz="0" w:space="0" w:color="auto"/>
            <w:left w:val="none" w:sz="0" w:space="0" w:color="auto"/>
            <w:bottom w:val="none" w:sz="0" w:space="0" w:color="auto"/>
            <w:right w:val="none" w:sz="0" w:space="0" w:color="auto"/>
          </w:divBdr>
        </w:div>
        <w:div w:id="692418033">
          <w:marLeft w:val="640"/>
          <w:marRight w:val="0"/>
          <w:marTop w:val="0"/>
          <w:marBottom w:val="0"/>
          <w:divBdr>
            <w:top w:val="none" w:sz="0" w:space="0" w:color="auto"/>
            <w:left w:val="none" w:sz="0" w:space="0" w:color="auto"/>
            <w:bottom w:val="none" w:sz="0" w:space="0" w:color="auto"/>
            <w:right w:val="none" w:sz="0" w:space="0" w:color="auto"/>
          </w:divBdr>
        </w:div>
        <w:div w:id="2046561271">
          <w:marLeft w:val="640"/>
          <w:marRight w:val="0"/>
          <w:marTop w:val="0"/>
          <w:marBottom w:val="0"/>
          <w:divBdr>
            <w:top w:val="none" w:sz="0" w:space="0" w:color="auto"/>
            <w:left w:val="none" w:sz="0" w:space="0" w:color="auto"/>
            <w:bottom w:val="none" w:sz="0" w:space="0" w:color="auto"/>
            <w:right w:val="none" w:sz="0" w:space="0" w:color="auto"/>
          </w:divBdr>
        </w:div>
        <w:div w:id="1624996677">
          <w:marLeft w:val="640"/>
          <w:marRight w:val="0"/>
          <w:marTop w:val="0"/>
          <w:marBottom w:val="0"/>
          <w:divBdr>
            <w:top w:val="none" w:sz="0" w:space="0" w:color="auto"/>
            <w:left w:val="none" w:sz="0" w:space="0" w:color="auto"/>
            <w:bottom w:val="none" w:sz="0" w:space="0" w:color="auto"/>
            <w:right w:val="none" w:sz="0" w:space="0" w:color="auto"/>
          </w:divBdr>
        </w:div>
        <w:div w:id="1233656070">
          <w:marLeft w:val="640"/>
          <w:marRight w:val="0"/>
          <w:marTop w:val="0"/>
          <w:marBottom w:val="0"/>
          <w:divBdr>
            <w:top w:val="none" w:sz="0" w:space="0" w:color="auto"/>
            <w:left w:val="none" w:sz="0" w:space="0" w:color="auto"/>
            <w:bottom w:val="none" w:sz="0" w:space="0" w:color="auto"/>
            <w:right w:val="none" w:sz="0" w:space="0" w:color="auto"/>
          </w:divBdr>
        </w:div>
        <w:div w:id="722026836">
          <w:marLeft w:val="640"/>
          <w:marRight w:val="0"/>
          <w:marTop w:val="0"/>
          <w:marBottom w:val="0"/>
          <w:divBdr>
            <w:top w:val="none" w:sz="0" w:space="0" w:color="auto"/>
            <w:left w:val="none" w:sz="0" w:space="0" w:color="auto"/>
            <w:bottom w:val="none" w:sz="0" w:space="0" w:color="auto"/>
            <w:right w:val="none" w:sz="0" w:space="0" w:color="auto"/>
          </w:divBdr>
        </w:div>
        <w:div w:id="1295714975">
          <w:marLeft w:val="640"/>
          <w:marRight w:val="0"/>
          <w:marTop w:val="0"/>
          <w:marBottom w:val="0"/>
          <w:divBdr>
            <w:top w:val="none" w:sz="0" w:space="0" w:color="auto"/>
            <w:left w:val="none" w:sz="0" w:space="0" w:color="auto"/>
            <w:bottom w:val="none" w:sz="0" w:space="0" w:color="auto"/>
            <w:right w:val="none" w:sz="0" w:space="0" w:color="auto"/>
          </w:divBdr>
        </w:div>
        <w:div w:id="302735205">
          <w:marLeft w:val="640"/>
          <w:marRight w:val="0"/>
          <w:marTop w:val="0"/>
          <w:marBottom w:val="0"/>
          <w:divBdr>
            <w:top w:val="none" w:sz="0" w:space="0" w:color="auto"/>
            <w:left w:val="none" w:sz="0" w:space="0" w:color="auto"/>
            <w:bottom w:val="none" w:sz="0" w:space="0" w:color="auto"/>
            <w:right w:val="none" w:sz="0" w:space="0" w:color="auto"/>
          </w:divBdr>
        </w:div>
        <w:div w:id="1924484759">
          <w:marLeft w:val="640"/>
          <w:marRight w:val="0"/>
          <w:marTop w:val="0"/>
          <w:marBottom w:val="0"/>
          <w:divBdr>
            <w:top w:val="none" w:sz="0" w:space="0" w:color="auto"/>
            <w:left w:val="none" w:sz="0" w:space="0" w:color="auto"/>
            <w:bottom w:val="none" w:sz="0" w:space="0" w:color="auto"/>
            <w:right w:val="none" w:sz="0" w:space="0" w:color="auto"/>
          </w:divBdr>
        </w:div>
        <w:div w:id="2145194660">
          <w:marLeft w:val="640"/>
          <w:marRight w:val="0"/>
          <w:marTop w:val="0"/>
          <w:marBottom w:val="0"/>
          <w:divBdr>
            <w:top w:val="none" w:sz="0" w:space="0" w:color="auto"/>
            <w:left w:val="none" w:sz="0" w:space="0" w:color="auto"/>
            <w:bottom w:val="none" w:sz="0" w:space="0" w:color="auto"/>
            <w:right w:val="none" w:sz="0" w:space="0" w:color="auto"/>
          </w:divBdr>
        </w:div>
        <w:div w:id="1946956122">
          <w:marLeft w:val="640"/>
          <w:marRight w:val="0"/>
          <w:marTop w:val="0"/>
          <w:marBottom w:val="0"/>
          <w:divBdr>
            <w:top w:val="none" w:sz="0" w:space="0" w:color="auto"/>
            <w:left w:val="none" w:sz="0" w:space="0" w:color="auto"/>
            <w:bottom w:val="none" w:sz="0" w:space="0" w:color="auto"/>
            <w:right w:val="none" w:sz="0" w:space="0" w:color="auto"/>
          </w:divBdr>
        </w:div>
        <w:div w:id="2054235525">
          <w:marLeft w:val="640"/>
          <w:marRight w:val="0"/>
          <w:marTop w:val="0"/>
          <w:marBottom w:val="0"/>
          <w:divBdr>
            <w:top w:val="none" w:sz="0" w:space="0" w:color="auto"/>
            <w:left w:val="none" w:sz="0" w:space="0" w:color="auto"/>
            <w:bottom w:val="none" w:sz="0" w:space="0" w:color="auto"/>
            <w:right w:val="none" w:sz="0" w:space="0" w:color="auto"/>
          </w:divBdr>
        </w:div>
        <w:div w:id="1604605870">
          <w:marLeft w:val="640"/>
          <w:marRight w:val="0"/>
          <w:marTop w:val="0"/>
          <w:marBottom w:val="0"/>
          <w:divBdr>
            <w:top w:val="none" w:sz="0" w:space="0" w:color="auto"/>
            <w:left w:val="none" w:sz="0" w:space="0" w:color="auto"/>
            <w:bottom w:val="none" w:sz="0" w:space="0" w:color="auto"/>
            <w:right w:val="none" w:sz="0" w:space="0" w:color="auto"/>
          </w:divBdr>
        </w:div>
        <w:div w:id="1567571255">
          <w:marLeft w:val="640"/>
          <w:marRight w:val="0"/>
          <w:marTop w:val="0"/>
          <w:marBottom w:val="0"/>
          <w:divBdr>
            <w:top w:val="none" w:sz="0" w:space="0" w:color="auto"/>
            <w:left w:val="none" w:sz="0" w:space="0" w:color="auto"/>
            <w:bottom w:val="none" w:sz="0" w:space="0" w:color="auto"/>
            <w:right w:val="none" w:sz="0" w:space="0" w:color="auto"/>
          </w:divBdr>
        </w:div>
        <w:div w:id="1797335895">
          <w:marLeft w:val="640"/>
          <w:marRight w:val="0"/>
          <w:marTop w:val="0"/>
          <w:marBottom w:val="0"/>
          <w:divBdr>
            <w:top w:val="none" w:sz="0" w:space="0" w:color="auto"/>
            <w:left w:val="none" w:sz="0" w:space="0" w:color="auto"/>
            <w:bottom w:val="none" w:sz="0" w:space="0" w:color="auto"/>
            <w:right w:val="none" w:sz="0" w:space="0" w:color="auto"/>
          </w:divBdr>
        </w:div>
        <w:div w:id="1886329133">
          <w:marLeft w:val="640"/>
          <w:marRight w:val="0"/>
          <w:marTop w:val="0"/>
          <w:marBottom w:val="0"/>
          <w:divBdr>
            <w:top w:val="none" w:sz="0" w:space="0" w:color="auto"/>
            <w:left w:val="none" w:sz="0" w:space="0" w:color="auto"/>
            <w:bottom w:val="none" w:sz="0" w:space="0" w:color="auto"/>
            <w:right w:val="none" w:sz="0" w:space="0" w:color="auto"/>
          </w:divBdr>
        </w:div>
        <w:div w:id="182213711">
          <w:marLeft w:val="640"/>
          <w:marRight w:val="0"/>
          <w:marTop w:val="0"/>
          <w:marBottom w:val="0"/>
          <w:divBdr>
            <w:top w:val="none" w:sz="0" w:space="0" w:color="auto"/>
            <w:left w:val="none" w:sz="0" w:space="0" w:color="auto"/>
            <w:bottom w:val="none" w:sz="0" w:space="0" w:color="auto"/>
            <w:right w:val="none" w:sz="0" w:space="0" w:color="auto"/>
          </w:divBdr>
        </w:div>
        <w:div w:id="978462109">
          <w:marLeft w:val="640"/>
          <w:marRight w:val="0"/>
          <w:marTop w:val="0"/>
          <w:marBottom w:val="0"/>
          <w:divBdr>
            <w:top w:val="none" w:sz="0" w:space="0" w:color="auto"/>
            <w:left w:val="none" w:sz="0" w:space="0" w:color="auto"/>
            <w:bottom w:val="none" w:sz="0" w:space="0" w:color="auto"/>
            <w:right w:val="none" w:sz="0" w:space="0" w:color="auto"/>
          </w:divBdr>
        </w:div>
        <w:div w:id="861017215">
          <w:marLeft w:val="640"/>
          <w:marRight w:val="0"/>
          <w:marTop w:val="0"/>
          <w:marBottom w:val="0"/>
          <w:divBdr>
            <w:top w:val="none" w:sz="0" w:space="0" w:color="auto"/>
            <w:left w:val="none" w:sz="0" w:space="0" w:color="auto"/>
            <w:bottom w:val="none" w:sz="0" w:space="0" w:color="auto"/>
            <w:right w:val="none" w:sz="0" w:space="0" w:color="auto"/>
          </w:divBdr>
        </w:div>
        <w:div w:id="778796611">
          <w:marLeft w:val="640"/>
          <w:marRight w:val="0"/>
          <w:marTop w:val="0"/>
          <w:marBottom w:val="0"/>
          <w:divBdr>
            <w:top w:val="none" w:sz="0" w:space="0" w:color="auto"/>
            <w:left w:val="none" w:sz="0" w:space="0" w:color="auto"/>
            <w:bottom w:val="none" w:sz="0" w:space="0" w:color="auto"/>
            <w:right w:val="none" w:sz="0" w:space="0" w:color="auto"/>
          </w:divBdr>
        </w:div>
        <w:div w:id="1074553045">
          <w:marLeft w:val="640"/>
          <w:marRight w:val="0"/>
          <w:marTop w:val="0"/>
          <w:marBottom w:val="0"/>
          <w:divBdr>
            <w:top w:val="none" w:sz="0" w:space="0" w:color="auto"/>
            <w:left w:val="none" w:sz="0" w:space="0" w:color="auto"/>
            <w:bottom w:val="none" w:sz="0" w:space="0" w:color="auto"/>
            <w:right w:val="none" w:sz="0" w:space="0" w:color="auto"/>
          </w:divBdr>
        </w:div>
        <w:div w:id="800265278">
          <w:marLeft w:val="640"/>
          <w:marRight w:val="0"/>
          <w:marTop w:val="0"/>
          <w:marBottom w:val="0"/>
          <w:divBdr>
            <w:top w:val="none" w:sz="0" w:space="0" w:color="auto"/>
            <w:left w:val="none" w:sz="0" w:space="0" w:color="auto"/>
            <w:bottom w:val="none" w:sz="0" w:space="0" w:color="auto"/>
            <w:right w:val="none" w:sz="0" w:space="0" w:color="auto"/>
          </w:divBdr>
        </w:div>
        <w:div w:id="1150712480">
          <w:marLeft w:val="640"/>
          <w:marRight w:val="0"/>
          <w:marTop w:val="0"/>
          <w:marBottom w:val="0"/>
          <w:divBdr>
            <w:top w:val="none" w:sz="0" w:space="0" w:color="auto"/>
            <w:left w:val="none" w:sz="0" w:space="0" w:color="auto"/>
            <w:bottom w:val="none" w:sz="0" w:space="0" w:color="auto"/>
            <w:right w:val="none" w:sz="0" w:space="0" w:color="auto"/>
          </w:divBdr>
        </w:div>
        <w:div w:id="775634854">
          <w:marLeft w:val="640"/>
          <w:marRight w:val="0"/>
          <w:marTop w:val="0"/>
          <w:marBottom w:val="0"/>
          <w:divBdr>
            <w:top w:val="none" w:sz="0" w:space="0" w:color="auto"/>
            <w:left w:val="none" w:sz="0" w:space="0" w:color="auto"/>
            <w:bottom w:val="none" w:sz="0" w:space="0" w:color="auto"/>
            <w:right w:val="none" w:sz="0" w:space="0" w:color="auto"/>
          </w:divBdr>
        </w:div>
        <w:div w:id="784540010">
          <w:marLeft w:val="640"/>
          <w:marRight w:val="0"/>
          <w:marTop w:val="0"/>
          <w:marBottom w:val="0"/>
          <w:divBdr>
            <w:top w:val="none" w:sz="0" w:space="0" w:color="auto"/>
            <w:left w:val="none" w:sz="0" w:space="0" w:color="auto"/>
            <w:bottom w:val="none" w:sz="0" w:space="0" w:color="auto"/>
            <w:right w:val="none" w:sz="0" w:space="0" w:color="auto"/>
          </w:divBdr>
        </w:div>
        <w:div w:id="902788454">
          <w:marLeft w:val="640"/>
          <w:marRight w:val="0"/>
          <w:marTop w:val="0"/>
          <w:marBottom w:val="0"/>
          <w:divBdr>
            <w:top w:val="none" w:sz="0" w:space="0" w:color="auto"/>
            <w:left w:val="none" w:sz="0" w:space="0" w:color="auto"/>
            <w:bottom w:val="none" w:sz="0" w:space="0" w:color="auto"/>
            <w:right w:val="none" w:sz="0" w:space="0" w:color="auto"/>
          </w:divBdr>
        </w:div>
        <w:div w:id="574363868">
          <w:marLeft w:val="640"/>
          <w:marRight w:val="0"/>
          <w:marTop w:val="0"/>
          <w:marBottom w:val="0"/>
          <w:divBdr>
            <w:top w:val="none" w:sz="0" w:space="0" w:color="auto"/>
            <w:left w:val="none" w:sz="0" w:space="0" w:color="auto"/>
            <w:bottom w:val="none" w:sz="0" w:space="0" w:color="auto"/>
            <w:right w:val="none" w:sz="0" w:space="0" w:color="auto"/>
          </w:divBdr>
        </w:div>
        <w:div w:id="1052538720">
          <w:marLeft w:val="640"/>
          <w:marRight w:val="0"/>
          <w:marTop w:val="0"/>
          <w:marBottom w:val="0"/>
          <w:divBdr>
            <w:top w:val="none" w:sz="0" w:space="0" w:color="auto"/>
            <w:left w:val="none" w:sz="0" w:space="0" w:color="auto"/>
            <w:bottom w:val="none" w:sz="0" w:space="0" w:color="auto"/>
            <w:right w:val="none" w:sz="0" w:space="0" w:color="auto"/>
          </w:divBdr>
        </w:div>
        <w:div w:id="1885143485">
          <w:marLeft w:val="640"/>
          <w:marRight w:val="0"/>
          <w:marTop w:val="0"/>
          <w:marBottom w:val="0"/>
          <w:divBdr>
            <w:top w:val="none" w:sz="0" w:space="0" w:color="auto"/>
            <w:left w:val="none" w:sz="0" w:space="0" w:color="auto"/>
            <w:bottom w:val="none" w:sz="0" w:space="0" w:color="auto"/>
            <w:right w:val="none" w:sz="0" w:space="0" w:color="auto"/>
          </w:divBdr>
        </w:div>
        <w:div w:id="1969357053">
          <w:marLeft w:val="640"/>
          <w:marRight w:val="0"/>
          <w:marTop w:val="0"/>
          <w:marBottom w:val="0"/>
          <w:divBdr>
            <w:top w:val="none" w:sz="0" w:space="0" w:color="auto"/>
            <w:left w:val="none" w:sz="0" w:space="0" w:color="auto"/>
            <w:bottom w:val="none" w:sz="0" w:space="0" w:color="auto"/>
            <w:right w:val="none" w:sz="0" w:space="0" w:color="auto"/>
          </w:divBdr>
        </w:div>
        <w:div w:id="295261111">
          <w:marLeft w:val="640"/>
          <w:marRight w:val="0"/>
          <w:marTop w:val="0"/>
          <w:marBottom w:val="0"/>
          <w:divBdr>
            <w:top w:val="none" w:sz="0" w:space="0" w:color="auto"/>
            <w:left w:val="none" w:sz="0" w:space="0" w:color="auto"/>
            <w:bottom w:val="none" w:sz="0" w:space="0" w:color="auto"/>
            <w:right w:val="none" w:sz="0" w:space="0" w:color="auto"/>
          </w:divBdr>
        </w:div>
        <w:div w:id="278805247">
          <w:marLeft w:val="640"/>
          <w:marRight w:val="0"/>
          <w:marTop w:val="0"/>
          <w:marBottom w:val="0"/>
          <w:divBdr>
            <w:top w:val="none" w:sz="0" w:space="0" w:color="auto"/>
            <w:left w:val="none" w:sz="0" w:space="0" w:color="auto"/>
            <w:bottom w:val="none" w:sz="0" w:space="0" w:color="auto"/>
            <w:right w:val="none" w:sz="0" w:space="0" w:color="auto"/>
          </w:divBdr>
        </w:div>
        <w:div w:id="1351681545">
          <w:marLeft w:val="640"/>
          <w:marRight w:val="0"/>
          <w:marTop w:val="0"/>
          <w:marBottom w:val="0"/>
          <w:divBdr>
            <w:top w:val="none" w:sz="0" w:space="0" w:color="auto"/>
            <w:left w:val="none" w:sz="0" w:space="0" w:color="auto"/>
            <w:bottom w:val="none" w:sz="0" w:space="0" w:color="auto"/>
            <w:right w:val="none" w:sz="0" w:space="0" w:color="auto"/>
          </w:divBdr>
        </w:div>
        <w:div w:id="1003361840">
          <w:marLeft w:val="640"/>
          <w:marRight w:val="0"/>
          <w:marTop w:val="0"/>
          <w:marBottom w:val="0"/>
          <w:divBdr>
            <w:top w:val="none" w:sz="0" w:space="0" w:color="auto"/>
            <w:left w:val="none" w:sz="0" w:space="0" w:color="auto"/>
            <w:bottom w:val="none" w:sz="0" w:space="0" w:color="auto"/>
            <w:right w:val="none" w:sz="0" w:space="0" w:color="auto"/>
          </w:divBdr>
        </w:div>
        <w:div w:id="1902137323">
          <w:marLeft w:val="640"/>
          <w:marRight w:val="0"/>
          <w:marTop w:val="0"/>
          <w:marBottom w:val="0"/>
          <w:divBdr>
            <w:top w:val="none" w:sz="0" w:space="0" w:color="auto"/>
            <w:left w:val="none" w:sz="0" w:space="0" w:color="auto"/>
            <w:bottom w:val="none" w:sz="0" w:space="0" w:color="auto"/>
            <w:right w:val="none" w:sz="0" w:space="0" w:color="auto"/>
          </w:divBdr>
        </w:div>
        <w:div w:id="1792938951">
          <w:marLeft w:val="640"/>
          <w:marRight w:val="0"/>
          <w:marTop w:val="0"/>
          <w:marBottom w:val="0"/>
          <w:divBdr>
            <w:top w:val="none" w:sz="0" w:space="0" w:color="auto"/>
            <w:left w:val="none" w:sz="0" w:space="0" w:color="auto"/>
            <w:bottom w:val="none" w:sz="0" w:space="0" w:color="auto"/>
            <w:right w:val="none" w:sz="0" w:space="0" w:color="auto"/>
          </w:divBdr>
        </w:div>
        <w:div w:id="188496078">
          <w:marLeft w:val="640"/>
          <w:marRight w:val="0"/>
          <w:marTop w:val="0"/>
          <w:marBottom w:val="0"/>
          <w:divBdr>
            <w:top w:val="none" w:sz="0" w:space="0" w:color="auto"/>
            <w:left w:val="none" w:sz="0" w:space="0" w:color="auto"/>
            <w:bottom w:val="none" w:sz="0" w:space="0" w:color="auto"/>
            <w:right w:val="none" w:sz="0" w:space="0" w:color="auto"/>
          </w:divBdr>
        </w:div>
      </w:divsChild>
    </w:div>
    <w:div w:id="88934509">
      <w:bodyDiv w:val="1"/>
      <w:marLeft w:val="0"/>
      <w:marRight w:val="0"/>
      <w:marTop w:val="0"/>
      <w:marBottom w:val="0"/>
      <w:divBdr>
        <w:top w:val="none" w:sz="0" w:space="0" w:color="auto"/>
        <w:left w:val="none" w:sz="0" w:space="0" w:color="auto"/>
        <w:bottom w:val="none" w:sz="0" w:space="0" w:color="auto"/>
        <w:right w:val="none" w:sz="0" w:space="0" w:color="auto"/>
      </w:divBdr>
      <w:divsChild>
        <w:div w:id="1056050052">
          <w:marLeft w:val="640"/>
          <w:marRight w:val="0"/>
          <w:marTop w:val="0"/>
          <w:marBottom w:val="0"/>
          <w:divBdr>
            <w:top w:val="none" w:sz="0" w:space="0" w:color="auto"/>
            <w:left w:val="none" w:sz="0" w:space="0" w:color="auto"/>
            <w:bottom w:val="none" w:sz="0" w:space="0" w:color="auto"/>
            <w:right w:val="none" w:sz="0" w:space="0" w:color="auto"/>
          </w:divBdr>
        </w:div>
        <w:div w:id="1935285639">
          <w:marLeft w:val="640"/>
          <w:marRight w:val="0"/>
          <w:marTop w:val="0"/>
          <w:marBottom w:val="0"/>
          <w:divBdr>
            <w:top w:val="none" w:sz="0" w:space="0" w:color="auto"/>
            <w:left w:val="none" w:sz="0" w:space="0" w:color="auto"/>
            <w:bottom w:val="none" w:sz="0" w:space="0" w:color="auto"/>
            <w:right w:val="none" w:sz="0" w:space="0" w:color="auto"/>
          </w:divBdr>
        </w:div>
        <w:div w:id="1769349810">
          <w:marLeft w:val="640"/>
          <w:marRight w:val="0"/>
          <w:marTop w:val="0"/>
          <w:marBottom w:val="0"/>
          <w:divBdr>
            <w:top w:val="none" w:sz="0" w:space="0" w:color="auto"/>
            <w:left w:val="none" w:sz="0" w:space="0" w:color="auto"/>
            <w:bottom w:val="none" w:sz="0" w:space="0" w:color="auto"/>
            <w:right w:val="none" w:sz="0" w:space="0" w:color="auto"/>
          </w:divBdr>
        </w:div>
        <w:div w:id="523597130">
          <w:marLeft w:val="640"/>
          <w:marRight w:val="0"/>
          <w:marTop w:val="0"/>
          <w:marBottom w:val="0"/>
          <w:divBdr>
            <w:top w:val="none" w:sz="0" w:space="0" w:color="auto"/>
            <w:left w:val="none" w:sz="0" w:space="0" w:color="auto"/>
            <w:bottom w:val="none" w:sz="0" w:space="0" w:color="auto"/>
            <w:right w:val="none" w:sz="0" w:space="0" w:color="auto"/>
          </w:divBdr>
        </w:div>
        <w:div w:id="2001998178">
          <w:marLeft w:val="640"/>
          <w:marRight w:val="0"/>
          <w:marTop w:val="0"/>
          <w:marBottom w:val="0"/>
          <w:divBdr>
            <w:top w:val="none" w:sz="0" w:space="0" w:color="auto"/>
            <w:left w:val="none" w:sz="0" w:space="0" w:color="auto"/>
            <w:bottom w:val="none" w:sz="0" w:space="0" w:color="auto"/>
            <w:right w:val="none" w:sz="0" w:space="0" w:color="auto"/>
          </w:divBdr>
        </w:div>
        <w:div w:id="338894425">
          <w:marLeft w:val="640"/>
          <w:marRight w:val="0"/>
          <w:marTop w:val="0"/>
          <w:marBottom w:val="0"/>
          <w:divBdr>
            <w:top w:val="none" w:sz="0" w:space="0" w:color="auto"/>
            <w:left w:val="none" w:sz="0" w:space="0" w:color="auto"/>
            <w:bottom w:val="none" w:sz="0" w:space="0" w:color="auto"/>
            <w:right w:val="none" w:sz="0" w:space="0" w:color="auto"/>
          </w:divBdr>
        </w:div>
        <w:div w:id="1963874748">
          <w:marLeft w:val="640"/>
          <w:marRight w:val="0"/>
          <w:marTop w:val="0"/>
          <w:marBottom w:val="0"/>
          <w:divBdr>
            <w:top w:val="none" w:sz="0" w:space="0" w:color="auto"/>
            <w:left w:val="none" w:sz="0" w:space="0" w:color="auto"/>
            <w:bottom w:val="none" w:sz="0" w:space="0" w:color="auto"/>
            <w:right w:val="none" w:sz="0" w:space="0" w:color="auto"/>
          </w:divBdr>
        </w:div>
        <w:div w:id="1071078205">
          <w:marLeft w:val="640"/>
          <w:marRight w:val="0"/>
          <w:marTop w:val="0"/>
          <w:marBottom w:val="0"/>
          <w:divBdr>
            <w:top w:val="none" w:sz="0" w:space="0" w:color="auto"/>
            <w:left w:val="none" w:sz="0" w:space="0" w:color="auto"/>
            <w:bottom w:val="none" w:sz="0" w:space="0" w:color="auto"/>
            <w:right w:val="none" w:sz="0" w:space="0" w:color="auto"/>
          </w:divBdr>
        </w:div>
        <w:div w:id="2100329170">
          <w:marLeft w:val="640"/>
          <w:marRight w:val="0"/>
          <w:marTop w:val="0"/>
          <w:marBottom w:val="0"/>
          <w:divBdr>
            <w:top w:val="none" w:sz="0" w:space="0" w:color="auto"/>
            <w:left w:val="none" w:sz="0" w:space="0" w:color="auto"/>
            <w:bottom w:val="none" w:sz="0" w:space="0" w:color="auto"/>
            <w:right w:val="none" w:sz="0" w:space="0" w:color="auto"/>
          </w:divBdr>
        </w:div>
        <w:div w:id="1061710152">
          <w:marLeft w:val="640"/>
          <w:marRight w:val="0"/>
          <w:marTop w:val="0"/>
          <w:marBottom w:val="0"/>
          <w:divBdr>
            <w:top w:val="none" w:sz="0" w:space="0" w:color="auto"/>
            <w:left w:val="none" w:sz="0" w:space="0" w:color="auto"/>
            <w:bottom w:val="none" w:sz="0" w:space="0" w:color="auto"/>
            <w:right w:val="none" w:sz="0" w:space="0" w:color="auto"/>
          </w:divBdr>
        </w:div>
        <w:div w:id="817038221">
          <w:marLeft w:val="640"/>
          <w:marRight w:val="0"/>
          <w:marTop w:val="0"/>
          <w:marBottom w:val="0"/>
          <w:divBdr>
            <w:top w:val="none" w:sz="0" w:space="0" w:color="auto"/>
            <w:left w:val="none" w:sz="0" w:space="0" w:color="auto"/>
            <w:bottom w:val="none" w:sz="0" w:space="0" w:color="auto"/>
            <w:right w:val="none" w:sz="0" w:space="0" w:color="auto"/>
          </w:divBdr>
        </w:div>
        <w:div w:id="1012949831">
          <w:marLeft w:val="640"/>
          <w:marRight w:val="0"/>
          <w:marTop w:val="0"/>
          <w:marBottom w:val="0"/>
          <w:divBdr>
            <w:top w:val="none" w:sz="0" w:space="0" w:color="auto"/>
            <w:left w:val="none" w:sz="0" w:space="0" w:color="auto"/>
            <w:bottom w:val="none" w:sz="0" w:space="0" w:color="auto"/>
            <w:right w:val="none" w:sz="0" w:space="0" w:color="auto"/>
          </w:divBdr>
        </w:div>
        <w:div w:id="1373770919">
          <w:marLeft w:val="640"/>
          <w:marRight w:val="0"/>
          <w:marTop w:val="0"/>
          <w:marBottom w:val="0"/>
          <w:divBdr>
            <w:top w:val="none" w:sz="0" w:space="0" w:color="auto"/>
            <w:left w:val="none" w:sz="0" w:space="0" w:color="auto"/>
            <w:bottom w:val="none" w:sz="0" w:space="0" w:color="auto"/>
            <w:right w:val="none" w:sz="0" w:space="0" w:color="auto"/>
          </w:divBdr>
        </w:div>
        <w:div w:id="581988050">
          <w:marLeft w:val="640"/>
          <w:marRight w:val="0"/>
          <w:marTop w:val="0"/>
          <w:marBottom w:val="0"/>
          <w:divBdr>
            <w:top w:val="none" w:sz="0" w:space="0" w:color="auto"/>
            <w:left w:val="none" w:sz="0" w:space="0" w:color="auto"/>
            <w:bottom w:val="none" w:sz="0" w:space="0" w:color="auto"/>
            <w:right w:val="none" w:sz="0" w:space="0" w:color="auto"/>
          </w:divBdr>
        </w:div>
        <w:div w:id="1549029613">
          <w:marLeft w:val="640"/>
          <w:marRight w:val="0"/>
          <w:marTop w:val="0"/>
          <w:marBottom w:val="0"/>
          <w:divBdr>
            <w:top w:val="none" w:sz="0" w:space="0" w:color="auto"/>
            <w:left w:val="none" w:sz="0" w:space="0" w:color="auto"/>
            <w:bottom w:val="none" w:sz="0" w:space="0" w:color="auto"/>
            <w:right w:val="none" w:sz="0" w:space="0" w:color="auto"/>
          </w:divBdr>
        </w:div>
        <w:div w:id="1900902480">
          <w:marLeft w:val="640"/>
          <w:marRight w:val="0"/>
          <w:marTop w:val="0"/>
          <w:marBottom w:val="0"/>
          <w:divBdr>
            <w:top w:val="none" w:sz="0" w:space="0" w:color="auto"/>
            <w:left w:val="none" w:sz="0" w:space="0" w:color="auto"/>
            <w:bottom w:val="none" w:sz="0" w:space="0" w:color="auto"/>
            <w:right w:val="none" w:sz="0" w:space="0" w:color="auto"/>
          </w:divBdr>
        </w:div>
        <w:div w:id="300231983">
          <w:marLeft w:val="640"/>
          <w:marRight w:val="0"/>
          <w:marTop w:val="0"/>
          <w:marBottom w:val="0"/>
          <w:divBdr>
            <w:top w:val="none" w:sz="0" w:space="0" w:color="auto"/>
            <w:left w:val="none" w:sz="0" w:space="0" w:color="auto"/>
            <w:bottom w:val="none" w:sz="0" w:space="0" w:color="auto"/>
            <w:right w:val="none" w:sz="0" w:space="0" w:color="auto"/>
          </w:divBdr>
        </w:div>
        <w:div w:id="151533388">
          <w:marLeft w:val="640"/>
          <w:marRight w:val="0"/>
          <w:marTop w:val="0"/>
          <w:marBottom w:val="0"/>
          <w:divBdr>
            <w:top w:val="none" w:sz="0" w:space="0" w:color="auto"/>
            <w:left w:val="none" w:sz="0" w:space="0" w:color="auto"/>
            <w:bottom w:val="none" w:sz="0" w:space="0" w:color="auto"/>
            <w:right w:val="none" w:sz="0" w:space="0" w:color="auto"/>
          </w:divBdr>
        </w:div>
        <w:div w:id="1386567245">
          <w:marLeft w:val="640"/>
          <w:marRight w:val="0"/>
          <w:marTop w:val="0"/>
          <w:marBottom w:val="0"/>
          <w:divBdr>
            <w:top w:val="none" w:sz="0" w:space="0" w:color="auto"/>
            <w:left w:val="none" w:sz="0" w:space="0" w:color="auto"/>
            <w:bottom w:val="none" w:sz="0" w:space="0" w:color="auto"/>
            <w:right w:val="none" w:sz="0" w:space="0" w:color="auto"/>
          </w:divBdr>
        </w:div>
        <w:div w:id="594939147">
          <w:marLeft w:val="640"/>
          <w:marRight w:val="0"/>
          <w:marTop w:val="0"/>
          <w:marBottom w:val="0"/>
          <w:divBdr>
            <w:top w:val="none" w:sz="0" w:space="0" w:color="auto"/>
            <w:left w:val="none" w:sz="0" w:space="0" w:color="auto"/>
            <w:bottom w:val="none" w:sz="0" w:space="0" w:color="auto"/>
            <w:right w:val="none" w:sz="0" w:space="0" w:color="auto"/>
          </w:divBdr>
        </w:div>
        <w:div w:id="1303852399">
          <w:marLeft w:val="640"/>
          <w:marRight w:val="0"/>
          <w:marTop w:val="0"/>
          <w:marBottom w:val="0"/>
          <w:divBdr>
            <w:top w:val="none" w:sz="0" w:space="0" w:color="auto"/>
            <w:left w:val="none" w:sz="0" w:space="0" w:color="auto"/>
            <w:bottom w:val="none" w:sz="0" w:space="0" w:color="auto"/>
            <w:right w:val="none" w:sz="0" w:space="0" w:color="auto"/>
          </w:divBdr>
        </w:div>
        <w:div w:id="1222907856">
          <w:marLeft w:val="640"/>
          <w:marRight w:val="0"/>
          <w:marTop w:val="0"/>
          <w:marBottom w:val="0"/>
          <w:divBdr>
            <w:top w:val="none" w:sz="0" w:space="0" w:color="auto"/>
            <w:left w:val="none" w:sz="0" w:space="0" w:color="auto"/>
            <w:bottom w:val="none" w:sz="0" w:space="0" w:color="auto"/>
            <w:right w:val="none" w:sz="0" w:space="0" w:color="auto"/>
          </w:divBdr>
        </w:div>
        <w:div w:id="1749957297">
          <w:marLeft w:val="640"/>
          <w:marRight w:val="0"/>
          <w:marTop w:val="0"/>
          <w:marBottom w:val="0"/>
          <w:divBdr>
            <w:top w:val="none" w:sz="0" w:space="0" w:color="auto"/>
            <w:left w:val="none" w:sz="0" w:space="0" w:color="auto"/>
            <w:bottom w:val="none" w:sz="0" w:space="0" w:color="auto"/>
            <w:right w:val="none" w:sz="0" w:space="0" w:color="auto"/>
          </w:divBdr>
        </w:div>
        <w:div w:id="861092703">
          <w:marLeft w:val="640"/>
          <w:marRight w:val="0"/>
          <w:marTop w:val="0"/>
          <w:marBottom w:val="0"/>
          <w:divBdr>
            <w:top w:val="none" w:sz="0" w:space="0" w:color="auto"/>
            <w:left w:val="none" w:sz="0" w:space="0" w:color="auto"/>
            <w:bottom w:val="none" w:sz="0" w:space="0" w:color="auto"/>
            <w:right w:val="none" w:sz="0" w:space="0" w:color="auto"/>
          </w:divBdr>
        </w:div>
        <w:div w:id="514075806">
          <w:marLeft w:val="640"/>
          <w:marRight w:val="0"/>
          <w:marTop w:val="0"/>
          <w:marBottom w:val="0"/>
          <w:divBdr>
            <w:top w:val="none" w:sz="0" w:space="0" w:color="auto"/>
            <w:left w:val="none" w:sz="0" w:space="0" w:color="auto"/>
            <w:bottom w:val="none" w:sz="0" w:space="0" w:color="auto"/>
            <w:right w:val="none" w:sz="0" w:space="0" w:color="auto"/>
          </w:divBdr>
        </w:div>
        <w:div w:id="1871643473">
          <w:marLeft w:val="640"/>
          <w:marRight w:val="0"/>
          <w:marTop w:val="0"/>
          <w:marBottom w:val="0"/>
          <w:divBdr>
            <w:top w:val="none" w:sz="0" w:space="0" w:color="auto"/>
            <w:left w:val="none" w:sz="0" w:space="0" w:color="auto"/>
            <w:bottom w:val="none" w:sz="0" w:space="0" w:color="auto"/>
            <w:right w:val="none" w:sz="0" w:space="0" w:color="auto"/>
          </w:divBdr>
        </w:div>
        <w:div w:id="1136414169">
          <w:marLeft w:val="640"/>
          <w:marRight w:val="0"/>
          <w:marTop w:val="0"/>
          <w:marBottom w:val="0"/>
          <w:divBdr>
            <w:top w:val="none" w:sz="0" w:space="0" w:color="auto"/>
            <w:left w:val="none" w:sz="0" w:space="0" w:color="auto"/>
            <w:bottom w:val="none" w:sz="0" w:space="0" w:color="auto"/>
            <w:right w:val="none" w:sz="0" w:space="0" w:color="auto"/>
          </w:divBdr>
        </w:div>
        <w:div w:id="2111703294">
          <w:marLeft w:val="640"/>
          <w:marRight w:val="0"/>
          <w:marTop w:val="0"/>
          <w:marBottom w:val="0"/>
          <w:divBdr>
            <w:top w:val="none" w:sz="0" w:space="0" w:color="auto"/>
            <w:left w:val="none" w:sz="0" w:space="0" w:color="auto"/>
            <w:bottom w:val="none" w:sz="0" w:space="0" w:color="auto"/>
            <w:right w:val="none" w:sz="0" w:space="0" w:color="auto"/>
          </w:divBdr>
        </w:div>
        <w:div w:id="1175531345">
          <w:marLeft w:val="640"/>
          <w:marRight w:val="0"/>
          <w:marTop w:val="0"/>
          <w:marBottom w:val="0"/>
          <w:divBdr>
            <w:top w:val="none" w:sz="0" w:space="0" w:color="auto"/>
            <w:left w:val="none" w:sz="0" w:space="0" w:color="auto"/>
            <w:bottom w:val="none" w:sz="0" w:space="0" w:color="auto"/>
            <w:right w:val="none" w:sz="0" w:space="0" w:color="auto"/>
          </w:divBdr>
        </w:div>
        <w:div w:id="2142964811">
          <w:marLeft w:val="640"/>
          <w:marRight w:val="0"/>
          <w:marTop w:val="0"/>
          <w:marBottom w:val="0"/>
          <w:divBdr>
            <w:top w:val="none" w:sz="0" w:space="0" w:color="auto"/>
            <w:left w:val="none" w:sz="0" w:space="0" w:color="auto"/>
            <w:bottom w:val="none" w:sz="0" w:space="0" w:color="auto"/>
            <w:right w:val="none" w:sz="0" w:space="0" w:color="auto"/>
          </w:divBdr>
        </w:div>
        <w:div w:id="1155880014">
          <w:marLeft w:val="640"/>
          <w:marRight w:val="0"/>
          <w:marTop w:val="0"/>
          <w:marBottom w:val="0"/>
          <w:divBdr>
            <w:top w:val="none" w:sz="0" w:space="0" w:color="auto"/>
            <w:left w:val="none" w:sz="0" w:space="0" w:color="auto"/>
            <w:bottom w:val="none" w:sz="0" w:space="0" w:color="auto"/>
            <w:right w:val="none" w:sz="0" w:space="0" w:color="auto"/>
          </w:divBdr>
        </w:div>
        <w:div w:id="2126998278">
          <w:marLeft w:val="640"/>
          <w:marRight w:val="0"/>
          <w:marTop w:val="0"/>
          <w:marBottom w:val="0"/>
          <w:divBdr>
            <w:top w:val="none" w:sz="0" w:space="0" w:color="auto"/>
            <w:left w:val="none" w:sz="0" w:space="0" w:color="auto"/>
            <w:bottom w:val="none" w:sz="0" w:space="0" w:color="auto"/>
            <w:right w:val="none" w:sz="0" w:space="0" w:color="auto"/>
          </w:divBdr>
        </w:div>
        <w:div w:id="1696226599">
          <w:marLeft w:val="640"/>
          <w:marRight w:val="0"/>
          <w:marTop w:val="0"/>
          <w:marBottom w:val="0"/>
          <w:divBdr>
            <w:top w:val="none" w:sz="0" w:space="0" w:color="auto"/>
            <w:left w:val="none" w:sz="0" w:space="0" w:color="auto"/>
            <w:bottom w:val="none" w:sz="0" w:space="0" w:color="auto"/>
            <w:right w:val="none" w:sz="0" w:space="0" w:color="auto"/>
          </w:divBdr>
        </w:div>
        <w:div w:id="1373845628">
          <w:marLeft w:val="640"/>
          <w:marRight w:val="0"/>
          <w:marTop w:val="0"/>
          <w:marBottom w:val="0"/>
          <w:divBdr>
            <w:top w:val="none" w:sz="0" w:space="0" w:color="auto"/>
            <w:left w:val="none" w:sz="0" w:space="0" w:color="auto"/>
            <w:bottom w:val="none" w:sz="0" w:space="0" w:color="auto"/>
            <w:right w:val="none" w:sz="0" w:space="0" w:color="auto"/>
          </w:divBdr>
        </w:div>
        <w:div w:id="1705136846">
          <w:marLeft w:val="640"/>
          <w:marRight w:val="0"/>
          <w:marTop w:val="0"/>
          <w:marBottom w:val="0"/>
          <w:divBdr>
            <w:top w:val="none" w:sz="0" w:space="0" w:color="auto"/>
            <w:left w:val="none" w:sz="0" w:space="0" w:color="auto"/>
            <w:bottom w:val="none" w:sz="0" w:space="0" w:color="auto"/>
            <w:right w:val="none" w:sz="0" w:space="0" w:color="auto"/>
          </w:divBdr>
        </w:div>
        <w:div w:id="2101293574">
          <w:marLeft w:val="640"/>
          <w:marRight w:val="0"/>
          <w:marTop w:val="0"/>
          <w:marBottom w:val="0"/>
          <w:divBdr>
            <w:top w:val="none" w:sz="0" w:space="0" w:color="auto"/>
            <w:left w:val="none" w:sz="0" w:space="0" w:color="auto"/>
            <w:bottom w:val="none" w:sz="0" w:space="0" w:color="auto"/>
            <w:right w:val="none" w:sz="0" w:space="0" w:color="auto"/>
          </w:divBdr>
        </w:div>
        <w:div w:id="615868636">
          <w:marLeft w:val="640"/>
          <w:marRight w:val="0"/>
          <w:marTop w:val="0"/>
          <w:marBottom w:val="0"/>
          <w:divBdr>
            <w:top w:val="none" w:sz="0" w:space="0" w:color="auto"/>
            <w:left w:val="none" w:sz="0" w:space="0" w:color="auto"/>
            <w:bottom w:val="none" w:sz="0" w:space="0" w:color="auto"/>
            <w:right w:val="none" w:sz="0" w:space="0" w:color="auto"/>
          </w:divBdr>
        </w:div>
        <w:div w:id="1636837026">
          <w:marLeft w:val="640"/>
          <w:marRight w:val="0"/>
          <w:marTop w:val="0"/>
          <w:marBottom w:val="0"/>
          <w:divBdr>
            <w:top w:val="none" w:sz="0" w:space="0" w:color="auto"/>
            <w:left w:val="none" w:sz="0" w:space="0" w:color="auto"/>
            <w:bottom w:val="none" w:sz="0" w:space="0" w:color="auto"/>
            <w:right w:val="none" w:sz="0" w:space="0" w:color="auto"/>
          </w:divBdr>
        </w:div>
        <w:div w:id="1586300188">
          <w:marLeft w:val="640"/>
          <w:marRight w:val="0"/>
          <w:marTop w:val="0"/>
          <w:marBottom w:val="0"/>
          <w:divBdr>
            <w:top w:val="none" w:sz="0" w:space="0" w:color="auto"/>
            <w:left w:val="none" w:sz="0" w:space="0" w:color="auto"/>
            <w:bottom w:val="none" w:sz="0" w:space="0" w:color="auto"/>
            <w:right w:val="none" w:sz="0" w:space="0" w:color="auto"/>
          </w:divBdr>
        </w:div>
        <w:div w:id="240873711">
          <w:marLeft w:val="640"/>
          <w:marRight w:val="0"/>
          <w:marTop w:val="0"/>
          <w:marBottom w:val="0"/>
          <w:divBdr>
            <w:top w:val="none" w:sz="0" w:space="0" w:color="auto"/>
            <w:left w:val="none" w:sz="0" w:space="0" w:color="auto"/>
            <w:bottom w:val="none" w:sz="0" w:space="0" w:color="auto"/>
            <w:right w:val="none" w:sz="0" w:space="0" w:color="auto"/>
          </w:divBdr>
        </w:div>
        <w:div w:id="76564897">
          <w:marLeft w:val="640"/>
          <w:marRight w:val="0"/>
          <w:marTop w:val="0"/>
          <w:marBottom w:val="0"/>
          <w:divBdr>
            <w:top w:val="none" w:sz="0" w:space="0" w:color="auto"/>
            <w:left w:val="none" w:sz="0" w:space="0" w:color="auto"/>
            <w:bottom w:val="none" w:sz="0" w:space="0" w:color="auto"/>
            <w:right w:val="none" w:sz="0" w:space="0" w:color="auto"/>
          </w:divBdr>
        </w:div>
        <w:div w:id="1647513935">
          <w:marLeft w:val="640"/>
          <w:marRight w:val="0"/>
          <w:marTop w:val="0"/>
          <w:marBottom w:val="0"/>
          <w:divBdr>
            <w:top w:val="none" w:sz="0" w:space="0" w:color="auto"/>
            <w:left w:val="none" w:sz="0" w:space="0" w:color="auto"/>
            <w:bottom w:val="none" w:sz="0" w:space="0" w:color="auto"/>
            <w:right w:val="none" w:sz="0" w:space="0" w:color="auto"/>
          </w:divBdr>
        </w:div>
        <w:div w:id="642122495">
          <w:marLeft w:val="640"/>
          <w:marRight w:val="0"/>
          <w:marTop w:val="0"/>
          <w:marBottom w:val="0"/>
          <w:divBdr>
            <w:top w:val="none" w:sz="0" w:space="0" w:color="auto"/>
            <w:left w:val="none" w:sz="0" w:space="0" w:color="auto"/>
            <w:bottom w:val="none" w:sz="0" w:space="0" w:color="auto"/>
            <w:right w:val="none" w:sz="0" w:space="0" w:color="auto"/>
          </w:divBdr>
        </w:div>
      </w:divsChild>
    </w:div>
    <w:div w:id="101924911">
      <w:bodyDiv w:val="1"/>
      <w:marLeft w:val="0"/>
      <w:marRight w:val="0"/>
      <w:marTop w:val="0"/>
      <w:marBottom w:val="0"/>
      <w:divBdr>
        <w:top w:val="none" w:sz="0" w:space="0" w:color="auto"/>
        <w:left w:val="none" w:sz="0" w:space="0" w:color="auto"/>
        <w:bottom w:val="none" w:sz="0" w:space="0" w:color="auto"/>
        <w:right w:val="none" w:sz="0" w:space="0" w:color="auto"/>
      </w:divBdr>
      <w:divsChild>
        <w:div w:id="705182405">
          <w:marLeft w:val="0"/>
          <w:marRight w:val="0"/>
          <w:marTop w:val="0"/>
          <w:marBottom w:val="0"/>
          <w:divBdr>
            <w:top w:val="none" w:sz="0" w:space="0" w:color="auto"/>
            <w:left w:val="none" w:sz="0" w:space="0" w:color="auto"/>
            <w:bottom w:val="none" w:sz="0" w:space="0" w:color="auto"/>
            <w:right w:val="none" w:sz="0" w:space="0" w:color="auto"/>
          </w:divBdr>
          <w:divsChild>
            <w:div w:id="1855225105">
              <w:marLeft w:val="0"/>
              <w:marRight w:val="0"/>
              <w:marTop w:val="0"/>
              <w:marBottom w:val="0"/>
              <w:divBdr>
                <w:top w:val="none" w:sz="0" w:space="0" w:color="auto"/>
                <w:left w:val="none" w:sz="0" w:space="0" w:color="auto"/>
                <w:bottom w:val="none" w:sz="0" w:space="0" w:color="auto"/>
                <w:right w:val="none" w:sz="0" w:space="0" w:color="auto"/>
              </w:divBdr>
              <w:divsChild>
                <w:div w:id="764613543">
                  <w:marLeft w:val="0"/>
                  <w:marRight w:val="0"/>
                  <w:marTop w:val="0"/>
                  <w:marBottom w:val="0"/>
                  <w:divBdr>
                    <w:top w:val="none" w:sz="0" w:space="0" w:color="auto"/>
                    <w:left w:val="none" w:sz="0" w:space="0" w:color="auto"/>
                    <w:bottom w:val="none" w:sz="0" w:space="0" w:color="auto"/>
                    <w:right w:val="none" w:sz="0" w:space="0" w:color="auto"/>
                  </w:divBdr>
                  <w:divsChild>
                    <w:div w:id="398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70340">
          <w:marLeft w:val="0"/>
          <w:marRight w:val="0"/>
          <w:marTop w:val="0"/>
          <w:marBottom w:val="0"/>
          <w:divBdr>
            <w:top w:val="none" w:sz="0" w:space="0" w:color="auto"/>
            <w:left w:val="none" w:sz="0" w:space="0" w:color="auto"/>
            <w:bottom w:val="none" w:sz="0" w:space="0" w:color="auto"/>
            <w:right w:val="none" w:sz="0" w:space="0" w:color="auto"/>
          </w:divBdr>
          <w:divsChild>
            <w:div w:id="1349024001">
              <w:marLeft w:val="0"/>
              <w:marRight w:val="0"/>
              <w:marTop w:val="0"/>
              <w:marBottom w:val="0"/>
              <w:divBdr>
                <w:top w:val="none" w:sz="0" w:space="0" w:color="auto"/>
                <w:left w:val="none" w:sz="0" w:space="0" w:color="auto"/>
                <w:bottom w:val="none" w:sz="0" w:space="0" w:color="auto"/>
                <w:right w:val="none" w:sz="0" w:space="0" w:color="auto"/>
              </w:divBdr>
              <w:divsChild>
                <w:div w:id="526795833">
                  <w:marLeft w:val="0"/>
                  <w:marRight w:val="0"/>
                  <w:marTop w:val="0"/>
                  <w:marBottom w:val="0"/>
                  <w:divBdr>
                    <w:top w:val="none" w:sz="0" w:space="0" w:color="auto"/>
                    <w:left w:val="none" w:sz="0" w:space="0" w:color="auto"/>
                    <w:bottom w:val="none" w:sz="0" w:space="0" w:color="auto"/>
                    <w:right w:val="none" w:sz="0" w:space="0" w:color="auto"/>
                  </w:divBdr>
                  <w:divsChild>
                    <w:div w:id="69600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40006">
      <w:bodyDiv w:val="1"/>
      <w:marLeft w:val="0"/>
      <w:marRight w:val="0"/>
      <w:marTop w:val="0"/>
      <w:marBottom w:val="0"/>
      <w:divBdr>
        <w:top w:val="none" w:sz="0" w:space="0" w:color="auto"/>
        <w:left w:val="none" w:sz="0" w:space="0" w:color="auto"/>
        <w:bottom w:val="none" w:sz="0" w:space="0" w:color="auto"/>
        <w:right w:val="none" w:sz="0" w:space="0" w:color="auto"/>
      </w:divBdr>
      <w:divsChild>
        <w:div w:id="174421503">
          <w:marLeft w:val="640"/>
          <w:marRight w:val="0"/>
          <w:marTop w:val="0"/>
          <w:marBottom w:val="0"/>
          <w:divBdr>
            <w:top w:val="none" w:sz="0" w:space="0" w:color="auto"/>
            <w:left w:val="none" w:sz="0" w:space="0" w:color="auto"/>
            <w:bottom w:val="none" w:sz="0" w:space="0" w:color="auto"/>
            <w:right w:val="none" w:sz="0" w:space="0" w:color="auto"/>
          </w:divBdr>
        </w:div>
        <w:div w:id="1071275748">
          <w:marLeft w:val="640"/>
          <w:marRight w:val="0"/>
          <w:marTop w:val="0"/>
          <w:marBottom w:val="0"/>
          <w:divBdr>
            <w:top w:val="none" w:sz="0" w:space="0" w:color="auto"/>
            <w:left w:val="none" w:sz="0" w:space="0" w:color="auto"/>
            <w:bottom w:val="none" w:sz="0" w:space="0" w:color="auto"/>
            <w:right w:val="none" w:sz="0" w:space="0" w:color="auto"/>
          </w:divBdr>
        </w:div>
        <w:div w:id="1588690620">
          <w:marLeft w:val="640"/>
          <w:marRight w:val="0"/>
          <w:marTop w:val="0"/>
          <w:marBottom w:val="0"/>
          <w:divBdr>
            <w:top w:val="none" w:sz="0" w:space="0" w:color="auto"/>
            <w:left w:val="none" w:sz="0" w:space="0" w:color="auto"/>
            <w:bottom w:val="none" w:sz="0" w:space="0" w:color="auto"/>
            <w:right w:val="none" w:sz="0" w:space="0" w:color="auto"/>
          </w:divBdr>
        </w:div>
        <w:div w:id="3627971">
          <w:marLeft w:val="640"/>
          <w:marRight w:val="0"/>
          <w:marTop w:val="0"/>
          <w:marBottom w:val="0"/>
          <w:divBdr>
            <w:top w:val="none" w:sz="0" w:space="0" w:color="auto"/>
            <w:left w:val="none" w:sz="0" w:space="0" w:color="auto"/>
            <w:bottom w:val="none" w:sz="0" w:space="0" w:color="auto"/>
            <w:right w:val="none" w:sz="0" w:space="0" w:color="auto"/>
          </w:divBdr>
        </w:div>
        <w:div w:id="593906558">
          <w:marLeft w:val="640"/>
          <w:marRight w:val="0"/>
          <w:marTop w:val="0"/>
          <w:marBottom w:val="0"/>
          <w:divBdr>
            <w:top w:val="none" w:sz="0" w:space="0" w:color="auto"/>
            <w:left w:val="none" w:sz="0" w:space="0" w:color="auto"/>
            <w:bottom w:val="none" w:sz="0" w:space="0" w:color="auto"/>
            <w:right w:val="none" w:sz="0" w:space="0" w:color="auto"/>
          </w:divBdr>
        </w:div>
        <w:div w:id="704058380">
          <w:marLeft w:val="640"/>
          <w:marRight w:val="0"/>
          <w:marTop w:val="0"/>
          <w:marBottom w:val="0"/>
          <w:divBdr>
            <w:top w:val="none" w:sz="0" w:space="0" w:color="auto"/>
            <w:left w:val="none" w:sz="0" w:space="0" w:color="auto"/>
            <w:bottom w:val="none" w:sz="0" w:space="0" w:color="auto"/>
            <w:right w:val="none" w:sz="0" w:space="0" w:color="auto"/>
          </w:divBdr>
        </w:div>
        <w:div w:id="1278874255">
          <w:marLeft w:val="640"/>
          <w:marRight w:val="0"/>
          <w:marTop w:val="0"/>
          <w:marBottom w:val="0"/>
          <w:divBdr>
            <w:top w:val="none" w:sz="0" w:space="0" w:color="auto"/>
            <w:left w:val="none" w:sz="0" w:space="0" w:color="auto"/>
            <w:bottom w:val="none" w:sz="0" w:space="0" w:color="auto"/>
            <w:right w:val="none" w:sz="0" w:space="0" w:color="auto"/>
          </w:divBdr>
        </w:div>
        <w:div w:id="1153526849">
          <w:marLeft w:val="640"/>
          <w:marRight w:val="0"/>
          <w:marTop w:val="0"/>
          <w:marBottom w:val="0"/>
          <w:divBdr>
            <w:top w:val="none" w:sz="0" w:space="0" w:color="auto"/>
            <w:left w:val="none" w:sz="0" w:space="0" w:color="auto"/>
            <w:bottom w:val="none" w:sz="0" w:space="0" w:color="auto"/>
            <w:right w:val="none" w:sz="0" w:space="0" w:color="auto"/>
          </w:divBdr>
        </w:div>
        <w:div w:id="525824429">
          <w:marLeft w:val="640"/>
          <w:marRight w:val="0"/>
          <w:marTop w:val="0"/>
          <w:marBottom w:val="0"/>
          <w:divBdr>
            <w:top w:val="none" w:sz="0" w:space="0" w:color="auto"/>
            <w:left w:val="none" w:sz="0" w:space="0" w:color="auto"/>
            <w:bottom w:val="none" w:sz="0" w:space="0" w:color="auto"/>
            <w:right w:val="none" w:sz="0" w:space="0" w:color="auto"/>
          </w:divBdr>
        </w:div>
        <w:div w:id="756287964">
          <w:marLeft w:val="640"/>
          <w:marRight w:val="0"/>
          <w:marTop w:val="0"/>
          <w:marBottom w:val="0"/>
          <w:divBdr>
            <w:top w:val="none" w:sz="0" w:space="0" w:color="auto"/>
            <w:left w:val="none" w:sz="0" w:space="0" w:color="auto"/>
            <w:bottom w:val="none" w:sz="0" w:space="0" w:color="auto"/>
            <w:right w:val="none" w:sz="0" w:space="0" w:color="auto"/>
          </w:divBdr>
        </w:div>
        <w:div w:id="749037770">
          <w:marLeft w:val="640"/>
          <w:marRight w:val="0"/>
          <w:marTop w:val="0"/>
          <w:marBottom w:val="0"/>
          <w:divBdr>
            <w:top w:val="none" w:sz="0" w:space="0" w:color="auto"/>
            <w:left w:val="none" w:sz="0" w:space="0" w:color="auto"/>
            <w:bottom w:val="none" w:sz="0" w:space="0" w:color="auto"/>
            <w:right w:val="none" w:sz="0" w:space="0" w:color="auto"/>
          </w:divBdr>
        </w:div>
        <w:div w:id="1998875493">
          <w:marLeft w:val="640"/>
          <w:marRight w:val="0"/>
          <w:marTop w:val="0"/>
          <w:marBottom w:val="0"/>
          <w:divBdr>
            <w:top w:val="none" w:sz="0" w:space="0" w:color="auto"/>
            <w:left w:val="none" w:sz="0" w:space="0" w:color="auto"/>
            <w:bottom w:val="none" w:sz="0" w:space="0" w:color="auto"/>
            <w:right w:val="none" w:sz="0" w:space="0" w:color="auto"/>
          </w:divBdr>
        </w:div>
        <w:div w:id="934048135">
          <w:marLeft w:val="640"/>
          <w:marRight w:val="0"/>
          <w:marTop w:val="0"/>
          <w:marBottom w:val="0"/>
          <w:divBdr>
            <w:top w:val="none" w:sz="0" w:space="0" w:color="auto"/>
            <w:left w:val="none" w:sz="0" w:space="0" w:color="auto"/>
            <w:bottom w:val="none" w:sz="0" w:space="0" w:color="auto"/>
            <w:right w:val="none" w:sz="0" w:space="0" w:color="auto"/>
          </w:divBdr>
        </w:div>
        <w:div w:id="706951274">
          <w:marLeft w:val="640"/>
          <w:marRight w:val="0"/>
          <w:marTop w:val="0"/>
          <w:marBottom w:val="0"/>
          <w:divBdr>
            <w:top w:val="none" w:sz="0" w:space="0" w:color="auto"/>
            <w:left w:val="none" w:sz="0" w:space="0" w:color="auto"/>
            <w:bottom w:val="none" w:sz="0" w:space="0" w:color="auto"/>
            <w:right w:val="none" w:sz="0" w:space="0" w:color="auto"/>
          </w:divBdr>
        </w:div>
        <w:div w:id="393436076">
          <w:marLeft w:val="640"/>
          <w:marRight w:val="0"/>
          <w:marTop w:val="0"/>
          <w:marBottom w:val="0"/>
          <w:divBdr>
            <w:top w:val="none" w:sz="0" w:space="0" w:color="auto"/>
            <w:left w:val="none" w:sz="0" w:space="0" w:color="auto"/>
            <w:bottom w:val="none" w:sz="0" w:space="0" w:color="auto"/>
            <w:right w:val="none" w:sz="0" w:space="0" w:color="auto"/>
          </w:divBdr>
        </w:div>
        <w:div w:id="784736491">
          <w:marLeft w:val="640"/>
          <w:marRight w:val="0"/>
          <w:marTop w:val="0"/>
          <w:marBottom w:val="0"/>
          <w:divBdr>
            <w:top w:val="none" w:sz="0" w:space="0" w:color="auto"/>
            <w:left w:val="none" w:sz="0" w:space="0" w:color="auto"/>
            <w:bottom w:val="none" w:sz="0" w:space="0" w:color="auto"/>
            <w:right w:val="none" w:sz="0" w:space="0" w:color="auto"/>
          </w:divBdr>
        </w:div>
        <w:div w:id="1464272950">
          <w:marLeft w:val="640"/>
          <w:marRight w:val="0"/>
          <w:marTop w:val="0"/>
          <w:marBottom w:val="0"/>
          <w:divBdr>
            <w:top w:val="none" w:sz="0" w:space="0" w:color="auto"/>
            <w:left w:val="none" w:sz="0" w:space="0" w:color="auto"/>
            <w:bottom w:val="none" w:sz="0" w:space="0" w:color="auto"/>
            <w:right w:val="none" w:sz="0" w:space="0" w:color="auto"/>
          </w:divBdr>
        </w:div>
        <w:div w:id="2014646257">
          <w:marLeft w:val="640"/>
          <w:marRight w:val="0"/>
          <w:marTop w:val="0"/>
          <w:marBottom w:val="0"/>
          <w:divBdr>
            <w:top w:val="none" w:sz="0" w:space="0" w:color="auto"/>
            <w:left w:val="none" w:sz="0" w:space="0" w:color="auto"/>
            <w:bottom w:val="none" w:sz="0" w:space="0" w:color="auto"/>
            <w:right w:val="none" w:sz="0" w:space="0" w:color="auto"/>
          </w:divBdr>
        </w:div>
        <w:div w:id="895892928">
          <w:marLeft w:val="640"/>
          <w:marRight w:val="0"/>
          <w:marTop w:val="0"/>
          <w:marBottom w:val="0"/>
          <w:divBdr>
            <w:top w:val="none" w:sz="0" w:space="0" w:color="auto"/>
            <w:left w:val="none" w:sz="0" w:space="0" w:color="auto"/>
            <w:bottom w:val="none" w:sz="0" w:space="0" w:color="auto"/>
            <w:right w:val="none" w:sz="0" w:space="0" w:color="auto"/>
          </w:divBdr>
        </w:div>
        <w:div w:id="219098622">
          <w:marLeft w:val="640"/>
          <w:marRight w:val="0"/>
          <w:marTop w:val="0"/>
          <w:marBottom w:val="0"/>
          <w:divBdr>
            <w:top w:val="none" w:sz="0" w:space="0" w:color="auto"/>
            <w:left w:val="none" w:sz="0" w:space="0" w:color="auto"/>
            <w:bottom w:val="none" w:sz="0" w:space="0" w:color="auto"/>
            <w:right w:val="none" w:sz="0" w:space="0" w:color="auto"/>
          </w:divBdr>
        </w:div>
        <w:div w:id="1532036919">
          <w:marLeft w:val="640"/>
          <w:marRight w:val="0"/>
          <w:marTop w:val="0"/>
          <w:marBottom w:val="0"/>
          <w:divBdr>
            <w:top w:val="none" w:sz="0" w:space="0" w:color="auto"/>
            <w:left w:val="none" w:sz="0" w:space="0" w:color="auto"/>
            <w:bottom w:val="none" w:sz="0" w:space="0" w:color="auto"/>
            <w:right w:val="none" w:sz="0" w:space="0" w:color="auto"/>
          </w:divBdr>
        </w:div>
        <w:div w:id="383724082">
          <w:marLeft w:val="640"/>
          <w:marRight w:val="0"/>
          <w:marTop w:val="0"/>
          <w:marBottom w:val="0"/>
          <w:divBdr>
            <w:top w:val="none" w:sz="0" w:space="0" w:color="auto"/>
            <w:left w:val="none" w:sz="0" w:space="0" w:color="auto"/>
            <w:bottom w:val="none" w:sz="0" w:space="0" w:color="auto"/>
            <w:right w:val="none" w:sz="0" w:space="0" w:color="auto"/>
          </w:divBdr>
        </w:div>
        <w:div w:id="154151266">
          <w:marLeft w:val="640"/>
          <w:marRight w:val="0"/>
          <w:marTop w:val="0"/>
          <w:marBottom w:val="0"/>
          <w:divBdr>
            <w:top w:val="none" w:sz="0" w:space="0" w:color="auto"/>
            <w:left w:val="none" w:sz="0" w:space="0" w:color="auto"/>
            <w:bottom w:val="none" w:sz="0" w:space="0" w:color="auto"/>
            <w:right w:val="none" w:sz="0" w:space="0" w:color="auto"/>
          </w:divBdr>
        </w:div>
        <w:div w:id="1355812466">
          <w:marLeft w:val="640"/>
          <w:marRight w:val="0"/>
          <w:marTop w:val="0"/>
          <w:marBottom w:val="0"/>
          <w:divBdr>
            <w:top w:val="none" w:sz="0" w:space="0" w:color="auto"/>
            <w:left w:val="none" w:sz="0" w:space="0" w:color="auto"/>
            <w:bottom w:val="none" w:sz="0" w:space="0" w:color="auto"/>
            <w:right w:val="none" w:sz="0" w:space="0" w:color="auto"/>
          </w:divBdr>
        </w:div>
        <w:div w:id="974944508">
          <w:marLeft w:val="640"/>
          <w:marRight w:val="0"/>
          <w:marTop w:val="0"/>
          <w:marBottom w:val="0"/>
          <w:divBdr>
            <w:top w:val="none" w:sz="0" w:space="0" w:color="auto"/>
            <w:left w:val="none" w:sz="0" w:space="0" w:color="auto"/>
            <w:bottom w:val="none" w:sz="0" w:space="0" w:color="auto"/>
            <w:right w:val="none" w:sz="0" w:space="0" w:color="auto"/>
          </w:divBdr>
        </w:div>
        <w:div w:id="254635221">
          <w:marLeft w:val="640"/>
          <w:marRight w:val="0"/>
          <w:marTop w:val="0"/>
          <w:marBottom w:val="0"/>
          <w:divBdr>
            <w:top w:val="none" w:sz="0" w:space="0" w:color="auto"/>
            <w:left w:val="none" w:sz="0" w:space="0" w:color="auto"/>
            <w:bottom w:val="none" w:sz="0" w:space="0" w:color="auto"/>
            <w:right w:val="none" w:sz="0" w:space="0" w:color="auto"/>
          </w:divBdr>
        </w:div>
        <w:div w:id="1171261674">
          <w:marLeft w:val="640"/>
          <w:marRight w:val="0"/>
          <w:marTop w:val="0"/>
          <w:marBottom w:val="0"/>
          <w:divBdr>
            <w:top w:val="none" w:sz="0" w:space="0" w:color="auto"/>
            <w:left w:val="none" w:sz="0" w:space="0" w:color="auto"/>
            <w:bottom w:val="none" w:sz="0" w:space="0" w:color="auto"/>
            <w:right w:val="none" w:sz="0" w:space="0" w:color="auto"/>
          </w:divBdr>
        </w:div>
        <w:div w:id="59837144">
          <w:marLeft w:val="640"/>
          <w:marRight w:val="0"/>
          <w:marTop w:val="0"/>
          <w:marBottom w:val="0"/>
          <w:divBdr>
            <w:top w:val="none" w:sz="0" w:space="0" w:color="auto"/>
            <w:left w:val="none" w:sz="0" w:space="0" w:color="auto"/>
            <w:bottom w:val="none" w:sz="0" w:space="0" w:color="auto"/>
            <w:right w:val="none" w:sz="0" w:space="0" w:color="auto"/>
          </w:divBdr>
        </w:div>
        <w:div w:id="1075787342">
          <w:marLeft w:val="640"/>
          <w:marRight w:val="0"/>
          <w:marTop w:val="0"/>
          <w:marBottom w:val="0"/>
          <w:divBdr>
            <w:top w:val="none" w:sz="0" w:space="0" w:color="auto"/>
            <w:left w:val="none" w:sz="0" w:space="0" w:color="auto"/>
            <w:bottom w:val="none" w:sz="0" w:space="0" w:color="auto"/>
            <w:right w:val="none" w:sz="0" w:space="0" w:color="auto"/>
          </w:divBdr>
        </w:div>
        <w:div w:id="1849368184">
          <w:marLeft w:val="640"/>
          <w:marRight w:val="0"/>
          <w:marTop w:val="0"/>
          <w:marBottom w:val="0"/>
          <w:divBdr>
            <w:top w:val="none" w:sz="0" w:space="0" w:color="auto"/>
            <w:left w:val="none" w:sz="0" w:space="0" w:color="auto"/>
            <w:bottom w:val="none" w:sz="0" w:space="0" w:color="auto"/>
            <w:right w:val="none" w:sz="0" w:space="0" w:color="auto"/>
          </w:divBdr>
        </w:div>
        <w:div w:id="1055154724">
          <w:marLeft w:val="640"/>
          <w:marRight w:val="0"/>
          <w:marTop w:val="0"/>
          <w:marBottom w:val="0"/>
          <w:divBdr>
            <w:top w:val="none" w:sz="0" w:space="0" w:color="auto"/>
            <w:left w:val="none" w:sz="0" w:space="0" w:color="auto"/>
            <w:bottom w:val="none" w:sz="0" w:space="0" w:color="auto"/>
            <w:right w:val="none" w:sz="0" w:space="0" w:color="auto"/>
          </w:divBdr>
        </w:div>
        <w:div w:id="1825077120">
          <w:marLeft w:val="640"/>
          <w:marRight w:val="0"/>
          <w:marTop w:val="0"/>
          <w:marBottom w:val="0"/>
          <w:divBdr>
            <w:top w:val="none" w:sz="0" w:space="0" w:color="auto"/>
            <w:left w:val="none" w:sz="0" w:space="0" w:color="auto"/>
            <w:bottom w:val="none" w:sz="0" w:space="0" w:color="auto"/>
            <w:right w:val="none" w:sz="0" w:space="0" w:color="auto"/>
          </w:divBdr>
        </w:div>
        <w:div w:id="1070006983">
          <w:marLeft w:val="640"/>
          <w:marRight w:val="0"/>
          <w:marTop w:val="0"/>
          <w:marBottom w:val="0"/>
          <w:divBdr>
            <w:top w:val="none" w:sz="0" w:space="0" w:color="auto"/>
            <w:left w:val="none" w:sz="0" w:space="0" w:color="auto"/>
            <w:bottom w:val="none" w:sz="0" w:space="0" w:color="auto"/>
            <w:right w:val="none" w:sz="0" w:space="0" w:color="auto"/>
          </w:divBdr>
        </w:div>
        <w:div w:id="990327537">
          <w:marLeft w:val="640"/>
          <w:marRight w:val="0"/>
          <w:marTop w:val="0"/>
          <w:marBottom w:val="0"/>
          <w:divBdr>
            <w:top w:val="none" w:sz="0" w:space="0" w:color="auto"/>
            <w:left w:val="none" w:sz="0" w:space="0" w:color="auto"/>
            <w:bottom w:val="none" w:sz="0" w:space="0" w:color="auto"/>
            <w:right w:val="none" w:sz="0" w:space="0" w:color="auto"/>
          </w:divBdr>
        </w:div>
        <w:div w:id="1289429180">
          <w:marLeft w:val="640"/>
          <w:marRight w:val="0"/>
          <w:marTop w:val="0"/>
          <w:marBottom w:val="0"/>
          <w:divBdr>
            <w:top w:val="none" w:sz="0" w:space="0" w:color="auto"/>
            <w:left w:val="none" w:sz="0" w:space="0" w:color="auto"/>
            <w:bottom w:val="none" w:sz="0" w:space="0" w:color="auto"/>
            <w:right w:val="none" w:sz="0" w:space="0" w:color="auto"/>
          </w:divBdr>
        </w:div>
        <w:div w:id="866262635">
          <w:marLeft w:val="640"/>
          <w:marRight w:val="0"/>
          <w:marTop w:val="0"/>
          <w:marBottom w:val="0"/>
          <w:divBdr>
            <w:top w:val="none" w:sz="0" w:space="0" w:color="auto"/>
            <w:left w:val="none" w:sz="0" w:space="0" w:color="auto"/>
            <w:bottom w:val="none" w:sz="0" w:space="0" w:color="auto"/>
            <w:right w:val="none" w:sz="0" w:space="0" w:color="auto"/>
          </w:divBdr>
        </w:div>
        <w:div w:id="38751788">
          <w:marLeft w:val="640"/>
          <w:marRight w:val="0"/>
          <w:marTop w:val="0"/>
          <w:marBottom w:val="0"/>
          <w:divBdr>
            <w:top w:val="none" w:sz="0" w:space="0" w:color="auto"/>
            <w:left w:val="none" w:sz="0" w:space="0" w:color="auto"/>
            <w:bottom w:val="none" w:sz="0" w:space="0" w:color="auto"/>
            <w:right w:val="none" w:sz="0" w:space="0" w:color="auto"/>
          </w:divBdr>
        </w:div>
        <w:div w:id="1328746013">
          <w:marLeft w:val="640"/>
          <w:marRight w:val="0"/>
          <w:marTop w:val="0"/>
          <w:marBottom w:val="0"/>
          <w:divBdr>
            <w:top w:val="none" w:sz="0" w:space="0" w:color="auto"/>
            <w:left w:val="none" w:sz="0" w:space="0" w:color="auto"/>
            <w:bottom w:val="none" w:sz="0" w:space="0" w:color="auto"/>
            <w:right w:val="none" w:sz="0" w:space="0" w:color="auto"/>
          </w:divBdr>
        </w:div>
        <w:div w:id="1899364617">
          <w:marLeft w:val="640"/>
          <w:marRight w:val="0"/>
          <w:marTop w:val="0"/>
          <w:marBottom w:val="0"/>
          <w:divBdr>
            <w:top w:val="none" w:sz="0" w:space="0" w:color="auto"/>
            <w:left w:val="none" w:sz="0" w:space="0" w:color="auto"/>
            <w:bottom w:val="none" w:sz="0" w:space="0" w:color="auto"/>
            <w:right w:val="none" w:sz="0" w:space="0" w:color="auto"/>
          </w:divBdr>
        </w:div>
        <w:div w:id="1327318613">
          <w:marLeft w:val="640"/>
          <w:marRight w:val="0"/>
          <w:marTop w:val="0"/>
          <w:marBottom w:val="0"/>
          <w:divBdr>
            <w:top w:val="none" w:sz="0" w:space="0" w:color="auto"/>
            <w:left w:val="none" w:sz="0" w:space="0" w:color="auto"/>
            <w:bottom w:val="none" w:sz="0" w:space="0" w:color="auto"/>
            <w:right w:val="none" w:sz="0" w:space="0" w:color="auto"/>
          </w:divBdr>
        </w:div>
        <w:div w:id="1297881629">
          <w:marLeft w:val="640"/>
          <w:marRight w:val="0"/>
          <w:marTop w:val="0"/>
          <w:marBottom w:val="0"/>
          <w:divBdr>
            <w:top w:val="none" w:sz="0" w:space="0" w:color="auto"/>
            <w:left w:val="none" w:sz="0" w:space="0" w:color="auto"/>
            <w:bottom w:val="none" w:sz="0" w:space="0" w:color="auto"/>
            <w:right w:val="none" w:sz="0" w:space="0" w:color="auto"/>
          </w:divBdr>
        </w:div>
        <w:div w:id="561986511">
          <w:marLeft w:val="640"/>
          <w:marRight w:val="0"/>
          <w:marTop w:val="0"/>
          <w:marBottom w:val="0"/>
          <w:divBdr>
            <w:top w:val="none" w:sz="0" w:space="0" w:color="auto"/>
            <w:left w:val="none" w:sz="0" w:space="0" w:color="auto"/>
            <w:bottom w:val="none" w:sz="0" w:space="0" w:color="auto"/>
            <w:right w:val="none" w:sz="0" w:space="0" w:color="auto"/>
          </w:divBdr>
        </w:div>
        <w:div w:id="1511024621">
          <w:marLeft w:val="640"/>
          <w:marRight w:val="0"/>
          <w:marTop w:val="0"/>
          <w:marBottom w:val="0"/>
          <w:divBdr>
            <w:top w:val="none" w:sz="0" w:space="0" w:color="auto"/>
            <w:left w:val="none" w:sz="0" w:space="0" w:color="auto"/>
            <w:bottom w:val="none" w:sz="0" w:space="0" w:color="auto"/>
            <w:right w:val="none" w:sz="0" w:space="0" w:color="auto"/>
          </w:divBdr>
        </w:div>
      </w:divsChild>
    </w:div>
    <w:div w:id="110976414">
      <w:bodyDiv w:val="1"/>
      <w:marLeft w:val="0"/>
      <w:marRight w:val="0"/>
      <w:marTop w:val="0"/>
      <w:marBottom w:val="0"/>
      <w:divBdr>
        <w:top w:val="none" w:sz="0" w:space="0" w:color="auto"/>
        <w:left w:val="none" w:sz="0" w:space="0" w:color="auto"/>
        <w:bottom w:val="none" w:sz="0" w:space="0" w:color="auto"/>
        <w:right w:val="none" w:sz="0" w:space="0" w:color="auto"/>
      </w:divBdr>
      <w:divsChild>
        <w:div w:id="1443264482">
          <w:marLeft w:val="640"/>
          <w:marRight w:val="0"/>
          <w:marTop w:val="0"/>
          <w:marBottom w:val="0"/>
          <w:divBdr>
            <w:top w:val="none" w:sz="0" w:space="0" w:color="auto"/>
            <w:left w:val="none" w:sz="0" w:space="0" w:color="auto"/>
            <w:bottom w:val="none" w:sz="0" w:space="0" w:color="auto"/>
            <w:right w:val="none" w:sz="0" w:space="0" w:color="auto"/>
          </w:divBdr>
        </w:div>
        <w:div w:id="31804119">
          <w:marLeft w:val="640"/>
          <w:marRight w:val="0"/>
          <w:marTop w:val="0"/>
          <w:marBottom w:val="0"/>
          <w:divBdr>
            <w:top w:val="none" w:sz="0" w:space="0" w:color="auto"/>
            <w:left w:val="none" w:sz="0" w:space="0" w:color="auto"/>
            <w:bottom w:val="none" w:sz="0" w:space="0" w:color="auto"/>
            <w:right w:val="none" w:sz="0" w:space="0" w:color="auto"/>
          </w:divBdr>
        </w:div>
        <w:div w:id="1315065797">
          <w:marLeft w:val="640"/>
          <w:marRight w:val="0"/>
          <w:marTop w:val="0"/>
          <w:marBottom w:val="0"/>
          <w:divBdr>
            <w:top w:val="none" w:sz="0" w:space="0" w:color="auto"/>
            <w:left w:val="none" w:sz="0" w:space="0" w:color="auto"/>
            <w:bottom w:val="none" w:sz="0" w:space="0" w:color="auto"/>
            <w:right w:val="none" w:sz="0" w:space="0" w:color="auto"/>
          </w:divBdr>
        </w:div>
        <w:div w:id="426196154">
          <w:marLeft w:val="640"/>
          <w:marRight w:val="0"/>
          <w:marTop w:val="0"/>
          <w:marBottom w:val="0"/>
          <w:divBdr>
            <w:top w:val="none" w:sz="0" w:space="0" w:color="auto"/>
            <w:left w:val="none" w:sz="0" w:space="0" w:color="auto"/>
            <w:bottom w:val="none" w:sz="0" w:space="0" w:color="auto"/>
            <w:right w:val="none" w:sz="0" w:space="0" w:color="auto"/>
          </w:divBdr>
        </w:div>
        <w:div w:id="1371952042">
          <w:marLeft w:val="640"/>
          <w:marRight w:val="0"/>
          <w:marTop w:val="0"/>
          <w:marBottom w:val="0"/>
          <w:divBdr>
            <w:top w:val="none" w:sz="0" w:space="0" w:color="auto"/>
            <w:left w:val="none" w:sz="0" w:space="0" w:color="auto"/>
            <w:bottom w:val="none" w:sz="0" w:space="0" w:color="auto"/>
            <w:right w:val="none" w:sz="0" w:space="0" w:color="auto"/>
          </w:divBdr>
        </w:div>
        <w:div w:id="1692606526">
          <w:marLeft w:val="640"/>
          <w:marRight w:val="0"/>
          <w:marTop w:val="0"/>
          <w:marBottom w:val="0"/>
          <w:divBdr>
            <w:top w:val="none" w:sz="0" w:space="0" w:color="auto"/>
            <w:left w:val="none" w:sz="0" w:space="0" w:color="auto"/>
            <w:bottom w:val="none" w:sz="0" w:space="0" w:color="auto"/>
            <w:right w:val="none" w:sz="0" w:space="0" w:color="auto"/>
          </w:divBdr>
        </w:div>
        <w:div w:id="1475754753">
          <w:marLeft w:val="640"/>
          <w:marRight w:val="0"/>
          <w:marTop w:val="0"/>
          <w:marBottom w:val="0"/>
          <w:divBdr>
            <w:top w:val="none" w:sz="0" w:space="0" w:color="auto"/>
            <w:left w:val="none" w:sz="0" w:space="0" w:color="auto"/>
            <w:bottom w:val="none" w:sz="0" w:space="0" w:color="auto"/>
            <w:right w:val="none" w:sz="0" w:space="0" w:color="auto"/>
          </w:divBdr>
        </w:div>
        <w:div w:id="13969419">
          <w:marLeft w:val="640"/>
          <w:marRight w:val="0"/>
          <w:marTop w:val="0"/>
          <w:marBottom w:val="0"/>
          <w:divBdr>
            <w:top w:val="none" w:sz="0" w:space="0" w:color="auto"/>
            <w:left w:val="none" w:sz="0" w:space="0" w:color="auto"/>
            <w:bottom w:val="none" w:sz="0" w:space="0" w:color="auto"/>
            <w:right w:val="none" w:sz="0" w:space="0" w:color="auto"/>
          </w:divBdr>
        </w:div>
        <w:div w:id="841505775">
          <w:marLeft w:val="640"/>
          <w:marRight w:val="0"/>
          <w:marTop w:val="0"/>
          <w:marBottom w:val="0"/>
          <w:divBdr>
            <w:top w:val="none" w:sz="0" w:space="0" w:color="auto"/>
            <w:left w:val="none" w:sz="0" w:space="0" w:color="auto"/>
            <w:bottom w:val="none" w:sz="0" w:space="0" w:color="auto"/>
            <w:right w:val="none" w:sz="0" w:space="0" w:color="auto"/>
          </w:divBdr>
        </w:div>
        <w:div w:id="1338843743">
          <w:marLeft w:val="640"/>
          <w:marRight w:val="0"/>
          <w:marTop w:val="0"/>
          <w:marBottom w:val="0"/>
          <w:divBdr>
            <w:top w:val="none" w:sz="0" w:space="0" w:color="auto"/>
            <w:left w:val="none" w:sz="0" w:space="0" w:color="auto"/>
            <w:bottom w:val="none" w:sz="0" w:space="0" w:color="auto"/>
            <w:right w:val="none" w:sz="0" w:space="0" w:color="auto"/>
          </w:divBdr>
        </w:div>
        <w:div w:id="92824053">
          <w:marLeft w:val="640"/>
          <w:marRight w:val="0"/>
          <w:marTop w:val="0"/>
          <w:marBottom w:val="0"/>
          <w:divBdr>
            <w:top w:val="none" w:sz="0" w:space="0" w:color="auto"/>
            <w:left w:val="none" w:sz="0" w:space="0" w:color="auto"/>
            <w:bottom w:val="none" w:sz="0" w:space="0" w:color="auto"/>
            <w:right w:val="none" w:sz="0" w:space="0" w:color="auto"/>
          </w:divBdr>
        </w:div>
        <w:div w:id="541289438">
          <w:marLeft w:val="640"/>
          <w:marRight w:val="0"/>
          <w:marTop w:val="0"/>
          <w:marBottom w:val="0"/>
          <w:divBdr>
            <w:top w:val="none" w:sz="0" w:space="0" w:color="auto"/>
            <w:left w:val="none" w:sz="0" w:space="0" w:color="auto"/>
            <w:bottom w:val="none" w:sz="0" w:space="0" w:color="auto"/>
            <w:right w:val="none" w:sz="0" w:space="0" w:color="auto"/>
          </w:divBdr>
        </w:div>
        <w:div w:id="172304142">
          <w:marLeft w:val="640"/>
          <w:marRight w:val="0"/>
          <w:marTop w:val="0"/>
          <w:marBottom w:val="0"/>
          <w:divBdr>
            <w:top w:val="none" w:sz="0" w:space="0" w:color="auto"/>
            <w:left w:val="none" w:sz="0" w:space="0" w:color="auto"/>
            <w:bottom w:val="none" w:sz="0" w:space="0" w:color="auto"/>
            <w:right w:val="none" w:sz="0" w:space="0" w:color="auto"/>
          </w:divBdr>
        </w:div>
        <w:div w:id="192576118">
          <w:marLeft w:val="640"/>
          <w:marRight w:val="0"/>
          <w:marTop w:val="0"/>
          <w:marBottom w:val="0"/>
          <w:divBdr>
            <w:top w:val="none" w:sz="0" w:space="0" w:color="auto"/>
            <w:left w:val="none" w:sz="0" w:space="0" w:color="auto"/>
            <w:bottom w:val="none" w:sz="0" w:space="0" w:color="auto"/>
            <w:right w:val="none" w:sz="0" w:space="0" w:color="auto"/>
          </w:divBdr>
        </w:div>
        <w:div w:id="689263208">
          <w:marLeft w:val="640"/>
          <w:marRight w:val="0"/>
          <w:marTop w:val="0"/>
          <w:marBottom w:val="0"/>
          <w:divBdr>
            <w:top w:val="none" w:sz="0" w:space="0" w:color="auto"/>
            <w:left w:val="none" w:sz="0" w:space="0" w:color="auto"/>
            <w:bottom w:val="none" w:sz="0" w:space="0" w:color="auto"/>
            <w:right w:val="none" w:sz="0" w:space="0" w:color="auto"/>
          </w:divBdr>
        </w:div>
        <w:div w:id="60638186">
          <w:marLeft w:val="640"/>
          <w:marRight w:val="0"/>
          <w:marTop w:val="0"/>
          <w:marBottom w:val="0"/>
          <w:divBdr>
            <w:top w:val="none" w:sz="0" w:space="0" w:color="auto"/>
            <w:left w:val="none" w:sz="0" w:space="0" w:color="auto"/>
            <w:bottom w:val="none" w:sz="0" w:space="0" w:color="auto"/>
            <w:right w:val="none" w:sz="0" w:space="0" w:color="auto"/>
          </w:divBdr>
        </w:div>
        <w:div w:id="663582414">
          <w:marLeft w:val="640"/>
          <w:marRight w:val="0"/>
          <w:marTop w:val="0"/>
          <w:marBottom w:val="0"/>
          <w:divBdr>
            <w:top w:val="none" w:sz="0" w:space="0" w:color="auto"/>
            <w:left w:val="none" w:sz="0" w:space="0" w:color="auto"/>
            <w:bottom w:val="none" w:sz="0" w:space="0" w:color="auto"/>
            <w:right w:val="none" w:sz="0" w:space="0" w:color="auto"/>
          </w:divBdr>
        </w:div>
        <w:div w:id="454716890">
          <w:marLeft w:val="640"/>
          <w:marRight w:val="0"/>
          <w:marTop w:val="0"/>
          <w:marBottom w:val="0"/>
          <w:divBdr>
            <w:top w:val="none" w:sz="0" w:space="0" w:color="auto"/>
            <w:left w:val="none" w:sz="0" w:space="0" w:color="auto"/>
            <w:bottom w:val="none" w:sz="0" w:space="0" w:color="auto"/>
            <w:right w:val="none" w:sz="0" w:space="0" w:color="auto"/>
          </w:divBdr>
        </w:div>
        <w:div w:id="409276160">
          <w:marLeft w:val="640"/>
          <w:marRight w:val="0"/>
          <w:marTop w:val="0"/>
          <w:marBottom w:val="0"/>
          <w:divBdr>
            <w:top w:val="none" w:sz="0" w:space="0" w:color="auto"/>
            <w:left w:val="none" w:sz="0" w:space="0" w:color="auto"/>
            <w:bottom w:val="none" w:sz="0" w:space="0" w:color="auto"/>
            <w:right w:val="none" w:sz="0" w:space="0" w:color="auto"/>
          </w:divBdr>
        </w:div>
        <w:div w:id="1265847498">
          <w:marLeft w:val="640"/>
          <w:marRight w:val="0"/>
          <w:marTop w:val="0"/>
          <w:marBottom w:val="0"/>
          <w:divBdr>
            <w:top w:val="none" w:sz="0" w:space="0" w:color="auto"/>
            <w:left w:val="none" w:sz="0" w:space="0" w:color="auto"/>
            <w:bottom w:val="none" w:sz="0" w:space="0" w:color="auto"/>
            <w:right w:val="none" w:sz="0" w:space="0" w:color="auto"/>
          </w:divBdr>
        </w:div>
        <w:div w:id="1058357159">
          <w:marLeft w:val="640"/>
          <w:marRight w:val="0"/>
          <w:marTop w:val="0"/>
          <w:marBottom w:val="0"/>
          <w:divBdr>
            <w:top w:val="none" w:sz="0" w:space="0" w:color="auto"/>
            <w:left w:val="none" w:sz="0" w:space="0" w:color="auto"/>
            <w:bottom w:val="none" w:sz="0" w:space="0" w:color="auto"/>
            <w:right w:val="none" w:sz="0" w:space="0" w:color="auto"/>
          </w:divBdr>
        </w:div>
      </w:divsChild>
    </w:div>
    <w:div w:id="113989887">
      <w:bodyDiv w:val="1"/>
      <w:marLeft w:val="0"/>
      <w:marRight w:val="0"/>
      <w:marTop w:val="0"/>
      <w:marBottom w:val="0"/>
      <w:divBdr>
        <w:top w:val="none" w:sz="0" w:space="0" w:color="auto"/>
        <w:left w:val="none" w:sz="0" w:space="0" w:color="auto"/>
        <w:bottom w:val="none" w:sz="0" w:space="0" w:color="auto"/>
        <w:right w:val="none" w:sz="0" w:space="0" w:color="auto"/>
      </w:divBdr>
      <w:divsChild>
        <w:div w:id="459496164">
          <w:marLeft w:val="640"/>
          <w:marRight w:val="0"/>
          <w:marTop w:val="0"/>
          <w:marBottom w:val="0"/>
          <w:divBdr>
            <w:top w:val="none" w:sz="0" w:space="0" w:color="auto"/>
            <w:left w:val="none" w:sz="0" w:space="0" w:color="auto"/>
            <w:bottom w:val="none" w:sz="0" w:space="0" w:color="auto"/>
            <w:right w:val="none" w:sz="0" w:space="0" w:color="auto"/>
          </w:divBdr>
        </w:div>
        <w:div w:id="1901864427">
          <w:marLeft w:val="640"/>
          <w:marRight w:val="0"/>
          <w:marTop w:val="0"/>
          <w:marBottom w:val="0"/>
          <w:divBdr>
            <w:top w:val="none" w:sz="0" w:space="0" w:color="auto"/>
            <w:left w:val="none" w:sz="0" w:space="0" w:color="auto"/>
            <w:bottom w:val="none" w:sz="0" w:space="0" w:color="auto"/>
            <w:right w:val="none" w:sz="0" w:space="0" w:color="auto"/>
          </w:divBdr>
        </w:div>
        <w:div w:id="459373915">
          <w:marLeft w:val="640"/>
          <w:marRight w:val="0"/>
          <w:marTop w:val="0"/>
          <w:marBottom w:val="0"/>
          <w:divBdr>
            <w:top w:val="none" w:sz="0" w:space="0" w:color="auto"/>
            <w:left w:val="none" w:sz="0" w:space="0" w:color="auto"/>
            <w:bottom w:val="none" w:sz="0" w:space="0" w:color="auto"/>
            <w:right w:val="none" w:sz="0" w:space="0" w:color="auto"/>
          </w:divBdr>
        </w:div>
        <w:div w:id="845747671">
          <w:marLeft w:val="640"/>
          <w:marRight w:val="0"/>
          <w:marTop w:val="0"/>
          <w:marBottom w:val="0"/>
          <w:divBdr>
            <w:top w:val="none" w:sz="0" w:space="0" w:color="auto"/>
            <w:left w:val="none" w:sz="0" w:space="0" w:color="auto"/>
            <w:bottom w:val="none" w:sz="0" w:space="0" w:color="auto"/>
            <w:right w:val="none" w:sz="0" w:space="0" w:color="auto"/>
          </w:divBdr>
        </w:div>
        <w:div w:id="240874917">
          <w:marLeft w:val="640"/>
          <w:marRight w:val="0"/>
          <w:marTop w:val="0"/>
          <w:marBottom w:val="0"/>
          <w:divBdr>
            <w:top w:val="none" w:sz="0" w:space="0" w:color="auto"/>
            <w:left w:val="none" w:sz="0" w:space="0" w:color="auto"/>
            <w:bottom w:val="none" w:sz="0" w:space="0" w:color="auto"/>
            <w:right w:val="none" w:sz="0" w:space="0" w:color="auto"/>
          </w:divBdr>
        </w:div>
        <w:div w:id="1444572800">
          <w:marLeft w:val="640"/>
          <w:marRight w:val="0"/>
          <w:marTop w:val="0"/>
          <w:marBottom w:val="0"/>
          <w:divBdr>
            <w:top w:val="none" w:sz="0" w:space="0" w:color="auto"/>
            <w:left w:val="none" w:sz="0" w:space="0" w:color="auto"/>
            <w:bottom w:val="none" w:sz="0" w:space="0" w:color="auto"/>
            <w:right w:val="none" w:sz="0" w:space="0" w:color="auto"/>
          </w:divBdr>
        </w:div>
        <w:div w:id="1412432679">
          <w:marLeft w:val="640"/>
          <w:marRight w:val="0"/>
          <w:marTop w:val="0"/>
          <w:marBottom w:val="0"/>
          <w:divBdr>
            <w:top w:val="none" w:sz="0" w:space="0" w:color="auto"/>
            <w:left w:val="none" w:sz="0" w:space="0" w:color="auto"/>
            <w:bottom w:val="none" w:sz="0" w:space="0" w:color="auto"/>
            <w:right w:val="none" w:sz="0" w:space="0" w:color="auto"/>
          </w:divBdr>
        </w:div>
        <w:div w:id="807551285">
          <w:marLeft w:val="640"/>
          <w:marRight w:val="0"/>
          <w:marTop w:val="0"/>
          <w:marBottom w:val="0"/>
          <w:divBdr>
            <w:top w:val="none" w:sz="0" w:space="0" w:color="auto"/>
            <w:left w:val="none" w:sz="0" w:space="0" w:color="auto"/>
            <w:bottom w:val="none" w:sz="0" w:space="0" w:color="auto"/>
            <w:right w:val="none" w:sz="0" w:space="0" w:color="auto"/>
          </w:divBdr>
        </w:div>
        <w:div w:id="832986210">
          <w:marLeft w:val="640"/>
          <w:marRight w:val="0"/>
          <w:marTop w:val="0"/>
          <w:marBottom w:val="0"/>
          <w:divBdr>
            <w:top w:val="none" w:sz="0" w:space="0" w:color="auto"/>
            <w:left w:val="none" w:sz="0" w:space="0" w:color="auto"/>
            <w:bottom w:val="none" w:sz="0" w:space="0" w:color="auto"/>
            <w:right w:val="none" w:sz="0" w:space="0" w:color="auto"/>
          </w:divBdr>
        </w:div>
        <w:div w:id="332226113">
          <w:marLeft w:val="640"/>
          <w:marRight w:val="0"/>
          <w:marTop w:val="0"/>
          <w:marBottom w:val="0"/>
          <w:divBdr>
            <w:top w:val="none" w:sz="0" w:space="0" w:color="auto"/>
            <w:left w:val="none" w:sz="0" w:space="0" w:color="auto"/>
            <w:bottom w:val="none" w:sz="0" w:space="0" w:color="auto"/>
            <w:right w:val="none" w:sz="0" w:space="0" w:color="auto"/>
          </w:divBdr>
        </w:div>
        <w:div w:id="508448704">
          <w:marLeft w:val="640"/>
          <w:marRight w:val="0"/>
          <w:marTop w:val="0"/>
          <w:marBottom w:val="0"/>
          <w:divBdr>
            <w:top w:val="none" w:sz="0" w:space="0" w:color="auto"/>
            <w:left w:val="none" w:sz="0" w:space="0" w:color="auto"/>
            <w:bottom w:val="none" w:sz="0" w:space="0" w:color="auto"/>
            <w:right w:val="none" w:sz="0" w:space="0" w:color="auto"/>
          </w:divBdr>
        </w:div>
        <w:div w:id="1701590760">
          <w:marLeft w:val="640"/>
          <w:marRight w:val="0"/>
          <w:marTop w:val="0"/>
          <w:marBottom w:val="0"/>
          <w:divBdr>
            <w:top w:val="none" w:sz="0" w:space="0" w:color="auto"/>
            <w:left w:val="none" w:sz="0" w:space="0" w:color="auto"/>
            <w:bottom w:val="none" w:sz="0" w:space="0" w:color="auto"/>
            <w:right w:val="none" w:sz="0" w:space="0" w:color="auto"/>
          </w:divBdr>
        </w:div>
        <w:div w:id="1932621548">
          <w:marLeft w:val="640"/>
          <w:marRight w:val="0"/>
          <w:marTop w:val="0"/>
          <w:marBottom w:val="0"/>
          <w:divBdr>
            <w:top w:val="none" w:sz="0" w:space="0" w:color="auto"/>
            <w:left w:val="none" w:sz="0" w:space="0" w:color="auto"/>
            <w:bottom w:val="none" w:sz="0" w:space="0" w:color="auto"/>
            <w:right w:val="none" w:sz="0" w:space="0" w:color="auto"/>
          </w:divBdr>
        </w:div>
        <w:div w:id="1613979811">
          <w:marLeft w:val="640"/>
          <w:marRight w:val="0"/>
          <w:marTop w:val="0"/>
          <w:marBottom w:val="0"/>
          <w:divBdr>
            <w:top w:val="none" w:sz="0" w:space="0" w:color="auto"/>
            <w:left w:val="none" w:sz="0" w:space="0" w:color="auto"/>
            <w:bottom w:val="none" w:sz="0" w:space="0" w:color="auto"/>
            <w:right w:val="none" w:sz="0" w:space="0" w:color="auto"/>
          </w:divBdr>
        </w:div>
        <w:div w:id="1899435822">
          <w:marLeft w:val="640"/>
          <w:marRight w:val="0"/>
          <w:marTop w:val="0"/>
          <w:marBottom w:val="0"/>
          <w:divBdr>
            <w:top w:val="none" w:sz="0" w:space="0" w:color="auto"/>
            <w:left w:val="none" w:sz="0" w:space="0" w:color="auto"/>
            <w:bottom w:val="none" w:sz="0" w:space="0" w:color="auto"/>
            <w:right w:val="none" w:sz="0" w:space="0" w:color="auto"/>
          </w:divBdr>
        </w:div>
        <w:div w:id="1994916107">
          <w:marLeft w:val="640"/>
          <w:marRight w:val="0"/>
          <w:marTop w:val="0"/>
          <w:marBottom w:val="0"/>
          <w:divBdr>
            <w:top w:val="none" w:sz="0" w:space="0" w:color="auto"/>
            <w:left w:val="none" w:sz="0" w:space="0" w:color="auto"/>
            <w:bottom w:val="none" w:sz="0" w:space="0" w:color="auto"/>
            <w:right w:val="none" w:sz="0" w:space="0" w:color="auto"/>
          </w:divBdr>
        </w:div>
        <w:div w:id="1356150240">
          <w:marLeft w:val="640"/>
          <w:marRight w:val="0"/>
          <w:marTop w:val="0"/>
          <w:marBottom w:val="0"/>
          <w:divBdr>
            <w:top w:val="none" w:sz="0" w:space="0" w:color="auto"/>
            <w:left w:val="none" w:sz="0" w:space="0" w:color="auto"/>
            <w:bottom w:val="none" w:sz="0" w:space="0" w:color="auto"/>
            <w:right w:val="none" w:sz="0" w:space="0" w:color="auto"/>
          </w:divBdr>
        </w:div>
        <w:div w:id="355892452">
          <w:marLeft w:val="640"/>
          <w:marRight w:val="0"/>
          <w:marTop w:val="0"/>
          <w:marBottom w:val="0"/>
          <w:divBdr>
            <w:top w:val="none" w:sz="0" w:space="0" w:color="auto"/>
            <w:left w:val="none" w:sz="0" w:space="0" w:color="auto"/>
            <w:bottom w:val="none" w:sz="0" w:space="0" w:color="auto"/>
            <w:right w:val="none" w:sz="0" w:space="0" w:color="auto"/>
          </w:divBdr>
        </w:div>
        <w:div w:id="1765150030">
          <w:marLeft w:val="640"/>
          <w:marRight w:val="0"/>
          <w:marTop w:val="0"/>
          <w:marBottom w:val="0"/>
          <w:divBdr>
            <w:top w:val="none" w:sz="0" w:space="0" w:color="auto"/>
            <w:left w:val="none" w:sz="0" w:space="0" w:color="auto"/>
            <w:bottom w:val="none" w:sz="0" w:space="0" w:color="auto"/>
            <w:right w:val="none" w:sz="0" w:space="0" w:color="auto"/>
          </w:divBdr>
        </w:div>
        <w:div w:id="328825702">
          <w:marLeft w:val="640"/>
          <w:marRight w:val="0"/>
          <w:marTop w:val="0"/>
          <w:marBottom w:val="0"/>
          <w:divBdr>
            <w:top w:val="none" w:sz="0" w:space="0" w:color="auto"/>
            <w:left w:val="none" w:sz="0" w:space="0" w:color="auto"/>
            <w:bottom w:val="none" w:sz="0" w:space="0" w:color="auto"/>
            <w:right w:val="none" w:sz="0" w:space="0" w:color="auto"/>
          </w:divBdr>
        </w:div>
        <w:div w:id="1733506563">
          <w:marLeft w:val="640"/>
          <w:marRight w:val="0"/>
          <w:marTop w:val="0"/>
          <w:marBottom w:val="0"/>
          <w:divBdr>
            <w:top w:val="none" w:sz="0" w:space="0" w:color="auto"/>
            <w:left w:val="none" w:sz="0" w:space="0" w:color="auto"/>
            <w:bottom w:val="none" w:sz="0" w:space="0" w:color="auto"/>
            <w:right w:val="none" w:sz="0" w:space="0" w:color="auto"/>
          </w:divBdr>
        </w:div>
        <w:div w:id="1929920535">
          <w:marLeft w:val="640"/>
          <w:marRight w:val="0"/>
          <w:marTop w:val="0"/>
          <w:marBottom w:val="0"/>
          <w:divBdr>
            <w:top w:val="none" w:sz="0" w:space="0" w:color="auto"/>
            <w:left w:val="none" w:sz="0" w:space="0" w:color="auto"/>
            <w:bottom w:val="none" w:sz="0" w:space="0" w:color="auto"/>
            <w:right w:val="none" w:sz="0" w:space="0" w:color="auto"/>
          </w:divBdr>
        </w:div>
        <w:div w:id="789085807">
          <w:marLeft w:val="640"/>
          <w:marRight w:val="0"/>
          <w:marTop w:val="0"/>
          <w:marBottom w:val="0"/>
          <w:divBdr>
            <w:top w:val="none" w:sz="0" w:space="0" w:color="auto"/>
            <w:left w:val="none" w:sz="0" w:space="0" w:color="auto"/>
            <w:bottom w:val="none" w:sz="0" w:space="0" w:color="auto"/>
            <w:right w:val="none" w:sz="0" w:space="0" w:color="auto"/>
          </w:divBdr>
        </w:div>
        <w:div w:id="1074477042">
          <w:marLeft w:val="640"/>
          <w:marRight w:val="0"/>
          <w:marTop w:val="0"/>
          <w:marBottom w:val="0"/>
          <w:divBdr>
            <w:top w:val="none" w:sz="0" w:space="0" w:color="auto"/>
            <w:left w:val="none" w:sz="0" w:space="0" w:color="auto"/>
            <w:bottom w:val="none" w:sz="0" w:space="0" w:color="auto"/>
            <w:right w:val="none" w:sz="0" w:space="0" w:color="auto"/>
          </w:divBdr>
        </w:div>
        <w:div w:id="1474568395">
          <w:marLeft w:val="640"/>
          <w:marRight w:val="0"/>
          <w:marTop w:val="0"/>
          <w:marBottom w:val="0"/>
          <w:divBdr>
            <w:top w:val="none" w:sz="0" w:space="0" w:color="auto"/>
            <w:left w:val="none" w:sz="0" w:space="0" w:color="auto"/>
            <w:bottom w:val="none" w:sz="0" w:space="0" w:color="auto"/>
            <w:right w:val="none" w:sz="0" w:space="0" w:color="auto"/>
          </w:divBdr>
        </w:div>
        <w:div w:id="610472686">
          <w:marLeft w:val="640"/>
          <w:marRight w:val="0"/>
          <w:marTop w:val="0"/>
          <w:marBottom w:val="0"/>
          <w:divBdr>
            <w:top w:val="none" w:sz="0" w:space="0" w:color="auto"/>
            <w:left w:val="none" w:sz="0" w:space="0" w:color="auto"/>
            <w:bottom w:val="none" w:sz="0" w:space="0" w:color="auto"/>
            <w:right w:val="none" w:sz="0" w:space="0" w:color="auto"/>
          </w:divBdr>
        </w:div>
        <w:div w:id="864559046">
          <w:marLeft w:val="640"/>
          <w:marRight w:val="0"/>
          <w:marTop w:val="0"/>
          <w:marBottom w:val="0"/>
          <w:divBdr>
            <w:top w:val="none" w:sz="0" w:space="0" w:color="auto"/>
            <w:left w:val="none" w:sz="0" w:space="0" w:color="auto"/>
            <w:bottom w:val="none" w:sz="0" w:space="0" w:color="auto"/>
            <w:right w:val="none" w:sz="0" w:space="0" w:color="auto"/>
          </w:divBdr>
        </w:div>
        <w:div w:id="857429725">
          <w:marLeft w:val="640"/>
          <w:marRight w:val="0"/>
          <w:marTop w:val="0"/>
          <w:marBottom w:val="0"/>
          <w:divBdr>
            <w:top w:val="none" w:sz="0" w:space="0" w:color="auto"/>
            <w:left w:val="none" w:sz="0" w:space="0" w:color="auto"/>
            <w:bottom w:val="none" w:sz="0" w:space="0" w:color="auto"/>
            <w:right w:val="none" w:sz="0" w:space="0" w:color="auto"/>
          </w:divBdr>
        </w:div>
        <w:div w:id="284311407">
          <w:marLeft w:val="640"/>
          <w:marRight w:val="0"/>
          <w:marTop w:val="0"/>
          <w:marBottom w:val="0"/>
          <w:divBdr>
            <w:top w:val="none" w:sz="0" w:space="0" w:color="auto"/>
            <w:left w:val="none" w:sz="0" w:space="0" w:color="auto"/>
            <w:bottom w:val="none" w:sz="0" w:space="0" w:color="auto"/>
            <w:right w:val="none" w:sz="0" w:space="0" w:color="auto"/>
          </w:divBdr>
        </w:div>
        <w:div w:id="1377313675">
          <w:marLeft w:val="640"/>
          <w:marRight w:val="0"/>
          <w:marTop w:val="0"/>
          <w:marBottom w:val="0"/>
          <w:divBdr>
            <w:top w:val="none" w:sz="0" w:space="0" w:color="auto"/>
            <w:left w:val="none" w:sz="0" w:space="0" w:color="auto"/>
            <w:bottom w:val="none" w:sz="0" w:space="0" w:color="auto"/>
            <w:right w:val="none" w:sz="0" w:space="0" w:color="auto"/>
          </w:divBdr>
        </w:div>
        <w:div w:id="323359599">
          <w:marLeft w:val="640"/>
          <w:marRight w:val="0"/>
          <w:marTop w:val="0"/>
          <w:marBottom w:val="0"/>
          <w:divBdr>
            <w:top w:val="none" w:sz="0" w:space="0" w:color="auto"/>
            <w:left w:val="none" w:sz="0" w:space="0" w:color="auto"/>
            <w:bottom w:val="none" w:sz="0" w:space="0" w:color="auto"/>
            <w:right w:val="none" w:sz="0" w:space="0" w:color="auto"/>
          </w:divBdr>
        </w:div>
        <w:div w:id="1287733167">
          <w:marLeft w:val="640"/>
          <w:marRight w:val="0"/>
          <w:marTop w:val="0"/>
          <w:marBottom w:val="0"/>
          <w:divBdr>
            <w:top w:val="none" w:sz="0" w:space="0" w:color="auto"/>
            <w:left w:val="none" w:sz="0" w:space="0" w:color="auto"/>
            <w:bottom w:val="none" w:sz="0" w:space="0" w:color="auto"/>
            <w:right w:val="none" w:sz="0" w:space="0" w:color="auto"/>
          </w:divBdr>
        </w:div>
        <w:div w:id="1728450820">
          <w:marLeft w:val="640"/>
          <w:marRight w:val="0"/>
          <w:marTop w:val="0"/>
          <w:marBottom w:val="0"/>
          <w:divBdr>
            <w:top w:val="none" w:sz="0" w:space="0" w:color="auto"/>
            <w:left w:val="none" w:sz="0" w:space="0" w:color="auto"/>
            <w:bottom w:val="none" w:sz="0" w:space="0" w:color="auto"/>
            <w:right w:val="none" w:sz="0" w:space="0" w:color="auto"/>
          </w:divBdr>
        </w:div>
        <w:div w:id="1501963210">
          <w:marLeft w:val="640"/>
          <w:marRight w:val="0"/>
          <w:marTop w:val="0"/>
          <w:marBottom w:val="0"/>
          <w:divBdr>
            <w:top w:val="none" w:sz="0" w:space="0" w:color="auto"/>
            <w:left w:val="none" w:sz="0" w:space="0" w:color="auto"/>
            <w:bottom w:val="none" w:sz="0" w:space="0" w:color="auto"/>
            <w:right w:val="none" w:sz="0" w:space="0" w:color="auto"/>
          </w:divBdr>
        </w:div>
        <w:div w:id="592132500">
          <w:marLeft w:val="640"/>
          <w:marRight w:val="0"/>
          <w:marTop w:val="0"/>
          <w:marBottom w:val="0"/>
          <w:divBdr>
            <w:top w:val="none" w:sz="0" w:space="0" w:color="auto"/>
            <w:left w:val="none" w:sz="0" w:space="0" w:color="auto"/>
            <w:bottom w:val="none" w:sz="0" w:space="0" w:color="auto"/>
            <w:right w:val="none" w:sz="0" w:space="0" w:color="auto"/>
          </w:divBdr>
        </w:div>
        <w:div w:id="1745761400">
          <w:marLeft w:val="640"/>
          <w:marRight w:val="0"/>
          <w:marTop w:val="0"/>
          <w:marBottom w:val="0"/>
          <w:divBdr>
            <w:top w:val="none" w:sz="0" w:space="0" w:color="auto"/>
            <w:left w:val="none" w:sz="0" w:space="0" w:color="auto"/>
            <w:bottom w:val="none" w:sz="0" w:space="0" w:color="auto"/>
            <w:right w:val="none" w:sz="0" w:space="0" w:color="auto"/>
          </w:divBdr>
        </w:div>
        <w:div w:id="1542092089">
          <w:marLeft w:val="640"/>
          <w:marRight w:val="0"/>
          <w:marTop w:val="0"/>
          <w:marBottom w:val="0"/>
          <w:divBdr>
            <w:top w:val="none" w:sz="0" w:space="0" w:color="auto"/>
            <w:left w:val="none" w:sz="0" w:space="0" w:color="auto"/>
            <w:bottom w:val="none" w:sz="0" w:space="0" w:color="auto"/>
            <w:right w:val="none" w:sz="0" w:space="0" w:color="auto"/>
          </w:divBdr>
        </w:div>
        <w:div w:id="1611203236">
          <w:marLeft w:val="640"/>
          <w:marRight w:val="0"/>
          <w:marTop w:val="0"/>
          <w:marBottom w:val="0"/>
          <w:divBdr>
            <w:top w:val="none" w:sz="0" w:space="0" w:color="auto"/>
            <w:left w:val="none" w:sz="0" w:space="0" w:color="auto"/>
            <w:bottom w:val="none" w:sz="0" w:space="0" w:color="auto"/>
            <w:right w:val="none" w:sz="0" w:space="0" w:color="auto"/>
          </w:divBdr>
        </w:div>
        <w:div w:id="797145301">
          <w:marLeft w:val="640"/>
          <w:marRight w:val="0"/>
          <w:marTop w:val="0"/>
          <w:marBottom w:val="0"/>
          <w:divBdr>
            <w:top w:val="none" w:sz="0" w:space="0" w:color="auto"/>
            <w:left w:val="none" w:sz="0" w:space="0" w:color="auto"/>
            <w:bottom w:val="none" w:sz="0" w:space="0" w:color="auto"/>
            <w:right w:val="none" w:sz="0" w:space="0" w:color="auto"/>
          </w:divBdr>
        </w:div>
        <w:div w:id="1084179516">
          <w:marLeft w:val="640"/>
          <w:marRight w:val="0"/>
          <w:marTop w:val="0"/>
          <w:marBottom w:val="0"/>
          <w:divBdr>
            <w:top w:val="none" w:sz="0" w:space="0" w:color="auto"/>
            <w:left w:val="none" w:sz="0" w:space="0" w:color="auto"/>
            <w:bottom w:val="none" w:sz="0" w:space="0" w:color="auto"/>
            <w:right w:val="none" w:sz="0" w:space="0" w:color="auto"/>
          </w:divBdr>
        </w:div>
        <w:div w:id="1457529909">
          <w:marLeft w:val="640"/>
          <w:marRight w:val="0"/>
          <w:marTop w:val="0"/>
          <w:marBottom w:val="0"/>
          <w:divBdr>
            <w:top w:val="none" w:sz="0" w:space="0" w:color="auto"/>
            <w:left w:val="none" w:sz="0" w:space="0" w:color="auto"/>
            <w:bottom w:val="none" w:sz="0" w:space="0" w:color="auto"/>
            <w:right w:val="none" w:sz="0" w:space="0" w:color="auto"/>
          </w:divBdr>
        </w:div>
      </w:divsChild>
    </w:div>
    <w:div w:id="116460810">
      <w:bodyDiv w:val="1"/>
      <w:marLeft w:val="0"/>
      <w:marRight w:val="0"/>
      <w:marTop w:val="0"/>
      <w:marBottom w:val="0"/>
      <w:divBdr>
        <w:top w:val="none" w:sz="0" w:space="0" w:color="auto"/>
        <w:left w:val="none" w:sz="0" w:space="0" w:color="auto"/>
        <w:bottom w:val="none" w:sz="0" w:space="0" w:color="auto"/>
        <w:right w:val="none" w:sz="0" w:space="0" w:color="auto"/>
      </w:divBdr>
      <w:divsChild>
        <w:div w:id="255476676">
          <w:marLeft w:val="640"/>
          <w:marRight w:val="0"/>
          <w:marTop w:val="0"/>
          <w:marBottom w:val="0"/>
          <w:divBdr>
            <w:top w:val="none" w:sz="0" w:space="0" w:color="auto"/>
            <w:left w:val="none" w:sz="0" w:space="0" w:color="auto"/>
            <w:bottom w:val="none" w:sz="0" w:space="0" w:color="auto"/>
            <w:right w:val="none" w:sz="0" w:space="0" w:color="auto"/>
          </w:divBdr>
        </w:div>
        <w:div w:id="2115325399">
          <w:marLeft w:val="640"/>
          <w:marRight w:val="0"/>
          <w:marTop w:val="0"/>
          <w:marBottom w:val="0"/>
          <w:divBdr>
            <w:top w:val="none" w:sz="0" w:space="0" w:color="auto"/>
            <w:left w:val="none" w:sz="0" w:space="0" w:color="auto"/>
            <w:bottom w:val="none" w:sz="0" w:space="0" w:color="auto"/>
            <w:right w:val="none" w:sz="0" w:space="0" w:color="auto"/>
          </w:divBdr>
        </w:div>
        <w:div w:id="1274635832">
          <w:marLeft w:val="640"/>
          <w:marRight w:val="0"/>
          <w:marTop w:val="0"/>
          <w:marBottom w:val="0"/>
          <w:divBdr>
            <w:top w:val="none" w:sz="0" w:space="0" w:color="auto"/>
            <w:left w:val="none" w:sz="0" w:space="0" w:color="auto"/>
            <w:bottom w:val="none" w:sz="0" w:space="0" w:color="auto"/>
            <w:right w:val="none" w:sz="0" w:space="0" w:color="auto"/>
          </w:divBdr>
        </w:div>
        <w:div w:id="481822742">
          <w:marLeft w:val="640"/>
          <w:marRight w:val="0"/>
          <w:marTop w:val="0"/>
          <w:marBottom w:val="0"/>
          <w:divBdr>
            <w:top w:val="none" w:sz="0" w:space="0" w:color="auto"/>
            <w:left w:val="none" w:sz="0" w:space="0" w:color="auto"/>
            <w:bottom w:val="none" w:sz="0" w:space="0" w:color="auto"/>
            <w:right w:val="none" w:sz="0" w:space="0" w:color="auto"/>
          </w:divBdr>
        </w:div>
        <w:div w:id="1072241383">
          <w:marLeft w:val="640"/>
          <w:marRight w:val="0"/>
          <w:marTop w:val="0"/>
          <w:marBottom w:val="0"/>
          <w:divBdr>
            <w:top w:val="none" w:sz="0" w:space="0" w:color="auto"/>
            <w:left w:val="none" w:sz="0" w:space="0" w:color="auto"/>
            <w:bottom w:val="none" w:sz="0" w:space="0" w:color="auto"/>
            <w:right w:val="none" w:sz="0" w:space="0" w:color="auto"/>
          </w:divBdr>
        </w:div>
        <w:div w:id="480581409">
          <w:marLeft w:val="640"/>
          <w:marRight w:val="0"/>
          <w:marTop w:val="0"/>
          <w:marBottom w:val="0"/>
          <w:divBdr>
            <w:top w:val="none" w:sz="0" w:space="0" w:color="auto"/>
            <w:left w:val="none" w:sz="0" w:space="0" w:color="auto"/>
            <w:bottom w:val="none" w:sz="0" w:space="0" w:color="auto"/>
            <w:right w:val="none" w:sz="0" w:space="0" w:color="auto"/>
          </w:divBdr>
        </w:div>
        <w:div w:id="1572621306">
          <w:marLeft w:val="640"/>
          <w:marRight w:val="0"/>
          <w:marTop w:val="0"/>
          <w:marBottom w:val="0"/>
          <w:divBdr>
            <w:top w:val="none" w:sz="0" w:space="0" w:color="auto"/>
            <w:left w:val="none" w:sz="0" w:space="0" w:color="auto"/>
            <w:bottom w:val="none" w:sz="0" w:space="0" w:color="auto"/>
            <w:right w:val="none" w:sz="0" w:space="0" w:color="auto"/>
          </w:divBdr>
        </w:div>
        <w:div w:id="366376396">
          <w:marLeft w:val="640"/>
          <w:marRight w:val="0"/>
          <w:marTop w:val="0"/>
          <w:marBottom w:val="0"/>
          <w:divBdr>
            <w:top w:val="none" w:sz="0" w:space="0" w:color="auto"/>
            <w:left w:val="none" w:sz="0" w:space="0" w:color="auto"/>
            <w:bottom w:val="none" w:sz="0" w:space="0" w:color="auto"/>
            <w:right w:val="none" w:sz="0" w:space="0" w:color="auto"/>
          </w:divBdr>
        </w:div>
        <w:div w:id="1313293670">
          <w:marLeft w:val="640"/>
          <w:marRight w:val="0"/>
          <w:marTop w:val="0"/>
          <w:marBottom w:val="0"/>
          <w:divBdr>
            <w:top w:val="none" w:sz="0" w:space="0" w:color="auto"/>
            <w:left w:val="none" w:sz="0" w:space="0" w:color="auto"/>
            <w:bottom w:val="none" w:sz="0" w:space="0" w:color="auto"/>
            <w:right w:val="none" w:sz="0" w:space="0" w:color="auto"/>
          </w:divBdr>
        </w:div>
        <w:div w:id="828980768">
          <w:marLeft w:val="640"/>
          <w:marRight w:val="0"/>
          <w:marTop w:val="0"/>
          <w:marBottom w:val="0"/>
          <w:divBdr>
            <w:top w:val="none" w:sz="0" w:space="0" w:color="auto"/>
            <w:left w:val="none" w:sz="0" w:space="0" w:color="auto"/>
            <w:bottom w:val="none" w:sz="0" w:space="0" w:color="auto"/>
            <w:right w:val="none" w:sz="0" w:space="0" w:color="auto"/>
          </w:divBdr>
        </w:div>
        <w:div w:id="626738430">
          <w:marLeft w:val="640"/>
          <w:marRight w:val="0"/>
          <w:marTop w:val="0"/>
          <w:marBottom w:val="0"/>
          <w:divBdr>
            <w:top w:val="none" w:sz="0" w:space="0" w:color="auto"/>
            <w:left w:val="none" w:sz="0" w:space="0" w:color="auto"/>
            <w:bottom w:val="none" w:sz="0" w:space="0" w:color="auto"/>
            <w:right w:val="none" w:sz="0" w:space="0" w:color="auto"/>
          </w:divBdr>
        </w:div>
        <w:div w:id="523790944">
          <w:marLeft w:val="640"/>
          <w:marRight w:val="0"/>
          <w:marTop w:val="0"/>
          <w:marBottom w:val="0"/>
          <w:divBdr>
            <w:top w:val="none" w:sz="0" w:space="0" w:color="auto"/>
            <w:left w:val="none" w:sz="0" w:space="0" w:color="auto"/>
            <w:bottom w:val="none" w:sz="0" w:space="0" w:color="auto"/>
            <w:right w:val="none" w:sz="0" w:space="0" w:color="auto"/>
          </w:divBdr>
        </w:div>
        <w:div w:id="1772583770">
          <w:marLeft w:val="640"/>
          <w:marRight w:val="0"/>
          <w:marTop w:val="0"/>
          <w:marBottom w:val="0"/>
          <w:divBdr>
            <w:top w:val="none" w:sz="0" w:space="0" w:color="auto"/>
            <w:left w:val="none" w:sz="0" w:space="0" w:color="auto"/>
            <w:bottom w:val="none" w:sz="0" w:space="0" w:color="auto"/>
            <w:right w:val="none" w:sz="0" w:space="0" w:color="auto"/>
          </w:divBdr>
        </w:div>
        <w:div w:id="390546949">
          <w:marLeft w:val="640"/>
          <w:marRight w:val="0"/>
          <w:marTop w:val="0"/>
          <w:marBottom w:val="0"/>
          <w:divBdr>
            <w:top w:val="none" w:sz="0" w:space="0" w:color="auto"/>
            <w:left w:val="none" w:sz="0" w:space="0" w:color="auto"/>
            <w:bottom w:val="none" w:sz="0" w:space="0" w:color="auto"/>
            <w:right w:val="none" w:sz="0" w:space="0" w:color="auto"/>
          </w:divBdr>
        </w:div>
        <w:div w:id="1212159277">
          <w:marLeft w:val="640"/>
          <w:marRight w:val="0"/>
          <w:marTop w:val="0"/>
          <w:marBottom w:val="0"/>
          <w:divBdr>
            <w:top w:val="none" w:sz="0" w:space="0" w:color="auto"/>
            <w:left w:val="none" w:sz="0" w:space="0" w:color="auto"/>
            <w:bottom w:val="none" w:sz="0" w:space="0" w:color="auto"/>
            <w:right w:val="none" w:sz="0" w:space="0" w:color="auto"/>
          </w:divBdr>
        </w:div>
        <w:div w:id="51464624">
          <w:marLeft w:val="640"/>
          <w:marRight w:val="0"/>
          <w:marTop w:val="0"/>
          <w:marBottom w:val="0"/>
          <w:divBdr>
            <w:top w:val="none" w:sz="0" w:space="0" w:color="auto"/>
            <w:left w:val="none" w:sz="0" w:space="0" w:color="auto"/>
            <w:bottom w:val="none" w:sz="0" w:space="0" w:color="auto"/>
            <w:right w:val="none" w:sz="0" w:space="0" w:color="auto"/>
          </w:divBdr>
        </w:div>
        <w:div w:id="664824470">
          <w:marLeft w:val="640"/>
          <w:marRight w:val="0"/>
          <w:marTop w:val="0"/>
          <w:marBottom w:val="0"/>
          <w:divBdr>
            <w:top w:val="none" w:sz="0" w:space="0" w:color="auto"/>
            <w:left w:val="none" w:sz="0" w:space="0" w:color="auto"/>
            <w:bottom w:val="none" w:sz="0" w:space="0" w:color="auto"/>
            <w:right w:val="none" w:sz="0" w:space="0" w:color="auto"/>
          </w:divBdr>
        </w:div>
        <w:div w:id="1187906175">
          <w:marLeft w:val="640"/>
          <w:marRight w:val="0"/>
          <w:marTop w:val="0"/>
          <w:marBottom w:val="0"/>
          <w:divBdr>
            <w:top w:val="none" w:sz="0" w:space="0" w:color="auto"/>
            <w:left w:val="none" w:sz="0" w:space="0" w:color="auto"/>
            <w:bottom w:val="none" w:sz="0" w:space="0" w:color="auto"/>
            <w:right w:val="none" w:sz="0" w:space="0" w:color="auto"/>
          </w:divBdr>
        </w:div>
        <w:div w:id="2140099415">
          <w:marLeft w:val="640"/>
          <w:marRight w:val="0"/>
          <w:marTop w:val="0"/>
          <w:marBottom w:val="0"/>
          <w:divBdr>
            <w:top w:val="none" w:sz="0" w:space="0" w:color="auto"/>
            <w:left w:val="none" w:sz="0" w:space="0" w:color="auto"/>
            <w:bottom w:val="none" w:sz="0" w:space="0" w:color="auto"/>
            <w:right w:val="none" w:sz="0" w:space="0" w:color="auto"/>
          </w:divBdr>
        </w:div>
        <w:div w:id="1253663545">
          <w:marLeft w:val="640"/>
          <w:marRight w:val="0"/>
          <w:marTop w:val="0"/>
          <w:marBottom w:val="0"/>
          <w:divBdr>
            <w:top w:val="none" w:sz="0" w:space="0" w:color="auto"/>
            <w:left w:val="none" w:sz="0" w:space="0" w:color="auto"/>
            <w:bottom w:val="none" w:sz="0" w:space="0" w:color="auto"/>
            <w:right w:val="none" w:sz="0" w:space="0" w:color="auto"/>
          </w:divBdr>
        </w:div>
        <w:div w:id="1397779575">
          <w:marLeft w:val="640"/>
          <w:marRight w:val="0"/>
          <w:marTop w:val="0"/>
          <w:marBottom w:val="0"/>
          <w:divBdr>
            <w:top w:val="none" w:sz="0" w:space="0" w:color="auto"/>
            <w:left w:val="none" w:sz="0" w:space="0" w:color="auto"/>
            <w:bottom w:val="none" w:sz="0" w:space="0" w:color="auto"/>
            <w:right w:val="none" w:sz="0" w:space="0" w:color="auto"/>
          </w:divBdr>
        </w:div>
        <w:div w:id="381054373">
          <w:marLeft w:val="640"/>
          <w:marRight w:val="0"/>
          <w:marTop w:val="0"/>
          <w:marBottom w:val="0"/>
          <w:divBdr>
            <w:top w:val="none" w:sz="0" w:space="0" w:color="auto"/>
            <w:left w:val="none" w:sz="0" w:space="0" w:color="auto"/>
            <w:bottom w:val="none" w:sz="0" w:space="0" w:color="auto"/>
            <w:right w:val="none" w:sz="0" w:space="0" w:color="auto"/>
          </w:divBdr>
        </w:div>
        <w:div w:id="64423870">
          <w:marLeft w:val="640"/>
          <w:marRight w:val="0"/>
          <w:marTop w:val="0"/>
          <w:marBottom w:val="0"/>
          <w:divBdr>
            <w:top w:val="none" w:sz="0" w:space="0" w:color="auto"/>
            <w:left w:val="none" w:sz="0" w:space="0" w:color="auto"/>
            <w:bottom w:val="none" w:sz="0" w:space="0" w:color="auto"/>
            <w:right w:val="none" w:sz="0" w:space="0" w:color="auto"/>
          </w:divBdr>
        </w:div>
        <w:div w:id="856042940">
          <w:marLeft w:val="640"/>
          <w:marRight w:val="0"/>
          <w:marTop w:val="0"/>
          <w:marBottom w:val="0"/>
          <w:divBdr>
            <w:top w:val="none" w:sz="0" w:space="0" w:color="auto"/>
            <w:left w:val="none" w:sz="0" w:space="0" w:color="auto"/>
            <w:bottom w:val="none" w:sz="0" w:space="0" w:color="auto"/>
            <w:right w:val="none" w:sz="0" w:space="0" w:color="auto"/>
          </w:divBdr>
        </w:div>
        <w:div w:id="119689113">
          <w:marLeft w:val="640"/>
          <w:marRight w:val="0"/>
          <w:marTop w:val="0"/>
          <w:marBottom w:val="0"/>
          <w:divBdr>
            <w:top w:val="none" w:sz="0" w:space="0" w:color="auto"/>
            <w:left w:val="none" w:sz="0" w:space="0" w:color="auto"/>
            <w:bottom w:val="none" w:sz="0" w:space="0" w:color="auto"/>
            <w:right w:val="none" w:sz="0" w:space="0" w:color="auto"/>
          </w:divBdr>
        </w:div>
        <w:div w:id="1509908607">
          <w:marLeft w:val="640"/>
          <w:marRight w:val="0"/>
          <w:marTop w:val="0"/>
          <w:marBottom w:val="0"/>
          <w:divBdr>
            <w:top w:val="none" w:sz="0" w:space="0" w:color="auto"/>
            <w:left w:val="none" w:sz="0" w:space="0" w:color="auto"/>
            <w:bottom w:val="none" w:sz="0" w:space="0" w:color="auto"/>
            <w:right w:val="none" w:sz="0" w:space="0" w:color="auto"/>
          </w:divBdr>
        </w:div>
        <w:div w:id="859078331">
          <w:marLeft w:val="640"/>
          <w:marRight w:val="0"/>
          <w:marTop w:val="0"/>
          <w:marBottom w:val="0"/>
          <w:divBdr>
            <w:top w:val="none" w:sz="0" w:space="0" w:color="auto"/>
            <w:left w:val="none" w:sz="0" w:space="0" w:color="auto"/>
            <w:bottom w:val="none" w:sz="0" w:space="0" w:color="auto"/>
            <w:right w:val="none" w:sz="0" w:space="0" w:color="auto"/>
          </w:divBdr>
        </w:div>
        <w:div w:id="761413083">
          <w:marLeft w:val="640"/>
          <w:marRight w:val="0"/>
          <w:marTop w:val="0"/>
          <w:marBottom w:val="0"/>
          <w:divBdr>
            <w:top w:val="none" w:sz="0" w:space="0" w:color="auto"/>
            <w:left w:val="none" w:sz="0" w:space="0" w:color="auto"/>
            <w:bottom w:val="none" w:sz="0" w:space="0" w:color="auto"/>
            <w:right w:val="none" w:sz="0" w:space="0" w:color="auto"/>
          </w:divBdr>
        </w:div>
        <w:div w:id="1103964591">
          <w:marLeft w:val="640"/>
          <w:marRight w:val="0"/>
          <w:marTop w:val="0"/>
          <w:marBottom w:val="0"/>
          <w:divBdr>
            <w:top w:val="none" w:sz="0" w:space="0" w:color="auto"/>
            <w:left w:val="none" w:sz="0" w:space="0" w:color="auto"/>
            <w:bottom w:val="none" w:sz="0" w:space="0" w:color="auto"/>
            <w:right w:val="none" w:sz="0" w:space="0" w:color="auto"/>
          </w:divBdr>
        </w:div>
        <w:div w:id="531915290">
          <w:marLeft w:val="640"/>
          <w:marRight w:val="0"/>
          <w:marTop w:val="0"/>
          <w:marBottom w:val="0"/>
          <w:divBdr>
            <w:top w:val="none" w:sz="0" w:space="0" w:color="auto"/>
            <w:left w:val="none" w:sz="0" w:space="0" w:color="auto"/>
            <w:bottom w:val="none" w:sz="0" w:space="0" w:color="auto"/>
            <w:right w:val="none" w:sz="0" w:space="0" w:color="auto"/>
          </w:divBdr>
        </w:div>
        <w:div w:id="956986365">
          <w:marLeft w:val="640"/>
          <w:marRight w:val="0"/>
          <w:marTop w:val="0"/>
          <w:marBottom w:val="0"/>
          <w:divBdr>
            <w:top w:val="none" w:sz="0" w:space="0" w:color="auto"/>
            <w:left w:val="none" w:sz="0" w:space="0" w:color="auto"/>
            <w:bottom w:val="none" w:sz="0" w:space="0" w:color="auto"/>
            <w:right w:val="none" w:sz="0" w:space="0" w:color="auto"/>
          </w:divBdr>
        </w:div>
        <w:div w:id="308091487">
          <w:marLeft w:val="640"/>
          <w:marRight w:val="0"/>
          <w:marTop w:val="0"/>
          <w:marBottom w:val="0"/>
          <w:divBdr>
            <w:top w:val="none" w:sz="0" w:space="0" w:color="auto"/>
            <w:left w:val="none" w:sz="0" w:space="0" w:color="auto"/>
            <w:bottom w:val="none" w:sz="0" w:space="0" w:color="auto"/>
            <w:right w:val="none" w:sz="0" w:space="0" w:color="auto"/>
          </w:divBdr>
        </w:div>
        <w:div w:id="1588225802">
          <w:marLeft w:val="640"/>
          <w:marRight w:val="0"/>
          <w:marTop w:val="0"/>
          <w:marBottom w:val="0"/>
          <w:divBdr>
            <w:top w:val="none" w:sz="0" w:space="0" w:color="auto"/>
            <w:left w:val="none" w:sz="0" w:space="0" w:color="auto"/>
            <w:bottom w:val="none" w:sz="0" w:space="0" w:color="auto"/>
            <w:right w:val="none" w:sz="0" w:space="0" w:color="auto"/>
          </w:divBdr>
        </w:div>
        <w:div w:id="335039907">
          <w:marLeft w:val="640"/>
          <w:marRight w:val="0"/>
          <w:marTop w:val="0"/>
          <w:marBottom w:val="0"/>
          <w:divBdr>
            <w:top w:val="none" w:sz="0" w:space="0" w:color="auto"/>
            <w:left w:val="none" w:sz="0" w:space="0" w:color="auto"/>
            <w:bottom w:val="none" w:sz="0" w:space="0" w:color="auto"/>
            <w:right w:val="none" w:sz="0" w:space="0" w:color="auto"/>
          </w:divBdr>
        </w:div>
        <w:div w:id="1823425876">
          <w:marLeft w:val="640"/>
          <w:marRight w:val="0"/>
          <w:marTop w:val="0"/>
          <w:marBottom w:val="0"/>
          <w:divBdr>
            <w:top w:val="none" w:sz="0" w:space="0" w:color="auto"/>
            <w:left w:val="none" w:sz="0" w:space="0" w:color="auto"/>
            <w:bottom w:val="none" w:sz="0" w:space="0" w:color="auto"/>
            <w:right w:val="none" w:sz="0" w:space="0" w:color="auto"/>
          </w:divBdr>
        </w:div>
        <w:div w:id="1548757639">
          <w:marLeft w:val="640"/>
          <w:marRight w:val="0"/>
          <w:marTop w:val="0"/>
          <w:marBottom w:val="0"/>
          <w:divBdr>
            <w:top w:val="none" w:sz="0" w:space="0" w:color="auto"/>
            <w:left w:val="none" w:sz="0" w:space="0" w:color="auto"/>
            <w:bottom w:val="none" w:sz="0" w:space="0" w:color="auto"/>
            <w:right w:val="none" w:sz="0" w:space="0" w:color="auto"/>
          </w:divBdr>
        </w:div>
        <w:div w:id="597519340">
          <w:marLeft w:val="640"/>
          <w:marRight w:val="0"/>
          <w:marTop w:val="0"/>
          <w:marBottom w:val="0"/>
          <w:divBdr>
            <w:top w:val="none" w:sz="0" w:space="0" w:color="auto"/>
            <w:left w:val="none" w:sz="0" w:space="0" w:color="auto"/>
            <w:bottom w:val="none" w:sz="0" w:space="0" w:color="auto"/>
            <w:right w:val="none" w:sz="0" w:space="0" w:color="auto"/>
          </w:divBdr>
        </w:div>
        <w:div w:id="913658501">
          <w:marLeft w:val="640"/>
          <w:marRight w:val="0"/>
          <w:marTop w:val="0"/>
          <w:marBottom w:val="0"/>
          <w:divBdr>
            <w:top w:val="none" w:sz="0" w:space="0" w:color="auto"/>
            <w:left w:val="none" w:sz="0" w:space="0" w:color="auto"/>
            <w:bottom w:val="none" w:sz="0" w:space="0" w:color="auto"/>
            <w:right w:val="none" w:sz="0" w:space="0" w:color="auto"/>
          </w:divBdr>
        </w:div>
        <w:div w:id="142551794">
          <w:marLeft w:val="640"/>
          <w:marRight w:val="0"/>
          <w:marTop w:val="0"/>
          <w:marBottom w:val="0"/>
          <w:divBdr>
            <w:top w:val="none" w:sz="0" w:space="0" w:color="auto"/>
            <w:left w:val="none" w:sz="0" w:space="0" w:color="auto"/>
            <w:bottom w:val="none" w:sz="0" w:space="0" w:color="auto"/>
            <w:right w:val="none" w:sz="0" w:space="0" w:color="auto"/>
          </w:divBdr>
        </w:div>
        <w:div w:id="211356921">
          <w:marLeft w:val="640"/>
          <w:marRight w:val="0"/>
          <w:marTop w:val="0"/>
          <w:marBottom w:val="0"/>
          <w:divBdr>
            <w:top w:val="none" w:sz="0" w:space="0" w:color="auto"/>
            <w:left w:val="none" w:sz="0" w:space="0" w:color="auto"/>
            <w:bottom w:val="none" w:sz="0" w:space="0" w:color="auto"/>
            <w:right w:val="none" w:sz="0" w:space="0" w:color="auto"/>
          </w:divBdr>
        </w:div>
        <w:div w:id="1180511380">
          <w:marLeft w:val="640"/>
          <w:marRight w:val="0"/>
          <w:marTop w:val="0"/>
          <w:marBottom w:val="0"/>
          <w:divBdr>
            <w:top w:val="none" w:sz="0" w:space="0" w:color="auto"/>
            <w:left w:val="none" w:sz="0" w:space="0" w:color="auto"/>
            <w:bottom w:val="none" w:sz="0" w:space="0" w:color="auto"/>
            <w:right w:val="none" w:sz="0" w:space="0" w:color="auto"/>
          </w:divBdr>
        </w:div>
        <w:div w:id="278685591">
          <w:marLeft w:val="640"/>
          <w:marRight w:val="0"/>
          <w:marTop w:val="0"/>
          <w:marBottom w:val="0"/>
          <w:divBdr>
            <w:top w:val="none" w:sz="0" w:space="0" w:color="auto"/>
            <w:left w:val="none" w:sz="0" w:space="0" w:color="auto"/>
            <w:bottom w:val="none" w:sz="0" w:space="0" w:color="auto"/>
            <w:right w:val="none" w:sz="0" w:space="0" w:color="auto"/>
          </w:divBdr>
        </w:div>
      </w:divsChild>
    </w:div>
    <w:div w:id="116535594">
      <w:bodyDiv w:val="1"/>
      <w:marLeft w:val="0"/>
      <w:marRight w:val="0"/>
      <w:marTop w:val="0"/>
      <w:marBottom w:val="0"/>
      <w:divBdr>
        <w:top w:val="none" w:sz="0" w:space="0" w:color="auto"/>
        <w:left w:val="none" w:sz="0" w:space="0" w:color="auto"/>
        <w:bottom w:val="none" w:sz="0" w:space="0" w:color="auto"/>
        <w:right w:val="none" w:sz="0" w:space="0" w:color="auto"/>
      </w:divBdr>
      <w:divsChild>
        <w:div w:id="1658455184">
          <w:marLeft w:val="640"/>
          <w:marRight w:val="0"/>
          <w:marTop w:val="0"/>
          <w:marBottom w:val="0"/>
          <w:divBdr>
            <w:top w:val="none" w:sz="0" w:space="0" w:color="auto"/>
            <w:left w:val="none" w:sz="0" w:space="0" w:color="auto"/>
            <w:bottom w:val="none" w:sz="0" w:space="0" w:color="auto"/>
            <w:right w:val="none" w:sz="0" w:space="0" w:color="auto"/>
          </w:divBdr>
        </w:div>
        <w:div w:id="1702974921">
          <w:marLeft w:val="640"/>
          <w:marRight w:val="0"/>
          <w:marTop w:val="0"/>
          <w:marBottom w:val="0"/>
          <w:divBdr>
            <w:top w:val="none" w:sz="0" w:space="0" w:color="auto"/>
            <w:left w:val="none" w:sz="0" w:space="0" w:color="auto"/>
            <w:bottom w:val="none" w:sz="0" w:space="0" w:color="auto"/>
            <w:right w:val="none" w:sz="0" w:space="0" w:color="auto"/>
          </w:divBdr>
        </w:div>
        <w:div w:id="168368821">
          <w:marLeft w:val="640"/>
          <w:marRight w:val="0"/>
          <w:marTop w:val="0"/>
          <w:marBottom w:val="0"/>
          <w:divBdr>
            <w:top w:val="none" w:sz="0" w:space="0" w:color="auto"/>
            <w:left w:val="none" w:sz="0" w:space="0" w:color="auto"/>
            <w:bottom w:val="none" w:sz="0" w:space="0" w:color="auto"/>
            <w:right w:val="none" w:sz="0" w:space="0" w:color="auto"/>
          </w:divBdr>
        </w:div>
        <w:div w:id="169566895">
          <w:marLeft w:val="640"/>
          <w:marRight w:val="0"/>
          <w:marTop w:val="0"/>
          <w:marBottom w:val="0"/>
          <w:divBdr>
            <w:top w:val="none" w:sz="0" w:space="0" w:color="auto"/>
            <w:left w:val="none" w:sz="0" w:space="0" w:color="auto"/>
            <w:bottom w:val="none" w:sz="0" w:space="0" w:color="auto"/>
            <w:right w:val="none" w:sz="0" w:space="0" w:color="auto"/>
          </w:divBdr>
        </w:div>
        <w:div w:id="121116726">
          <w:marLeft w:val="640"/>
          <w:marRight w:val="0"/>
          <w:marTop w:val="0"/>
          <w:marBottom w:val="0"/>
          <w:divBdr>
            <w:top w:val="none" w:sz="0" w:space="0" w:color="auto"/>
            <w:left w:val="none" w:sz="0" w:space="0" w:color="auto"/>
            <w:bottom w:val="none" w:sz="0" w:space="0" w:color="auto"/>
            <w:right w:val="none" w:sz="0" w:space="0" w:color="auto"/>
          </w:divBdr>
        </w:div>
        <w:div w:id="376703189">
          <w:marLeft w:val="640"/>
          <w:marRight w:val="0"/>
          <w:marTop w:val="0"/>
          <w:marBottom w:val="0"/>
          <w:divBdr>
            <w:top w:val="none" w:sz="0" w:space="0" w:color="auto"/>
            <w:left w:val="none" w:sz="0" w:space="0" w:color="auto"/>
            <w:bottom w:val="none" w:sz="0" w:space="0" w:color="auto"/>
            <w:right w:val="none" w:sz="0" w:space="0" w:color="auto"/>
          </w:divBdr>
        </w:div>
        <w:div w:id="460416679">
          <w:marLeft w:val="640"/>
          <w:marRight w:val="0"/>
          <w:marTop w:val="0"/>
          <w:marBottom w:val="0"/>
          <w:divBdr>
            <w:top w:val="none" w:sz="0" w:space="0" w:color="auto"/>
            <w:left w:val="none" w:sz="0" w:space="0" w:color="auto"/>
            <w:bottom w:val="none" w:sz="0" w:space="0" w:color="auto"/>
            <w:right w:val="none" w:sz="0" w:space="0" w:color="auto"/>
          </w:divBdr>
        </w:div>
        <w:div w:id="1689990289">
          <w:marLeft w:val="640"/>
          <w:marRight w:val="0"/>
          <w:marTop w:val="0"/>
          <w:marBottom w:val="0"/>
          <w:divBdr>
            <w:top w:val="none" w:sz="0" w:space="0" w:color="auto"/>
            <w:left w:val="none" w:sz="0" w:space="0" w:color="auto"/>
            <w:bottom w:val="none" w:sz="0" w:space="0" w:color="auto"/>
            <w:right w:val="none" w:sz="0" w:space="0" w:color="auto"/>
          </w:divBdr>
        </w:div>
        <w:div w:id="960501457">
          <w:marLeft w:val="640"/>
          <w:marRight w:val="0"/>
          <w:marTop w:val="0"/>
          <w:marBottom w:val="0"/>
          <w:divBdr>
            <w:top w:val="none" w:sz="0" w:space="0" w:color="auto"/>
            <w:left w:val="none" w:sz="0" w:space="0" w:color="auto"/>
            <w:bottom w:val="none" w:sz="0" w:space="0" w:color="auto"/>
            <w:right w:val="none" w:sz="0" w:space="0" w:color="auto"/>
          </w:divBdr>
        </w:div>
        <w:div w:id="204758811">
          <w:marLeft w:val="640"/>
          <w:marRight w:val="0"/>
          <w:marTop w:val="0"/>
          <w:marBottom w:val="0"/>
          <w:divBdr>
            <w:top w:val="none" w:sz="0" w:space="0" w:color="auto"/>
            <w:left w:val="none" w:sz="0" w:space="0" w:color="auto"/>
            <w:bottom w:val="none" w:sz="0" w:space="0" w:color="auto"/>
            <w:right w:val="none" w:sz="0" w:space="0" w:color="auto"/>
          </w:divBdr>
        </w:div>
        <w:div w:id="726874069">
          <w:marLeft w:val="640"/>
          <w:marRight w:val="0"/>
          <w:marTop w:val="0"/>
          <w:marBottom w:val="0"/>
          <w:divBdr>
            <w:top w:val="none" w:sz="0" w:space="0" w:color="auto"/>
            <w:left w:val="none" w:sz="0" w:space="0" w:color="auto"/>
            <w:bottom w:val="none" w:sz="0" w:space="0" w:color="auto"/>
            <w:right w:val="none" w:sz="0" w:space="0" w:color="auto"/>
          </w:divBdr>
        </w:div>
        <w:div w:id="1610119526">
          <w:marLeft w:val="640"/>
          <w:marRight w:val="0"/>
          <w:marTop w:val="0"/>
          <w:marBottom w:val="0"/>
          <w:divBdr>
            <w:top w:val="none" w:sz="0" w:space="0" w:color="auto"/>
            <w:left w:val="none" w:sz="0" w:space="0" w:color="auto"/>
            <w:bottom w:val="none" w:sz="0" w:space="0" w:color="auto"/>
            <w:right w:val="none" w:sz="0" w:space="0" w:color="auto"/>
          </w:divBdr>
        </w:div>
        <w:div w:id="1781489283">
          <w:marLeft w:val="640"/>
          <w:marRight w:val="0"/>
          <w:marTop w:val="0"/>
          <w:marBottom w:val="0"/>
          <w:divBdr>
            <w:top w:val="none" w:sz="0" w:space="0" w:color="auto"/>
            <w:left w:val="none" w:sz="0" w:space="0" w:color="auto"/>
            <w:bottom w:val="none" w:sz="0" w:space="0" w:color="auto"/>
            <w:right w:val="none" w:sz="0" w:space="0" w:color="auto"/>
          </w:divBdr>
        </w:div>
        <w:div w:id="1152255177">
          <w:marLeft w:val="640"/>
          <w:marRight w:val="0"/>
          <w:marTop w:val="0"/>
          <w:marBottom w:val="0"/>
          <w:divBdr>
            <w:top w:val="none" w:sz="0" w:space="0" w:color="auto"/>
            <w:left w:val="none" w:sz="0" w:space="0" w:color="auto"/>
            <w:bottom w:val="none" w:sz="0" w:space="0" w:color="auto"/>
            <w:right w:val="none" w:sz="0" w:space="0" w:color="auto"/>
          </w:divBdr>
        </w:div>
        <w:div w:id="1723018546">
          <w:marLeft w:val="640"/>
          <w:marRight w:val="0"/>
          <w:marTop w:val="0"/>
          <w:marBottom w:val="0"/>
          <w:divBdr>
            <w:top w:val="none" w:sz="0" w:space="0" w:color="auto"/>
            <w:left w:val="none" w:sz="0" w:space="0" w:color="auto"/>
            <w:bottom w:val="none" w:sz="0" w:space="0" w:color="auto"/>
            <w:right w:val="none" w:sz="0" w:space="0" w:color="auto"/>
          </w:divBdr>
        </w:div>
        <w:div w:id="18701886">
          <w:marLeft w:val="640"/>
          <w:marRight w:val="0"/>
          <w:marTop w:val="0"/>
          <w:marBottom w:val="0"/>
          <w:divBdr>
            <w:top w:val="none" w:sz="0" w:space="0" w:color="auto"/>
            <w:left w:val="none" w:sz="0" w:space="0" w:color="auto"/>
            <w:bottom w:val="none" w:sz="0" w:space="0" w:color="auto"/>
            <w:right w:val="none" w:sz="0" w:space="0" w:color="auto"/>
          </w:divBdr>
        </w:div>
        <w:div w:id="638850040">
          <w:marLeft w:val="640"/>
          <w:marRight w:val="0"/>
          <w:marTop w:val="0"/>
          <w:marBottom w:val="0"/>
          <w:divBdr>
            <w:top w:val="none" w:sz="0" w:space="0" w:color="auto"/>
            <w:left w:val="none" w:sz="0" w:space="0" w:color="auto"/>
            <w:bottom w:val="none" w:sz="0" w:space="0" w:color="auto"/>
            <w:right w:val="none" w:sz="0" w:space="0" w:color="auto"/>
          </w:divBdr>
        </w:div>
        <w:div w:id="1256981025">
          <w:marLeft w:val="640"/>
          <w:marRight w:val="0"/>
          <w:marTop w:val="0"/>
          <w:marBottom w:val="0"/>
          <w:divBdr>
            <w:top w:val="none" w:sz="0" w:space="0" w:color="auto"/>
            <w:left w:val="none" w:sz="0" w:space="0" w:color="auto"/>
            <w:bottom w:val="none" w:sz="0" w:space="0" w:color="auto"/>
            <w:right w:val="none" w:sz="0" w:space="0" w:color="auto"/>
          </w:divBdr>
        </w:div>
        <w:div w:id="1041324476">
          <w:marLeft w:val="640"/>
          <w:marRight w:val="0"/>
          <w:marTop w:val="0"/>
          <w:marBottom w:val="0"/>
          <w:divBdr>
            <w:top w:val="none" w:sz="0" w:space="0" w:color="auto"/>
            <w:left w:val="none" w:sz="0" w:space="0" w:color="auto"/>
            <w:bottom w:val="none" w:sz="0" w:space="0" w:color="auto"/>
            <w:right w:val="none" w:sz="0" w:space="0" w:color="auto"/>
          </w:divBdr>
        </w:div>
        <w:div w:id="1668702397">
          <w:marLeft w:val="640"/>
          <w:marRight w:val="0"/>
          <w:marTop w:val="0"/>
          <w:marBottom w:val="0"/>
          <w:divBdr>
            <w:top w:val="none" w:sz="0" w:space="0" w:color="auto"/>
            <w:left w:val="none" w:sz="0" w:space="0" w:color="auto"/>
            <w:bottom w:val="none" w:sz="0" w:space="0" w:color="auto"/>
            <w:right w:val="none" w:sz="0" w:space="0" w:color="auto"/>
          </w:divBdr>
        </w:div>
        <w:div w:id="1225721253">
          <w:marLeft w:val="640"/>
          <w:marRight w:val="0"/>
          <w:marTop w:val="0"/>
          <w:marBottom w:val="0"/>
          <w:divBdr>
            <w:top w:val="none" w:sz="0" w:space="0" w:color="auto"/>
            <w:left w:val="none" w:sz="0" w:space="0" w:color="auto"/>
            <w:bottom w:val="none" w:sz="0" w:space="0" w:color="auto"/>
            <w:right w:val="none" w:sz="0" w:space="0" w:color="auto"/>
          </w:divBdr>
        </w:div>
        <w:div w:id="1005400396">
          <w:marLeft w:val="640"/>
          <w:marRight w:val="0"/>
          <w:marTop w:val="0"/>
          <w:marBottom w:val="0"/>
          <w:divBdr>
            <w:top w:val="none" w:sz="0" w:space="0" w:color="auto"/>
            <w:left w:val="none" w:sz="0" w:space="0" w:color="auto"/>
            <w:bottom w:val="none" w:sz="0" w:space="0" w:color="auto"/>
            <w:right w:val="none" w:sz="0" w:space="0" w:color="auto"/>
          </w:divBdr>
        </w:div>
        <w:div w:id="863401866">
          <w:marLeft w:val="640"/>
          <w:marRight w:val="0"/>
          <w:marTop w:val="0"/>
          <w:marBottom w:val="0"/>
          <w:divBdr>
            <w:top w:val="none" w:sz="0" w:space="0" w:color="auto"/>
            <w:left w:val="none" w:sz="0" w:space="0" w:color="auto"/>
            <w:bottom w:val="none" w:sz="0" w:space="0" w:color="auto"/>
            <w:right w:val="none" w:sz="0" w:space="0" w:color="auto"/>
          </w:divBdr>
        </w:div>
        <w:div w:id="1779251959">
          <w:marLeft w:val="640"/>
          <w:marRight w:val="0"/>
          <w:marTop w:val="0"/>
          <w:marBottom w:val="0"/>
          <w:divBdr>
            <w:top w:val="none" w:sz="0" w:space="0" w:color="auto"/>
            <w:left w:val="none" w:sz="0" w:space="0" w:color="auto"/>
            <w:bottom w:val="none" w:sz="0" w:space="0" w:color="auto"/>
            <w:right w:val="none" w:sz="0" w:space="0" w:color="auto"/>
          </w:divBdr>
        </w:div>
        <w:div w:id="1972393146">
          <w:marLeft w:val="640"/>
          <w:marRight w:val="0"/>
          <w:marTop w:val="0"/>
          <w:marBottom w:val="0"/>
          <w:divBdr>
            <w:top w:val="none" w:sz="0" w:space="0" w:color="auto"/>
            <w:left w:val="none" w:sz="0" w:space="0" w:color="auto"/>
            <w:bottom w:val="none" w:sz="0" w:space="0" w:color="auto"/>
            <w:right w:val="none" w:sz="0" w:space="0" w:color="auto"/>
          </w:divBdr>
        </w:div>
        <w:div w:id="1643079602">
          <w:marLeft w:val="640"/>
          <w:marRight w:val="0"/>
          <w:marTop w:val="0"/>
          <w:marBottom w:val="0"/>
          <w:divBdr>
            <w:top w:val="none" w:sz="0" w:space="0" w:color="auto"/>
            <w:left w:val="none" w:sz="0" w:space="0" w:color="auto"/>
            <w:bottom w:val="none" w:sz="0" w:space="0" w:color="auto"/>
            <w:right w:val="none" w:sz="0" w:space="0" w:color="auto"/>
          </w:divBdr>
        </w:div>
        <w:div w:id="1178154059">
          <w:marLeft w:val="640"/>
          <w:marRight w:val="0"/>
          <w:marTop w:val="0"/>
          <w:marBottom w:val="0"/>
          <w:divBdr>
            <w:top w:val="none" w:sz="0" w:space="0" w:color="auto"/>
            <w:left w:val="none" w:sz="0" w:space="0" w:color="auto"/>
            <w:bottom w:val="none" w:sz="0" w:space="0" w:color="auto"/>
            <w:right w:val="none" w:sz="0" w:space="0" w:color="auto"/>
          </w:divBdr>
        </w:div>
        <w:div w:id="829446493">
          <w:marLeft w:val="640"/>
          <w:marRight w:val="0"/>
          <w:marTop w:val="0"/>
          <w:marBottom w:val="0"/>
          <w:divBdr>
            <w:top w:val="none" w:sz="0" w:space="0" w:color="auto"/>
            <w:left w:val="none" w:sz="0" w:space="0" w:color="auto"/>
            <w:bottom w:val="none" w:sz="0" w:space="0" w:color="auto"/>
            <w:right w:val="none" w:sz="0" w:space="0" w:color="auto"/>
          </w:divBdr>
        </w:div>
        <w:div w:id="2057385705">
          <w:marLeft w:val="640"/>
          <w:marRight w:val="0"/>
          <w:marTop w:val="0"/>
          <w:marBottom w:val="0"/>
          <w:divBdr>
            <w:top w:val="none" w:sz="0" w:space="0" w:color="auto"/>
            <w:left w:val="none" w:sz="0" w:space="0" w:color="auto"/>
            <w:bottom w:val="none" w:sz="0" w:space="0" w:color="auto"/>
            <w:right w:val="none" w:sz="0" w:space="0" w:color="auto"/>
          </w:divBdr>
        </w:div>
        <w:div w:id="1806583875">
          <w:marLeft w:val="640"/>
          <w:marRight w:val="0"/>
          <w:marTop w:val="0"/>
          <w:marBottom w:val="0"/>
          <w:divBdr>
            <w:top w:val="none" w:sz="0" w:space="0" w:color="auto"/>
            <w:left w:val="none" w:sz="0" w:space="0" w:color="auto"/>
            <w:bottom w:val="none" w:sz="0" w:space="0" w:color="auto"/>
            <w:right w:val="none" w:sz="0" w:space="0" w:color="auto"/>
          </w:divBdr>
        </w:div>
        <w:div w:id="485702918">
          <w:marLeft w:val="640"/>
          <w:marRight w:val="0"/>
          <w:marTop w:val="0"/>
          <w:marBottom w:val="0"/>
          <w:divBdr>
            <w:top w:val="none" w:sz="0" w:space="0" w:color="auto"/>
            <w:left w:val="none" w:sz="0" w:space="0" w:color="auto"/>
            <w:bottom w:val="none" w:sz="0" w:space="0" w:color="auto"/>
            <w:right w:val="none" w:sz="0" w:space="0" w:color="auto"/>
          </w:divBdr>
        </w:div>
        <w:div w:id="211236410">
          <w:marLeft w:val="640"/>
          <w:marRight w:val="0"/>
          <w:marTop w:val="0"/>
          <w:marBottom w:val="0"/>
          <w:divBdr>
            <w:top w:val="none" w:sz="0" w:space="0" w:color="auto"/>
            <w:left w:val="none" w:sz="0" w:space="0" w:color="auto"/>
            <w:bottom w:val="none" w:sz="0" w:space="0" w:color="auto"/>
            <w:right w:val="none" w:sz="0" w:space="0" w:color="auto"/>
          </w:divBdr>
        </w:div>
        <w:div w:id="1454858511">
          <w:marLeft w:val="640"/>
          <w:marRight w:val="0"/>
          <w:marTop w:val="0"/>
          <w:marBottom w:val="0"/>
          <w:divBdr>
            <w:top w:val="none" w:sz="0" w:space="0" w:color="auto"/>
            <w:left w:val="none" w:sz="0" w:space="0" w:color="auto"/>
            <w:bottom w:val="none" w:sz="0" w:space="0" w:color="auto"/>
            <w:right w:val="none" w:sz="0" w:space="0" w:color="auto"/>
          </w:divBdr>
        </w:div>
        <w:div w:id="1095978816">
          <w:marLeft w:val="640"/>
          <w:marRight w:val="0"/>
          <w:marTop w:val="0"/>
          <w:marBottom w:val="0"/>
          <w:divBdr>
            <w:top w:val="none" w:sz="0" w:space="0" w:color="auto"/>
            <w:left w:val="none" w:sz="0" w:space="0" w:color="auto"/>
            <w:bottom w:val="none" w:sz="0" w:space="0" w:color="auto"/>
            <w:right w:val="none" w:sz="0" w:space="0" w:color="auto"/>
          </w:divBdr>
        </w:div>
        <w:div w:id="822889891">
          <w:marLeft w:val="640"/>
          <w:marRight w:val="0"/>
          <w:marTop w:val="0"/>
          <w:marBottom w:val="0"/>
          <w:divBdr>
            <w:top w:val="none" w:sz="0" w:space="0" w:color="auto"/>
            <w:left w:val="none" w:sz="0" w:space="0" w:color="auto"/>
            <w:bottom w:val="none" w:sz="0" w:space="0" w:color="auto"/>
            <w:right w:val="none" w:sz="0" w:space="0" w:color="auto"/>
          </w:divBdr>
        </w:div>
        <w:div w:id="573859301">
          <w:marLeft w:val="640"/>
          <w:marRight w:val="0"/>
          <w:marTop w:val="0"/>
          <w:marBottom w:val="0"/>
          <w:divBdr>
            <w:top w:val="none" w:sz="0" w:space="0" w:color="auto"/>
            <w:left w:val="none" w:sz="0" w:space="0" w:color="auto"/>
            <w:bottom w:val="none" w:sz="0" w:space="0" w:color="auto"/>
            <w:right w:val="none" w:sz="0" w:space="0" w:color="auto"/>
          </w:divBdr>
        </w:div>
        <w:div w:id="382339186">
          <w:marLeft w:val="640"/>
          <w:marRight w:val="0"/>
          <w:marTop w:val="0"/>
          <w:marBottom w:val="0"/>
          <w:divBdr>
            <w:top w:val="none" w:sz="0" w:space="0" w:color="auto"/>
            <w:left w:val="none" w:sz="0" w:space="0" w:color="auto"/>
            <w:bottom w:val="none" w:sz="0" w:space="0" w:color="auto"/>
            <w:right w:val="none" w:sz="0" w:space="0" w:color="auto"/>
          </w:divBdr>
        </w:div>
        <w:div w:id="104812023">
          <w:marLeft w:val="640"/>
          <w:marRight w:val="0"/>
          <w:marTop w:val="0"/>
          <w:marBottom w:val="0"/>
          <w:divBdr>
            <w:top w:val="none" w:sz="0" w:space="0" w:color="auto"/>
            <w:left w:val="none" w:sz="0" w:space="0" w:color="auto"/>
            <w:bottom w:val="none" w:sz="0" w:space="0" w:color="auto"/>
            <w:right w:val="none" w:sz="0" w:space="0" w:color="auto"/>
          </w:divBdr>
        </w:div>
        <w:div w:id="1733499485">
          <w:marLeft w:val="640"/>
          <w:marRight w:val="0"/>
          <w:marTop w:val="0"/>
          <w:marBottom w:val="0"/>
          <w:divBdr>
            <w:top w:val="none" w:sz="0" w:space="0" w:color="auto"/>
            <w:left w:val="none" w:sz="0" w:space="0" w:color="auto"/>
            <w:bottom w:val="none" w:sz="0" w:space="0" w:color="auto"/>
            <w:right w:val="none" w:sz="0" w:space="0" w:color="auto"/>
          </w:divBdr>
        </w:div>
        <w:div w:id="602300120">
          <w:marLeft w:val="640"/>
          <w:marRight w:val="0"/>
          <w:marTop w:val="0"/>
          <w:marBottom w:val="0"/>
          <w:divBdr>
            <w:top w:val="none" w:sz="0" w:space="0" w:color="auto"/>
            <w:left w:val="none" w:sz="0" w:space="0" w:color="auto"/>
            <w:bottom w:val="none" w:sz="0" w:space="0" w:color="auto"/>
            <w:right w:val="none" w:sz="0" w:space="0" w:color="auto"/>
          </w:divBdr>
        </w:div>
        <w:div w:id="1642152447">
          <w:marLeft w:val="640"/>
          <w:marRight w:val="0"/>
          <w:marTop w:val="0"/>
          <w:marBottom w:val="0"/>
          <w:divBdr>
            <w:top w:val="none" w:sz="0" w:space="0" w:color="auto"/>
            <w:left w:val="none" w:sz="0" w:space="0" w:color="auto"/>
            <w:bottom w:val="none" w:sz="0" w:space="0" w:color="auto"/>
            <w:right w:val="none" w:sz="0" w:space="0" w:color="auto"/>
          </w:divBdr>
        </w:div>
        <w:div w:id="1563372436">
          <w:marLeft w:val="640"/>
          <w:marRight w:val="0"/>
          <w:marTop w:val="0"/>
          <w:marBottom w:val="0"/>
          <w:divBdr>
            <w:top w:val="none" w:sz="0" w:space="0" w:color="auto"/>
            <w:left w:val="none" w:sz="0" w:space="0" w:color="auto"/>
            <w:bottom w:val="none" w:sz="0" w:space="0" w:color="auto"/>
            <w:right w:val="none" w:sz="0" w:space="0" w:color="auto"/>
          </w:divBdr>
        </w:div>
        <w:div w:id="1023937872">
          <w:marLeft w:val="640"/>
          <w:marRight w:val="0"/>
          <w:marTop w:val="0"/>
          <w:marBottom w:val="0"/>
          <w:divBdr>
            <w:top w:val="none" w:sz="0" w:space="0" w:color="auto"/>
            <w:left w:val="none" w:sz="0" w:space="0" w:color="auto"/>
            <w:bottom w:val="none" w:sz="0" w:space="0" w:color="auto"/>
            <w:right w:val="none" w:sz="0" w:space="0" w:color="auto"/>
          </w:divBdr>
        </w:div>
      </w:divsChild>
    </w:div>
    <w:div w:id="130751782">
      <w:bodyDiv w:val="1"/>
      <w:marLeft w:val="0"/>
      <w:marRight w:val="0"/>
      <w:marTop w:val="0"/>
      <w:marBottom w:val="0"/>
      <w:divBdr>
        <w:top w:val="none" w:sz="0" w:space="0" w:color="auto"/>
        <w:left w:val="none" w:sz="0" w:space="0" w:color="auto"/>
        <w:bottom w:val="none" w:sz="0" w:space="0" w:color="auto"/>
        <w:right w:val="none" w:sz="0" w:space="0" w:color="auto"/>
      </w:divBdr>
      <w:divsChild>
        <w:div w:id="360982423">
          <w:marLeft w:val="640"/>
          <w:marRight w:val="0"/>
          <w:marTop w:val="0"/>
          <w:marBottom w:val="0"/>
          <w:divBdr>
            <w:top w:val="none" w:sz="0" w:space="0" w:color="auto"/>
            <w:left w:val="none" w:sz="0" w:space="0" w:color="auto"/>
            <w:bottom w:val="none" w:sz="0" w:space="0" w:color="auto"/>
            <w:right w:val="none" w:sz="0" w:space="0" w:color="auto"/>
          </w:divBdr>
        </w:div>
        <w:div w:id="135880936">
          <w:marLeft w:val="640"/>
          <w:marRight w:val="0"/>
          <w:marTop w:val="0"/>
          <w:marBottom w:val="0"/>
          <w:divBdr>
            <w:top w:val="none" w:sz="0" w:space="0" w:color="auto"/>
            <w:left w:val="none" w:sz="0" w:space="0" w:color="auto"/>
            <w:bottom w:val="none" w:sz="0" w:space="0" w:color="auto"/>
            <w:right w:val="none" w:sz="0" w:space="0" w:color="auto"/>
          </w:divBdr>
        </w:div>
        <w:div w:id="82991773">
          <w:marLeft w:val="640"/>
          <w:marRight w:val="0"/>
          <w:marTop w:val="0"/>
          <w:marBottom w:val="0"/>
          <w:divBdr>
            <w:top w:val="none" w:sz="0" w:space="0" w:color="auto"/>
            <w:left w:val="none" w:sz="0" w:space="0" w:color="auto"/>
            <w:bottom w:val="none" w:sz="0" w:space="0" w:color="auto"/>
            <w:right w:val="none" w:sz="0" w:space="0" w:color="auto"/>
          </w:divBdr>
        </w:div>
        <w:div w:id="2035614658">
          <w:marLeft w:val="640"/>
          <w:marRight w:val="0"/>
          <w:marTop w:val="0"/>
          <w:marBottom w:val="0"/>
          <w:divBdr>
            <w:top w:val="none" w:sz="0" w:space="0" w:color="auto"/>
            <w:left w:val="none" w:sz="0" w:space="0" w:color="auto"/>
            <w:bottom w:val="none" w:sz="0" w:space="0" w:color="auto"/>
            <w:right w:val="none" w:sz="0" w:space="0" w:color="auto"/>
          </w:divBdr>
        </w:div>
        <w:div w:id="1091197167">
          <w:marLeft w:val="640"/>
          <w:marRight w:val="0"/>
          <w:marTop w:val="0"/>
          <w:marBottom w:val="0"/>
          <w:divBdr>
            <w:top w:val="none" w:sz="0" w:space="0" w:color="auto"/>
            <w:left w:val="none" w:sz="0" w:space="0" w:color="auto"/>
            <w:bottom w:val="none" w:sz="0" w:space="0" w:color="auto"/>
            <w:right w:val="none" w:sz="0" w:space="0" w:color="auto"/>
          </w:divBdr>
        </w:div>
        <w:div w:id="1262640398">
          <w:marLeft w:val="640"/>
          <w:marRight w:val="0"/>
          <w:marTop w:val="0"/>
          <w:marBottom w:val="0"/>
          <w:divBdr>
            <w:top w:val="none" w:sz="0" w:space="0" w:color="auto"/>
            <w:left w:val="none" w:sz="0" w:space="0" w:color="auto"/>
            <w:bottom w:val="none" w:sz="0" w:space="0" w:color="auto"/>
            <w:right w:val="none" w:sz="0" w:space="0" w:color="auto"/>
          </w:divBdr>
        </w:div>
        <w:div w:id="1157502212">
          <w:marLeft w:val="640"/>
          <w:marRight w:val="0"/>
          <w:marTop w:val="0"/>
          <w:marBottom w:val="0"/>
          <w:divBdr>
            <w:top w:val="none" w:sz="0" w:space="0" w:color="auto"/>
            <w:left w:val="none" w:sz="0" w:space="0" w:color="auto"/>
            <w:bottom w:val="none" w:sz="0" w:space="0" w:color="auto"/>
            <w:right w:val="none" w:sz="0" w:space="0" w:color="auto"/>
          </w:divBdr>
        </w:div>
        <w:div w:id="223494600">
          <w:marLeft w:val="640"/>
          <w:marRight w:val="0"/>
          <w:marTop w:val="0"/>
          <w:marBottom w:val="0"/>
          <w:divBdr>
            <w:top w:val="none" w:sz="0" w:space="0" w:color="auto"/>
            <w:left w:val="none" w:sz="0" w:space="0" w:color="auto"/>
            <w:bottom w:val="none" w:sz="0" w:space="0" w:color="auto"/>
            <w:right w:val="none" w:sz="0" w:space="0" w:color="auto"/>
          </w:divBdr>
        </w:div>
        <w:div w:id="1080829708">
          <w:marLeft w:val="640"/>
          <w:marRight w:val="0"/>
          <w:marTop w:val="0"/>
          <w:marBottom w:val="0"/>
          <w:divBdr>
            <w:top w:val="none" w:sz="0" w:space="0" w:color="auto"/>
            <w:left w:val="none" w:sz="0" w:space="0" w:color="auto"/>
            <w:bottom w:val="none" w:sz="0" w:space="0" w:color="auto"/>
            <w:right w:val="none" w:sz="0" w:space="0" w:color="auto"/>
          </w:divBdr>
        </w:div>
        <w:div w:id="206572078">
          <w:marLeft w:val="640"/>
          <w:marRight w:val="0"/>
          <w:marTop w:val="0"/>
          <w:marBottom w:val="0"/>
          <w:divBdr>
            <w:top w:val="none" w:sz="0" w:space="0" w:color="auto"/>
            <w:left w:val="none" w:sz="0" w:space="0" w:color="auto"/>
            <w:bottom w:val="none" w:sz="0" w:space="0" w:color="auto"/>
            <w:right w:val="none" w:sz="0" w:space="0" w:color="auto"/>
          </w:divBdr>
        </w:div>
        <w:div w:id="1031686323">
          <w:marLeft w:val="640"/>
          <w:marRight w:val="0"/>
          <w:marTop w:val="0"/>
          <w:marBottom w:val="0"/>
          <w:divBdr>
            <w:top w:val="none" w:sz="0" w:space="0" w:color="auto"/>
            <w:left w:val="none" w:sz="0" w:space="0" w:color="auto"/>
            <w:bottom w:val="none" w:sz="0" w:space="0" w:color="auto"/>
            <w:right w:val="none" w:sz="0" w:space="0" w:color="auto"/>
          </w:divBdr>
        </w:div>
        <w:div w:id="979070457">
          <w:marLeft w:val="640"/>
          <w:marRight w:val="0"/>
          <w:marTop w:val="0"/>
          <w:marBottom w:val="0"/>
          <w:divBdr>
            <w:top w:val="none" w:sz="0" w:space="0" w:color="auto"/>
            <w:left w:val="none" w:sz="0" w:space="0" w:color="auto"/>
            <w:bottom w:val="none" w:sz="0" w:space="0" w:color="auto"/>
            <w:right w:val="none" w:sz="0" w:space="0" w:color="auto"/>
          </w:divBdr>
        </w:div>
        <w:div w:id="1337731245">
          <w:marLeft w:val="640"/>
          <w:marRight w:val="0"/>
          <w:marTop w:val="0"/>
          <w:marBottom w:val="0"/>
          <w:divBdr>
            <w:top w:val="none" w:sz="0" w:space="0" w:color="auto"/>
            <w:left w:val="none" w:sz="0" w:space="0" w:color="auto"/>
            <w:bottom w:val="none" w:sz="0" w:space="0" w:color="auto"/>
            <w:right w:val="none" w:sz="0" w:space="0" w:color="auto"/>
          </w:divBdr>
        </w:div>
        <w:div w:id="1755005798">
          <w:marLeft w:val="640"/>
          <w:marRight w:val="0"/>
          <w:marTop w:val="0"/>
          <w:marBottom w:val="0"/>
          <w:divBdr>
            <w:top w:val="none" w:sz="0" w:space="0" w:color="auto"/>
            <w:left w:val="none" w:sz="0" w:space="0" w:color="auto"/>
            <w:bottom w:val="none" w:sz="0" w:space="0" w:color="auto"/>
            <w:right w:val="none" w:sz="0" w:space="0" w:color="auto"/>
          </w:divBdr>
        </w:div>
        <w:div w:id="1581479658">
          <w:marLeft w:val="640"/>
          <w:marRight w:val="0"/>
          <w:marTop w:val="0"/>
          <w:marBottom w:val="0"/>
          <w:divBdr>
            <w:top w:val="none" w:sz="0" w:space="0" w:color="auto"/>
            <w:left w:val="none" w:sz="0" w:space="0" w:color="auto"/>
            <w:bottom w:val="none" w:sz="0" w:space="0" w:color="auto"/>
            <w:right w:val="none" w:sz="0" w:space="0" w:color="auto"/>
          </w:divBdr>
        </w:div>
        <w:div w:id="785386630">
          <w:marLeft w:val="640"/>
          <w:marRight w:val="0"/>
          <w:marTop w:val="0"/>
          <w:marBottom w:val="0"/>
          <w:divBdr>
            <w:top w:val="none" w:sz="0" w:space="0" w:color="auto"/>
            <w:left w:val="none" w:sz="0" w:space="0" w:color="auto"/>
            <w:bottom w:val="none" w:sz="0" w:space="0" w:color="auto"/>
            <w:right w:val="none" w:sz="0" w:space="0" w:color="auto"/>
          </w:divBdr>
        </w:div>
        <w:div w:id="253367635">
          <w:marLeft w:val="640"/>
          <w:marRight w:val="0"/>
          <w:marTop w:val="0"/>
          <w:marBottom w:val="0"/>
          <w:divBdr>
            <w:top w:val="none" w:sz="0" w:space="0" w:color="auto"/>
            <w:left w:val="none" w:sz="0" w:space="0" w:color="auto"/>
            <w:bottom w:val="none" w:sz="0" w:space="0" w:color="auto"/>
            <w:right w:val="none" w:sz="0" w:space="0" w:color="auto"/>
          </w:divBdr>
        </w:div>
        <w:div w:id="27800415">
          <w:marLeft w:val="640"/>
          <w:marRight w:val="0"/>
          <w:marTop w:val="0"/>
          <w:marBottom w:val="0"/>
          <w:divBdr>
            <w:top w:val="none" w:sz="0" w:space="0" w:color="auto"/>
            <w:left w:val="none" w:sz="0" w:space="0" w:color="auto"/>
            <w:bottom w:val="none" w:sz="0" w:space="0" w:color="auto"/>
            <w:right w:val="none" w:sz="0" w:space="0" w:color="auto"/>
          </w:divBdr>
        </w:div>
        <w:div w:id="1502088212">
          <w:marLeft w:val="640"/>
          <w:marRight w:val="0"/>
          <w:marTop w:val="0"/>
          <w:marBottom w:val="0"/>
          <w:divBdr>
            <w:top w:val="none" w:sz="0" w:space="0" w:color="auto"/>
            <w:left w:val="none" w:sz="0" w:space="0" w:color="auto"/>
            <w:bottom w:val="none" w:sz="0" w:space="0" w:color="auto"/>
            <w:right w:val="none" w:sz="0" w:space="0" w:color="auto"/>
          </w:divBdr>
        </w:div>
        <w:div w:id="905264098">
          <w:marLeft w:val="640"/>
          <w:marRight w:val="0"/>
          <w:marTop w:val="0"/>
          <w:marBottom w:val="0"/>
          <w:divBdr>
            <w:top w:val="none" w:sz="0" w:space="0" w:color="auto"/>
            <w:left w:val="none" w:sz="0" w:space="0" w:color="auto"/>
            <w:bottom w:val="none" w:sz="0" w:space="0" w:color="auto"/>
            <w:right w:val="none" w:sz="0" w:space="0" w:color="auto"/>
          </w:divBdr>
        </w:div>
        <w:div w:id="1209804599">
          <w:marLeft w:val="640"/>
          <w:marRight w:val="0"/>
          <w:marTop w:val="0"/>
          <w:marBottom w:val="0"/>
          <w:divBdr>
            <w:top w:val="none" w:sz="0" w:space="0" w:color="auto"/>
            <w:left w:val="none" w:sz="0" w:space="0" w:color="auto"/>
            <w:bottom w:val="none" w:sz="0" w:space="0" w:color="auto"/>
            <w:right w:val="none" w:sz="0" w:space="0" w:color="auto"/>
          </w:divBdr>
        </w:div>
        <w:div w:id="1256355648">
          <w:marLeft w:val="640"/>
          <w:marRight w:val="0"/>
          <w:marTop w:val="0"/>
          <w:marBottom w:val="0"/>
          <w:divBdr>
            <w:top w:val="none" w:sz="0" w:space="0" w:color="auto"/>
            <w:left w:val="none" w:sz="0" w:space="0" w:color="auto"/>
            <w:bottom w:val="none" w:sz="0" w:space="0" w:color="auto"/>
            <w:right w:val="none" w:sz="0" w:space="0" w:color="auto"/>
          </w:divBdr>
        </w:div>
        <w:div w:id="2114781909">
          <w:marLeft w:val="640"/>
          <w:marRight w:val="0"/>
          <w:marTop w:val="0"/>
          <w:marBottom w:val="0"/>
          <w:divBdr>
            <w:top w:val="none" w:sz="0" w:space="0" w:color="auto"/>
            <w:left w:val="none" w:sz="0" w:space="0" w:color="auto"/>
            <w:bottom w:val="none" w:sz="0" w:space="0" w:color="auto"/>
            <w:right w:val="none" w:sz="0" w:space="0" w:color="auto"/>
          </w:divBdr>
        </w:div>
        <w:div w:id="364257706">
          <w:marLeft w:val="640"/>
          <w:marRight w:val="0"/>
          <w:marTop w:val="0"/>
          <w:marBottom w:val="0"/>
          <w:divBdr>
            <w:top w:val="none" w:sz="0" w:space="0" w:color="auto"/>
            <w:left w:val="none" w:sz="0" w:space="0" w:color="auto"/>
            <w:bottom w:val="none" w:sz="0" w:space="0" w:color="auto"/>
            <w:right w:val="none" w:sz="0" w:space="0" w:color="auto"/>
          </w:divBdr>
        </w:div>
        <w:div w:id="293486131">
          <w:marLeft w:val="640"/>
          <w:marRight w:val="0"/>
          <w:marTop w:val="0"/>
          <w:marBottom w:val="0"/>
          <w:divBdr>
            <w:top w:val="none" w:sz="0" w:space="0" w:color="auto"/>
            <w:left w:val="none" w:sz="0" w:space="0" w:color="auto"/>
            <w:bottom w:val="none" w:sz="0" w:space="0" w:color="auto"/>
            <w:right w:val="none" w:sz="0" w:space="0" w:color="auto"/>
          </w:divBdr>
        </w:div>
        <w:div w:id="1777672233">
          <w:marLeft w:val="640"/>
          <w:marRight w:val="0"/>
          <w:marTop w:val="0"/>
          <w:marBottom w:val="0"/>
          <w:divBdr>
            <w:top w:val="none" w:sz="0" w:space="0" w:color="auto"/>
            <w:left w:val="none" w:sz="0" w:space="0" w:color="auto"/>
            <w:bottom w:val="none" w:sz="0" w:space="0" w:color="auto"/>
            <w:right w:val="none" w:sz="0" w:space="0" w:color="auto"/>
          </w:divBdr>
        </w:div>
        <w:div w:id="1906643597">
          <w:marLeft w:val="640"/>
          <w:marRight w:val="0"/>
          <w:marTop w:val="0"/>
          <w:marBottom w:val="0"/>
          <w:divBdr>
            <w:top w:val="none" w:sz="0" w:space="0" w:color="auto"/>
            <w:left w:val="none" w:sz="0" w:space="0" w:color="auto"/>
            <w:bottom w:val="none" w:sz="0" w:space="0" w:color="auto"/>
            <w:right w:val="none" w:sz="0" w:space="0" w:color="auto"/>
          </w:divBdr>
        </w:div>
        <w:div w:id="1917011545">
          <w:marLeft w:val="640"/>
          <w:marRight w:val="0"/>
          <w:marTop w:val="0"/>
          <w:marBottom w:val="0"/>
          <w:divBdr>
            <w:top w:val="none" w:sz="0" w:space="0" w:color="auto"/>
            <w:left w:val="none" w:sz="0" w:space="0" w:color="auto"/>
            <w:bottom w:val="none" w:sz="0" w:space="0" w:color="auto"/>
            <w:right w:val="none" w:sz="0" w:space="0" w:color="auto"/>
          </w:divBdr>
        </w:div>
        <w:div w:id="4409251">
          <w:marLeft w:val="640"/>
          <w:marRight w:val="0"/>
          <w:marTop w:val="0"/>
          <w:marBottom w:val="0"/>
          <w:divBdr>
            <w:top w:val="none" w:sz="0" w:space="0" w:color="auto"/>
            <w:left w:val="none" w:sz="0" w:space="0" w:color="auto"/>
            <w:bottom w:val="none" w:sz="0" w:space="0" w:color="auto"/>
            <w:right w:val="none" w:sz="0" w:space="0" w:color="auto"/>
          </w:divBdr>
        </w:div>
        <w:div w:id="2095130051">
          <w:marLeft w:val="640"/>
          <w:marRight w:val="0"/>
          <w:marTop w:val="0"/>
          <w:marBottom w:val="0"/>
          <w:divBdr>
            <w:top w:val="none" w:sz="0" w:space="0" w:color="auto"/>
            <w:left w:val="none" w:sz="0" w:space="0" w:color="auto"/>
            <w:bottom w:val="none" w:sz="0" w:space="0" w:color="auto"/>
            <w:right w:val="none" w:sz="0" w:space="0" w:color="auto"/>
          </w:divBdr>
        </w:div>
        <w:div w:id="554510579">
          <w:marLeft w:val="640"/>
          <w:marRight w:val="0"/>
          <w:marTop w:val="0"/>
          <w:marBottom w:val="0"/>
          <w:divBdr>
            <w:top w:val="none" w:sz="0" w:space="0" w:color="auto"/>
            <w:left w:val="none" w:sz="0" w:space="0" w:color="auto"/>
            <w:bottom w:val="none" w:sz="0" w:space="0" w:color="auto"/>
            <w:right w:val="none" w:sz="0" w:space="0" w:color="auto"/>
          </w:divBdr>
        </w:div>
        <w:div w:id="632372568">
          <w:marLeft w:val="640"/>
          <w:marRight w:val="0"/>
          <w:marTop w:val="0"/>
          <w:marBottom w:val="0"/>
          <w:divBdr>
            <w:top w:val="none" w:sz="0" w:space="0" w:color="auto"/>
            <w:left w:val="none" w:sz="0" w:space="0" w:color="auto"/>
            <w:bottom w:val="none" w:sz="0" w:space="0" w:color="auto"/>
            <w:right w:val="none" w:sz="0" w:space="0" w:color="auto"/>
          </w:divBdr>
        </w:div>
        <w:div w:id="1293752241">
          <w:marLeft w:val="640"/>
          <w:marRight w:val="0"/>
          <w:marTop w:val="0"/>
          <w:marBottom w:val="0"/>
          <w:divBdr>
            <w:top w:val="none" w:sz="0" w:space="0" w:color="auto"/>
            <w:left w:val="none" w:sz="0" w:space="0" w:color="auto"/>
            <w:bottom w:val="none" w:sz="0" w:space="0" w:color="auto"/>
            <w:right w:val="none" w:sz="0" w:space="0" w:color="auto"/>
          </w:divBdr>
        </w:div>
        <w:div w:id="749934756">
          <w:marLeft w:val="640"/>
          <w:marRight w:val="0"/>
          <w:marTop w:val="0"/>
          <w:marBottom w:val="0"/>
          <w:divBdr>
            <w:top w:val="none" w:sz="0" w:space="0" w:color="auto"/>
            <w:left w:val="none" w:sz="0" w:space="0" w:color="auto"/>
            <w:bottom w:val="none" w:sz="0" w:space="0" w:color="auto"/>
            <w:right w:val="none" w:sz="0" w:space="0" w:color="auto"/>
          </w:divBdr>
        </w:div>
        <w:div w:id="40718624">
          <w:marLeft w:val="640"/>
          <w:marRight w:val="0"/>
          <w:marTop w:val="0"/>
          <w:marBottom w:val="0"/>
          <w:divBdr>
            <w:top w:val="none" w:sz="0" w:space="0" w:color="auto"/>
            <w:left w:val="none" w:sz="0" w:space="0" w:color="auto"/>
            <w:bottom w:val="none" w:sz="0" w:space="0" w:color="auto"/>
            <w:right w:val="none" w:sz="0" w:space="0" w:color="auto"/>
          </w:divBdr>
        </w:div>
        <w:div w:id="1083838240">
          <w:marLeft w:val="640"/>
          <w:marRight w:val="0"/>
          <w:marTop w:val="0"/>
          <w:marBottom w:val="0"/>
          <w:divBdr>
            <w:top w:val="none" w:sz="0" w:space="0" w:color="auto"/>
            <w:left w:val="none" w:sz="0" w:space="0" w:color="auto"/>
            <w:bottom w:val="none" w:sz="0" w:space="0" w:color="auto"/>
            <w:right w:val="none" w:sz="0" w:space="0" w:color="auto"/>
          </w:divBdr>
        </w:div>
        <w:div w:id="1775830306">
          <w:marLeft w:val="640"/>
          <w:marRight w:val="0"/>
          <w:marTop w:val="0"/>
          <w:marBottom w:val="0"/>
          <w:divBdr>
            <w:top w:val="none" w:sz="0" w:space="0" w:color="auto"/>
            <w:left w:val="none" w:sz="0" w:space="0" w:color="auto"/>
            <w:bottom w:val="none" w:sz="0" w:space="0" w:color="auto"/>
            <w:right w:val="none" w:sz="0" w:space="0" w:color="auto"/>
          </w:divBdr>
        </w:div>
        <w:div w:id="386077657">
          <w:marLeft w:val="640"/>
          <w:marRight w:val="0"/>
          <w:marTop w:val="0"/>
          <w:marBottom w:val="0"/>
          <w:divBdr>
            <w:top w:val="none" w:sz="0" w:space="0" w:color="auto"/>
            <w:left w:val="none" w:sz="0" w:space="0" w:color="auto"/>
            <w:bottom w:val="none" w:sz="0" w:space="0" w:color="auto"/>
            <w:right w:val="none" w:sz="0" w:space="0" w:color="auto"/>
          </w:divBdr>
        </w:div>
        <w:div w:id="591933248">
          <w:marLeft w:val="640"/>
          <w:marRight w:val="0"/>
          <w:marTop w:val="0"/>
          <w:marBottom w:val="0"/>
          <w:divBdr>
            <w:top w:val="none" w:sz="0" w:space="0" w:color="auto"/>
            <w:left w:val="none" w:sz="0" w:space="0" w:color="auto"/>
            <w:bottom w:val="none" w:sz="0" w:space="0" w:color="auto"/>
            <w:right w:val="none" w:sz="0" w:space="0" w:color="auto"/>
          </w:divBdr>
        </w:div>
        <w:div w:id="1334339559">
          <w:marLeft w:val="640"/>
          <w:marRight w:val="0"/>
          <w:marTop w:val="0"/>
          <w:marBottom w:val="0"/>
          <w:divBdr>
            <w:top w:val="none" w:sz="0" w:space="0" w:color="auto"/>
            <w:left w:val="none" w:sz="0" w:space="0" w:color="auto"/>
            <w:bottom w:val="none" w:sz="0" w:space="0" w:color="auto"/>
            <w:right w:val="none" w:sz="0" w:space="0" w:color="auto"/>
          </w:divBdr>
        </w:div>
        <w:div w:id="1035892195">
          <w:marLeft w:val="640"/>
          <w:marRight w:val="0"/>
          <w:marTop w:val="0"/>
          <w:marBottom w:val="0"/>
          <w:divBdr>
            <w:top w:val="none" w:sz="0" w:space="0" w:color="auto"/>
            <w:left w:val="none" w:sz="0" w:space="0" w:color="auto"/>
            <w:bottom w:val="none" w:sz="0" w:space="0" w:color="auto"/>
            <w:right w:val="none" w:sz="0" w:space="0" w:color="auto"/>
          </w:divBdr>
        </w:div>
        <w:div w:id="1669288188">
          <w:marLeft w:val="640"/>
          <w:marRight w:val="0"/>
          <w:marTop w:val="0"/>
          <w:marBottom w:val="0"/>
          <w:divBdr>
            <w:top w:val="none" w:sz="0" w:space="0" w:color="auto"/>
            <w:left w:val="none" w:sz="0" w:space="0" w:color="auto"/>
            <w:bottom w:val="none" w:sz="0" w:space="0" w:color="auto"/>
            <w:right w:val="none" w:sz="0" w:space="0" w:color="auto"/>
          </w:divBdr>
        </w:div>
        <w:div w:id="1870602212">
          <w:marLeft w:val="640"/>
          <w:marRight w:val="0"/>
          <w:marTop w:val="0"/>
          <w:marBottom w:val="0"/>
          <w:divBdr>
            <w:top w:val="none" w:sz="0" w:space="0" w:color="auto"/>
            <w:left w:val="none" w:sz="0" w:space="0" w:color="auto"/>
            <w:bottom w:val="none" w:sz="0" w:space="0" w:color="auto"/>
            <w:right w:val="none" w:sz="0" w:space="0" w:color="auto"/>
          </w:divBdr>
        </w:div>
      </w:divsChild>
    </w:div>
    <w:div w:id="133180147">
      <w:bodyDiv w:val="1"/>
      <w:marLeft w:val="0"/>
      <w:marRight w:val="0"/>
      <w:marTop w:val="0"/>
      <w:marBottom w:val="0"/>
      <w:divBdr>
        <w:top w:val="none" w:sz="0" w:space="0" w:color="auto"/>
        <w:left w:val="none" w:sz="0" w:space="0" w:color="auto"/>
        <w:bottom w:val="none" w:sz="0" w:space="0" w:color="auto"/>
        <w:right w:val="none" w:sz="0" w:space="0" w:color="auto"/>
      </w:divBdr>
      <w:divsChild>
        <w:div w:id="841316852">
          <w:marLeft w:val="640"/>
          <w:marRight w:val="0"/>
          <w:marTop w:val="0"/>
          <w:marBottom w:val="0"/>
          <w:divBdr>
            <w:top w:val="none" w:sz="0" w:space="0" w:color="auto"/>
            <w:left w:val="none" w:sz="0" w:space="0" w:color="auto"/>
            <w:bottom w:val="none" w:sz="0" w:space="0" w:color="auto"/>
            <w:right w:val="none" w:sz="0" w:space="0" w:color="auto"/>
          </w:divBdr>
        </w:div>
        <w:div w:id="1575355537">
          <w:marLeft w:val="640"/>
          <w:marRight w:val="0"/>
          <w:marTop w:val="0"/>
          <w:marBottom w:val="0"/>
          <w:divBdr>
            <w:top w:val="none" w:sz="0" w:space="0" w:color="auto"/>
            <w:left w:val="none" w:sz="0" w:space="0" w:color="auto"/>
            <w:bottom w:val="none" w:sz="0" w:space="0" w:color="auto"/>
            <w:right w:val="none" w:sz="0" w:space="0" w:color="auto"/>
          </w:divBdr>
        </w:div>
        <w:div w:id="33701509">
          <w:marLeft w:val="640"/>
          <w:marRight w:val="0"/>
          <w:marTop w:val="0"/>
          <w:marBottom w:val="0"/>
          <w:divBdr>
            <w:top w:val="none" w:sz="0" w:space="0" w:color="auto"/>
            <w:left w:val="none" w:sz="0" w:space="0" w:color="auto"/>
            <w:bottom w:val="none" w:sz="0" w:space="0" w:color="auto"/>
            <w:right w:val="none" w:sz="0" w:space="0" w:color="auto"/>
          </w:divBdr>
        </w:div>
        <w:div w:id="1854568614">
          <w:marLeft w:val="640"/>
          <w:marRight w:val="0"/>
          <w:marTop w:val="0"/>
          <w:marBottom w:val="0"/>
          <w:divBdr>
            <w:top w:val="none" w:sz="0" w:space="0" w:color="auto"/>
            <w:left w:val="none" w:sz="0" w:space="0" w:color="auto"/>
            <w:bottom w:val="none" w:sz="0" w:space="0" w:color="auto"/>
            <w:right w:val="none" w:sz="0" w:space="0" w:color="auto"/>
          </w:divBdr>
        </w:div>
        <w:div w:id="1662544377">
          <w:marLeft w:val="640"/>
          <w:marRight w:val="0"/>
          <w:marTop w:val="0"/>
          <w:marBottom w:val="0"/>
          <w:divBdr>
            <w:top w:val="none" w:sz="0" w:space="0" w:color="auto"/>
            <w:left w:val="none" w:sz="0" w:space="0" w:color="auto"/>
            <w:bottom w:val="none" w:sz="0" w:space="0" w:color="auto"/>
            <w:right w:val="none" w:sz="0" w:space="0" w:color="auto"/>
          </w:divBdr>
        </w:div>
        <w:div w:id="1864661911">
          <w:marLeft w:val="640"/>
          <w:marRight w:val="0"/>
          <w:marTop w:val="0"/>
          <w:marBottom w:val="0"/>
          <w:divBdr>
            <w:top w:val="none" w:sz="0" w:space="0" w:color="auto"/>
            <w:left w:val="none" w:sz="0" w:space="0" w:color="auto"/>
            <w:bottom w:val="none" w:sz="0" w:space="0" w:color="auto"/>
            <w:right w:val="none" w:sz="0" w:space="0" w:color="auto"/>
          </w:divBdr>
        </w:div>
        <w:div w:id="1424958272">
          <w:marLeft w:val="640"/>
          <w:marRight w:val="0"/>
          <w:marTop w:val="0"/>
          <w:marBottom w:val="0"/>
          <w:divBdr>
            <w:top w:val="none" w:sz="0" w:space="0" w:color="auto"/>
            <w:left w:val="none" w:sz="0" w:space="0" w:color="auto"/>
            <w:bottom w:val="none" w:sz="0" w:space="0" w:color="auto"/>
            <w:right w:val="none" w:sz="0" w:space="0" w:color="auto"/>
          </w:divBdr>
        </w:div>
        <w:div w:id="442773085">
          <w:marLeft w:val="640"/>
          <w:marRight w:val="0"/>
          <w:marTop w:val="0"/>
          <w:marBottom w:val="0"/>
          <w:divBdr>
            <w:top w:val="none" w:sz="0" w:space="0" w:color="auto"/>
            <w:left w:val="none" w:sz="0" w:space="0" w:color="auto"/>
            <w:bottom w:val="none" w:sz="0" w:space="0" w:color="auto"/>
            <w:right w:val="none" w:sz="0" w:space="0" w:color="auto"/>
          </w:divBdr>
        </w:div>
        <w:div w:id="1046416319">
          <w:marLeft w:val="640"/>
          <w:marRight w:val="0"/>
          <w:marTop w:val="0"/>
          <w:marBottom w:val="0"/>
          <w:divBdr>
            <w:top w:val="none" w:sz="0" w:space="0" w:color="auto"/>
            <w:left w:val="none" w:sz="0" w:space="0" w:color="auto"/>
            <w:bottom w:val="none" w:sz="0" w:space="0" w:color="auto"/>
            <w:right w:val="none" w:sz="0" w:space="0" w:color="auto"/>
          </w:divBdr>
        </w:div>
        <w:div w:id="1339887033">
          <w:marLeft w:val="640"/>
          <w:marRight w:val="0"/>
          <w:marTop w:val="0"/>
          <w:marBottom w:val="0"/>
          <w:divBdr>
            <w:top w:val="none" w:sz="0" w:space="0" w:color="auto"/>
            <w:left w:val="none" w:sz="0" w:space="0" w:color="auto"/>
            <w:bottom w:val="none" w:sz="0" w:space="0" w:color="auto"/>
            <w:right w:val="none" w:sz="0" w:space="0" w:color="auto"/>
          </w:divBdr>
        </w:div>
        <w:div w:id="41488487">
          <w:marLeft w:val="640"/>
          <w:marRight w:val="0"/>
          <w:marTop w:val="0"/>
          <w:marBottom w:val="0"/>
          <w:divBdr>
            <w:top w:val="none" w:sz="0" w:space="0" w:color="auto"/>
            <w:left w:val="none" w:sz="0" w:space="0" w:color="auto"/>
            <w:bottom w:val="none" w:sz="0" w:space="0" w:color="auto"/>
            <w:right w:val="none" w:sz="0" w:space="0" w:color="auto"/>
          </w:divBdr>
        </w:div>
        <w:div w:id="1740984349">
          <w:marLeft w:val="640"/>
          <w:marRight w:val="0"/>
          <w:marTop w:val="0"/>
          <w:marBottom w:val="0"/>
          <w:divBdr>
            <w:top w:val="none" w:sz="0" w:space="0" w:color="auto"/>
            <w:left w:val="none" w:sz="0" w:space="0" w:color="auto"/>
            <w:bottom w:val="none" w:sz="0" w:space="0" w:color="auto"/>
            <w:right w:val="none" w:sz="0" w:space="0" w:color="auto"/>
          </w:divBdr>
        </w:div>
        <w:div w:id="494303523">
          <w:marLeft w:val="640"/>
          <w:marRight w:val="0"/>
          <w:marTop w:val="0"/>
          <w:marBottom w:val="0"/>
          <w:divBdr>
            <w:top w:val="none" w:sz="0" w:space="0" w:color="auto"/>
            <w:left w:val="none" w:sz="0" w:space="0" w:color="auto"/>
            <w:bottom w:val="none" w:sz="0" w:space="0" w:color="auto"/>
            <w:right w:val="none" w:sz="0" w:space="0" w:color="auto"/>
          </w:divBdr>
        </w:div>
        <w:div w:id="108942058">
          <w:marLeft w:val="640"/>
          <w:marRight w:val="0"/>
          <w:marTop w:val="0"/>
          <w:marBottom w:val="0"/>
          <w:divBdr>
            <w:top w:val="none" w:sz="0" w:space="0" w:color="auto"/>
            <w:left w:val="none" w:sz="0" w:space="0" w:color="auto"/>
            <w:bottom w:val="none" w:sz="0" w:space="0" w:color="auto"/>
            <w:right w:val="none" w:sz="0" w:space="0" w:color="auto"/>
          </w:divBdr>
        </w:div>
        <w:div w:id="1375420875">
          <w:marLeft w:val="640"/>
          <w:marRight w:val="0"/>
          <w:marTop w:val="0"/>
          <w:marBottom w:val="0"/>
          <w:divBdr>
            <w:top w:val="none" w:sz="0" w:space="0" w:color="auto"/>
            <w:left w:val="none" w:sz="0" w:space="0" w:color="auto"/>
            <w:bottom w:val="none" w:sz="0" w:space="0" w:color="auto"/>
            <w:right w:val="none" w:sz="0" w:space="0" w:color="auto"/>
          </w:divBdr>
        </w:div>
        <w:div w:id="1992783128">
          <w:marLeft w:val="640"/>
          <w:marRight w:val="0"/>
          <w:marTop w:val="0"/>
          <w:marBottom w:val="0"/>
          <w:divBdr>
            <w:top w:val="none" w:sz="0" w:space="0" w:color="auto"/>
            <w:left w:val="none" w:sz="0" w:space="0" w:color="auto"/>
            <w:bottom w:val="none" w:sz="0" w:space="0" w:color="auto"/>
            <w:right w:val="none" w:sz="0" w:space="0" w:color="auto"/>
          </w:divBdr>
        </w:div>
        <w:div w:id="597641440">
          <w:marLeft w:val="640"/>
          <w:marRight w:val="0"/>
          <w:marTop w:val="0"/>
          <w:marBottom w:val="0"/>
          <w:divBdr>
            <w:top w:val="none" w:sz="0" w:space="0" w:color="auto"/>
            <w:left w:val="none" w:sz="0" w:space="0" w:color="auto"/>
            <w:bottom w:val="none" w:sz="0" w:space="0" w:color="auto"/>
            <w:right w:val="none" w:sz="0" w:space="0" w:color="auto"/>
          </w:divBdr>
        </w:div>
        <w:div w:id="1030103025">
          <w:marLeft w:val="640"/>
          <w:marRight w:val="0"/>
          <w:marTop w:val="0"/>
          <w:marBottom w:val="0"/>
          <w:divBdr>
            <w:top w:val="none" w:sz="0" w:space="0" w:color="auto"/>
            <w:left w:val="none" w:sz="0" w:space="0" w:color="auto"/>
            <w:bottom w:val="none" w:sz="0" w:space="0" w:color="auto"/>
            <w:right w:val="none" w:sz="0" w:space="0" w:color="auto"/>
          </w:divBdr>
        </w:div>
        <w:div w:id="337588144">
          <w:marLeft w:val="640"/>
          <w:marRight w:val="0"/>
          <w:marTop w:val="0"/>
          <w:marBottom w:val="0"/>
          <w:divBdr>
            <w:top w:val="none" w:sz="0" w:space="0" w:color="auto"/>
            <w:left w:val="none" w:sz="0" w:space="0" w:color="auto"/>
            <w:bottom w:val="none" w:sz="0" w:space="0" w:color="auto"/>
            <w:right w:val="none" w:sz="0" w:space="0" w:color="auto"/>
          </w:divBdr>
        </w:div>
        <w:div w:id="74015138">
          <w:marLeft w:val="640"/>
          <w:marRight w:val="0"/>
          <w:marTop w:val="0"/>
          <w:marBottom w:val="0"/>
          <w:divBdr>
            <w:top w:val="none" w:sz="0" w:space="0" w:color="auto"/>
            <w:left w:val="none" w:sz="0" w:space="0" w:color="auto"/>
            <w:bottom w:val="none" w:sz="0" w:space="0" w:color="auto"/>
            <w:right w:val="none" w:sz="0" w:space="0" w:color="auto"/>
          </w:divBdr>
        </w:div>
        <w:div w:id="555745642">
          <w:marLeft w:val="640"/>
          <w:marRight w:val="0"/>
          <w:marTop w:val="0"/>
          <w:marBottom w:val="0"/>
          <w:divBdr>
            <w:top w:val="none" w:sz="0" w:space="0" w:color="auto"/>
            <w:left w:val="none" w:sz="0" w:space="0" w:color="auto"/>
            <w:bottom w:val="none" w:sz="0" w:space="0" w:color="auto"/>
            <w:right w:val="none" w:sz="0" w:space="0" w:color="auto"/>
          </w:divBdr>
        </w:div>
        <w:div w:id="1335494154">
          <w:marLeft w:val="640"/>
          <w:marRight w:val="0"/>
          <w:marTop w:val="0"/>
          <w:marBottom w:val="0"/>
          <w:divBdr>
            <w:top w:val="none" w:sz="0" w:space="0" w:color="auto"/>
            <w:left w:val="none" w:sz="0" w:space="0" w:color="auto"/>
            <w:bottom w:val="none" w:sz="0" w:space="0" w:color="auto"/>
            <w:right w:val="none" w:sz="0" w:space="0" w:color="auto"/>
          </w:divBdr>
        </w:div>
        <w:div w:id="13042920">
          <w:marLeft w:val="640"/>
          <w:marRight w:val="0"/>
          <w:marTop w:val="0"/>
          <w:marBottom w:val="0"/>
          <w:divBdr>
            <w:top w:val="none" w:sz="0" w:space="0" w:color="auto"/>
            <w:left w:val="none" w:sz="0" w:space="0" w:color="auto"/>
            <w:bottom w:val="none" w:sz="0" w:space="0" w:color="auto"/>
            <w:right w:val="none" w:sz="0" w:space="0" w:color="auto"/>
          </w:divBdr>
        </w:div>
        <w:div w:id="1741514422">
          <w:marLeft w:val="640"/>
          <w:marRight w:val="0"/>
          <w:marTop w:val="0"/>
          <w:marBottom w:val="0"/>
          <w:divBdr>
            <w:top w:val="none" w:sz="0" w:space="0" w:color="auto"/>
            <w:left w:val="none" w:sz="0" w:space="0" w:color="auto"/>
            <w:bottom w:val="none" w:sz="0" w:space="0" w:color="auto"/>
            <w:right w:val="none" w:sz="0" w:space="0" w:color="auto"/>
          </w:divBdr>
        </w:div>
        <w:div w:id="612060271">
          <w:marLeft w:val="640"/>
          <w:marRight w:val="0"/>
          <w:marTop w:val="0"/>
          <w:marBottom w:val="0"/>
          <w:divBdr>
            <w:top w:val="none" w:sz="0" w:space="0" w:color="auto"/>
            <w:left w:val="none" w:sz="0" w:space="0" w:color="auto"/>
            <w:bottom w:val="none" w:sz="0" w:space="0" w:color="auto"/>
            <w:right w:val="none" w:sz="0" w:space="0" w:color="auto"/>
          </w:divBdr>
        </w:div>
        <w:div w:id="220865665">
          <w:marLeft w:val="640"/>
          <w:marRight w:val="0"/>
          <w:marTop w:val="0"/>
          <w:marBottom w:val="0"/>
          <w:divBdr>
            <w:top w:val="none" w:sz="0" w:space="0" w:color="auto"/>
            <w:left w:val="none" w:sz="0" w:space="0" w:color="auto"/>
            <w:bottom w:val="none" w:sz="0" w:space="0" w:color="auto"/>
            <w:right w:val="none" w:sz="0" w:space="0" w:color="auto"/>
          </w:divBdr>
        </w:div>
        <w:div w:id="1294142460">
          <w:marLeft w:val="640"/>
          <w:marRight w:val="0"/>
          <w:marTop w:val="0"/>
          <w:marBottom w:val="0"/>
          <w:divBdr>
            <w:top w:val="none" w:sz="0" w:space="0" w:color="auto"/>
            <w:left w:val="none" w:sz="0" w:space="0" w:color="auto"/>
            <w:bottom w:val="none" w:sz="0" w:space="0" w:color="auto"/>
            <w:right w:val="none" w:sz="0" w:space="0" w:color="auto"/>
          </w:divBdr>
        </w:div>
        <w:div w:id="1187906830">
          <w:marLeft w:val="640"/>
          <w:marRight w:val="0"/>
          <w:marTop w:val="0"/>
          <w:marBottom w:val="0"/>
          <w:divBdr>
            <w:top w:val="none" w:sz="0" w:space="0" w:color="auto"/>
            <w:left w:val="none" w:sz="0" w:space="0" w:color="auto"/>
            <w:bottom w:val="none" w:sz="0" w:space="0" w:color="auto"/>
            <w:right w:val="none" w:sz="0" w:space="0" w:color="auto"/>
          </w:divBdr>
        </w:div>
        <w:div w:id="1615938951">
          <w:marLeft w:val="640"/>
          <w:marRight w:val="0"/>
          <w:marTop w:val="0"/>
          <w:marBottom w:val="0"/>
          <w:divBdr>
            <w:top w:val="none" w:sz="0" w:space="0" w:color="auto"/>
            <w:left w:val="none" w:sz="0" w:space="0" w:color="auto"/>
            <w:bottom w:val="none" w:sz="0" w:space="0" w:color="auto"/>
            <w:right w:val="none" w:sz="0" w:space="0" w:color="auto"/>
          </w:divBdr>
        </w:div>
        <w:div w:id="1896699661">
          <w:marLeft w:val="640"/>
          <w:marRight w:val="0"/>
          <w:marTop w:val="0"/>
          <w:marBottom w:val="0"/>
          <w:divBdr>
            <w:top w:val="none" w:sz="0" w:space="0" w:color="auto"/>
            <w:left w:val="none" w:sz="0" w:space="0" w:color="auto"/>
            <w:bottom w:val="none" w:sz="0" w:space="0" w:color="auto"/>
            <w:right w:val="none" w:sz="0" w:space="0" w:color="auto"/>
          </w:divBdr>
        </w:div>
        <w:div w:id="76949214">
          <w:marLeft w:val="640"/>
          <w:marRight w:val="0"/>
          <w:marTop w:val="0"/>
          <w:marBottom w:val="0"/>
          <w:divBdr>
            <w:top w:val="none" w:sz="0" w:space="0" w:color="auto"/>
            <w:left w:val="none" w:sz="0" w:space="0" w:color="auto"/>
            <w:bottom w:val="none" w:sz="0" w:space="0" w:color="auto"/>
            <w:right w:val="none" w:sz="0" w:space="0" w:color="auto"/>
          </w:divBdr>
        </w:div>
        <w:div w:id="743769022">
          <w:marLeft w:val="640"/>
          <w:marRight w:val="0"/>
          <w:marTop w:val="0"/>
          <w:marBottom w:val="0"/>
          <w:divBdr>
            <w:top w:val="none" w:sz="0" w:space="0" w:color="auto"/>
            <w:left w:val="none" w:sz="0" w:space="0" w:color="auto"/>
            <w:bottom w:val="none" w:sz="0" w:space="0" w:color="auto"/>
            <w:right w:val="none" w:sz="0" w:space="0" w:color="auto"/>
          </w:divBdr>
        </w:div>
        <w:div w:id="1158810084">
          <w:marLeft w:val="640"/>
          <w:marRight w:val="0"/>
          <w:marTop w:val="0"/>
          <w:marBottom w:val="0"/>
          <w:divBdr>
            <w:top w:val="none" w:sz="0" w:space="0" w:color="auto"/>
            <w:left w:val="none" w:sz="0" w:space="0" w:color="auto"/>
            <w:bottom w:val="none" w:sz="0" w:space="0" w:color="auto"/>
            <w:right w:val="none" w:sz="0" w:space="0" w:color="auto"/>
          </w:divBdr>
        </w:div>
        <w:div w:id="1256522730">
          <w:marLeft w:val="640"/>
          <w:marRight w:val="0"/>
          <w:marTop w:val="0"/>
          <w:marBottom w:val="0"/>
          <w:divBdr>
            <w:top w:val="none" w:sz="0" w:space="0" w:color="auto"/>
            <w:left w:val="none" w:sz="0" w:space="0" w:color="auto"/>
            <w:bottom w:val="none" w:sz="0" w:space="0" w:color="auto"/>
            <w:right w:val="none" w:sz="0" w:space="0" w:color="auto"/>
          </w:divBdr>
        </w:div>
        <w:div w:id="599992175">
          <w:marLeft w:val="640"/>
          <w:marRight w:val="0"/>
          <w:marTop w:val="0"/>
          <w:marBottom w:val="0"/>
          <w:divBdr>
            <w:top w:val="none" w:sz="0" w:space="0" w:color="auto"/>
            <w:left w:val="none" w:sz="0" w:space="0" w:color="auto"/>
            <w:bottom w:val="none" w:sz="0" w:space="0" w:color="auto"/>
            <w:right w:val="none" w:sz="0" w:space="0" w:color="auto"/>
          </w:divBdr>
        </w:div>
        <w:div w:id="823861694">
          <w:marLeft w:val="640"/>
          <w:marRight w:val="0"/>
          <w:marTop w:val="0"/>
          <w:marBottom w:val="0"/>
          <w:divBdr>
            <w:top w:val="none" w:sz="0" w:space="0" w:color="auto"/>
            <w:left w:val="none" w:sz="0" w:space="0" w:color="auto"/>
            <w:bottom w:val="none" w:sz="0" w:space="0" w:color="auto"/>
            <w:right w:val="none" w:sz="0" w:space="0" w:color="auto"/>
          </w:divBdr>
        </w:div>
        <w:div w:id="2145078466">
          <w:marLeft w:val="640"/>
          <w:marRight w:val="0"/>
          <w:marTop w:val="0"/>
          <w:marBottom w:val="0"/>
          <w:divBdr>
            <w:top w:val="none" w:sz="0" w:space="0" w:color="auto"/>
            <w:left w:val="none" w:sz="0" w:space="0" w:color="auto"/>
            <w:bottom w:val="none" w:sz="0" w:space="0" w:color="auto"/>
            <w:right w:val="none" w:sz="0" w:space="0" w:color="auto"/>
          </w:divBdr>
        </w:div>
        <w:div w:id="1101871632">
          <w:marLeft w:val="640"/>
          <w:marRight w:val="0"/>
          <w:marTop w:val="0"/>
          <w:marBottom w:val="0"/>
          <w:divBdr>
            <w:top w:val="none" w:sz="0" w:space="0" w:color="auto"/>
            <w:left w:val="none" w:sz="0" w:space="0" w:color="auto"/>
            <w:bottom w:val="none" w:sz="0" w:space="0" w:color="auto"/>
            <w:right w:val="none" w:sz="0" w:space="0" w:color="auto"/>
          </w:divBdr>
        </w:div>
        <w:div w:id="1737627074">
          <w:marLeft w:val="640"/>
          <w:marRight w:val="0"/>
          <w:marTop w:val="0"/>
          <w:marBottom w:val="0"/>
          <w:divBdr>
            <w:top w:val="none" w:sz="0" w:space="0" w:color="auto"/>
            <w:left w:val="none" w:sz="0" w:space="0" w:color="auto"/>
            <w:bottom w:val="none" w:sz="0" w:space="0" w:color="auto"/>
            <w:right w:val="none" w:sz="0" w:space="0" w:color="auto"/>
          </w:divBdr>
        </w:div>
        <w:div w:id="922182664">
          <w:marLeft w:val="640"/>
          <w:marRight w:val="0"/>
          <w:marTop w:val="0"/>
          <w:marBottom w:val="0"/>
          <w:divBdr>
            <w:top w:val="none" w:sz="0" w:space="0" w:color="auto"/>
            <w:left w:val="none" w:sz="0" w:space="0" w:color="auto"/>
            <w:bottom w:val="none" w:sz="0" w:space="0" w:color="auto"/>
            <w:right w:val="none" w:sz="0" w:space="0" w:color="auto"/>
          </w:divBdr>
        </w:div>
        <w:div w:id="183175479">
          <w:marLeft w:val="640"/>
          <w:marRight w:val="0"/>
          <w:marTop w:val="0"/>
          <w:marBottom w:val="0"/>
          <w:divBdr>
            <w:top w:val="none" w:sz="0" w:space="0" w:color="auto"/>
            <w:left w:val="none" w:sz="0" w:space="0" w:color="auto"/>
            <w:bottom w:val="none" w:sz="0" w:space="0" w:color="auto"/>
            <w:right w:val="none" w:sz="0" w:space="0" w:color="auto"/>
          </w:divBdr>
        </w:div>
        <w:div w:id="744033319">
          <w:marLeft w:val="640"/>
          <w:marRight w:val="0"/>
          <w:marTop w:val="0"/>
          <w:marBottom w:val="0"/>
          <w:divBdr>
            <w:top w:val="none" w:sz="0" w:space="0" w:color="auto"/>
            <w:left w:val="none" w:sz="0" w:space="0" w:color="auto"/>
            <w:bottom w:val="none" w:sz="0" w:space="0" w:color="auto"/>
            <w:right w:val="none" w:sz="0" w:space="0" w:color="auto"/>
          </w:divBdr>
        </w:div>
        <w:div w:id="72893656">
          <w:marLeft w:val="640"/>
          <w:marRight w:val="0"/>
          <w:marTop w:val="0"/>
          <w:marBottom w:val="0"/>
          <w:divBdr>
            <w:top w:val="none" w:sz="0" w:space="0" w:color="auto"/>
            <w:left w:val="none" w:sz="0" w:space="0" w:color="auto"/>
            <w:bottom w:val="none" w:sz="0" w:space="0" w:color="auto"/>
            <w:right w:val="none" w:sz="0" w:space="0" w:color="auto"/>
          </w:divBdr>
        </w:div>
      </w:divsChild>
    </w:div>
    <w:div w:id="137310371">
      <w:bodyDiv w:val="1"/>
      <w:marLeft w:val="0"/>
      <w:marRight w:val="0"/>
      <w:marTop w:val="0"/>
      <w:marBottom w:val="0"/>
      <w:divBdr>
        <w:top w:val="none" w:sz="0" w:space="0" w:color="auto"/>
        <w:left w:val="none" w:sz="0" w:space="0" w:color="auto"/>
        <w:bottom w:val="none" w:sz="0" w:space="0" w:color="auto"/>
        <w:right w:val="none" w:sz="0" w:space="0" w:color="auto"/>
      </w:divBdr>
      <w:divsChild>
        <w:div w:id="1534150796">
          <w:marLeft w:val="640"/>
          <w:marRight w:val="0"/>
          <w:marTop w:val="0"/>
          <w:marBottom w:val="0"/>
          <w:divBdr>
            <w:top w:val="none" w:sz="0" w:space="0" w:color="auto"/>
            <w:left w:val="none" w:sz="0" w:space="0" w:color="auto"/>
            <w:bottom w:val="none" w:sz="0" w:space="0" w:color="auto"/>
            <w:right w:val="none" w:sz="0" w:space="0" w:color="auto"/>
          </w:divBdr>
        </w:div>
        <w:div w:id="836842423">
          <w:marLeft w:val="640"/>
          <w:marRight w:val="0"/>
          <w:marTop w:val="0"/>
          <w:marBottom w:val="0"/>
          <w:divBdr>
            <w:top w:val="none" w:sz="0" w:space="0" w:color="auto"/>
            <w:left w:val="none" w:sz="0" w:space="0" w:color="auto"/>
            <w:bottom w:val="none" w:sz="0" w:space="0" w:color="auto"/>
            <w:right w:val="none" w:sz="0" w:space="0" w:color="auto"/>
          </w:divBdr>
        </w:div>
        <w:div w:id="11803881">
          <w:marLeft w:val="640"/>
          <w:marRight w:val="0"/>
          <w:marTop w:val="0"/>
          <w:marBottom w:val="0"/>
          <w:divBdr>
            <w:top w:val="none" w:sz="0" w:space="0" w:color="auto"/>
            <w:left w:val="none" w:sz="0" w:space="0" w:color="auto"/>
            <w:bottom w:val="none" w:sz="0" w:space="0" w:color="auto"/>
            <w:right w:val="none" w:sz="0" w:space="0" w:color="auto"/>
          </w:divBdr>
        </w:div>
        <w:div w:id="34163714">
          <w:marLeft w:val="640"/>
          <w:marRight w:val="0"/>
          <w:marTop w:val="0"/>
          <w:marBottom w:val="0"/>
          <w:divBdr>
            <w:top w:val="none" w:sz="0" w:space="0" w:color="auto"/>
            <w:left w:val="none" w:sz="0" w:space="0" w:color="auto"/>
            <w:bottom w:val="none" w:sz="0" w:space="0" w:color="auto"/>
            <w:right w:val="none" w:sz="0" w:space="0" w:color="auto"/>
          </w:divBdr>
        </w:div>
        <w:div w:id="783697765">
          <w:marLeft w:val="640"/>
          <w:marRight w:val="0"/>
          <w:marTop w:val="0"/>
          <w:marBottom w:val="0"/>
          <w:divBdr>
            <w:top w:val="none" w:sz="0" w:space="0" w:color="auto"/>
            <w:left w:val="none" w:sz="0" w:space="0" w:color="auto"/>
            <w:bottom w:val="none" w:sz="0" w:space="0" w:color="auto"/>
            <w:right w:val="none" w:sz="0" w:space="0" w:color="auto"/>
          </w:divBdr>
        </w:div>
        <w:div w:id="1620716642">
          <w:marLeft w:val="640"/>
          <w:marRight w:val="0"/>
          <w:marTop w:val="0"/>
          <w:marBottom w:val="0"/>
          <w:divBdr>
            <w:top w:val="none" w:sz="0" w:space="0" w:color="auto"/>
            <w:left w:val="none" w:sz="0" w:space="0" w:color="auto"/>
            <w:bottom w:val="none" w:sz="0" w:space="0" w:color="auto"/>
            <w:right w:val="none" w:sz="0" w:space="0" w:color="auto"/>
          </w:divBdr>
        </w:div>
        <w:div w:id="2017347036">
          <w:marLeft w:val="640"/>
          <w:marRight w:val="0"/>
          <w:marTop w:val="0"/>
          <w:marBottom w:val="0"/>
          <w:divBdr>
            <w:top w:val="none" w:sz="0" w:space="0" w:color="auto"/>
            <w:left w:val="none" w:sz="0" w:space="0" w:color="auto"/>
            <w:bottom w:val="none" w:sz="0" w:space="0" w:color="auto"/>
            <w:right w:val="none" w:sz="0" w:space="0" w:color="auto"/>
          </w:divBdr>
        </w:div>
        <w:div w:id="1886873034">
          <w:marLeft w:val="640"/>
          <w:marRight w:val="0"/>
          <w:marTop w:val="0"/>
          <w:marBottom w:val="0"/>
          <w:divBdr>
            <w:top w:val="none" w:sz="0" w:space="0" w:color="auto"/>
            <w:left w:val="none" w:sz="0" w:space="0" w:color="auto"/>
            <w:bottom w:val="none" w:sz="0" w:space="0" w:color="auto"/>
            <w:right w:val="none" w:sz="0" w:space="0" w:color="auto"/>
          </w:divBdr>
        </w:div>
        <w:div w:id="1967468831">
          <w:marLeft w:val="640"/>
          <w:marRight w:val="0"/>
          <w:marTop w:val="0"/>
          <w:marBottom w:val="0"/>
          <w:divBdr>
            <w:top w:val="none" w:sz="0" w:space="0" w:color="auto"/>
            <w:left w:val="none" w:sz="0" w:space="0" w:color="auto"/>
            <w:bottom w:val="none" w:sz="0" w:space="0" w:color="auto"/>
            <w:right w:val="none" w:sz="0" w:space="0" w:color="auto"/>
          </w:divBdr>
        </w:div>
        <w:div w:id="614599428">
          <w:marLeft w:val="640"/>
          <w:marRight w:val="0"/>
          <w:marTop w:val="0"/>
          <w:marBottom w:val="0"/>
          <w:divBdr>
            <w:top w:val="none" w:sz="0" w:space="0" w:color="auto"/>
            <w:left w:val="none" w:sz="0" w:space="0" w:color="auto"/>
            <w:bottom w:val="none" w:sz="0" w:space="0" w:color="auto"/>
            <w:right w:val="none" w:sz="0" w:space="0" w:color="auto"/>
          </w:divBdr>
        </w:div>
        <w:div w:id="925193236">
          <w:marLeft w:val="640"/>
          <w:marRight w:val="0"/>
          <w:marTop w:val="0"/>
          <w:marBottom w:val="0"/>
          <w:divBdr>
            <w:top w:val="none" w:sz="0" w:space="0" w:color="auto"/>
            <w:left w:val="none" w:sz="0" w:space="0" w:color="auto"/>
            <w:bottom w:val="none" w:sz="0" w:space="0" w:color="auto"/>
            <w:right w:val="none" w:sz="0" w:space="0" w:color="auto"/>
          </w:divBdr>
        </w:div>
        <w:div w:id="1647971492">
          <w:marLeft w:val="640"/>
          <w:marRight w:val="0"/>
          <w:marTop w:val="0"/>
          <w:marBottom w:val="0"/>
          <w:divBdr>
            <w:top w:val="none" w:sz="0" w:space="0" w:color="auto"/>
            <w:left w:val="none" w:sz="0" w:space="0" w:color="auto"/>
            <w:bottom w:val="none" w:sz="0" w:space="0" w:color="auto"/>
            <w:right w:val="none" w:sz="0" w:space="0" w:color="auto"/>
          </w:divBdr>
        </w:div>
        <w:div w:id="343631407">
          <w:marLeft w:val="640"/>
          <w:marRight w:val="0"/>
          <w:marTop w:val="0"/>
          <w:marBottom w:val="0"/>
          <w:divBdr>
            <w:top w:val="none" w:sz="0" w:space="0" w:color="auto"/>
            <w:left w:val="none" w:sz="0" w:space="0" w:color="auto"/>
            <w:bottom w:val="none" w:sz="0" w:space="0" w:color="auto"/>
            <w:right w:val="none" w:sz="0" w:space="0" w:color="auto"/>
          </w:divBdr>
        </w:div>
        <w:div w:id="1986275318">
          <w:marLeft w:val="640"/>
          <w:marRight w:val="0"/>
          <w:marTop w:val="0"/>
          <w:marBottom w:val="0"/>
          <w:divBdr>
            <w:top w:val="none" w:sz="0" w:space="0" w:color="auto"/>
            <w:left w:val="none" w:sz="0" w:space="0" w:color="auto"/>
            <w:bottom w:val="none" w:sz="0" w:space="0" w:color="auto"/>
            <w:right w:val="none" w:sz="0" w:space="0" w:color="auto"/>
          </w:divBdr>
        </w:div>
        <w:div w:id="1417442073">
          <w:marLeft w:val="640"/>
          <w:marRight w:val="0"/>
          <w:marTop w:val="0"/>
          <w:marBottom w:val="0"/>
          <w:divBdr>
            <w:top w:val="none" w:sz="0" w:space="0" w:color="auto"/>
            <w:left w:val="none" w:sz="0" w:space="0" w:color="auto"/>
            <w:bottom w:val="none" w:sz="0" w:space="0" w:color="auto"/>
            <w:right w:val="none" w:sz="0" w:space="0" w:color="auto"/>
          </w:divBdr>
        </w:div>
        <w:div w:id="1121849282">
          <w:marLeft w:val="640"/>
          <w:marRight w:val="0"/>
          <w:marTop w:val="0"/>
          <w:marBottom w:val="0"/>
          <w:divBdr>
            <w:top w:val="none" w:sz="0" w:space="0" w:color="auto"/>
            <w:left w:val="none" w:sz="0" w:space="0" w:color="auto"/>
            <w:bottom w:val="none" w:sz="0" w:space="0" w:color="auto"/>
            <w:right w:val="none" w:sz="0" w:space="0" w:color="auto"/>
          </w:divBdr>
        </w:div>
        <w:div w:id="507789996">
          <w:marLeft w:val="640"/>
          <w:marRight w:val="0"/>
          <w:marTop w:val="0"/>
          <w:marBottom w:val="0"/>
          <w:divBdr>
            <w:top w:val="none" w:sz="0" w:space="0" w:color="auto"/>
            <w:left w:val="none" w:sz="0" w:space="0" w:color="auto"/>
            <w:bottom w:val="none" w:sz="0" w:space="0" w:color="auto"/>
            <w:right w:val="none" w:sz="0" w:space="0" w:color="auto"/>
          </w:divBdr>
        </w:div>
        <w:div w:id="278414379">
          <w:marLeft w:val="640"/>
          <w:marRight w:val="0"/>
          <w:marTop w:val="0"/>
          <w:marBottom w:val="0"/>
          <w:divBdr>
            <w:top w:val="none" w:sz="0" w:space="0" w:color="auto"/>
            <w:left w:val="none" w:sz="0" w:space="0" w:color="auto"/>
            <w:bottom w:val="none" w:sz="0" w:space="0" w:color="auto"/>
            <w:right w:val="none" w:sz="0" w:space="0" w:color="auto"/>
          </w:divBdr>
        </w:div>
        <w:div w:id="1383014851">
          <w:marLeft w:val="640"/>
          <w:marRight w:val="0"/>
          <w:marTop w:val="0"/>
          <w:marBottom w:val="0"/>
          <w:divBdr>
            <w:top w:val="none" w:sz="0" w:space="0" w:color="auto"/>
            <w:left w:val="none" w:sz="0" w:space="0" w:color="auto"/>
            <w:bottom w:val="none" w:sz="0" w:space="0" w:color="auto"/>
            <w:right w:val="none" w:sz="0" w:space="0" w:color="auto"/>
          </w:divBdr>
        </w:div>
        <w:div w:id="854728425">
          <w:marLeft w:val="640"/>
          <w:marRight w:val="0"/>
          <w:marTop w:val="0"/>
          <w:marBottom w:val="0"/>
          <w:divBdr>
            <w:top w:val="none" w:sz="0" w:space="0" w:color="auto"/>
            <w:left w:val="none" w:sz="0" w:space="0" w:color="auto"/>
            <w:bottom w:val="none" w:sz="0" w:space="0" w:color="auto"/>
            <w:right w:val="none" w:sz="0" w:space="0" w:color="auto"/>
          </w:divBdr>
        </w:div>
        <w:div w:id="1680808767">
          <w:marLeft w:val="640"/>
          <w:marRight w:val="0"/>
          <w:marTop w:val="0"/>
          <w:marBottom w:val="0"/>
          <w:divBdr>
            <w:top w:val="none" w:sz="0" w:space="0" w:color="auto"/>
            <w:left w:val="none" w:sz="0" w:space="0" w:color="auto"/>
            <w:bottom w:val="none" w:sz="0" w:space="0" w:color="auto"/>
            <w:right w:val="none" w:sz="0" w:space="0" w:color="auto"/>
          </w:divBdr>
        </w:div>
        <w:div w:id="688528124">
          <w:marLeft w:val="640"/>
          <w:marRight w:val="0"/>
          <w:marTop w:val="0"/>
          <w:marBottom w:val="0"/>
          <w:divBdr>
            <w:top w:val="none" w:sz="0" w:space="0" w:color="auto"/>
            <w:left w:val="none" w:sz="0" w:space="0" w:color="auto"/>
            <w:bottom w:val="none" w:sz="0" w:space="0" w:color="auto"/>
            <w:right w:val="none" w:sz="0" w:space="0" w:color="auto"/>
          </w:divBdr>
        </w:div>
        <w:div w:id="583297756">
          <w:marLeft w:val="640"/>
          <w:marRight w:val="0"/>
          <w:marTop w:val="0"/>
          <w:marBottom w:val="0"/>
          <w:divBdr>
            <w:top w:val="none" w:sz="0" w:space="0" w:color="auto"/>
            <w:left w:val="none" w:sz="0" w:space="0" w:color="auto"/>
            <w:bottom w:val="none" w:sz="0" w:space="0" w:color="auto"/>
            <w:right w:val="none" w:sz="0" w:space="0" w:color="auto"/>
          </w:divBdr>
        </w:div>
        <w:div w:id="15163233">
          <w:marLeft w:val="640"/>
          <w:marRight w:val="0"/>
          <w:marTop w:val="0"/>
          <w:marBottom w:val="0"/>
          <w:divBdr>
            <w:top w:val="none" w:sz="0" w:space="0" w:color="auto"/>
            <w:left w:val="none" w:sz="0" w:space="0" w:color="auto"/>
            <w:bottom w:val="none" w:sz="0" w:space="0" w:color="auto"/>
            <w:right w:val="none" w:sz="0" w:space="0" w:color="auto"/>
          </w:divBdr>
        </w:div>
        <w:div w:id="1558663289">
          <w:marLeft w:val="640"/>
          <w:marRight w:val="0"/>
          <w:marTop w:val="0"/>
          <w:marBottom w:val="0"/>
          <w:divBdr>
            <w:top w:val="none" w:sz="0" w:space="0" w:color="auto"/>
            <w:left w:val="none" w:sz="0" w:space="0" w:color="auto"/>
            <w:bottom w:val="none" w:sz="0" w:space="0" w:color="auto"/>
            <w:right w:val="none" w:sz="0" w:space="0" w:color="auto"/>
          </w:divBdr>
        </w:div>
        <w:div w:id="1823765779">
          <w:marLeft w:val="640"/>
          <w:marRight w:val="0"/>
          <w:marTop w:val="0"/>
          <w:marBottom w:val="0"/>
          <w:divBdr>
            <w:top w:val="none" w:sz="0" w:space="0" w:color="auto"/>
            <w:left w:val="none" w:sz="0" w:space="0" w:color="auto"/>
            <w:bottom w:val="none" w:sz="0" w:space="0" w:color="auto"/>
            <w:right w:val="none" w:sz="0" w:space="0" w:color="auto"/>
          </w:divBdr>
        </w:div>
        <w:div w:id="204099121">
          <w:marLeft w:val="640"/>
          <w:marRight w:val="0"/>
          <w:marTop w:val="0"/>
          <w:marBottom w:val="0"/>
          <w:divBdr>
            <w:top w:val="none" w:sz="0" w:space="0" w:color="auto"/>
            <w:left w:val="none" w:sz="0" w:space="0" w:color="auto"/>
            <w:bottom w:val="none" w:sz="0" w:space="0" w:color="auto"/>
            <w:right w:val="none" w:sz="0" w:space="0" w:color="auto"/>
          </w:divBdr>
        </w:div>
        <w:div w:id="1462504302">
          <w:marLeft w:val="640"/>
          <w:marRight w:val="0"/>
          <w:marTop w:val="0"/>
          <w:marBottom w:val="0"/>
          <w:divBdr>
            <w:top w:val="none" w:sz="0" w:space="0" w:color="auto"/>
            <w:left w:val="none" w:sz="0" w:space="0" w:color="auto"/>
            <w:bottom w:val="none" w:sz="0" w:space="0" w:color="auto"/>
            <w:right w:val="none" w:sz="0" w:space="0" w:color="auto"/>
          </w:divBdr>
        </w:div>
        <w:div w:id="43531325">
          <w:marLeft w:val="640"/>
          <w:marRight w:val="0"/>
          <w:marTop w:val="0"/>
          <w:marBottom w:val="0"/>
          <w:divBdr>
            <w:top w:val="none" w:sz="0" w:space="0" w:color="auto"/>
            <w:left w:val="none" w:sz="0" w:space="0" w:color="auto"/>
            <w:bottom w:val="none" w:sz="0" w:space="0" w:color="auto"/>
            <w:right w:val="none" w:sz="0" w:space="0" w:color="auto"/>
          </w:divBdr>
        </w:div>
        <w:div w:id="890732099">
          <w:marLeft w:val="640"/>
          <w:marRight w:val="0"/>
          <w:marTop w:val="0"/>
          <w:marBottom w:val="0"/>
          <w:divBdr>
            <w:top w:val="none" w:sz="0" w:space="0" w:color="auto"/>
            <w:left w:val="none" w:sz="0" w:space="0" w:color="auto"/>
            <w:bottom w:val="none" w:sz="0" w:space="0" w:color="auto"/>
            <w:right w:val="none" w:sz="0" w:space="0" w:color="auto"/>
          </w:divBdr>
        </w:div>
        <w:div w:id="482162289">
          <w:marLeft w:val="640"/>
          <w:marRight w:val="0"/>
          <w:marTop w:val="0"/>
          <w:marBottom w:val="0"/>
          <w:divBdr>
            <w:top w:val="none" w:sz="0" w:space="0" w:color="auto"/>
            <w:left w:val="none" w:sz="0" w:space="0" w:color="auto"/>
            <w:bottom w:val="none" w:sz="0" w:space="0" w:color="auto"/>
            <w:right w:val="none" w:sz="0" w:space="0" w:color="auto"/>
          </w:divBdr>
        </w:div>
        <w:div w:id="2142258860">
          <w:marLeft w:val="640"/>
          <w:marRight w:val="0"/>
          <w:marTop w:val="0"/>
          <w:marBottom w:val="0"/>
          <w:divBdr>
            <w:top w:val="none" w:sz="0" w:space="0" w:color="auto"/>
            <w:left w:val="none" w:sz="0" w:space="0" w:color="auto"/>
            <w:bottom w:val="none" w:sz="0" w:space="0" w:color="auto"/>
            <w:right w:val="none" w:sz="0" w:space="0" w:color="auto"/>
          </w:divBdr>
        </w:div>
        <w:div w:id="804546542">
          <w:marLeft w:val="640"/>
          <w:marRight w:val="0"/>
          <w:marTop w:val="0"/>
          <w:marBottom w:val="0"/>
          <w:divBdr>
            <w:top w:val="none" w:sz="0" w:space="0" w:color="auto"/>
            <w:left w:val="none" w:sz="0" w:space="0" w:color="auto"/>
            <w:bottom w:val="none" w:sz="0" w:space="0" w:color="auto"/>
            <w:right w:val="none" w:sz="0" w:space="0" w:color="auto"/>
          </w:divBdr>
        </w:div>
        <w:div w:id="1069962709">
          <w:marLeft w:val="640"/>
          <w:marRight w:val="0"/>
          <w:marTop w:val="0"/>
          <w:marBottom w:val="0"/>
          <w:divBdr>
            <w:top w:val="none" w:sz="0" w:space="0" w:color="auto"/>
            <w:left w:val="none" w:sz="0" w:space="0" w:color="auto"/>
            <w:bottom w:val="none" w:sz="0" w:space="0" w:color="auto"/>
            <w:right w:val="none" w:sz="0" w:space="0" w:color="auto"/>
          </w:divBdr>
        </w:div>
        <w:div w:id="451830646">
          <w:marLeft w:val="640"/>
          <w:marRight w:val="0"/>
          <w:marTop w:val="0"/>
          <w:marBottom w:val="0"/>
          <w:divBdr>
            <w:top w:val="none" w:sz="0" w:space="0" w:color="auto"/>
            <w:left w:val="none" w:sz="0" w:space="0" w:color="auto"/>
            <w:bottom w:val="none" w:sz="0" w:space="0" w:color="auto"/>
            <w:right w:val="none" w:sz="0" w:space="0" w:color="auto"/>
          </w:divBdr>
        </w:div>
        <w:div w:id="1881211158">
          <w:marLeft w:val="640"/>
          <w:marRight w:val="0"/>
          <w:marTop w:val="0"/>
          <w:marBottom w:val="0"/>
          <w:divBdr>
            <w:top w:val="none" w:sz="0" w:space="0" w:color="auto"/>
            <w:left w:val="none" w:sz="0" w:space="0" w:color="auto"/>
            <w:bottom w:val="none" w:sz="0" w:space="0" w:color="auto"/>
            <w:right w:val="none" w:sz="0" w:space="0" w:color="auto"/>
          </w:divBdr>
        </w:div>
        <w:div w:id="872763117">
          <w:marLeft w:val="640"/>
          <w:marRight w:val="0"/>
          <w:marTop w:val="0"/>
          <w:marBottom w:val="0"/>
          <w:divBdr>
            <w:top w:val="none" w:sz="0" w:space="0" w:color="auto"/>
            <w:left w:val="none" w:sz="0" w:space="0" w:color="auto"/>
            <w:bottom w:val="none" w:sz="0" w:space="0" w:color="auto"/>
            <w:right w:val="none" w:sz="0" w:space="0" w:color="auto"/>
          </w:divBdr>
        </w:div>
        <w:div w:id="1845316673">
          <w:marLeft w:val="640"/>
          <w:marRight w:val="0"/>
          <w:marTop w:val="0"/>
          <w:marBottom w:val="0"/>
          <w:divBdr>
            <w:top w:val="none" w:sz="0" w:space="0" w:color="auto"/>
            <w:left w:val="none" w:sz="0" w:space="0" w:color="auto"/>
            <w:bottom w:val="none" w:sz="0" w:space="0" w:color="auto"/>
            <w:right w:val="none" w:sz="0" w:space="0" w:color="auto"/>
          </w:divBdr>
        </w:div>
        <w:div w:id="588780767">
          <w:marLeft w:val="640"/>
          <w:marRight w:val="0"/>
          <w:marTop w:val="0"/>
          <w:marBottom w:val="0"/>
          <w:divBdr>
            <w:top w:val="none" w:sz="0" w:space="0" w:color="auto"/>
            <w:left w:val="none" w:sz="0" w:space="0" w:color="auto"/>
            <w:bottom w:val="none" w:sz="0" w:space="0" w:color="auto"/>
            <w:right w:val="none" w:sz="0" w:space="0" w:color="auto"/>
          </w:divBdr>
        </w:div>
        <w:div w:id="1036465344">
          <w:marLeft w:val="640"/>
          <w:marRight w:val="0"/>
          <w:marTop w:val="0"/>
          <w:marBottom w:val="0"/>
          <w:divBdr>
            <w:top w:val="none" w:sz="0" w:space="0" w:color="auto"/>
            <w:left w:val="none" w:sz="0" w:space="0" w:color="auto"/>
            <w:bottom w:val="none" w:sz="0" w:space="0" w:color="auto"/>
            <w:right w:val="none" w:sz="0" w:space="0" w:color="auto"/>
          </w:divBdr>
        </w:div>
        <w:div w:id="353727244">
          <w:marLeft w:val="640"/>
          <w:marRight w:val="0"/>
          <w:marTop w:val="0"/>
          <w:marBottom w:val="0"/>
          <w:divBdr>
            <w:top w:val="none" w:sz="0" w:space="0" w:color="auto"/>
            <w:left w:val="none" w:sz="0" w:space="0" w:color="auto"/>
            <w:bottom w:val="none" w:sz="0" w:space="0" w:color="auto"/>
            <w:right w:val="none" w:sz="0" w:space="0" w:color="auto"/>
          </w:divBdr>
        </w:div>
        <w:div w:id="741097134">
          <w:marLeft w:val="640"/>
          <w:marRight w:val="0"/>
          <w:marTop w:val="0"/>
          <w:marBottom w:val="0"/>
          <w:divBdr>
            <w:top w:val="none" w:sz="0" w:space="0" w:color="auto"/>
            <w:left w:val="none" w:sz="0" w:space="0" w:color="auto"/>
            <w:bottom w:val="none" w:sz="0" w:space="0" w:color="auto"/>
            <w:right w:val="none" w:sz="0" w:space="0" w:color="auto"/>
          </w:divBdr>
        </w:div>
        <w:div w:id="1521813528">
          <w:marLeft w:val="640"/>
          <w:marRight w:val="0"/>
          <w:marTop w:val="0"/>
          <w:marBottom w:val="0"/>
          <w:divBdr>
            <w:top w:val="none" w:sz="0" w:space="0" w:color="auto"/>
            <w:left w:val="none" w:sz="0" w:space="0" w:color="auto"/>
            <w:bottom w:val="none" w:sz="0" w:space="0" w:color="auto"/>
            <w:right w:val="none" w:sz="0" w:space="0" w:color="auto"/>
          </w:divBdr>
        </w:div>
      </w:divsChild>
    </w:div>
    <w:div w:id="146670415">
      <w:bodyDiv w:val="1"/>
      <w:marLeft w:val="0"/>
      <w:marRight w:val="0"/>
      <w:marTop w:val="0"/>
      <w:marBottom w:val="0"/>
      <w:divBdr>
        <w:top w:val="none" w:sz="0" w:space="0" w:color="auto"/>
        <w:left w:val="none" w:sz="0" w:space="0" w:color="auto"/>
        <w:bottom w:val="none" w:sz="0" w:space="0" w:color="auto"/>
        <w:right w:val="none" w:sz="0" w:space="0" w:color="auto"/>
      </w:divBdr>
      <w:divsChild>
        <w:div w:id="1288318493">
          <w:marLeft w:val="640"/>
          <w:marRight w:val="0"/>
          <w:marTop w:val="0"/>
          <w:marBottom w:val="0"/>
          <w:divBdr>
            <w:top w:val="none" w:sz="0" w:space="0" w:color="auto"/>
            <w:left w:val="none" w:sz="0" w:space="0" w:color="auto"/>
            <w:bottom w:val="none" w:sz="0" w:space="0" w:color="auto"/>
            <w:right w:val="none" w:sz="0" w:space="0" w:color="auto"/>
          </w:divBdr>
        </w:div>
        <w:div w:id="1786149397">
          <w:marLeft w:val="640"/>
          <w:marRight w:val="0"/>
          <w:marTop w:val="0"/>
          <w:marBottom w:val="0"/>
          <w:divBdr>
            <w:top w:val="none" w:sz="0" w:space="0" w:color="auto"/>
            <w:left w:val="none" w:sz="0" w:space="0" w:color="auto"/>
            <w:bottom w:val="none" w:sz="0" w:space="0" w:color="auto"/>
            <w:right w:val="none" w:sz="0" w:space="0" w:color="auto"/>
          </w:divBdr>
        </w:div>
        <w:div w:id="1282414989">
          <w:marLeft w:val="640"/>
          <w:marRight w:val="0"/>
          <w:marTop w:val="0"/>
          <w:marBottom w:val="0"/>
          <w:divBdr>
            <w:top w:val="none" w:sz="0" w:space="0" w:color="auto"/>
            <w:left w:val="none" w:sz="0" w:space="0" w:color="auto"/>
            <w:bottom w:val="none" w:sz="0" w:space="0" w:color="auto"/>
            <w:right w:val="none" w:sz="0" w:space="0" w:color="auto"/>
          </w:divBdr>
        </w:div>
        <w:div w:id="735204643">
          <w:marLeft w:val="640"/>
          <w:marRight w:val="0"/>
          <w:marTop w:val="0"/>
          <w:marBottom w:val="0"/>
          <w:divBdr>
            <w:top w:val="none" w:sz="0" w:space="0" w:color="auto"/>
            <w:left w:val="none" w:sz="0" w:space="0" w:color="auto"/>
            <w:bottom w:val="none" w:sz="0" w:space="0" w:color="auto"/>
            <w:right w:val="none" w:sz="0" w:space="0" w:color="auto"/>
          </w:divBdr>
        </w:div>
        <w:div w:id="602808947">
          <w:marLeft w:val="640"/>
          <w:marRight w:val="0"/>
          <w:marTop w:val="0"/>
          <w:marBottom w:val="0"/>
          <w:divBdr>
            <w:top w:val="none" w:sz="0" w:space="0" w:color="auto"/>
            <w:left w:val="none" w:sz="0" w:space="0" w:color="auto"/>
            <w:bottom w:val="none" w:sz="0" w:space="0" w:color="auto"/>
            <w:right w:val="none" w:sz="0" w:space="0" w:color="auto"/>
          </w:divBdr>
        </w:div>
        <w:div w:id="818153291">
          <w:marLeft w:val="640"/>
          <w:marRight w:val="0"/>
          <w:marTop w:val="0"/>
          <w:marBottom w:val="0"/>
          <w:divBdr>
            <w:top w:val="none" w:sz="0" w:space="0" w:color="auto"/>
            <w:left w:val="none" w:sz="0" w:space="0" w:color="auto"/>
            <w:bottom w:val="none" w:sz="0" w:space="0" w:color="auto"/>
            <w:right w:val="none" w:sz="0" w:space="0" w:color="auto"/>
          </w:divBdr>
        </w:div>
        <w:div w:id="830634779">
          <w:marLeft w:val="640"/>
          <w:marRight w:val="0"/>
          <w:marTop w:val="0"/>
          <w:marBottom w:val="0"/>
          <w:divBdr>
            <w:top w:val="none" w:sz="0" w:space="0" w:color="auto"/>
            <w:left w:val="none" w:sz="0" w:space="0" w:color="auto"/>
            <w:bottom w:val="none" w:sz="0" w:space="0" w:color="auto"/>
            <w:right w:val="none" w:sz="0" w:space="0" w:color="auto"/>
          </w:divBdr>
        </w:div>
        <w:div w:id="1812551457">
          <w:marLeft w:val="640"/>
          <w:marRight w:val="0"/>
          <w:marTop w:val="0"/>
          <w:marBottom w:val="0"/>
          <w:divBdr>
            <w:top w:val="none" w:sz="0" w:space="0" w:color="auto"/>
            <w:left w:val="none" w:sz="0" w:space="0" w:color="auto"/>
            <w:bottom w:val="none" w:sz="0" w:space="0" w:color="auto"/>
            <w:right w:val="none" w:sz="0" w:space="0" w:color="auto"/>
          </w:divBdr>
        </w:div>
        <w:div w:id="204341731">
          <w:marLeft w:val="640"/>
          <w:marRight w:val="0"/>
          <w:marTop w:val="0"/>
          <w:marBottom w:val="0"/>
          <w:divBdr>
            <w:top w:val="none" w:sz="0" w:space="0" w:color="auto"/>
            <w:left w:val="none" w:sz="0" w:space="0" w:color="auto"/>
            <w:bottom w:val="none" w:sz="0" w:space="0" w:color="auto"/>
            <w:right w:val="none" w:sz="0" w:space="0" w:color="auto"/>
          </w:divBdr>
        </w:div>
        <w:div w:id="50470175">
          <w:marLeft w:val="640"/>
          <w:marRight w:val="0"/>
          <w:marTop w:val="0"/>
          <w:marBottom w:val="0"/>
          <w:divBdr>
            <w:top w:val="none" w:sz="0" w:space="0" w:color="auto"/>
            <w:left w:val="none" w:sz="0" w:space="0" w:color="auto"/>
            <w:bottom w:val="none" w:sz="0" w:space="0" w:color="auto"/>
            <w:right w:val="none" w:sz="0" w:space="0" w:color="auto"/>
          </w:divBdr>
        </w:div>
        <w:div w:id="858350727">
          <w:marLeft w:val="640"/>
          <w:marRight w:val="0"/>
          <w:marTop w:val="0"/>
          <w:marBottom w:val="0"/>
          <w:divBdr>
            <w:top w:val="none" w:sz="0" w:space="0" w:color="auto"/>
            <w:left w:val="none" w:sz="0" w:space="0" w:color="auto"/>
            <w:bottom w:val="none" w:sz="0" w:space="0" w:color="auto"/>
            <w:right w:val="none" w:sz="0" w:space="0" w:color="auto"/>
          </w:divBdr>
        </w:div>
        <w:div w:id="302933378">
          <w:marLeft w:val="640"/>
          <w:marRight w:val="0"/>
          <w:marTop w:val="0"/>
          <w:marBottom w:val="0"/>
          <w:divBdr>
            <w:top w:val="none" w:sz="0" w:space="0" w:color="auto"/>
            <w:left w:val="none" w:sz="0" w:space="0" w:color="auto"/>
            <w:bottom w:val="none" w:sz="0" w:space="0" w:color="auto"/>
            <w:right w:val="none" w:sz="0" w:space="0" w:color="auto"/>
          </w:divBdr>
        </w:div>
        <w:div w:id="663436118">
          <w:marLeft w:val="640"/>
          <w:marRight w:val="0"/>
          <w:marTop w:val="0"/>
          <w:marBottom w:val="0"/>
          <w:divBdr>
            <w:top w:val="none" w:sz="0" w:space="0" w:color="auto"/>
            <w:left w:val="none" w:sz="0" w:space="0" w:color="auto"/>
            <w:bottom w:val="none" w:sz="0" w:space="0" w:color="auto"/>
            <w:right w:val="none" w:sz="0" w:space="0" w:color="auto"/>
          </w:divBdr>
        </w:div>
        <w:div w:id="1122311290">
          <w:marLeft w:val="640"/>
          <w:marRight w:val="0"/>
          <w:marTop w:val="0"/>
          <w:marBottom w:val="0"/>
          <w:divBdr>
            <w:top w:val="none" w:sz="0" w:space="0" w:color="auto"/>
            <w:left w:val="none" w:sz="0" w:space="0" w:color="auto"/>
            <w:bottom w:val="none" w:sz="0" w:space="0" w:color="auto"/>
            <w:right w:val="none" w:sz="0" w:space="0" w:color="auto"/>
          </w:divBdr>
        </w:div>
        <w:div w:id="1578636960">
          <w:marLeft w:val="640"/>
          <w:marRight w:val="0"/>
          <w:marTop w:val="0"/>
          <w:marBottom w:val="0"/>
          <w:divBdr>
            <w:top w:val="none" w:sz="0" w:space="0" w:color="auto"/>
            <w:left w:val="none" w:sz="0" w:space="0" w:color="auto"/>
            <w:bottom w:val="none" w:sz="0" w:space="0" w:color="auto"/>
            <w:right w:val="none" w:sz="0" w:space="0" w:color="auto"/>
          </w:divBdr>
        </w:div>
        <w:div w:id="731925355">
          <w:marLeft w:val="640"/>
          <w:marRight w:val="0"/>
          <w:marTop w:val="0"/>
          <w:marBottom w:val="0"/>
          <w:divBdr>
            <w:top w:val="none" w:sz="0" w:space="0" w:color="auto"/>
            <w:left w:val="none" w:sz="0" w:space="0" w:color="auto"/>
            <w:bottom w:val="none" w:sz="0" w:space="0" w:color="auto"/>
            <w:right w:val="none" w:sz="0" w:space="0" w:color="auto"/>
          </w:divBdr>
        </w:div>
        <w:div w:id="700210181">
          <w:marLeft w:val="640"/>
          <w:marRight w:val="0"/>
          <w:marTop w:val="0"/>
          <w:marBottom w:val="0"/>
          <w:divBdr>
            <w:top w:val="none" w:sz="0" w:space="0" w:color="auto"/>
            <w:left w:val="none" w:sz="0" w:space="0" w:color="auto"/>
            <w:bottom w:val="none" w:sz="0" w:space="0" w:color="auto"/>
            <w:right w:val="none" w:sz="0" w:space="0" w:color="auto"/>
          </w:divBdr>
        </w:div>
        <w:div w:id="1664695269">
          <w:marLeft w:val="640"/>
          <w:marRight w:val="0"/>
          <w:marTop w:val="0"/>
          <w:marBottom w:val="0"/>
          <w:divBdr>
            <w:top w:val="none" w:sz="0" w:space="0" w:color="auto"/>
            <w:left w:val="none" w:sz="0" w:space="0" w:color="auto"/>
            <w:bottom w:val="none" w:sz="0" w:space="0" w:color="auto"/>
            <w:right w:val="none" w:sz="0" w:space="0" w:color="auto"/>
          </w:divBdr>
        </w:div>
        <w:div w:id="637421047">
          <w:marLeft w:val="640"/>
          <w:marRight w:val="0"/>
          <w:marTop w:val="0"/>
          <w:marBottom w:val="0"/>
          <w:divBdr>
            <w:top w:val="none" w:sz="0" w:space="0" w:color="auto"/>
            <w:left w:val="none" w:sz="0" w:space="0" w:color="auto"/>
            <w:bottom w:val="none" w:sz="0" w:space="0" w:color="auto"/>
            <w:right w:val="none" w:sz="0" w:space="0" w:color="auto"/>
          </w:divBdr>
        </w:div>
        <w:div w:id="765075129">
          <w:marLeft w:val="640"/>
          <w:marRight w:val="0"/>
          <w:marTop w:val="0"/>
          <w:marBottom w:val="0"/>
          <w:divBdr>
            <w:top w:val="none" w:sz="0" w:space="0" w:color="auto"/>
            <w:left w:val="none" w:sz="0" w:space="0" w:color="auto"/>
            <w:bottom w:val="none" w:sz="0" w:space="0" w:color="auto"/>
            <w:right w:val="none" w:sz="0" w:space="0" w:color="auto"/>
          </w:divBdr>
        </w:div>
        <w:div w:id="540823779">
          <w:marLeft w:val="640"/>
          <w:marRight w:val="0"/>
          <w:marTop w:val="0"/>
          <w:marBottom w:val="0"/>
          <w:divBdr>
            <w:top w:val="none" w:sz="0" w:space="0" w:color="auto"/>
            <w:left w:val="none" w:sz="0" w:space="0" w:color="auto"/>
            <w:bottom w:val="none" w:sz="0" w:space="0" w:color="auto"/>
            <w:right w:val="none" w:sz="0" w:space="0" w:color="auto"/>
          </w:divBdr>
        </w:div>
        <w:div w:id="971984721">
          <w:marLeft w:val="640"/>
          <w:marRight w:val="0"/>
          <w:marTop w:val="0"/>
          <w:marBottom w:val="0"/>
          <w:divBdr>
            <w:top w:val="none" w:sz="0" w:space="0" w:color="auto"/>
            <w:left w:val="none" w:sz="0" w:space="0" w:color="auto"/>
            <w:bottom w:val="none" w:sz="0" w:space="0" w:color="auto"/>
            <w:right w:val="none" w:sz="0" w:space="0" w:color="auto"/>
          </w:divBdr>
        </w:div>
        <w:div w:id="1288387029">
          <w:marLeft w:val="640"/>
          <w:marRight w:val="0"/>
          <w:marTop w:val="0"/>
          <w:marBottom w:val="0"/>
          <w:divBdr>
            <w:top w:val="none" w:sz="0" w:space="0" w:color="auto"/>
            <w:left w:val="none" w:sz="0" w:space="0" w:color="auto"/>
            <w:bottom w:val="none" w:sz="0" w:space="0" w:color="auto"/>
            <w:right w:val="none" w:sz="0" w:space="0" w:color="auto"/>
          </w:divBdr>
        </w:div>
        <w:div w:id="1594707399">
          <w:marLeft w:val="640"/>
          <w:marRight w:val="0"/>
          <w:marTop w:val="0"/>
          <w:marBottom w:val="0"/>
          <w:divBdr>
            <w:top w:val="none" w:sz="0" w:space="0" w:color="auto"/>
            <w:left w:val="none" w:sz="0" w:space="0" w:color="auto"/>
            <w:bottom w:val="none" w:sz="0" w:space="0" w:color="auto"/>
            <w:right w:val="none" w:sz="0" w:space="0" w:color="auto"/>
          </w:divBdr>
        </w:div>
        <w:div w:id="255407813">
          <w:marLeft w:val="640"/>
          <w:marRight w:val="0"/>
          <w:marTop w:val="0"/>
          <w:marBottom w:val="0"/>
          <w:divBdr>
            <w:top w:val="none" w:sz="0" w:space="0" w:color="auto"/>
            <w:left w:val="none" w:sz="0" w:space="0" w:color="auto"/>
            <w:bottom w:val="none" w:sz="0" w:space="0" w:color="auto"/>
            <w:right w:val="none" w:sz="0" w:space="0" w:color="auto"/>
          </w:divBdr>
        </w:div>
        <w:div w:id="885335369">
          <w:marLeft w:val="640"/>
          <w:marRight w:val="0"/>
          <w:marTop w:val="0"/>
          <w:marBottom w:val="0"/>
          <w:divBdr>
            <w:top w:val="none" w:sz="0" w:space="0" w:color="auto"/>
            <w:left w:val="none" w:sz="0" w:space="0" w:color="auto"/>
            <w:bottom w:val="none" w:sz="0" w:space="0" w:color="auto"/>
            <w:right w:val="none" w:sz="0" w:space="0" w:color="auto"/>
          </w:divBdr>
        </w:div>
        <w:div w:id="543637767">
          <w:marLeft w:val="640"/>
          <w:marRight w:val="0"/>
          <w:marTop w:val="0"/>
          <w:marBottom w:val="0"/>
          <w:divBdr>
            <w:top w:val="none" w:sz="0" w:space="0" w:color="auto"/>
            <w:left w:val="none" w:sz="0" w:space="0" w:color="auto"/>
            <w:bottom w:val="none" w:sz="0" w:space="0" w:color="auto"/>
            <w:right w:val="none" w:sz="0" w:space="0" w:color="auto"/>
          </w:divBdr>
        </w:div>
        <w:div w:id="306670405">
          <w:marLeft w:val="640"/>
          <w:marRight w:val="0"/>
          <w:marTop w:val="0"/>
          <w:marBottom w:val="0"/>
          <w:divBdr>
            <w:top w:val="none" w:sz="0" w:space="0" w:color="auto"/>
            <w:left w:val="none" w:sz="0" w:space="0" w:color="auto"/>
            <w:bottom w:val="none" w:sz="0" w:space="0" w:color="auto"/>
            <w:right w:val="none" w:sz="0" w:space="0" w:color="auto"/>
          </w:divBdr>
        </w:div>
        <w:div w:id="1697806965">
          <w:marLeft w:val="640"/>
          <w:marRight w:val="0"/>
          <w:marTop w:val="0"/>
          <w:marBottom w:val="0"/>
          <w:divBdr>
            <w:top w:val="none" w:sz="0" w:space="0" w:color="auto"/>
            <w:left w:val="none" w:sz="0" w:space="0" w:color="auto"/>
            <w:bottom w:val="none" w:sz="0" w:space="0" w:color="auto"/>
            <w:right w:val="none" w:sz="0" w:space="0" w:color="auto"/>
          </w:divBdr>
        </w:div>
        <w:div w:id="679238386">
          <w:marLeft w:val="640"/>
          <w:marRight w:val="0"/>
          <w:marTop w:val="0"/>
          <w:marBottom w:val="0"/>
          <w:divBdr>
            <w:top w:val="none" w:sz="0" w:space="0" w:color="auto"/>
            <w:left w:val="none" w:sz="0" w:space="0" w:color="auto"/>
            <w:bottom w:val="none" w:sz="0" w:space="0" w:color="auto"/>
            <w:right w:val="none" w:sz="0" w:space="0" w:color="auto"/>
          </w:divBdr>
        </w:div>
        <w:div w:id="2107533628">
          <w:marLeft w:val="640"/>
          <w:marRight w:val="0"/>
          <w:marTop w:val="0"/>
          <w:marBottom w:val="0"/>
          <w:divBdr>
            <w:top w:val="none" w:sz="0" w:space="0" w:color="auto"/>
            <w:left w:val="none" w:sz="0" w:space="0" w:color="auto"/>
            <w:bottom w:val="none" w:sz="0" w:space="0" w:color="auto"/>
            <w:right w:val="none" w:sz="0" w:space="0" w:color="auto"/>
          </w:divBdr>
        </w:div>
        <w:div w:id="1903826634">
          <w:marLeft w:val="640"/>
          <w:marRight w:val="0"/>
          <w:marTop w:val="0"/>
          <w:marBottom w:val="0"/>
          <w:divBdr>
            <w:top w:val="none" w:sz="0" w:space="0" w:color="auto"/>
            <w:left w:val="none" w:sz="0" w:space="0" w:color="auto"/>
            <w:bottom w:val="none" w:sz="0" w:space="0" w:color="auto"/>
            <w:right w:val="none" w:sz="0" w:space="0" w:color="auto"/>
          </w:divBdr>
        </w:div>
        <w:div w:id="166529769">
          <w:marLeft w:val="640"/>
          <w:marRight w:val="0"/>
          <w:marTop w:val="0"/>
          <w:marBottom w:val="0"/>
          <w:divBdr>
            <w:top w:val="none" w:sz="0" w:space="0" w:color="auto"/>
            <w:left w:val="none" w:sz="0" w:space="0" w:color="auto"/>
            <w:bottom w:val="none" w:sz="0" w:space="0" w:color="auto"/>
            <w:right w:val="none" w:sz="0" w:space="0" w:color="auto"/>
          </w:divBdr>
        </w:div>
        <w:div w:id="105661081">
          <w:marLeft w:val="640"/>
          <w:marRight w:val="0"/>
          <w:marTop w:val="0"/>
          <w:marBottom w:val="0"/>
          <w:divBdr>
            <w:top w:val="none" w:sz="0" w:space="0" w:color="auto"/>
            <w:left w:val="none" w:sz="0" w:space="0" w:color="auto"/>
            <w:bottom w:val="none" w:sz="0" w:space="0" w:color="auto"/>
            <w:right w:val="none" w:sz="0" w:space="0" w:color="auto"/>
          </w:divBdr>
        </w:div>
        <w:div w:id="1913152705">
          <w:marLeft w:val="640"/>
          <w:marRight w:val="0"/>
          <w:marTop w:val="0"/>
          <w:marBottom w:val="0"/>
          <w:divBdr>
            <w:top w:val="none" w:sz="0" w:space="0" w:color="auto"/>
            <w:left w:val="none" w:sz="0" w:space="0" w:color="auto"/>
            <w:bottom w:val="none" w:sz="0" w:space="0" w:color="auto"/>
            <w:right w:val="none" w:sz="0" w:space="0" w:color="auto"/>
          </w:divBdr>
        </w:div>
        <w:div w:id="193622300">
          <w:marLeft w:val="640"/>
          <w:marRight w:val="0"/>
          <w:marTop w:val="0"/>
          <w:marBottom w:val="0"/>
          <w:divBdr>
            <w:top w:val="none" w:sz="0" w:space="0" w:color="auto"/>
            <w:left w:val="none" w:sz="0" w:space="0" w:color="auto"/>
            <w:bottom w:val="none" w:sz="0" w:space="0" w:color="auto"/>
            <w:right w:val="none" w:sz="0" w:space="0" w:color="auto"/>
          </w:divBdr>
        </w:div>
        <w:div w:id="273446218">
          <w:marLeft w:val="640"/>
          <w:marRight w:val="0"/>
          <w:marTop w:val="0"/>
          <w:marBottom w:val="0"/>
          <w:divBdr>
            <w:top w:val="none" w:sz="0" w:space="0" w:color="auto"/>
            <w:left w:val="none" w:sz="0" w:space="0" w:color="auto"/>
            <w:bottom w:val="none" w:sz="0" w:space="0" w:color="auto"/>
            <w:right w:val="none" w:sz="0" w:space="0" w:color="auto"/>
          </w:divBdr>
        </w:div>
        <w:div w:id="1842767839">
          <w:marLeft w:val="640"/>
          <w:marRight w:val="0"/>
          <w:marTop w:val="0"/>
          <w:marBottom w:val="0"/>
          <w:divBdr>
            <w:top w:val="none" w:sz="0" w:space="0" w:color="auto"/>
            <w:left w:val="none" w:sz="0" w:space="0" w:color="auto"/>
            <w:bottom w:val="none" w:sz="0" w:space="0" w:color="auto"/>
            <w:right w:val="none" w:sz="0" w:space="0" w:color="auto"/>
          </w:divBdr>
        </w:div>
        <w:div w:id="399135066">
          <w:marLeft w:val="640"/>
          <w:marRight w:val="0"/>
          <w:marTop w:val="0"/>
          <w:marBottom w:val="0"/>
          <w:divBdr>
            <w:top w:val="none" w:sz="0" w:space="0" w:color="auto"/>
            <w:left w:val="none" w:sz="0" w:space="0" w:color="auto"/>
            <w:bottom w:val="none" w:sz="0" w:space="0" w:color="auto"/>
            <w:right w:val="none" w:sz="0" w:space="0" w:color="auto"/>
          </w:divBdr>
        </w:div>
        <w:div w:id="34699387">
          <w:marLeft w:val="640"/>
          <w:marRight w:val="0"/>
          <w:marTop w:val="0"/>
          <w:marBottom w:val="0"/>
          <w:divBdr>
            <w:top w:val="none" w:sz="0" w:space="0" w:color="auto"/>
            <w:left w:val="none" w:sz="0" w:space="0" w:color="auto"/>
            <w:bottom w:val="none" w:sz="0" w:space="0" w:color="auto"/>
            <w:right w:val="none" w:sz="0" w:space="0" w:color="auto"/>
          </w:divBdr>
        </w:div>
        <w:div w:id="1228345613">
          <w:marLeft w:val="640"/>
          <w:marRight w:val="0"/>
          <w:marTop w:val="0"/>
          <w:marBottom w:val="0"/>
          <w:divBdr>
            <w:top w:val="none" w:sz="0" w:space="0" w:color="auto"/>
            <w:left w:val="none" w:sz="0" w:space="0" w:color="auto"/>
            <w:bottom w:val="none" w:sz="0" w:space="0" w:color="auto"/>
            <w:right w:val="none" w:sz="0" w:space="0" w:color="auto"/>
          </w:divBdr>
        </w:div>
        <w:div w:id="93400694">
          <w:marLeft w:val="640"/>
          <w:marRight w:val="0"/>
          <w:marTop w:val="0"/>
          <w:marBottom w:val="0"/>
          <w:divBdr>
            <w:top w:val="none" w:sz="0" w:space="0" w:color="auto"/>
            <w:left w:val="none" w:sz="0" w:space="0" w:color="auto"/>
            <w:bottom w:val="none" w:sz="0" w:space="0" w:color="auto"/>
            <w:right w:val="none" w:sz="0" w:space="0" w:color="auto"/>
          </w:divBdr>
        </w:div>
        <w:div w:id="1687318509">
          <w:marLeft w:val="640"/>
          <w:marRight w:val="0"/>
          <w:marTop w:val="0"/>
          <w:marBottom w:val="0"/>
          <w:divBdr>
            <w:top w:val="none" w:sz="0" w:space="0" w:color="auto"/>
            <w:left w:val="none" w:sz="0" w:space="0" w:color="auto"/>
            <w:bottom w:val="none" w:sz="0" w:space="0" w:color="auto"/>
            <w:right w:val="none" w:sz="0" w:space="0" w:color="auto"/>
          </w:divBdr>
        </w:div>
        <w:div w:id="1053651897">
          <w:marLeft w:val="640"/>
          <w:marRight w:val="0"/>
          <w:marTop w:val="0"/>
          <w:marBottom w:val="0"/>
          <w:divBdr>
            <w:top w:val="none" w:sz="0" w:space="0" w:color="auto"/>
            <w:left w:val="none" w:sz="0" w:space="0" w:color="auto"/>
            <w:bottom w:val="none" w:sz="0" w:space="0" w:color="auto"/>
            <w:right w:val="none" w:sz="0" w:space="0" w:color="auto"/>
          </w:divBdr>
        </w:div>
        <w:div w:id="420029056">
          <w:marLeft w:val="640"/>
          <w:marRight w:val="0"/>
          <w:marTop w:val="0"/>
          <w:marBottom w:val="0"/>
          <w:divBdr>
            <w:top w:val="none" w:sz="0" w:space="0" w:color="auto"/>
            <w:left w:val="none" w:sz="0" w:space="0" w:color="auto"/>
            <w:bottom w:val="none" w:sz="0" w:space="0" w:color="auto"/>
            <w:right w:val="none" w:sz="0" w:space="0" w:color="auto"/>
          </w:divBdr>
        </w:div>
        <w:div w:id="88550700">
          <w:marLeft w:val="640"/>
          <w:marRight w:val="0"/>
          <w:marTop w:val="0"/>
          <w:marBottom w:val="0"/>
          <w:divBdr>
            <w:top w:val="none" w:sz="0" w:space="0" w:color="auto"/>
            <w:left w:val="none" w:sz="0" w:space="0" w:color="auto"/>
            <w:bottom w:val="none" w:sz="0" w:space="0" w:color="auto"/>
            <w:right w:val="none" w:sz="0" w:space="0" w:color="auto"/>
          </w:divBdr>
        </w:div>
        <w:div w:id="524097886">
          <w:marLeft w:val="640"/>
          <w:marRight w:val="0"/>
          <w:marTop w:val="0"/>
          <w:marBottom w:val="0"/>
          <w:divBdr>
            <w:top w:val="none" w:sz="0" w:space="0" w:color="auto"/>
            <w:left w:val="none" w:sz="0" w:space="0" w:color="auto"/>
            <w:bottom w:val="none" w:sz="0" w:space="0" w:color="auto"/>
            <w:right w:val="none" w:sz="0" w:space="0" w:color="auto"/>
          </w:divBdr>
        </w:div>
      </w:divsChild>
    </w:div>
    <w:div w:id="147526005">
      <w:bodyDiv w:val="1"/>
      <w:marLeft w:val="0"/>
      <w:marRight w:val="0"/>
      <w:marTop w:val="0"/>
      <w:marBottom w:val="0"/>
      <w:divBdr>
        <w:top w:val="none" w:sz="0" w:space="0" w:color="auto"/>
        <w:left w:val="none" w:sz="0" w:space="0" w:color="auto"/>
        <w:bottom w:val="none" w:sz="0" w:space="0" w:color="auto"/>
        <w:right w:val="none" w:sz="0" w:space="0" w:color="auto"/>
      </w:divBdr>
      <w:divsChild>
        <w:div w:id="209272744">
          <w:marLeft w:val="640"/>
          <w:marRight w:val="0"/>
          <w:marTop w:val="0"/>
          <w:marBottom w:val="0"/>
          <w:divBdr>
            <w:top w:val="none" w:sz="0" w:space="0" w:color="auto"/>
            <w:left w:val="none" w:sz="0" w:space="0" w:color="auto"/>
            <w:bottom w:val="none" w:sz="0" w:space="0" w:color="auto"/>
            <w:right w:val="none" w:sz="0" w:space="0" w:color="auto"/>
          </w:divBdr>
        </w:div>
        <w:div w:id="162471292">
          <w:marLeft w:val="640"/>
          <w:marRight w:val="0"/>
          <w:marTop w:val="0"/>
          <w:marBottom w:val="0"/>
          <w:divBdr>
            <w:top w:val="none" w:sz="0" w:space="0" w:color="auto"/>
            <w:left w:val="none" w:sz="0" w:space="0" w:color="auto"/>
            <w:bottom w:val="none" w:sz="0" w:space="0" w:color="auto"/>
            <w:right w:val="none" w:sz="0" w:space="0" w:color="auto"/>
          </w:divBdr>
        </w:div>
        <w:div w:id="1027490793">
          <w:marLeft w:val="640"/>
          <w:marRight w:val="0"/>
          <w:marTop w:val="0"/>
          <w:marBottom w:val="0"/>
          <w:divBdr>
            <w:top w:val="none" w:sz="0" w:space="0" w:color="auto"/>
            <w:left w:val="none" w:sz="0" w:space="0" w:color="auto"/>
            <w:bottom w:val="none" w:sz="0" w:space="0" w:color="auto"/>
            <w:right w:val="none" w:sz="0" w:space="0" w:color="auto"/>
          </w:divBdr>
        </w:div>
        <w:div w:id="1465926546">
          <w:marLeft w:val="640"/>
          <w:marRight w:val="0"/>
          <w:marTop w:val="0"/>
          <w:marBottom w:val="0"/>
          <w:divBdr>
            <w:top w:val="none" w:sz="0" w:space="0" w:color="auto"/>
            <w:left w:val="none" w:sz="0" w:space="0" w:color="auto"/>
            <w:bottom w:val="none" w:sz="0" w:space="0" w:color="auto"/>
            <w:right w:val="none" w:sz="0" w:space="0" w:color="auto"/>
          </w:divBdr>
        </w:div>
        <w:div w:id="1623613479">
          <w:marLeft w:val="640"/>
          <w:marRight w:val="0"/>
          <w:marTop w:val="0"/>
          <w:marBottom w:val="0"/>
          <w:divBdr>
            <w:top w:val="none" w:sz="0" w:space="0" w:color="auto"/>
            <w:left w:val="none" w:sz="0" w:space="0" w:color="auto"/>
            <w:bottom w:val="none" w:sz="0" w:space="0" w:color="auto"/>
            <w:right w:val="none" w:sz="0" w:space="0" w:color="auto"/>
          </w:divBdr>
        </w:div>
        <w:div w:id="1187212756">
          <w:marLeft w:val="640"/>
          <w:marRight w:val="0"/>
          <w:marTop w:val="0"/>
          <w:marBottom w:val="0"/>
          <w:divBdr>
            <w:top w:val="none" w:sz="0" w:space="0" w:color="auto"/>
            <w:left w:val="none" w:sz="0" w:space="0" w:color="auto"/>
            <w:bottom w:val="none" w:sz="0" w:space="0" w:color="auto"/>
            <w:right w:val="none" w:sz="0" w:space="0" w:color="auto"/>
          </w:divBdr>
        </w:div>
        <w:div w:id="60561849">
          <w:marLeft w:val="640"/>
          <w:marRight w:val="0"/>
          <w:marTop w:val="0"/>
          <w:marBottom w:val="0"/>
          <w:divBdr>
            <w:top w:val="none" w:sz="0" w:space="0" w:color="auto"/>
            <w:left w:val="none" w:sz="0" w:space="0" w:color="auto"/>
            <w:bottom w:val="none" w:sz="0" w:space="0" w:color="auto"/>
            <w:right w:val="none" w:sz="0" w:space="0" w:color="auto"/>
          </w:divBdr>
        </w:div>
        <w:div w:id="1777360489">
          <w:marLeft w:val="640"/>
          <w:marRight w:val="0"/>
          <w:marTop w:val="0"/>
          <w:marBottom w:val="0"/>
          <w:divBdr>
            <w:top w:val="none" w:sz="0" w:space="0" w:color="auto"/>
            <w:left w:val="none" w:sz="0" w:space="0" w:color="auto"/>
            <w:bottom w:val="none" w:sz="0" w:space="0" w:color="auto"/>
            <w:right w:val="none" w:sz="0" w:space="0" w:color="auto"/>
          </w:divBdr>
        </w:div>
        <w:div w:id="1913612794">
          <w:marLeft w:val="640"/>
          <w:marRight w:val="0"/>
          <w:marTop w:val="0"/>
          <w:marBottom w:val="0"/>
          <w:divBdr>
            <w:top w:val="none" w:sz="0" w:space="0" w:color="auto"/>
            <w:left w:val="none" w:sz="0" w:space="0" w:color="auto"/>
            <w:bottom w:val="none" w:sz="0" w:space="0" w:color="auto"/>
            <w:right w:val="none" w:sz="0" w:space="0" w:color="auto"/>
          </w:divBdr>
        </w:div>
        <w:div w:id="734009913">
          <w:marLeft w:val="640"/>
          <w:marRight w:val="0"/>
          <w:marTop w:val="0"/>
          <w:marBottom w:val="0"/>
          <w:divBdr>
            <w:top w:val="none" w:sz="0" w:space="0" w:color="auto"/>
            <w:left w:val="none" w:sz="0" w:space="0" w:color="auto"/>
            <w:bottom w:val="none" w:sz="0" w:space="0" w:color="auto"/>
            <w:right w:val="none" w:sz="0" w:space="0" w:color="auto"/>
          </w:divBdr>
        </w:div>
        <w:div w:id="878934776">
          <w:marLeft w:val="640"/>
          <w:marRight w:val="0"/>
          <w:marTop w:val="0"/>
          <w:marBottom w:val="0"/>
          <w:divBdr>
            <w:top w:val="none" w:sz="0" w:space="0" w:color="auto"/>
            <w:left w:val="none" w:sz="0" w:space="0" w:color="auto"/>
            <w:bottom w:val="none" w:sz="0" w:space="0" w:color="auto"/>
            <w:right w:val="none" w:sz="0" w:space="0" w:color="auto"/>
          </w:divBdr>
        </w:div>
        <w:div w:id="637419829">
          <w:marLeft w:val="640"/>
          <w:marRight w:val="0"/>
          <w:marTop w:val="0"/>
          <w:marBottom w:val="0"/>
          <w:divBdr>
            <w:top w:val="none" w:sz="0" w:space="0" w:color="auto"/>
            <w:left w:val="none" w:sz="0" w:space="0" w:color="auto"/>
            <w:bottom w:val="none" w:sz="0" w:space="0" w:color="auto"/>
            <w:right w:val="none" w:sz="0" w:space="0" w:color="auto"/>
          </w:divBdr>
        </w:div>
        <w:div w:id="1578172630">
          <w:marLeft w:val="640"/>
          <w:marRight w:val="0"/>
          <w:marTop w:val="0"/>
          <w:marBottom w:val="0"/>
          <w:divBdr>
            <w:top w:val="none" w:sz="0" w:space="0" w:color="auto"/>
            <w:left w:val="none" w:sz="0" w:space="0" w:color="auto"/>
            <w:bottom w:val="none" w:sz="0" w:space="0" w:color="auto"/>
            <w:right w:val="none" w:sz="0" w:space="0" w:color="auto"/>
          </w:divBdr>
        </w:div>
        <w:div w:id="740978986">
          <w:marLeft w:val="640"/>
          <w:marRight w:val="0"/>
          <w:marTop w:val="0"/>
          <w:marBottom w:val="0"/>
          <w:divBdr>
            <w:top w:val="none" w:sz="0" w:space="0" w:color="auto"/>
            <w:left w:val="none" w:sz="0" w:space="0" w:color="auto"/>
            <w:bottom w:val="none" w:sz="0" w:space="0" w:color="auto"/>
            <w:right w:val="none" w:sz="0" w:space="0" w:color="auto"/>
          </w:divBdr>
        </w:div>
        <w:div w:id="1627855676">
          <w:marLeft w:val="640"/>
          <w:marRight w:val="0"/>
          <w:marTop w:val="0"/>
          <w:marBottom w:val="0"/>
          <w:divBdr>
            <w:top w:val="none" w:sz="0" w:space="0" w:color="auto"/>
            <w:left w:val="none" w:sz="0" w:space="0" w:color="auto"/>
            <w:bottom w:val="none" w:sz="0" w:space="0" w:color="auto"/>
            <w:right w:val="none" w:sz="0" w:space="0" w:color="auto"/>
          </w:divBdr>
        </w:div>
        <w:div w:id="2114745532">
          <w:marLeft w:val="640"/>
          <w:marRight w:val="0"/>
          <w:marTop w:val="0"/>
          <w:marBottom w:val="0"/>
          <w:divBdr>
            <w:top w:val="none" w:sz="0" w:space="0" w:color="auto"/>
            <w:left w:val="none" w:sz="0" w:space="0" w:color="auto"/>
            <w:bottom w:val="none" w:sz="0" w:space="0" w:color="auto"/>
            <w:right w:val="none" w:sz="0" w:space="0" w:color="auto"/>
          </w:divBdr>
        </w:div>
        <w:div w:id="2146505781">
          <w:marLeft w:val="640"/>
          <w:marRight w:val="0"/>
          <w:marTop w:val="0"/>
          <w:marBottom w:val="0"/>
          <w:divBdr>
            <w:top w:val="none" w:sz="0" w:space="0" w:color="auto"/>
            <w:left w:val="none" w:sz="0" w:space="0" w:color="auto"/>
            <w:bottom w:val="none" w:sz="0" w:space="0" w:color="auto"/>
            <w:right w:val="none" w:sz="0" w:space="0" w:color="auto"/>
          </w:divBdr>
        </w:div>
        <w:div w:id="723870830">
          <w:marLeft w:val="640"/>
          <w:marRight w:val="0"/>
          <w:marTop w:val="0"/>
          <w:marBottom w:val="0"/>
          <w:divBdr>
            <w:top w:val="none" w:sz="0" w:space="0" w:color="auto"/>
            <w:left w:val="none" w:sz="0" w:space="0" w:color="auto"/>
            <w:bottom w:val="none" w:sz="0" w:space="0" w:color="auto"/>
            <w:right w:val="none" w:sz="0" w:space="0" w:color="auto"/>
          </w:divBdr>
        </w:div>
        <w:div w:id="2006661900">
          <w:marLeft w:val="640"/>
          <w:marRight w:val="0"/>
          <w:marTop w:val="0"/>
          <w:marBottom w:val="0"/>
          <w:divBdr>
            <w:top w:val="none" w:sz="0" w:space="0" w:color="auto"/>
            <w:left w:val="none" w:sz="0" w:space="0" w:color="auto"/>
            <w:bottom w:val="none" w:sz="0" w:space="0" w:color="auto"/>
            <w:right w:val="none" w:sz="0" w:space="0" w:color="auto"/>
          </w:divBdr>
        </w:div>
        <w:div w:id="1869877083">
          <w:marLeft w:val="640"/>
          <w:marRight w:val="0"/>
          <w:marTop w:val="0"/>
          <w:marBottom w:val="0"/>
          <w:divBdr>
            <w:top w:val="none" w:sz="0" w:space="0" w:color="auto"/>
            <w:left w:val="none" w:sz="0" w:space="0" w:color="auto"/>
            <w:bottom w:val="none" w:sz="0" w:space="0" w:color="auto"/>
            <w:right w:val="none" w:sz="0" w:space="0" w:color="auto"/>
          </w:divBdr>
        </w:div>
        <w:div w:id="1795324988">
          <w:marLeft w:val="640"/>
          <w:marRight w:val="0"/>
          <w:marTop w:val="0"/>
          <w:marBottom w:val="0"/>
          <w:divBdr>
            <w:top w:val="none" w:sz="0" w:space="0" w:color="auto"/>
            <w:left w:val="none" w:sz="0" w:space="0" w:color="auto"/>
            <w:bottom w:val="none" w:sz="0" w:space="0" w:color="auto"/>
            <w:right w:val="none" w:sz="0" w:space="0" w:color="auto"/>
          </w:divBdr>
        </w:div>
        <w:div w:id="1609972400">
          <w:marLeft w:val="640"/>
          <w:marRight w:val="0"/>
          <w:marTop w:val="0"/>
          <w:marBottom w:val="0"/>
          <w:divBdr>
            <w:top w:val="none" w:sz="0" w:space="0" w:color="auto"/>
            <w:left w:val="none" w:sz="0" w:space="0" w:color="auto"/>
            <w:bottom w:val="none" w:sz="0" w:space="0" w:color="auto"/>
            <w:right w:val="none" w:sz="0" w:space="0" w:color="auto"/>
          </w:divBdr>
        </w:div>
        <w:div w:id="973216428">
          <w:marLeft w:val="640"/>
          <w:marRight w:val="0"/>
          <w:marTop w:val="0"/>
          <w:marBottom w:val="0"/>
          <w:divBdr>
            <w:top w:val="none" w:sz="0" w:space="0" w:color="auto"/>
            <w:left w:val="none" w:sz="0" w:space="0" w:color="auto"/>
            <w:bottom w:val="none" w:sz="0" w:space="0" w:color="auto"/>
            <w:right w:val="none" w:sz="0" w:space="0" w:color="auto"/>
          </w:divBdr>
        </w:div>
        <w:div w:id="684789117">
          <w:marLeft w:val="640"/>
          <w:marRight w:val="0"/>
          <w:marTop w:val="0"/>
          <w:marBottom w:val="0"/>
          <w:divBdr>
            <w:top w:val="none" w:sz="0" w:space="0" w:color="auto"/>
            <w:left w:val="none" w:sz="0" w:space="0" w:color="auto"/>
            <w:bottom w:val="none" w:sz="0" w:space="0" w:color="auto"/>
            <w:right w:val="none" w:sz="0" w:space="0" w:color="auto"/>
          </w:divBdr>
        </w:div>
        <w:div w:id="2040663173">
          <w:marLeft w:val="640"/>
          <w:marRight w:val="0"/>
          <w:marTop w:val="0"/>
          <w:marBottom w:val="0"/>
          <w:divBdr>
            <w:top w:val="none" w:sz="0" w:space="0" w:color="auto"/>
            <w:left w:val="none" w:sz="0" w:space="0" w:color="auto"/>
            <w:bottom w:val="none" w:sz="0" w:space="0" w:color="auto"/>
            <w:right w:val="none" w:sz="0" w:space="0" w:color="auto"/>
          </w:divBdr>
        </w:div>
        <w:div w:id="852300648">
          <w:marLeft w:val="640"/>
          <w:marRight w:val="0"/>
          <w:marTop w:val="0"/>
          <w:marBottom w:val="0"/>
          <w:divBdr>
            <w:top w:val="none" w:sz="0" w:space="0" w:color="auto"/>
            <w:left w:val="none" w:sz="0" w:space="0" w:color="auto"/>
            <w:bottom w:val="none" w:sz="0" w:space="0" w:color="auto"/>
            <w:right w:val="none" w:sz="0" w:space="0" w:color="auto"/>
          </w:divBdr>
        </w:div>
        <w:div w:id="1449274687">
          <w:marLeft w:val="640"/>
          <w:marRight w:val="0"/>
          <w:marTop w:val="0"/>
          <w:marBottom w:val="0"/>
          <w:divBdr>
            <w:top w:val="none" w:sz="0" w:space="0" w:color="auto"/>
            <w:left w:val="none" w:sz="0" w:space="0" w:color="auto"/>
            <w:bottom w:val="none" w:sz="0" w:space="0" w:color="auto"/>
            <w:right w:val="none" w:sz="0" w:space="0" w:color="auto"/>
          </w:divBdr>
        </w:div>
        <w:div w:id="249849098">
          <w:marLeft w:val="640"/>
          <w:marRight w:val="0"/>
          <w:marTop w:val="0"/>
          <w:marBottom w:val="0"/>
          <w:divBdr>
            <w:top w:val="none" w:sz="0" w:space="0" w:color="auto"/>
            <w:left w:val="none" w:sz="0" w:space="0" w:color="auto"/>
            <w:bottom w:val="none" w:sz="0" w:space="0" w:color="auto"/>
            <w:right w:val="none" w:sz="0" w:space="0" w:color="auto"/>
          </w:divBdr>
        </w:div>
        <w:div w:id="1953515383">
          <w:marLeft w:val="640"/>
          <w:marRight w:val="0"/>
          <w:marTop w:val="0"/>
          <w:marBottom w:val="0"/>
          <w:divBdr>
            <w:top w:val="none" w:sz="0" w:space="0" w:color="auto"/>
            <w:left w:val="none" w:sz="0" w:space="0" w:color="auto"/>
            <w:bottom w:val="none" w:sz="0" w:space="0" w:color="auto"/>
            <w:right w:val="none" w:sz="0" w:space="0" w:color="auto"/>
          </w:divBdr>
        </w:div>
        <w:div w:id="862398932">
          <w:marLeft w:val="640"/>
          <w:marRight w:val="0"/>
          <w:marTop w:val="0"/>
          <w:marBottom w:val="0"/>
          <w:divBdr>
            <w:top w:val="none" w:sz="0" w:space="0" w:color="auto"/>
            <w:left w:val="none" w:sz="0" w:space="0" w:color="auto"/>
            <w:bottom w:val="none" w:sz="0" w:space="0" w:color="auto"/>
            <w:right w:val="none" w:sz="0" w:space="0" w:color="auto"/>
          </w:divBdr>
        </w:div>
        <w:div w:id="1840080731">
          <w:marLeft w:val="640"/>
          <w:marRight w:val="0"/>
          <w:marTop w:val="0"/>
          <w:marBottom w:val="0"/>
          <w:divBdr>
            <w:top w:val="none" w:sz="0" w:space="0" w:color="auto"/>
            <w:left w:val="none" w:sz="0" w:space="0" w:color="auto"/>
            <w:bottom w:val="none" w:sz="0" w:space="0" w:color="auto"/>
            <w:right w:val="none" w:sz="0" w:space="0" w:color="auto"/>
          </w:divBdr>
        </w:div>
        <w:div w:id="1487671548">
          <w:marLeft w:val="640"/>
          <w:marRight w:val="0"/>
          <w:marTop w:val="0"/>
          <w:marBottom w:val="0"/>
          <w:divBdr>
            <w:top w:val="none" w:sz="0" w:space="0" w:color="auto"/>
            <w:left w:val="none" w:sz="0" w:space="0" w:color="auto"/>
            <w:bottom w:val="none" w:sz="0" w:space="0" w:color="auto"/>
            <w:right w:val="none" w:sz="0" w:space="0" w:color="auto"/>
          </w:divBdr>
        </w:div>
        <w:div w:id="1597908220">
          <w:marLeft w:val="640"/>
          <w:marRight w:val="0"/>
          <w:marTop w:val="0"/>
          <w:marBottom w:val="0"/>
          <w:divBdr>
            <w:top w:val="none" w:sz="0" w:space="0" w:color="auto"/>
            <w:left w:val="none" w:sz="0" w:space="0" w:color="auto"/>
            <w:bottom w:val="none" w:sz="0" w:space="0" w:color="auto"/>
            <w:right w:val="none" w:sz="0" w:space="0" w:color="auto"/>
          </w:divBdr>
        </w:div>
        <w:div w:id="1243031519">
          <w:marLeft w:val="640"/>
          <w:marRight w:val="0"/>
          <w:marTop w:val="0"/>
          <w:marBottom w:val="0"/>
          <w:divBdr>
            <w:top w:val="none" w:sz="0" w:space="0" w:color="auto"/>
            <w:left w:val="none" w:sz="0" w:space="0" w:color="auto"/>
            <w:bottom w:val="none" w:sz="0" w:space="0" w:color="auto"/>
            <w:right w:val="none" w:sz="0" w:space="0" w:color="auto"/>
          </w:divBdr>
        </w:div>
        <w:div w:id="482239323">
          <w:marLeft w:val="640"/>
          <w:marRight w:val="0"/>
          <w:marTop w:val="0"/>
          <w:marBottom w:val="0"/>
          <w:divBdr>
            <w:top w:val="none" w:sz="0" w:space="0" w:color="auto"/>
            <w:left w:val="none" w:sz="0" w:space="0" w:color="auto"/>
            <w:bottom w:val="none" w:sz="0" w:space="0" w:color="auto"/>
            <w:right w:val="none" w:sz="0" w:space="0" w:color="auto"/>
          </w:divBdr>
        </w:div>
        <w:div w:id="1048795402">
          <w:marLeft w:val="640"/>
          <w:marRight w:val="0"/>
          <w:marTop w:val="0"/>
          <w:marBottom w:val="0"/>
          <w:divBdr>
            <w:top w:val="none" w:sz="0" w:space="0" w:color="auto"/>
            <w:left w:val="none" w:sz="0" w:space="0" w:color="auto"/>
            <w:bottom w:val="none" w:sz="0" w:space="0" w:color="auto"/>
            <w:right w:val="none" w:sz="0" w:space="0" w:color="auto"/>
          </w:divBdr>
        </w:div>
        <w:div w:id="2138715750">
          <w:marLeft w:val="640"/>
          <w:marRight w:val="0"/>
          <w:marTop w:val="0"/>
          <w:marBottom w:val="0"/>
          <w:divBdr>
            <w:top w:val="none" w:sz="0" w:space="0" w:color="auto"/>
            <w:left w:val="none" w:sz="0" w:space="0" w:color="auto"/>
            <w:bottom w:val="none" w:sz="0" w:space="0" w:color="auto"/>
            <w:right w:val="none" w:sz="0" w:space="0" w:color="auto"/>
          </w:divBdr>
        </w:div>
        <w:div w:id="574751482">
          <w:marLeft w:val="640"/>
          <w:marRight w:val="0"/>
          <w:marTop w:val="0"/>
          <w:marBottom w:val="0"/>
          <w:divBdr>
            <w:top w:val="none" w:sz="0" w:space="0" w:color="auto"/>
            <w:left w:val="none" w:sz="0" w:space="0" w:color="auto"/>
            <w:bottom w:val="none" w:sz="0" w:space="0" w:color="auto"/>
            <w:right w:val="none" w:sz="0" w:space="0" w:color="auto"/>
          </w:divBdr>
        </w:div>
        <w:div w:id="1228688481">
          <w:marLeft w:val="640"/>
          <w:marRight w:val="0"/>
          <w:marTop w:val="0"/>
          <w:marBottom w:val="0"/>
          <w:divBdr>
            <w:top w:val="none" w:sz="0" w:space="0" w:color="auto"/>
            <w:left w:val="none" w:sz="0" w:space="0" w:color="auto"/>
            <w:bottom w:val="none" w:sz="0" w:space="0" w:color="auto"/>
            <w:right w:val="none" w:sz="0" w:space="0" w:color="auto"/>
          </w:divBdr>
        </w:div>
        <w:div w:id="747507780">
          <w:marLeft w:val="640"/>
          <w:marRight w:val="0"/>
          <w:marTop w:val="0"/>
          <w:marBottom w:val="0"/>
          <w:divBdr>
            <w:top w:val="none" w:sz="0" w:space="0" w:color="auto"/>
            <w:left w:val="none" w:sz="0" w:space="0" w:color="auto"/>
            <w:bottom w:val="none" w:sz="0" w:space="0" w:color="auto"/>
            <w:right w:val="none" w:sz="0" w:space="0" w:color="auto"/>
          </w:divBdr>
        </w:div>
        <w:div w:id="1855221386">
          <w:marLeft w:val="640"/>
          <w:marRight w:val="0"/>
          <w:marTop w:val="0"/>
          <w:marBottom w:val="0"/>
          <w:divBdr>
            <w:top w:val="none" w:sz="0" w:space="0" w:color="auto"/>
            <w:left w:val="none" w:sz="0" w:space="0" w:color="auto"/>
            <w:bottom w:val="none" w:sz="0" w:space="0" w:color="auto"/>
            <w:right w:val="none" w:sz="0" w:space="0" w:color="auto"/>
          </w:divBdr>
        </w:div>
        <w:div w:id="349524234">
          <w:marLeft w:val="640"/>
          <w:marRight w:val="0"/>
          <w:marTop w:val="0"/>
          <w:marBottom w:val="0"/>
          <w:divBdr>
            <w:top w:val="none" w:sz="0" w:space="0" w:color="auto"/>
            <w:left w:val="none" w:sz="0" w:space="0" w:color="auto"/>
            <w:bottom w:val="none" w:sz="0" w:space="0" w:color="auto"/>
            <w:right w:val="none" w:sz="0" w:space="0" w:color="auto"/>
          </w:divBdr>
        </w:div>
      </w:divsChild>
    </w:div>
    <w:div w:id="153180814">
      <w:bodyDiv w:val="1"/>
      <w:marLeft w:val="0"/>
      <w:marRight w:val="0"/>
      <w:marTop w:val="0"/>
      <w:marBottom w:val="0"/>
      <w:divBdr>
        <w:top w:val="none" w:sz="0" w:space="0" w:color="auto"/>
        <w:left w:val="none" w:sz="0" w:space="0" w:color="auto"/>
        <w:bottom w:val="none" w:sz="0" w:space="0" w:color="auto"/>
        <w:right w:val="none" w:sz="0" w:space="0" w:color="auto"/>
      </w:divBdr>
    </w:div>
    <w:div w:id="156532654">
      <w:bodyDiv w:val="1"/>
      <w:marLeft w:val="0"/>
      <w:marRight w:val="0"/>
      <w:marTop w:val="0"/>
      <w:marBottom w:val="0"/>
      <w:divBdr>
        <w:top w:val="none" w:sz="0" w:space="0" w:color="auto"/>
        <w:left w:val="none" w:sz="0" w:space="0" w:color="auto"/>
        <w:bottom w:val="none" w:sz="0" w:space="0" w:color="auto"/>
        <w:right w:val="none" w:sz="0" w:space="0" w:color="auto"/>
      </w:divBdr>
      <w:divsChild>
        <w:div w:id="822502961">
          <w:marLeft w:val="640"/>
          <w:marRight w:val="0"/>
          <w:marTop w:val="0"/>
          <w:marBottom w:val="0"/>
          <w:divBdr>
            <w:top w:val="none" w:sz="0" w:space="0" w:color="auto"/>
            <w:left w:val="none" w:sz="0" w:space="0" w:color="auto"/>
            <w:bottom w:val="none" w:sz="0" w:space="0" w:color="auto"/>
            <w:right w:val="none" w:sz="0" w:space="0" w:color="auto"/>
          </w:divBdr>
        </w:div>
        <w:div w:id="1539734248">
          <w:marLeft w:val="640"/>
          <w:marRight w:val="0"/>
          <w:marTop w:val="0"/>
          <w:marBottom w:val="0"/>
          <w:divBdr>
            <w:top w:val="none" w:sz="0" w:space="0" w:color="auto"/>
            <w:left w:val="none" w:sz="0" w:space="0" w:color="auto"/>
            <w:bottom w:val="none" w:sz="0" w:space="0" w:color="auto"/>
            <w:right w:val="none" w:sz="0" w:space="0" w:color="auto"/>
          </w:divBdr>
        </w:div>
        <w:div w:id="1244681460">
          <w:marLeft w:val="640"/>
          <w:marRight w:val="0"/>
          <w:marTop w:val="0"/>
          <w:marBottom w:val="0"/>
          <w:divBdr>
            <w:top w:val="none" w:sz="0" w:space="0" w:color="auto"/>
            <w:left w:val="none" w:sz="0" w:space="0" w:color="auto"/>
            <w:bottom w:val="none" w:sz="0" w:space="0" w:color="auto"/>
            <w:right w:val="none" w:sz="0" w:space="0" w:color="auto"/>
          </w:divBdr>
        </w:div>
        <w:div w:id="1590892330">
          <w:marLeft w:val="640"/>
          <w:marRight w:val="0"/>
          <w:marTop w:val="0"/>
          <w:marBottom w:val="0"/>
          <w:divBdr>
            <w:top w:val="none" w:sz="0" w:space="0" w:color="auto"/>
            <w:left w:val="none" w:sz="0" w:space="0" w:color="auto"/>
            <w:bottom w:val="none" w:sz="0" w:space="0" w:color="auto"/>
            <w:right w:val="none" w:sz="0" w:space="0" w:color="auto"/>
          </w:divBdr>
        </w:div>
        <w:div w:id="271666504">
          <w:marLeft w:val="640"/>
          <w:marRight w:val="0"/>
          <w:marTop w:val="0"/>
          <w:marBottom w:val="0"/>
          <w:divBdr>
            <w:top w:val="none" w:sz="0" w:space="0" w:color="auto"/>
            <w:left w:val="none" w:sz="0" w:space="0" w:color="auto"/>
            <w:bottom w:val="none" w:sz="0" w:space="0" w:color="auto"/>
            <w:right w:val="none" w:sz="0" w:space="0" w:color="auto"/>
          </w:divBdr>
        </w:div>
        <w:div w:id="651715218">
          <w:marLeft w:val="640"/>
          <w:marRight w:val="0"/>
          <w:marTop w:val="0"/>
          <w:marBottom w:val="0"/>
          <w:divBdr>
            <w:top w:val="none" w:sz="0" w:space="0" w:color="auto"/>
            <w:left w:val="none" w:sz="0" w:space="0" w:color="auto"/>
            <w:bottom w:val="none" w:sz="0" w:space="0" w:color="auto"/>
            <w:right w:val="none" w:sz="0" w:space="0" w:color="auto"/>
          </w:divBdr>
        </w:div>
        <w:div w:id="789132214">
          <w:marLeft w:val="640"/>
          <w:marRight w:val="0"/>
          <w:marTop w:val="0"/>
          <w:marBottom w:val="0"/>
          <w:divBdr>
            <w:top w:val="none" w:sz="0" w:space="0" w:color="auto"/>
            <w:left w:val="none" w:sz="0" w:space="0" w:color="auto"/>
            <w:bottom w:val="none" w:sz="0" w:space="0" w:color="auto"/>
            <w:right w:val="none" w:sz="0" w:space="0" w:color="auto"/>
          </w:divBdr>
        </w:div>
        <w:div w:id="688026846">
          <w:marLeft w:val="640"/>
          <w:marRight w:val="0"/>
          <w:marTop w:val="0"/>
          <w:marBottom w:val="0"/>
          <w:divBdr>
            <w:top w:val="none" w:sz="0" w:space="0" w:color="auto"/>
            <w:left w:val="none" w:sz="0" w:space="0" w:color="auto"/>
            <w:bottom w:val="none" w:sz="0" w:space="0" w:color="auto"/>
            <w:right w:val="none" w:sz="0" w:space="0" w:color="auto"/>
          </w:divBdr>
        </w:div>
        <w:div w:id="1314799590">
          <w:marLeft w:val="640"/>
          <w:marRight w:val="0"/>
          <w:marTop w:val="0"/>
          <w:marBottom w:val="0"/>
          <w:divBdr>
            <w:top w:val="none" w:sz="0" w:space="0" w:color="auto"/>
            <w:left w:val="none" w:sz="0" w:space="0" w:color="auto"/>
            <w:bottom w:val="none" w:sz="0" w:space="0" w:color="auto"/>
            <w:right w:val="none" w:sz="0" w:space="0" w:color="auto"/>
          </w:divBdr>
        </w:div>
        <w:div w:id="1004475869">
          <w:marLeft w:val="640"/>
          <w:marRight w:val="0"/>
          <w:marTop w:val="0"/>
          <w:marBottom w:val="0"/>
          <w:divBdr>
            <w:top w:val="none" w:sz="0" w:space="0" w:color="auto"/>
            <w:left w:val="none" w:sz="0" w:space="0" w:color="auto"/>
            <w:bottom w:val="none" w:sz="0" w:space="0" w:color="auto"/>
            <w:right w:val="none" w:sz="0" w:space="0" w:color="auto"/>
          </w:divBdr>
        </w:div>
        <w:div w:id="663439333">
          <w:marLeft w:val="640"/>
          <w:marRight w:val="0"/>
          <w:marTop w:val="0"/>
          <w:marBottom w:val="0"/>
          <w:divBdr>
            <w:top w:val="none" w:sz="0" w:space="0" w:color="auto"/>
            <w:left w:val="none" w:sz="0" w:space="0" w:color="auto"/>
            <w:bottom w:val="none" w:sz="0" w:space="0" w:color="auto"/>
            <w:right w:val="none" w:sz="0" w:space="0" w:color="auto"/>
          </w:divBdr>
        </w:div>
        <w:div w:id="210926372">
          <w:marLeft w:val="640"/>
          <w:marRight w:val="0"/>
          <w:marTop w:val="0"/>
          <w:marBottom w:val="0"/>
          <w:divBdr>
            <w:top w:val="none" w:sz="0" w:space="0" w:color="auto"/>
            <w:left w:val="none" w:sz="0" w:space="0" w:color="auto"/>
            <w:bottom w:val="none" w:sz="0" w:space="0" w:color="auto"/>
            <w:right w:val="none" w:sz="0" w:space="0" w:color="auto"/>
          </w:divBdr>
        </w:div>
        <w:div w:id="1903906418">
          <w:marLeft w:val="640"/>
          <w:marRight w:val="0"/>
          <w:marTop w:val="0"/>
          <w:marBottom w:val="0"/>
          <w:divBdr>
            <w:top w:val="none" w:sz="0" w:space="0" w:color="auto"/>
            <w:left w:val="none" w:sz="0" w:space="0" w:color="auto"/>
            <w:bottom w:val="none" w:sz="0" w:space="0" w:color="auto"/>
            <w:right w:val="none" w:sz="0" w:space="0" w:color="auto"/>
          </w:divBdr>
        </w:div>
        <w:div w:id="20865513">
          <w:marLeft w:val="640"/>
          <w:marRight w:val="0"/>
          <w:marTop w:val="0"/>
          <w:marBottom w:val="0"/>
          <w:divBdr>
            <w:top w:val="none" w:sz="0" w:space="0" w:color="auto"/>
            <w:left w:val="none" w:sz="0" w:space="0" w:color="auto"/>
            <w:bottom w:val="none" w:sz="0" w:space="0" w:color="auto"/>
            <w:right w:val="none" w:sz="0" w:space="0" w:color="auto"/>
          </w:divBdr>
        </w:div>
        <w:div w:id="1337611941">
          <w:marLeft w:val="640"/>
          <w:marRight w:val="0"/>
          <w:marTop w:val="0"/>
          <w:marBottom w:val="0"/>
          <w:divBdr>
            <w:top w:val="none" w:sz="0" w:space="0" w:color="auto"/>
            <w:left w:val="none" w:sz="0" w:space="0" w:color="auto"/>
            <w:bottom w:val="none" w:sz="0" w:space="0" w:color="auto"/>
            <w:right w:val="none" w:sz="0" w:space="0" w:color="auto"/>
          </w:divBdr>
        </w:div>
        <w:div w:id="628514859">
          <w:marLeft w:val="640"/>
          <w:marRight w:val="0"/>
          <w:marTop w:val="0"/>
          <w:marBottom w:val="0"/>
          <w:divBdr>
            <w:top w:val="none" w:sz="0" w:space="0" w:color="auto"/>
            <w:left w:val="none" w:sz="0" w:space="0" w:color="auto"/>
            <w:bottom w:val="none" w:sz="0" w:space="0" w:color="auto"/>
            <w:right w:val="none" w:sz="0" w:space="0" w:color="auto"/>
          </w:divBdr>
        </w:div>
        <w:div w:id="599721029">
          <w:marLeft w:val="640"/>
          <w:marRight w:val="0"/>
          <w:marTop w:val="0"/>
          <w:marBottom w:val="0"/>
          <w:divBdr>
            <w:top w:val="none" w:sz="0" w:space="0" w:color="auto"/>
            <w:left w:val="none" w:sz="0" w:space="0" w:color="auto"/>
            <w:bottom w:val="none" w:sz="0" w:space="0" w:color="auto"/>
            <w:right w:val="none" w:sz="0" w:space="0" w:color="auto"/>
          </w:divBdr>
        </w:div>
        <w:div w:id="1099789476">
          <w:marLeft w:val="640"/>
          <w:marRight w:val="0"/>
          <w:marTop w:val="0"/>
          <w:marBottom w:val="0"/>
          <w:divBdr>
            <w:top w:val="none" w:sz="0" w:space="0" w:color="auto"/>
            <w:left w:val="none" w:sz="0" w:space="0" w:color="auto"/>
            <w:bottom w:val="none" w:sz="0" w:space="0" w:color="auto"/>
            <w:right w:val="none" w:sz="0" w:space="0" w:color="auto"/>
          </w:divBdr>
        </w:div>
        <w:div w:id="1905798427">
          <w:marLeft w:val="640"/>
          <w:marRight w:val="0"/>
          <w:marTop w:val="0"/>
          <w:marBottom w:val="0"/>
          <w:divBdr>
            <w:top w:val="none" w:sz="0" w:space="0" w:color="auto"/>
            <w:left w:val="none" w:sz="0" w:space="0" w:color="auto"/>
            <w:bottom w:val="none" w:sz="0" w:space="0" w:color="auto"/>
            <w:right w:val="none" w:sz="0" w:space="0" w:color="auto"/>
          </w:divBdr>
        </w:div>
        <w:div w:id="531961830">
          <w:marLeft w:val="640"/>
          <w:marRight w:val="0"/>
          <w:marTop w:val="0"/>
          <w:marBottom w:val="0"/>
          <w:divBdr>
            <w:top w:val="none" w:sz="0" w:space="0" w:color="auto"/>
            <w:left w:val="none" w:sz="0" w:space="0" w:color="auto"/>
            <w:bottom w:val="none" w:sz="0" w:space="0" w:color="auto"/>
            <w:right w:val="none" w:sz="0" w:space="0" w:color="auto"/>
          </w:divBdr>
        </w:div>
        <w:div w:id="1116951812">
          <w:marLeft w:val="640"/>
          <w:marRight w:val="0"/>
          <w:marTop w:val="0"/>
          <w:marBottom w:val="0"/>
          <w:divBdr>
            <w:top w:val="none" w:sz="0" w:space="0" w:color="auto"/>
            <w:left w:val="none" w:sz="0" w:space="0" w:color="auto"/>
            <w:bottom w:val="none" w:sz="0" w:space="0" w:color="auto"/>
            <w:right w:val="none" w:sz="0" w:space="0" w:color="auto"/>
          </w:divBdr>
        </w:div>
        <w:div w:id="1908298000">
          <w:marLeft w:val="640"/>
          <w:marRight w:val="0"/>
          <w:marTop w:val="0"/>
          <w:marBottom w:val="0"/>
          <w:divBdr>
            <w:top w:val="none" w:sz="0" w:space="0" w:color="auto"/>
            <w:left w:val="none" w:sz="0" w:space="0" w:color="auto"/>
            <w:bottom w:val="none" w:sz="0" w:space="0" w:color="auto"/>
            <w:right w:val="none" w:sz="0" w:space="0" w:color="auto"/>
          </w:divBdr>
        </w:div>
        <w:div w:id="1843086310">
          <w:marLeft w:val="640"/>
          <w:marRight w:val="0"/>
          <w:marTop w:val="0"/>
          <w:marBottom w:val="0"/>
          <w:divBdr>
            <w:top w:val="none" w:sz="0" w:space="0" w:color="auto"/>
            <w:left w:val="none" w:sz="0" w:space="0" w:color="auto"/>
            <w:bottom w:val="none" w:sz="0" w:space="0" w:color="auto"/>
            <w:right w:val="none" w:sz="0" w:space="0" w:color="auto"/>
          </w:divBdr>
        </w:div>
        <w:div w:id="1453279680">
          <w:marLeft w:val="640"/>
          <w:marRight w:val="0"/>
          <w:marTop w:val="0"/>
          <w:marBottom w:val="0"/>
          <w:divBdr>
            <w:top w:val="none" w:sz="0" w:space="0" w:color="auto"/>
            <w:left w:val="none" w:sz="0" w:space="0" w:color="auto"/>
            <w:bottom w:val="none" w:sz="0" w:space="0" w:color="auto"/>
            <w:right w:val="none" w:sz="0" w:space="0" w:color="auto"/>
          </w:divBdr>
        </w:div>
        <w:div w:id="2048605561">
          <w:marLeft w:val="640"/>
          <w:marRight w:val="0"/>
          <w:marTop w:val="0"/>
          <w:marBottom w:val="0"/>
          <w:divBdr>
            <w:top w:val="none" w:sz="0" w:space="0" w:color="auto"/>
            <w:left w:val="none" w:sz="0" w:space="0" w:color="auto"/>
            <w:bottom w:val="none" w:sz="0" w:space="0" w:color="auto"/>
            <w:right w:val="none" w:sz="0" w:space="0" w:color="auto"/>
          </w:divBdr>
        </w:div>
        <w:div w:id="1512375425">
          <w:marLeft w:val="640"/>
          <w:marRight w:val="0"/>
          <w:marTop w:val="0"/>
          <w:marBottom w:val="0"/>
          <w:divBdr>
            <w:top w:val="none" w:sz="0" w:space="0" w:color="auto"/>
            <w:left w:val="none" w:sz="0" w:space="0" w:color="auto"/>
            <w:bottom w:val="none" w:sz="0" w:space="0" w:color="auto"/>
            <w:right w:val="none" w:sz="0" w:space="0" w:color="auto"/>
          </w:divBdr>
        </w:div>
        <w:div w:id="415058621">
          <w:marLeft w:val="640"/>
          <w:marRight w:val="0"/>
          <w:marTop w:val="0"/>
          <w:marBottom w:val="0"/>
          <w:divBdr>
            <w:top w:val="none" w:sz="0" w:space="0" w:color="auto"/>
            <w:left w:val="none" w:sz="0" w:space="0" w:color="auto"/>
            <w:bottom w:val="none" w:sz="0" w:space="0" w:color="auto"/>
            <w:right w:val="none" w:sz="0" w:space="0" w:color="auto"/>
          </w:divBdr>
        </w:div>
        <w:div w:id="1486318780">
          <w:marLeft w:val="640"/>
          <w:marRight w:val="0"/>
          <w:marTop w:val="0"/>
          <w:marBottom w:val="0"/>
          <w:divBdr>
            <w:top w:val="none" w:sz="0" w:space="0" w:color="auto"/>
            <w:left w:val="none" w:sz="0" w:space="0" w:color="auto"/>
            <w:bottom w:val="none" w:sz="0" w:space="0" w:color="auto"/>
            <w:right w:val="none" w:sz="0" w:space="0" w:color="auto"/>
          </w:divBdr>
        </w:div>
        <w:div w:id="951519281">
          <w:marLeft w:val="640"/>
          <w:marRight w:val="0"/>
          <w:marTop w:val="0"/>
          <w:marBottom w:val="0"/>
          <w:divBdr>
            <w:top w:val="none" w:sz="0" w:space="0" w:color="auto"/>
            <w:left w:val="none" w:sz="0" w:space="0" w:color="auto"/>
            <w:bottom w:val="none" w:sz="0" w:space="0" w:color="auto"/>
            <w:right w:val="none" w:sz="0" w:space="0" w:color="auto"/>
          </w:divBdr>
        </w:div>
        <w:div w:id="1157069768">
          <w:marLeft w:val="640"/>
          <w:marRight w:val="0"/>
          <w:marTop w:val="0"/>
          <w:marBottom w:val="0"/>
          <w:divBdr>
            <w:top w:val="none" w:sz="0" w:space="0" w:color="auto"/>
            <w:left w:val="none" w:sz="0" w:space="0" w:color="auto"/>
            <w:bottom w:val="none" w:sz="0" w:space="0" w:color="auto"/>
            <w:right w:val="none" w:sz="0" w:space="0" w:color="auto"/>
          </w:divBdr>
        </w:div>
        <w:div w:id="1359426425">
          <w:marLeft w:val="640"/>
          <w:marRight w:val="0"/>
          <w:marTop w:val="0"/>
          <w:marBottom w:val="0"/>
          <w:divBdr>
            <w:top w:val="none" w:sz="0" w:space="0" w:color="auto"/>
            <w:left w:val="none" w:sz="0" w:space="0" w:color="auto"/>
            <w:bottom w:val="none" w:sz="0" w:space="0" w:color="auto"/>
            <w:right w:val="none" w:sz="0" w:space="0" w:color="auto"/>
          </w:divBdr>
        </w:div>
        <w:div w:id="38550301">
          <w:marLeft w:val="640"/>
          <w:marRight w:val="0"/>
          <w:marTop w:val="0"/>
          <w:marBottom w:val="0"/>
          <w:divBdr>
            <w:top w:val="none" w:sz="0" w:space="0" w:color="auto"/>
            <w:left w:val="none" w:sz="0" w:space="0" w:color="auto"/>
            <w:bottom w:val="none" w:sz="0" w:space="0" w:color="auto"/>
            <w:right w:val="none" w:sz="0" w:space="0" w:color="auto"/>
          </w:divBdr>
        </w:div>
        <w:div w:id="1285771073">
          <w:marLeft w:val="640"/>
          <w:marRight w:val="0"/>
          <w:marTop w:val="0"/>
          <w:marBottom w:val="0"/>
          <w:divBdr>
            <w:top w:val="none" w:sz="0" w:space="0" w:color="auto"/>
            <w:left w:val="none" w:sz="0" w:space="0" w:color="auto"/>
            <w:bottom w:val="none" w:sz="0" w:space="0" w:color="auto"/>
            <w:right w:val="none" w:sz="0" w:space="0" w:color="auto"/>
          </w:divBdr>
        </w:div>
        <w:div w:id="290483830">
          <w:marLeft w:val="640"/>
          <w:marRight w:val="0"/>
          <w:marTop w:val="0"/>
          <w:marBottom w:val="0"/>
          <w:divBdr>
            <w:top w:val="none" w:sz="0" w:space="0" w:color="auto"/>
            <w:left w:val="none" w:sz="0" w:space="0" w:color="auto"/>
            <w:bottom w:val="none" w:sz="0" w:space="0" w:color="auto"/>
            <w:right w:val="none" w:sz="0" w:space="0" w:color="auto"/>
          </w:divBdr>
        </w:div>
        <w:div w:id="1969774406">
          <w:marLeft w:val="640"/>
          <w:marRight w:val="0"/>
          <w:marTop w:val="0"/>
          <w:marBottom w:val="0"/>
          <w:divBdr>
            <w:top w:val="none" w:sz="0" w:space="0" w:color="auto"/>
            <w:left w:val="none" w:sz="0" w:space="0" w:color="auto"/>
            <w:bottom w:val="none" w:sz="0" w:space="0" w:color="auto"/>
            <w:right w:val="none" w:sz="0" w:space="0" w:color="auto"/>
          </w:divBdr>
        </w:div>
        <w:div w:id="754857920">
          <w:marLeft w:val="640"/>
          <w:marRight w:val="0"/>
          <w:marTop w:val="0"/>
          <w:marBottom w:val="0"/>
          <w:divBdr>
            <w:top w:val="none" w:sz="0" w:space="0" w:color="auto"/>
            <w:left w:val="none" w:sz="0" w:space="0" w:color="auto"/>
            <w:bottom w:val="none" w:sz="0" w:space="0" w:color="auto"/>
            <w:right w:val="none" w:sz="0" w:space="0" w:color="auto"/>
          </w:divBdr>
        </w:div>
        <w:div w:id="901255508">
          <w:marLeft w:val="640"/>
          <w:marRight w:val="0"/>
          <w:marTop w:val="0"/>
          <w:marBottom w:val="0"/>
          <w:divBdr>
            <w:top w:val="none" w:sz="0" w:space="0" w:color="auto"/>
            <w:left w:val="none" w:sz="0" w:space="0" w:color="auto"/>
            <w:bottom w:val="none" w:sz="0" w:space="0" w:color="auto"/>
            <w:right w:val="none" w:sz="0" w:space="0" w:color="auto"/>
          </w:divBdr>
        </w:div>
        <w:div w:id="1996182079">
          <w:marLeft w:val="640"/>
          <w:marRight w:val="0"/>
          <w:marTop w:val="0"/>
          <w:marBottom w:val="0"/>
          <w:divBdr>
            <w:top w:val="none" w:sz="0" w:space="0" w:color="auto"/>
            <w:left w:val="none" w:sz="0" w:space="0" w:color="auto"/>
            <w:bottom w:val="none" w:sz="0" w:space="0" w:color="auto"/>
            <w:right w:val="none" w:sz="0" w:space="0" w:color="auto"/>
          </w:divBdr>
        </w:div>
        <w:div w:id="535966550">
          <w:marLeft w:val="640"/>
          <w:marRight w:val="0"/>
          <w:marTop w:val="0"/>
          <w:marBottom w:val="0"/>
          <w:divBdr>
            <w:top w:val="none" w:sz="0" w:space="0" w:color="auto"/>
            <w:left w:val="none" w:sz="0" w:space="0" w:color="auto"/>
            <w:bottom w:val="none" w:sz="0" w:space="0" w:color="auto"/>
            <w:right w:val="none" w:sz="0" w:space="0" w:color="auto"/>
          </w:divBdr>
        </w:div>
        <w:div w:id="681861707">
          <w:marLeft w:val="640"/>
          <w:marRight w:val="0"/>
          <w:marTop w:val="0"/>
          <w:marBottom w:val="0"/>
          <w:divBdr>
            <w:top w:val="none" w:sz="0" w:space="0" w:color="auto"/>
            <w:left w:val="none" w:sz="0" w:space="0" w:color="auto"/>
            <w:bottom w:val="none" w:sz="0" w:space="0" w:color="auto"/>
            <w:right w:val="none" w:sz="0" w:space="0" w:color="auto"/>
          </w:divBdr>
        </w:div>
        <w:div w:id="2033071928">
          <w:marLeft w:val="640"/>
          <w:marRight w:val="0"/>
          <w:marTop w:val="0"/>
          <w:marBottom w:val="0"/>
          <w:divBdr>
            <w:top w:val="none" w:sz="0" w:space="0" w:color="auto"/>
            <w:left w:val="none" w:sz="0" w:space="0" w:color="auto"/>
            <w:bottom w:val="none" w:sz="0" w:space="0" w:color="auto"/>
            <w:right w:val="none" w:sz="0" w:space="0" w:color="auto"/>
          </w:divBdr>
        </w:div>
        <w:div w:id="1477605943">
          <w:marLeft w:val="640"/>
          <w:marRight w:val="0"/>
          <w:marTop w:val="0"/>
          <w:marBottom w:val="0"/>
          <w:divBdr>
            <w:top w:val="none" w:sz="0" w:space="0" w:color="auto"/>
            <w:left w:val="none" w:sz="0" w:space="0" w:color="auto"/>
            <w:bottom w:val="none" w:sz="0" w:space="0" w:color="auto"/>
            <w:right w:val="none" w:sz="0" w:space="0" w:color="auto"/>
          </w:divBdr>
        </w:div>
        <w:div w:id="1293485303">
          <w:marLeft w:val="640"/>
          <w:marRight w:val="0"/>
          <w:marTop w:val="0"/>
          <w:marBottom w:val="0"/>
          <w:divBdr>
            <w:top w:val="none" w:sz="0" w:space="0" w:color="auto"/>
            <w:left w:val="none" w:sz="0" w:space="0" w:color="auto"/>
            <w:bottom w:val="none" w:sz="0" w:space="0" w:color="auto"/>
            <w:right w:val="none" w:sz="0" w:space="0" w:color="auto"/>
          </w:divBdr>
        </w:div>
        <w:div w:id="1662197487">
          <w:marLeft w:val="640"/>
          <w:marRight w:val="0"/>
          <w:marTop w:val="0"/>
          <w:marBottom w:val="0"/>
          <w:divBdr>
            <w:top w:val="none" w:sz="0" w:space="0" w:color="auto"/>
            <w:left w:val="none" w:sz="0" w:space="0" w:color="auto"/>
            <w:bottom w:val="none" w:sz="0" w:space="0" w:color="auto"/>
            <w:right w:val="none" w:sz="0" w:space="0" w:color="auto"/>
          </w:divBdr>
        </w:div>
        <w:div w:id="1790666771">
          <w:marLeft w:val="640"/>
          <w:marRight w:val="0"/>
          <w:marTop w:val="0"/>
          <w:marBottom w:val="0"/>
          <w:divBdr>
            <w:top w:val="none" w:sz="0" w:space="0" w:color="auto"/>
            <w:left w:val="none" w:sz="0" w:space="0" w:color="auto"/>
            <w:bottom w:val="none" w:sz="0" w:space="0" w:color="auto"/>
            <w:right w:val="none" w:sz="0" w:space="0" w:color="auto"/>
          </w:divBdr>
        </w:div>
        <w:div w:id="1144468381">
          <w:marLeft w:val="640"/>
          <w:marRight w:val="0"/>
          <w:marTop w:val="0"/>
          <w:marBottom w:val="0"/>
          <w:divBdr>
            <w:top w:val="none" w:sz="0" w:space="0" w:color="auto"/>
            <w:left w:val="none" w:sz="0" w:space="0" w:color="auto"/>
            <w:bottom w:val="none" w:sz="0" w:space="0" w:color="auto"/>
            <w:right w:val="none" w:sz="0" w:space="0" w:color="auto"/>
          </w:divBdr>
        </w:div>
        <w:div w:id="1234316468">
          <w:marLeft w:val="640"/>
          <w:marRight w:val="0"/>
          <w:marTop w:val="0"/>
          <w:marBottom w:val="0"/>
          <w:divBdr>
            <w:top w:val="none" w:sz="0" w:space="0" w:color="auto"/>
            <w:left w:val="none" w:sz="0" w:space="0" w:color="auto"/>
            <w:bottom w:val="none" w:sz="0" w:space="0" w:color="auto"/>
            <w:right w:val="none" w:sz="0" w:space="0" w:color="auto"/>
          </w:divBdr>
        </w:div>
      </w:divsChild>
    </w:div>
    <w:div w:id="156772871">
      <w:bodyDiv w:val="1"/>
      <w:marLeft w:val="0"/>
      <w:marRight w:val="0"/>
      <w:marTop w:val="0"/>
      <w:marBottom w:val="0"/>
      <w:divBdr>
        <w:top w:val="none" w:sz="0" w:space="0" w:color="auto"/>
        <w:left w:val="none" w:sz="0" w:space="0" w:color="auto"/>
        <w:bottom w:val="none" w:sz="0" w:space="0" w:color="auto"/>
        <w:right w:val="none" w:sz="0" w:space="0" w:color="auto"/>
      </w:divBdr>
      <w:divsChild>
        <w:div w:id="1483044076">
          <w:marLeft w:val="640"/>
          <w:marRight w:val="0"/>
          <w:marTop w:val="0"/>
          <w:marBottom w:val="0"/>
          <w:divBdr>
            <w:top w:val="none" w:sz="0" w:space="0" w:color="auto"/>
            <w:left w:val="none" w:sz="0" w:space="0" w:color="auto"/>
            <w:bottom w:val="none" w:sz="0" w:space="0" w:color="auto"/>
            <w:right w:val="none" w:sz="0" w:space="0" w:color="auto"/>
          </w:divBdr>
        </w:div>
        <w:div w:id="2076318323">
          <w:marLeft w:val="640"/>
          <w:marRight w:val="0"/>
          <w:marTop w:val="0"/>
          <w:marBottom w:val="0"/>
          <w:divBdr>
            <w:top w:val="none" w:sz="0" w:space="0" w:color="auto"/>
            <w:left w:val="none" w:sz="0" w:space="0" w:color="auto"/>
            <w:bottom w:val="none" w:sz="0" w:space="0" w:color="auto"/>
            <w:right w:val="none" w:sz="0" w:space="0" w:color="auto"/>
          </w:divBdr>
        </w:div>
        <w:div w:id="1964533204">
          <w:marLeft w:val="640"/>
          <w:marRight w:val="0"/>
          <w:marTop w:val="0"/>
          <w:marBottom w:val="0"/>
          <w:divBdr>
            <w:top w:val="none" w:sz="0" w:space="0" w:color="auto"/>
            <w:left w:val="none" w:sz="0" w:space="0" w:color="auto"/>
            <w:bottom w:val="none" w:sz="0" w:space="0" w:color="auto"/>
            <w:right w:val="none" w:sz="0" w:space="0" w:color="auto"/>
          </w:divBdr>
        </w:div>
        <w:div w:id="257641583">
          <w:marLeft w:val="640"/>
          <w:marRight w:val="0"/>
          <w:marTop w:val="0"/>
          <w:marBottom w:val="0"/>
          <w:divBdr>
            <w:top w:val="none" w:sz="0" w:space="0" w:color="auto"/>
            <w:left w:val="none" w:sz="0" w:space="0" w:color="auto"/>
            <w:bottom w:val="none" w:sz="0" w:space="0" w:color="auto"/>
            <w:right w:val="none" w:sz="0" w:space="0" w:color="auto"/>
          </w:divBdr>
        </w:div>
        <w:div w:id="3631442">
          <w:marLeft w:val="640"/>
          <w:marRight w:val="0"/>
          <w:marTop w:val="0"/>
          <w:marBottom w:val="0"/>
          <w:divBdr>
            <w:top w:val="none" w:sz="0" w:space="0" w:color="auto"/>
            <w:left w:val="none" w:sz="0" w:space="0" w:color="auto"/>
            <w:bottom w:val="none" w:sz="0" w:space="0" w:color="auto"/>
            <w:right w:val="none" w:sz="0" w:space="0" w:color="auto"/>
          </w:divBdr>
        </w:div>
        <w:div w:id="993945223">
          <w:marLeft w:val="640"/>
          <w:marRight w:val="0"/>
          <w:marTop w:val="0"/>
          <w:marBottom w:val="0"/>
          <w:divBdr>
            <w:top w:val="none" w:sz="0" w:space="0" w:color="auto"/>
            <w:left w:val="none" w:sz="0" w:space="0" w:color="auto"/>
            <w:bottom w:val="none" w:sz="0" w:space="0" w:color="auto"/>
            <w:right w:val="none" w:sz="0" w:space="0" w:color="auto"/>
          </w:divBdr>
        </w:div>
        <w:div w:id="1512648661">
          <w:marLeft w:val="640"/>
          <w:marRight w:val="0"/>
          <w:marTop w:val="0"/>
          <w:marBottom w:val="0"/>
          <w:divBdr>
            <w:top w:val="none" w:sz="0" w:space="0" w:color="auto"/>
            <w:left w:val="none" w:sz="0" w:space="0" w:color="auto"/>
            <w:bottom w:val="none" w:sz="0" w:space="0" w:color="auto"/>
            <w:right w:val="none" w:sz="0" w:space="0" w:color="auto"/>
          </w:divBdr>
        </w:div>
        <w:div w:id="1555585943">
          <w:marLeft w:val="640"/>
          <w:marRight w:val="0"/>
          <w:marTop w:val="0"/>
          <w:marBottom w:val="0"/>
          <w:divBdr>
            <w:top w:val="none" w:sz="0" w:space="0" w:color="auto"/>
            <w:left w:val="none" w:sz="0" w:space="0" w:color="auto"/>
            <w:bottom w:val="none" w:sz="0" w:space="0" w:color="auto"/>
            <w:right w:val="none" w:sz="0" w:space="0" w:color="auto"/>
          </w:divBdr>
        </w:div>
        <w:div w:id="491876245">
          <w:marLeft w:val="640"/>
          <w:marRight w:val="0"/>
          <w:marTop w:val="0"/>
          <w:marBottom w:val="0"/>
          <w:divBdr>
            <w:top w:val="none" w:sz="0" w:space="0" w:color="auto"/>
            <w:left w:val="none" w:sz="0" w:space="0" w:color="auto"/>
            <w:bottom w:val="none" w:sz="0" w:space="0" w:color="auto"/>
            <w:right w:val="none" w:sz="0" w:space="0" w:color="auto"/>
          </w:divBdr>
        </w:div>
        <w:div w:id="1133980652">
          <w:marLeft w:val="640"/>
          <w:marRight w:val="0"/>
          <w:marTop w:val="0"/>
          <w:marBottom w:val="0"/>
          <w:divBdr>
            <w:top w:val="none" w:sz="0" w:space="0" w:color="auto"/>
            <w:left w:val="none" w:sz="0" w:space="0" w:color="auto"/>
            <w:bottom w:val="none" w:sz="0" w:space="0" w:color="auto"/>
            <w:right w:val="none" w:sz="0" w:space="0" w:color="auto"/>
          </w:divBdr>
        </w:div>
        <w:div w:id="805270979">
          <w:marLeft w:val="640"/>
          <w:marRight w:val="0"/>
          <w:marTop w:val="0"/>
          <w:marBottom w:val="0"/>
          <w:divBdr>
            <w:top w:val="none" w:sz="0" w:space="0" w:color="auto"/>
            <w:left w:val="none" w:sz="0" w:space="0" w:color="auto"/>
            <w:bottom w:val="none" w:sz="0" w:space="0" w:color="auto"/>
            <w:right w:val="none" w:sz="0" w:space="0" w:color="auto"/>
          </w:divBdr>
        </w:div>
        <w:div w:id="1414354721">
          <w:marLeft w:val="640"/>
          <w:marRight w:val="0"/>
          <w:marTop w:val="0"/>
          <w:marBottom w:val="0"/>
          <w:divBdr>
            <w:top w:val="none" w:sz="0" w:space="0" w:color="auto"/>
            <w:left w:val="none" w:sz="0" w:space="0" w:color="auto"/>
            <w:bottom w:val="none" w:sz="0" w:space="0" w:color="auto"/>
            <w:right w:val="none" w:sz="0" w:space="0" w:color="auto"/>
          </w:divBdr>
        </w:div>
        <w:div w:id="953247611">
          <w:marLeft w:val="640"/>
          <w:marRight w:val="0"/>
          <w:marTop w:val="0"/>
          <w:marBottom w:val="0"/>
          <w:divBdr>
            <w:top w:val="none" w:sz="0" w:space="0" w:color="auto"/>
            <w:left w:val="none" w:sz="0" w:space="0" w:color="auto"/>
            <w:bottom w:val="none" w:sz="0" w:space="0" w:color="auto"/>
            <w:right w:val="none" w:sz="0" w:space="0" w:color="auto"/>
          </w:divBdr>
        </w:div>
        <w:div w:id="1654484010">
          <w:marLeft w:val="640"/>
          <w:marRight w:val="0"/>
          <w:marTop w:val="0"/>
          <w:marBottom w:val="0"/>
          <w:divBdr>
            <w:top w:val="none" w:sz="0" w:space="0" w:color="auto"/>
            <w:left w:val="none" w:sz="0" w:space="0" w:color="auto"/>
            <w:bottom w:val="none" w:sz="0" w:space="0" w:color="auto"/>
            <w:right w:val="none" w:sz="0" w:space="0" w:color="auto"/>
          </w:divBdr>
        </w:div>
        <w:div w:id="944388947">
          <w:marLeft w:val="640"/>
          <w:marRight w:val="0"/>
          <w:marTop w:val="0"/>
          <w:marBottom w:val="0"/>
          <w:divBdr>
            <w:top w:val="none" w:sz="0" w:space="0" w:color="auto"/>
            <w:left w:val="none" w:sz="0" w:space="0" w:color="auto"/>
            <w:bottom w:val="none" w:sz="0" w:space="0" w:color="auto"/>
            <w:right w:val="none" w:sz="0" w:space="0" w:color="auto"/>
          </w:divBdr>
        </w:div>
        <w:div w:id="550656860">
          <w:marLeft w:val="640"/>
          <w:marRight w:val="0"/>
          <w:marTop w:val="0"/>
          <w:marBottom w:val="0"/>
          <w:divBdr>
            <w:top w:val="none" w:sz="0" w:space="0" w:color="auto"/>
            <w:left w:val="none" w:sz="0" w:space="0" w:color="auto"/>
            <w:bottom w:val="none" w:sz="0" w:space="0" w:color="auto"/>
            <w:right w:val="none" w:sz="0" w:space="0" w:color="auto"/>
          </w:divBdr>
        </w:div>
        <w:div w:id="1267350013">
          <w:marLeft w:val="640"/>
          <w:marRight w:val="0"/>
          <w:marTop w:val="0"/>
          <w:marBottom w:val="0"/>
          <w:divBdr>
            <w:top w:val="none" w:sz="0" w:space="0" w:color="auto"/>
            <w:left w:val="none" w:sz="0" w:space="0" w:color="auto"/>
            <w:bottom w:val="none" w:sz="0" w:space="0" w:color="auto"/>
            <w:right w:val="none" w:sz="0" w:space="0" w:color="auto"/>
          </w:divBdr>
        </w:div>
        <w:div w:id="1165705694">
          <w:marLeft w:val="640"/>
          <w:marRight w:val="0"/>
          <w:marTop w:val="0"/>
          <w:marBottom w:val="0"/>
          <w:divBdr>
            <w:top w:val="none" w:sz="0" w:space="0" w:color="auto"/>
            <w:left w:val="none" w:sz="0" w:space="0" w:color="auto"/>
            <w:bottom w:val="none" w:sz="0" w:space="0" w:color="auto"/>
            <w:right w:val="none" w:sz="0" w:space="0" w:color="auto"/>
          </w:divBdr>
        </w:div>
        <w:div w:id="507712722">
          <w:marLeft w:val="640"/>
          <w:marRight w:val="0"/>
          <w:marTop w:val="0"/>
          <w:marBottom w:val="0"/>
          <w:divBdr>
            <w:top w:val="none" w:sz="0" w:space="0" w:color="auto"/>
            <w:left w:val="none" w:sz="0" w:space="0" w:color="auto"/>
            <w:bottom w:val="none" w:sz="0" w:space="0" w:color="auto"/>
            <w:right w:val="none" w:sz="0" w:space="0" w:color="auto"/>
          </w:divBdr>
        </w:div>
        <w:div w:id="1252927164">
          <w:marLeft w:val="640"/>
          <w:marRight w:val="0"/>
          <w:marTop w:val="0"/>
          <w:marBottom w:val="0"/>
          <w:divBdr>
            <w:top w:val="none" w:sz="0" w:space="0" w:color="auto"/>
            <w:left w:val="none" w:sz="0" w:space="0" w:color="auto"/>
            <w:bottom w:val="none" w:sz="0" w:space="0" w:color="auto"/>
            <w:right w:val="none" w:sz="0" w:space="0" w:color="auto"/>
          </w:divBdr>
        </w:div>
        <w:div w:id="1951158772">
          <w:marLeft w:val="640"/>
          <w:marRight w:val="0"/>
          <w:marTop w:val="0"/>
          <w:marBottom w:val="0"/>
          <w:divBdr>
            <w:top w:val="none" w:sz="0" w:space="0" w:color="auto"/>
            <w:left w:val="none" w:sz="0" w:space="0" w:color="auto"/>
            <w:bottom w:val="none" w:sz="0" w:space="0" w:color="auto"/>
            <w:right w:val="none" w:sz="0" w:space="0" w:color="auto"/>
          </w:divBdr>
        </w:div>
        <w:div w:id="1897355970">
          <w:marLeft w:val="640"/>
          <w:marRight w:val="0"/>
          <w:marTop w:val="0"/>
          <w:marBottom w:val="0"/>
          <w:divBdr>
            <w:top w:val="none" w:sz="0" w:space="0" w:color="auto"/>
            <w:left w:val="none" w:sz="0" w:space="0" w:color="auto"/>
            <w:bottom w:val="none" w:sz="0" w:space="0" w:color="auto"/>
            <w:right w:val="none" w:sz="0" w:space="0" w:color="auto"/>
          </w:divBdr>
        </w:div>
        <w:div w:id="1268194463">
          <w:marLeft w:val="640"/>
          <w:marRight w:val="0"/>
          <w:marTop w:val="0"/>
          <w:marBottom w:val="0"/>
          <w:divBdr>
            <w:top w:val="none" w:sz="0" w:space="0" w:color="auto"/>
            <w:left w:val="none" w:sz="0" w:space="0" w:color="auto"/>
            <w:bottom w:val="none" w:sz="0" w:space="0" w:color="auto"/>
            <w:right w:val="none" w:sz="0" w:space="0" w:color="auto"/>
          </w:divBdr>
        </w:div>
        <w:div w:id="1376198150">
          <w:marLeft w:val="640"/>
          <w:marRight w:val="0"/>
          <w:marTop w:val="0"/>
          <w:marBottom w:val="0"/>
          <w:divBdr>
            <w:top w:val="none" w:sz="0" w:space="0" w:color="auto"/>
            <w:left w:val="none" w:sz="0" w:space="0" w:color="auto"/>
            <w:bottom w:val="none" w:sz="0" w:space="0" w:color="auto"/>
            <w:right w:val="none" w:sz="0" w:space="0" w:color="auto"/>
          </w:divBdr>
        </w:div>
        <w:div w:id="427581394">
          <w:marLeft w:val="640"/>
          <w:marRight w:val="0"/>
          <w:marTop w:val="0"/>
          <w:marBottom w:val="0"/>
          <w:divBdr>
            <w:top w:val="none" w:sz="0" w:space="0" w:color="auto"/>
            <w:left w:val="none" w:sz="0" w:space="0" w:color="auto"/>
            <w:bottom w:val="none" w:sz="0" w:space="0" w:color="auto"/>
            <w:right w:val="none" w:sz="0" w:space="0" w:color="auto"/>
          </w:divBdr>
        </w:div>
        <w:div w:id="1464732624">
          <w:marLeft w:val="640"/>
          <w:marRight w:val="0"/>
          <w:marTop w:val="0"/>
          <w:marBottom w:val="0"/>
          <w:divBdr>
            <w:top w:val="none" w:sz="0" w:space="0" w:color="auto"/>
            <w:left w:val="none" w:sz="0" w:space="0" w:color="auto"/>
            <w:bottom w:val="none" w:sz="0" w:space="0" w:color="auto"/>
            <w:right w:val="none" w:sz="0" w:space="0" w:color="auto"/>
          </w:divBdr>
        </w:div>
        <w:div w:id="537663989">
          <w:marLeft w:val="640"/>
          <w:marRight w:val="0"/>
          <w:marTop w:val="0"/>
          <w:marBottom w:val="0"/>
          <w:divBdr>
            <w:top w:val="none" w:sz="0" w:space="0" w:color="auto"/>
            <w:left w:val="none" w:sz="0" w:space="0" w:color="auto"/>
            <w:bottom w:val="none" w:sz="0" w:space="0" w:color="auto"/>
            <w:right w:val="none" w:sz="0" w:space="0" w:color="auto"/>
          </w:divBdr>
        </w:div>
        <w:div w:id="30307997">
          <w:marLeft w:val="640"/>
          <w:marRight w:val="0"/>
          <w:marTop w:val="0"/>
          <w:marBottom w:val="0"/>
          <w:divBdr>
            <w:top w:val="none" w:sz="0" w:space="0" w:color="auto"/>
            <w:left w:val="none" w:sz="0" w:space="0" w:color="auto"/>
            <w:bottom w:val="none" w:sz="0" w:space="0" w:color="auto"/>
            <w:right w:val="none" w:sz="0" w:space="0" w:color="auto"/>
          </w:divBdr>
        </w:div>
        <w:div w:id="1865243091">
          <w:marLeft w:val="640"/>
          <w:marRight w:val="0"/>
          <w:marTop w:val="0"/>
          <w:marBottom w:val="0"/>
          <w:divBdr>
            <w:top w:val="none" w:sz="0" w:space="0" w:color="auto"/>
            <w:left w:val="none" w:sz="0" w:space="0" w:color="auto"/>
            <w:bottom w:val="none" w:sz="0" w:space="0" w:color="auto"/>
            <w:right w:val="none" w:sz="0" w:space="0" w:color="auto"/>
          </w:divBdr>
        </w:div>
        <w:div w:id="1869756059">
          <w:marLeft w:val="640"/>
          <w:marRight w:val="0"/>
          <w:marTop w:val="0"/>
          <w:marBottom w:val="0"/>
          <w:divBdr>
            <w:top w:val="none" w:sz="0" w:space="0" w:color="auto"/>
            <w:left w:val="none" w:sz="0" w:space="0" w:color="auto"/>
            <w:bottom w:val="none" w:sz="0" w:space="0" w:color="auto"/>
            <w:right w:val="none" w:sz="0" w:space="0" w:color="auto"/>
          </w:divBdr>
        </w:div>
        <w:div w:id="1793668553">
          <w:marLeft w:val="640"/>
          <w:marRight w:val="0"/>
          <w:marTop w:val="0"/>
          <w:marBottom w:val="0"/>
          <w:divBdr>
            <w:top w:val="none" w:sz="0" w:space="0" w:color="auto"/>
            <w:left w:val="none" w:sz="0" w:space="0" w:color="auto"/>
            <w:bottom w:val="none" w:sz="0" w:space="0" w:color="auto"/>
            <w:right w:val="none" w:sz="0" w:space="0" w:color="auto"/>
          </w:divBdr>
        </w:div>
        <w:div w:id="1899589638">
          <w:marLeft w:val="640"/>
          <w:marRight w:val="0"/>
          <w:marTop w:val="0"/>
          <w:marBottom w:val="0"/>
          <w:divBdr>
            <w:top w:val="none" w:sz="0" w:space="0" w:color="auto"/>
            <w:left w:val="none" w:sz="0" w:space="0" w:color="auto"/>
            <w:bottom w:val="none" w:sz="0" w:space="0" w:color="auto"/>
            <w:right w:val="none" w:sz="0" w:space="0" w:color="auto"/>
          </w:divBdr>
        </w:div>
        <w:div w:id="1766615312">
          <w:marLeft w:val="640"/>
          <w:marRight w:val="0"/>
          <w:marTop w:val="0"/>
          <w:marBottom w:val="0"/>
          <w:divBdr>
            <w:top w:val="none" w:sz="0" w:space="0" w:color="auto"/>
            <w:left w:val="none" w:sz="0" w:space="0" w:color="auto"/>
            <w:bottom w:val="none" w:sz="0" w:space="0" w:color="auto"/>
            <w:right w:val="none" w:sz="0" w:space="0" w:color="auto"/>
          </w:divBdr>
        </w:div>
        <w:div w:id="1466120340">
          <w:marLeft w:val="640"/>
          <w:marRight w:val="0"/>
          <w:marTop w:val="0"/>
          <w:marBottom w:val="0"/>
          <w:divBdr>
            <w:top w:val="none" w:sz="0" w:space="0" w:color="auto"/>
            <w:left w:val="none" w:sz="0" w:space="0" w:color="auto"/>
            <w:bottom w:val="none" w:sz="0" w:space="0" w:color="auto"/>
            <w:right w:val="none" w:sz="0" w:space="0" w:color="auto"/>
          </w:divBdr>
        </w:div>
        <w:div w:id="1500150789">
          <w:marLeft w:val="640"/>
          <w:marRight w:val="0"/>
          <w:marTop w:val="0"/>
          <w:marBottom w:val="0"/>
          <w:divBdr>
            <w:top w:val="none" w:sz="0" w:space="0" w:color="auto"/>
            <w:left w:val="none" w:sz="0" w:space="0" w:color="auto"/>
            <w:bottom w:val="none" w:sz="0" w:space="0" w:color="auto"/>
            <w:right w:val="none" w:sz="0" w:space="0" w:color="auto"/>
          </w:divBdr>
        </w:div>
        <w:div w:id="1765690509">
          <w:marLeft w:val="640"/>
          <w:marRight w:val="0"/>
          <w:marTop w:val="0"/>
          <w:marBottom w:val="0"/>
          <w:divBdr>
            <w:top w:val="none" w:sz="0" w:space="0" w:color="auto"/>
            <w:left w:val="none" w:sz="0" w:space="0" w:color="auto"/>
            <w:bottom w:val="none" w:sz="0" w:space="0" w:color="auto"/>
            <w:right w:val="none" w:sz="0" w:space="0" w:color="auto"/>
          </w:divBdr>
        </w:div>
        <w:div w:id="836574304">
          <w:marLeft w:val="640"/>
          <w:marRight w:val="0"/>
          <w:marTop w:val="0"/>
          <w:marBottom w:val="0"/>
          <w:divBdr>
            <w:top w:val="none" w:sz="0" w:space="0" w:color="auto"/>
            <w:left w:val="none" w:sz="0" w:space="0" w:color="auto"/>
            <w:bottom w:val="none" w:sz="0" w:space="0" w:color="auto"/>
            <w:right w:val="none" w:sz="0" w:space="0" w:color="auto"/>
          </w:divBdr>
        </w:div>
        <w:div w:id="464392382">
          <w:marLeft w:val="640"/>
          <w:marRight w:val="0"/>
          <w:marTop w:val="0"/>
          <w:marBottom w:val="0"/>
          <w:divBdr>
            <w:top w:val="none" w:sz="0" w:space="0" w:color="auto"/>
            <w:left w:val="none" w:sz="0" w:space="0" w:color="auto"/>
            <w:bottom w:val="none" w:sz="0" w:space="0" w:color="auto"/>
            <w:right w:val="none" w:sz="0" w:space="0" w:color="auto"/>
          </w:divBdr>
        </w:div>
        <w:div w:id="1695422423">
          <w:marLeft w:val="640"/>
          <w:marRight w:val="0"/>
          <w:marTop w:val="0"/>
          <w:marBottom w:val="0"/>
          <w:divBdr>
            <w:top w:val="none" w:sz="0" w:space="0" w:color="auto"/>
            <w:left w:val="none" w:sz="0" w:space="0" w:color="auto"/>
            <w:bottom w:val="none" w:sz="0" w:space="0" w:color="auto"/>
            <w:right w:val="none" w:sz="0" w:space="0" w:color="auto"/>
          </w:divBdr>
        </w:div>
      </w:divsChild>
    </w:div>
    <w:div w:id="167647553">
      <w:bodyDiv w:val="1"/>
      <w:marLeft w:val="0"/>
      <w:marRight w:val="0"/>
      <w:marTop w:val="0"/>
      <w:marBottom w:val="0"/>
      <w:divBdr>
        <w:top w:val="none" w:sz="0" w:space="0" w:color="auto"/>
        <w:left w:val="none" w:sz="0" w:space="0" w:color="auto"/>
        <w:bottom w:val="none" w:sz="0" w:space="0" w:color="auto"/>
        <w:right w:val="none" w:sz="0" w:space="0" w:color="auto"/>
      </w:divBdr>
      <w:divsChild>
        <w:div w:id="982201011">
          <w:marLeft w:val="640"/>
          <w:marRight w:val="0"/>
          <w:marTop w:val="0"/>
          <w:marBottom w:val="0"/>
          <w:divBdr>
            <w:top w:val="none" w:sz="0" w:space="0" w:color="auto"/>
            <w:left w:val="none" w:sz="0" w:space="0" w:color="auto"/>
            <w:bottom w:val="none" w:sz="0" w:space="0" w:color="auto"/>
            <w:right w:val="none" w:sz="0" w:space="0" w:color="auto"/>
          </w:divBdr>
        </w:div>
        <w:div w:id="1077096568">
          <w:marLeft w:val="640"/>
          <w:marRight w:val="0"/>
          <w:marTop w:val="0"/>
          <w:marBottom w:val="0"/>
          <w:divBdr>
            <w:top w:val="none" w:sz="0" w:space="0" w:color="auto"/>
            <w:left w:val="none" w:sz="0" w:space="0" w:color="auto"/>
            <w:bottom w:val="none" w:sz="0" w:space="0" w:color="auto"/>
            <w:right w:val="none" w:sz="0" w:space="0" w:color="auto"/>
          </w:divBdr>
        </w:div>
        <w:div w:id="1615676002">
          <w:marLeft w:val="640"/>
          <w:marRight w:val="0"/>
          <w:marTop w:val="0"/>
          <w:marBottom w:val="0"/>
          <w:divBdr>
            <w:top w:val="none" w:sz="0" w:space="0" w:color="auto"/>
            <w:left w:val="none" w:sz="0" w:space="0" w:color="auto"/>
            <w:bottom w:val="none" w:sz="0" w:space="0" w:color="auto"/>
            <w:right w:val="none" w:sz="0" w:space="0" w:color="auto"/>
          </w:divBdr>
        </w:div>
        <w:div w:id="658968048">
          <w:marLeft w:val="640"/>
          <w:marRight w:val="0"/>
          <w:marTop w:val="0"/>
          <w:marBottom w:val="0"/>
          <w:divBdr>
            <w:top w:val="none" w:sz="0" w:space="0" w:color="auto"/>
            <w:left w:val="none" w:sz="0" w:space="0" w:color="auto"/>
            <w:bottom w:val="none" w:sz="0" w:space="0" w:color="auto"/>
            <w:right w:val="none" w:sz="0" w:space="0" w:color="auto"/>
          </w:divBdr>
        </w:div>
        <w:div w:id="1596285247">
          <w:marLeft w:val="640"/>
          <w:marRight w:val="0"/>
          <w:marTop w:val="0"/>
          <w:marBottom w:val="0"/>
          <w:divBdr>
            <w:top w:val="none" w:sz="0" w:space="0" w:color="auto"/>
            <w:left w:val="none" w:sz="0" w:space="0" w:color="auto"/>
            <w:bottom w:val="none" w:sz="0" w:space="0" w:color="auto"/>
            <w:right w:val="none" w:sz="0" w:space="0" w:color="auto"/>
          </w:divBdr>
        </w:div>
        <w:div w:id="198125670">
          <w:marLeft w:val="640"/>
          <w:marRight w:val="0"/>
          <w:marTop w:val="0"/>
          <w:marBottom w:val="0"/>
          <w:divBdr>
            <w:top w:val="none" w:sz="0" w:space="0" w:color="auto"/>
            <w:left w:val="none" w:sz="0" w:space="0" w:color="auto"/>
            <w:bottom w:val="none" w:sz="0" w:space="0" w:color="auto"/>
            <w:right w:val="none" w:sz="0" w:space="0" w:color="auto"/>
          </w:divBdr>
        </w:div>
        <w:div w:id="763309119">
          <w:marLeft w:val="640"/>
          <w:marRight w:val="0"/>
          <w:marTop w:val="0"/>
          <w:marBottom w:val="0"/>
          <w:divBdr>
            <w:top w:val="none" w:sz="0" w:space="0" w:color="auto"/>
            <w:left w:val="none" w:sz="0" w:space="0" w:color="auto"/>
            <w:bottom w:val="none" w:sz="0" w:space="0" w:color="auto"/>
            <w:right w:val="none" w:sz="0" w:space="0" w:color="auto"/>
          </w:divBdr>
        </w:div>
        <w:div w:id="1633707320">
          <w:marLeft w:val="640"/>
          <w:marRight w:val="0"/>
          <w:marTop w:val="0"/>
          <w:marBottom w:val="0"/>
          <w:divBdr>
            <w:top w:val="none" w:sz="0" w:space="0" w:color="auto"/>
            <w:left w:val="none" w:sz="0" w:space="0" w:color="auto"/>
            <w:bottom w:val="none" w:sz="0" w:space="0" w:color="auto"/>
            <w:right w:val="none" w:sz="0" w:space="0" w:color="auto"/>
          </w:divBdr>
        </w:div>
        <w:div w:id="1950039979">
          <w:marLeft w:val="640"/>
          <w:marRight w:val="0"/>
          <w:marTop w:val="0"/>
          <w:marBottom w:val="0"/>
          <w:divBdr>
            <w:top w:val="none" w:sz="0" w:space="0" w:color="auto"/>
            <w:left w:val="none" w:sz="0" w:space="0" w:color="auto"/>
            <w:bottom w:val="none" w:sz="0" w:space="0" w:color="auto"/>
            <w:right w:val="none" w:sz="0" w:space="0" w:color="auto"/>
          </w:divBdr>
        </w:div>
        <w:div w:id="1568997810">
          <w:marLeft w:val="640"/>
          <w:marRight w:val="0"/>
          <w:marTop w:val="0"/>
          <w:marBottom w:val="0"/>
          <w:divBdr>
            <w:top w:val="none" w:sz="0" w:space="0" w:color="auto"/>
            <w:left w:val="none" w:sz="0" w:space="0" w:color="auto"/>
            <w:bottom w:val="none" w:sz="0" w:space="0" w:color="auto"/>
            <w:right w:val="none" w:sz="0" w:space="0" w:color="auto"/>
          </w:divBdr>
        </w:div>
        <w:div w:id="946157281">
          <w:marLeft w:val="640"/>
          <w:marRight w:val="0"/>
          <w:marTop w:val="0"/>
          <w:marBottom w:val="0"/>
          <w:divBdr>
            <w:top w:val="none" w:sz="0" w:space="0" w:color="auto"/>
            <w:left w:val="none" w:sz="0" w:space="0" w:color="auto"/>
            <w:bottom w:val="none" w:sz="0" w:space="0" w:color="auto"/>
            <w:right w:val="none" w:sz="0" w:space="0" w:color="auto"/>
          </w:divBdr>
        </w:div>
        <w:div w:id="2131706492">
          <w:marLeft w:val="640"/>
          <w:marRight w:val="0"/>
          <w:marTop w:val="0"/>
          <w:marBottom w:val="0"/>
          <w:divBdr>
            <w:top w:val="none" w:sz="0" w:space="0" w:color="auto"/>
            <w:left w:val="none" w:sz="0" w:space="0" w:color="auto"/>
            <w:bottom w:val="none" w:sz="0" w:space="0" w:color="auto"/>
            <w:right w:val="none" w:sz="0" w:space="0" w:color="auto"/>
          </w:divBdr>
        </w:div>
        <w:div w:id="1842429246">
          <w:marLeft w:val="640"/>
          <w:marRight w:val="0"/>
          <w:marTop w:val="0"/>
          <w:marBottom w:val="0"/>
          <w:divBdr>
            <w:top w:val="none" w:sz="0" w:space="0" w:color="auto"/>
            <w:left w:val="none" w:sz="0" w:space="0" w:color="auto"/>
            <w:bottom w:val="none" w:sz="0" w:space="0" w:color="auto"/>
            <w:right w:val="none" w:sz="0" w:space="0" w:color="auto"/>
          </w:divBdr>
        </w:div>
        <w:div w:id="139536867">
          <w:marLeft w:val="640"/>
          <w:marRight w:val="0"/>
          <w:marTop w:val="0"/>
          <w:marBottom w:val="0"/>
          <w:divBdr>
            <w:top w:val="none" w:sz="0" w:space="0" w:color="auto"/>
            <w:left w:val="none" w:sz="0" w:space="0" w:color="auto"/>
            <w:bottom w:val="none" w:sz="0" w:space="0" w:color="auto"/>
            <w:right w:val="none" w:sz="0" w:space="0" w:color="auto"/>
          </w:divBdr>
        </w:div>
        <w:div w:id="1967008636">
          <w:marLeft w:val="640"/>
          <w:marRight w:val="0"/>
          <w:marTop w:val="0"/>
          <w:marBottom w:val="0"/>
          <w:divBdr>
            <w:top w:val="none" w:sz="0" w:space="0" w:color="auto"/>
            <w:left w:val="none" w:sz="0" w:space="0" w:color="auto"/>
            <w:bottom w:val="none" w:sz="0" w:space="0" w:color="auto"/>
            <w:right w:val="none" w:sz="0" w:space="0" w:color="auto"/>
          </w:divBdr>
        </w:div>
        <w:div w:id="730999897">
          <w:marLeft w:val="640"/>
          <w:marRight w:val="0"/>
          <w:marTop w:val="0"/>
          <w:marBottom w:val="0"/>
          <w:divBdr>
            <w:top w:val="none" w:sz="0" w:space="0" w:color="auto"/>
            <w:left w:val="none" w:sz="0" w:space="0" w:color="auto"/>
            <w:bottom w:val="none" w:sz="0" w:space="0" w:color="auto"/>
            <w:right w:val="none" w:sz="0" w:space="0" w:color="auto"/>
          </w:divBdr>
        </w:div>
        <w:div w:id="1635254447">
          <w:marLeft w:val="640"/>
          <w:marRight w:val="0"/>
          <w:marTop w:val="0"/>
          <w:marBottom w:val="0"/>
          <w:divBdr>
            <w:top w:val="none" w:sz="0" w:space="0" w:color="auto"/>
            <w:left w:val="none" w:sz="0" w:space="0" w:color="auto"/>
            <w:bottom w:val="none" w:sz="0" w:space="0" w:color="auto"/>
            <w:right w:val="none" w:sz="0" w:space="0" w:color="auto"/>
          </w:divBdr>
        </w:div>
        <w:div w:id="146677863">
          <w:marLeft w:val="640"/>
          <w:marRight w:val="0"/>
          <w:marTop w:val="0"/>
          <w:marBottom w:val="0"/>
          <w:divBdr>
            <w:top w:val="none" w:sz="0" w:space="0" w:color="auto"/>
            <w:left w:val="none" w:sz="0" w:space="0" w:color="auto"/>
            <w:bottom w:val="none" w:sz="0" w:space="0" w:color="auto"/>
            <w:right w:val="none" w:sz="0" w:space="0" w:color="auto"/>
          </w:divBdr>
        </w:div>
        <w:div w:id="265961285">
          <w:marLeft w:val="640"/>
          <w:marRight w:val="0"/>
          <w:marTop w:val="0"/>
          <w:marBottom w:val="0"/>
          <w:divBdr>
            <w:top w:val="none" w:sz="0" w:space="0" w:color="auto"/>
            <w:left w:val="none" w:sz="0" w:space="0" w:color="auto"/>
            <w:bottom w:val="none" w:sz="0" w:space="0" w:color="auto"/>
            <w:right w:val="none" w:sz="0" w:space="0" w:color="auto"/>
          </w:divBdr>
        </w:div>
        <w:div w:id="2104377563">
          <w:marLeft w:val="640"/>
          <w:marRight w:val="0"/>
          <w:marTop w:val="0"/>
          <w:marBottom w:val="0"/>
          <w:divBdr>
            <w:top w:val="none" w:sz="0" w:space="0" w:color="auto"/>
            <w:left w:val="none" w:sz="0" w:space="0" w:color="auto"/>
            <w:bottom w:val="none" w:sz="0" w:space="0" w:color="auto"/>
            <w:right w:val="none" w:sz="0" w:space="0" w:color="auto"/>
          </w:divBdr>
        </w:div>
        <w:div w:id="1438023577">
          <w:marLeft w:val="640"/>
          <w:marRight w:val="0"/>
          <w:marTop w:val="0"/>
          <w:marBottom w:val="0"/>
          <w:divBdr>
            <w:top w:val="none" w:sz="0" w:space="0" w:color="auto"/>
            <w:left w:val="none" w:sz="0" w:space="0" w:color="auto"/>
            <w:bottom w:val="none" w:sz="0" w:space="0" w:color="auto"/>
            <w:right w:val="none" w:sz="0" w:space="0" w:color="auto"/>
          </w:divBdr>
        </w:div>
        <w:div w:id="804080118">
          <w:marLeft w:val="640"/>
          <w:marRight w:val="0"/>
          <w:marTop w:val="0"/>
          <w:marBottom w:val="0"/>
          <w:divBdr>
            <w:top w:val="none" w:sz="0" w:space="0" w:color="auto"/>
            <w:left w:val="none" w:sz="0" w:space="0" w:color="auto"/>
            <w:bottom w:val="none" w:sz="0" w:space="0" w:color="auto"/>
            <w:right w:val="none" w:sz="0" w:space="0" w:color="auto"/>
          </w:divBdr>
        </w:div>
        <w:div w:id="1659722563">
          <w:marLeft w:val="640"/>
          <w:marRight w:val="0"/>
          <w:marTop w:val="0"/>
          <w:marBottom w:val="0"/>
          <w:divBdr>
            <w:top w:val="none" w:sz="0" w:space="0" w:color="auto"/>
            <w:left w:val="none" w:sz="0" w:space="0" w:color="auto"/>
            <w:bottom w:val="none" w:sz="0" w:space="0" w:color="auto"/>
            <w:right w:val="none" w:sz="0" w:space="0" w:color="auto"/>
          </w:divBdr>
        </w:div>
        <w:div w:id="425419184">
          <w:marLeft w:val="640"/>
          <w:marRight w:val="0"/>
          <w:marTop w:val="0"/>
          <w:marBottom w:val="0"/>
          <w:divBdr>
            <w:top w:val="none" w:sz="0" w:space="0" w:color="auto"/>
            <w:left w:val="none" w:sz="0" w:space="0" w:color="auto"/>
            <w:bottom w:val="none" w:sz="0" w:space="0" w:color="auto"/>
            <w:right w:val="none" w:sz="0" w:space="0" w:color="auto"/>
          </w:divBdr>
        </w:div>
        <w:div w:id="850804501">
          <w:marLeft w:val="640"/>
          <w:marRight w:val="0"/>
          <w:marTop w:val="0"/>
          <w:marBottom w:val="0"/>
          <w:divBdr>
            <w:top w:val="none" w:sz="0" w:space="0" w:color="auto"/>
            <w:left w:val="none" w:sz="0" w:space="0" w:color="auto"/>
            <w:bottom w:val="none" w:sz="0" w:space="0" w:color="auto"/>
            <w:right w:val="none" w:sz="0" w:space="0" w:color="auto"/>
          </w:divBdr>
        </w:div>
        <w:div w:id="743648833">
          <w:marLeft w:val="640"/>
          <w:marRight w:val="0"/>
          <w:marTop w:val="0"/>
          <w:marBottom w:val="0"/>
          <w:divBdr>
            <w:top w:val="none" w:sz="0" w:space="0" w:color="auto"/>
            <w:left w:val="none" w:sz="0" w:space="0" w:color="auto"/>
            <w:bottom w:val="none" w:sz="0" w:space="0" w:color="auto"/>
            <w:right w:val="none" w:sz="0" w:space="0" w:color="auto"/>
          </w:divBdr>
        </w:div>
        <w:div w:id="169413878">
          <w:marLeft w:val="640"/>
          <w:marRight w:val="0"/>
          <w:marTop w:val="0"/>
          <w:marBottom w:val="0"/>
          <w:divBdr>
            <w:top w:val="none" w:sz="0" w:space="0" w:color="auto"/>
            <w:left w:val="none" w:sz="0" w:space="0" w:color="auto"/>
            <w:bottom w:val="none" w:sz="0" w:space="0" w:color="auto"/>
            <w:right w:val="none" w:sz="0" w:space="0" w:color="auto"/>
          </w:divBdr>
        </w:div>
        <w:div w:id="1987201473">
          <w:marLeft w:val="640"/>
          <w:marRight w:val="0"/>
          <w:marTop w:val="0"/>
          <w:marBottom w:val="0"/>
          <w:divBdr>
            <w:top w:val="none" w:sz="0" w:space="0" w:color="auto"/>
            <w:left w:val="none" w:sz="0" w:space="0" w:color="auto"/>
            <w:bottom w:val="none" w:sz="0" w:space="0" w:color="auto"/>
            <w:right w:val="none" w:sz="0" w:space="0" w:color="auto"/>
          </w:divBdr>
        </w:div>
        <w:div w:id="2011370456">
          <w:marLeft w:val="640"/>
          <w:marRight w:val="0"/>
          <w:marTop w:val="0"/>
          <w:marBottom w:val="0"/>
          <w:divBdr>
            <w:top w:val="none" w:sz="0" w:space="0" w:color="auto"/>
            <w:left w:val="none" w:sz="0" w:space="0" w:color="auto"/>
            <w:bottom w:val="none" w:sz="0" w:space="0" w:color="auto"/>
            <w:right w:val="none" w:sz="0" w:space="0" w:color="auto"/>
          </w:divBdr>
        </w:div>
        <w:div w:id="667944131">
          <w:marLeft w:val="640"/>
          <w:marRight w:val="0"/>
          <w:marTop w:val="0"/>
          <w:marBottom w:val="0"/>
          <w:divBdr>
            <w:top w:val="none" w:sz="0" w:space="0" w:color="auto"/>
            <w:left w:val="none" w:sz="0" w:space="0" w:color="auto"/>
            <w:bottom w:val="none" w:sz="0" w:space="0" w:color="auto"/>
            <w:right w:val="none" w:sz="0" w:space="0" w:color="auto"/>
          </w:divBdr>
        </w:div>
        <w:div w:id="590547098">
          <w:marLeft w:val="640"/>
          <w:marRight w:val="0"/>
          <w:marTop w:val="0"/>
          <w:marBottom w:val="0"/>
          <w:divBdr>
            <w:top w:val="none" w:sz="0" w:space="0" w:color="auto"/>
            <w:left w:val="none" w:sz="0" w:space="0" w:color="auto"/>
            <w:bottom w:val="none" w:sz="0" w:space="0" w:color="auto"/>
            <w:right w:val="none" w:sz="0" w:space="0" w:color="auto"/>
          </w:divBdr>
        </w:div>
        <w:div w:id="855927881">
          <w:marLeft w:val="640"/>
          <w:marRight w:val="0"/>
          <w:marTop w:val="0"/>
          <w:marBottom w:val="0"/>
          <w:divBdr>
            <w:top w:val="none" w:sz="0" w:space="0" w:color="auto"/>
            <w:left w:val="none" w:sz="0" w:space="0" w:color="auto"/>
            <w:bottom w:val="none" w:sz="0" w:space="0" w:color="auto"/>
            <w:right w:val="none" w:sz="0" w:space="0" w:color="auto"/>
          </w:divBdr>
        </w:div>
        <w:div w:id="193346230">
          <w:marLeft w:val="640"/>
          <w:marRight w:val="0"/>
          <w:marTop w:val="0"/>
          <w:marBottom w:val="0"/>
          <w:divBdr>
            <w:top w:val="none" w:sz="0" w:space="0" w:color="auto"/>
            <w:left w:val="none" w:sz="0" w:space="0" w:color="auto"/>
            <w:bottom w:val="none" w:sz="0" w:space="0" w:color="auto"/>
            <w:right w:val="none" w:sz="0" w:space="0" w:color="auto"/>
          </w:divBdr>
        </w:div>
        <w:div w:id="370107555">
          <w:marLeft w:val="640"/>
          <w:marRight w:val="0"/>
          <w:marTop w:val="0"/>
          <w:marBottom w:val="0"/>
          <w:divBdr>
            <w:top w:val="none" w:sz="0" w:space="0" w:color="auto"/>
            <w:left w:val="none" w:sz="0" w:space="0" w:color="auto"/>
            <w:bottom w:val="none" w:sz="0" w:space="0" w:color="auto"/>
            <w:right w:val="none" w:sz="0" w:space="0" w:color="auto"/>
          </w:divBdr>
        </w:div>
        <w:div w:id="1484201504">
          <w:marLeft w:val="640"/>
          <w:marRight w:val="0"/>
          <w:marTop w:val="0"/>
          <w:marBottom w:val="0"/>
          <w:divBdr>
            <w:top w:val="none" w:sz="0" w:space="0" w:color="auto"/>
            <w:left w:val="none" w:sz="0" w:space="0" w:color="auto"/>
            <w:bottom w:val="none" w:sz="0" w:space="0" w:color="auto"/>
            <w:right w:val="none" w:sz="0" w:space="0" w:color="auto"/>
          </w:divBdr>
        </w:div>
        <w:div w:id="940600461">
          <w:marLeft w:val="640"/>
          <w:marRight w:val="0"/>
          <w:marTop w:val="0"/>
          <w:marBottom w:val="0"/>
          <w:divBdr>
            <w:top w:val="none" w:sz="0" w:space="0" w:color="auto"/>
            <w:left w:val="none" w:sz="0" w:space="0" w:color="auto"/>
            <w:bottom w:val="none" w:sz="0" w:space="0" w:color="auto"/>
            <w:right w:val="none" w:sz="0" w:space="0" w:color="auto"/>
          </w:divBdr>
        </w:div>
        <w:div w:id="626548819">
          <w:marLeft w:val="640"/>
          <w:marRight w:val="0"/>
          <w:marTop w:val="0"/>
          <w:marBottom w:val="0"/>
          <w:divBdr>
            <w:top w:val="none" w:sz="0" w:space="0" w:color="auto"/>
            <w:left w:val="none" w:sz="0" w:space="0" w:color="auto"/>
            <w:bottom w:val="none" w:sz="0" w:space="0" w:color="auto"/>
            <w:right w:val="none" w:sz="0" w:space="0" w:color="auto"/>
          </w:divBdr>
        </w:div>
        <w:div w:id="1512990364">
          <w:marLeft w:val="640"/>
          <w:marRight w:val="0"/>
          <w:marTop w:val="0"/>
          <w:marBottom w:val="0"/>
          <w:divBdr>
            <w:top w:val="none" w:sz="0" w:space="0" w:color="auto"/>
            <w:left w:val="none" w:sz="0" w:space="0" w:color="auto"/>
            <w:bottom w:val="none" w:sz="0" w:space="0" w:color="auto"/>
            <w:right w:val="none" w:sz="0" w:space="0" w:color="auto"/>
          </w:divBdr>
        </w:div>
        <w:div w:id="1657298795">
          <w:marLeft w:val="640"/>
          <w:marRight w:val="0"/>
          <w:marTop w:val="0"/>
          <w:marBottom w:val="0"/>
          <w:divBdr>
            <w:top w:val="none" w:sz="0" w:space="0" w:color="auto"/>
            <w:left w:val="none" w:sz="0" w:space="0" w:color="auto"/>
            <w:bottom w:val="none" w:sz="0" w:space="0" w:color="auto"/>
            <w:right w:val="none" w:sz="0" w:space="0" w:color="auto"/>
          </w:divBdr>
        </w:div>
      </w:divsChild>
    </w:div>
    <w:div w:id="169688487">
      <w:bodyDiv w:val="1"/>
      <w:marLeft w:val="0"/>
      <w:marRight w:val="0"/>
      <w:marTop w:val="0"/>
      <w:marBottom w:val="0"/>
      <w:divBdr>
        <w:top w:val="none" w:sz="0" w:space="0" w:color="auto"/>
        <w:left w:val="none" w:sz="0" w:space="0" w:color="auto"/>
        <w:bottom w:val="none" w:sz="0" w:space="0" w:color="auto"/>
        <w:right w:val="none" w:sz="0" w:space="0" w:color="auto"/>
      </w:divBdr>
      <w:divsChild>
        <w:div w:id="2038774203">
          <w:marLeft w:val="640"/>
          <w:marRight w:val="0"/>
          <w:marTop w:val="0"/>
          <w:marBottom w:val="0"/>
          <w:divBdr>
            <w:top w:val="none" w:sz="0" w:space="0" w:color="auto"/>
            <w:left w:val="none" w:sz="0" w:space="0" w:color="auto"/>
            <w:bottom w:val="none" w:sz="0" w:space="0" w:color="auto"/>
            <w:right w:val="none" w:sz="0" w:space="0" w:color="auto"/>
          </w:divBdr>
        </w:div>
        <w:div w:id="129978029">
          <w:marLeft w:val="640"/>
          <w:marRight w:val="0"/>
          <w:marTop w:val="0"/>
          <w:marBottom w:val="0"/>
          <w:divBdr>
            <w:top w:val="none" w:sz="0" w:space="0" w:color="auto"/>
            <w:left w:val="none" w:sz="0" w:space="0" w:color="auto"/>
            <w:bottom w:val="none" w:sz="0" w:space="0" w:color="auto"/>
            <w:right w:val="none" w:sz="0" w:space="0" w:color="auto"/>
          </w:divBdr>
        </w:div>
        <w:div w:id="812454636">
          <w:marLeft w:val="640"/>
          <w:marRight w:val="0"/>
          <w:marTop w:val="0"/>
          <w:marBottom w:val="0"/>
          <w:divBdr>
            <w:top w:val="none" w:sz="0" w:space="0" w:color="auto"/>
            <w:left w:val="none" w:sz="0" w:space="0" w:color="auto"/>
            <w:bottom w:val="none" w:sz="0" w:space="0" w:color="auto"/>
            <w:right w:val="none" w:sz="0" w:space="0" w:color="auto"/>
          </w:divBdr>
        </w:div>
        <w:div w:id="821308307">
          <w:marLeft w:val="640"/>
          <w:marRight w:val="0"/>
          <w:marTop w:val="0"/>
          <w:marBottom w:val="0"/>
          <w:divBdr>
            <w:top w:val="none" w:sz="0" w:space="0" w:color="auto"/>
            <w:left w:val="none" w:sz="0" w:space="0" w:color="auto"/>
            <w:bottom w:val="none" w:sz="0" w:space="0" w:color="auto"/>
            <w:right w:val="none" w:sz="0" w:space="0" w:color="auto"/>
          </w:divBdr>
        </w:div>
        <w:div w:id="1654873356">
          <w:marLeft w:val="640"/>
          <w:marRight w:val="0"/>
          <w:marTop w:val="0"/>
          <w:marBottom w:val="0"/>
          <w:divBdr>
            <w:top w:val="none" w:sz="0" w:space="0" w:color="auto"/>
            <w:left w:val="none" w:sz="0" w:space="0" w:color="auto"/>
            <w:bottom w:val="none" w:sz="0" w:space="0" w:color="auto"/>
            <w:right w:val="none" w:sz="0" w:space="0" w:color="auto"/>
          </w:divBdr>
        </w:div>
        <w:div w:id="1529641323">
          <w:marLeft w:val="640"/>
          <w:marRight w:val="0"/>
          <w:marTop w:val="0"/>
          <w:marBottom w:val="0"/>
          <w:divBdr>
            <w:top w:val="none" w:sz="0" w:space="0" w:color="auto"/>
            <w:left w:val="none" w:sz="0" w:space="0" w:color="auto"/>
            <w:bottom w:val="none" w:sz="0" w:space="0" w:color="auto"/>
            <w:right w:val="none" w:sz="0" w:space="0" w:color="auto"/>
          </w:divBdr>
        </w:div>
        <w:div w:id="767849477">
          <w:marLeft w:val="640"/>
          <w:marRight w:val="0"/>
          <w:marTop w:val="0"/>
          <w:marBottom w:val="0"/>
          <w:divBdr>
            <w:top w:val="none" w:sz="0" w:space="0" w:color="auto"/>
            <w:left w:val="none" w:sz="0" w:space="0" w:color="auto"/>
            <w:bottom w:val="none" w:sz="0" w:space="0" w:color="auto"/>
            <w:right w:val="none" w:sz="0" w:space="0" w:color="auto"/>
          </w:divBdr>
        </w:div>
        <w:div w:id="45953795">
          <w:marLeft w:val="640"/>
          <w:marRight w:val="0"/>
          <w:marTop w:val="0"/>
          <w:marBottom w:val="0"/>
          <w:divBdr>
            <w:top w:val="none" w:sz="0" w:space="0" w:color="auto"/>
            <w:left w:val="none" w:sz="0" w:space="0" w:color="auto"/>
            <w:bottom w:val="none" w:sz="0" w:space="0" w:color="auto"/>
            <w:right w:val="none" w:sz="0" w:space="0" w:color="auto"/>
          </w:divBdr>
        </w:div>
        <w:div w:id="496308301">
          <w:marLeft w:val="640"/>
          <w:marRight w:val="0"/>
          <w:marTop w:val="0"/>
          <w:marBottom w:val="0"/>
          <w:divBdr>
            <w:top w:val="none" w:sz="0" w:space="0" w:color="auto"/>
            <w:left w:val="none" w:sz="0" w:space="0" w:color="auto"/>
            <w:bottom w:val="none" w:sz="0" w:space="0" w:color="auto"/>
            <w:right w:val="none" w:sz="0" w:space="0" w:color="auto"/>
          </w:divBdr>
        </w:div>
        <w:div w:id="671299324">
          <w:marLeft w:val="640"/>
          <w:marRight w:val="0"/>
          <w:marTop w:val="0"/>
          <w:marBottom w:val="0"/>
          <w:divBdr>
            <w:top w:val="none" w:sz="0" w:space="0" w:color="auto"/>
            <w:left w:val="none" w:sz="0" w:space="0" w:color="auto"/>
            <w:bottom w:val="none" w:sz="0" w:space="0" w:color="auto"/>
            <w:right w:val="none" w:sz="0" w:space="0" w:color="auto"/>
          </w:divBdr>
        </w:div>
        <w:div w:id="1065645066">
          <w:marLeft w:val="640"/>
          <w:marRight w:val="0"/>
          <w:marTop w:val="0"/>
          <w:marBottom w:val="0"/>
          <w:divBdr>
            <w:top w:val="none" w:sz="0" w:space="0" w:color="auto"/>
            <w:left w:val="none" w:sz="0" w:space="0" w:color="auto"/>
            <w:bottom w:val="none" w:sz="0" w:space="0" w:color="auto"/>
            <w:right w:val="none" w:sz="0" w:space="0" w:color="auto"/>
          </w:divBdr>
        </w:div>
        <w:div w:id="1750930274">
          <w:marLeft w:val="640"/>
          <w:marRight w:val="0"/>
          <w:marTop w:val="0"/>
          <w:marBottom w:val="0"/>
          <w:divBdr>
            <w:top w:val="none" w:sz="0" w:space="0" w:color="auto"/>
            <w:left w:val="none" w:sz="0" w:space="0" w:color="auto"/>
            <w:bottom w:val="none" w:sz="0" w:space="0" w:color="auto"/>
            <w:right w:val="none" w:sz="0" w:space="0" w:color="auto"/>
          </w:divBdr>
        </w:div>
        <w:div w:id="894857927">
          <w:marLeft w:val="640"/>
          <w:marRight w:val="0"/>
          <w:marTop w:val="0"/>
          <w:marBottom w:val="0"/>
          <w:divBdr>
            <w:top w:val="none" w:sz="0" w:space="0" w:color="auto"/>
            <w:left w:val="none" w:sz="0" w:space="0" w:color="auto"/>
            <w:bottom w:val="none" w:sz="0" w:space="0" w:color="auto"/>
            <w:right w:val="none" w:sz="0" w:space="0" w:color="auto"/>
          </w:divBdr>
        </w:div>
        <w:div w:id="1622953081">
          <w:marLeft w:val="640"/>
          <w:marRight w:val="0"/>
          <w:marTop w:val="0"/>
          <w:marBottom w:val="0"/>
          <w:divBdr>
            <w:top w:val="none" w:sz="0" w:space="0" w:color="auto"/>
            <w:left w:val="none" w:sz="0" w:space="0" w:color="auto"/>
            <w:bottom w:val="none" w:sz="0" w:space="0" w:color="auto"/>
            <w:right w:val="none" w:sz="0" w:space="0" w:color="auto"/>
          </w:divBdr>
        </w:div>
        <w:div w:id="1566722710">
          <w:marLeft w:val="640"/>
          <w:marRight w:val="0"/>
          <w:marTop w:val="0"/>
          <w:marBottom w:val="0"/>
          <w:divBdr>
            <w:top w:val="none" w:sz="0" w:space="0" w:color="auto"/>
            <w:left w:val="none" w:sz="0" w:space="0" w:color="auto"/>
            <w:bottom w:val="none" w:sz="0" w:space="0" w:color="auto"/>
            <w:right w:val="none" w:sz="0" w:space="0" w:color="auto"/>
          </w:divBdr>
        </w:div>
        <w:div w:id="1906524852">
          <w:marLeft w:val="640"/>
          <w:marRight w:val="0"/>
          <w:marTop w:val="0"/>
          <w:marBottom w:val="0"/>
          <w:divBdr>
            <w:top w:val="none" w:sz="0" w:space="0" w:color="auto"/>
            <w:left w:val="none" w:sz="0" w:space="0" w:color="auto"/>
            <w:bottom w:val="none" w:sz="0" w:space="0" w:color="auto"/>
            <w:right w:val="none" w:sz="0" w:space="0" w:color="auto"/>
          </w:divBdr>
        </w:div>
        <w:div w:id="2090030946">
          <w:marLeft w:val="640"/>
          <w:marRight w:val="0"/>
          <w:marTop w:val="0"/>
          <w:marBottom w:val="0"/>
          <w:divBdr>
            <w:top w:val="none" w:sz="0" w:space="0" w:color="auto"/>
            <w:left w:val="none" w:sz="0" w:space="0" w:color="auto"/>
            <w:bottom w:val="none" w:sz="0" w:space="0" w:color="auto"/>
            <w:right w:val="none" w:sz="0" w:space="0" w:color="auto"/>
          </w:divBdr>
        </w:div>
        <w:div w:id="604457888">
          <w:marLeft w:val="640"/>
          <w:marRight w:val="0"/>
          <w:marTop w:val="0"/>
          <w:marBottom w:val="0"/>
          <w:divBdr>
            <w:top w:val="none" w:sz="0" w:space="0" w:color="auto"/>
            <w:left w:val="none" w:sz="0" w:space="0" w:color="auto"/>
            <w:bottom w:val="none" w:sz="0" w:space="0" w:color="auto"/>
            <w:right w:val="none" w:sz="0" w:space="0" w:color="auto"/>
          </w:divBdr>
        </w:div>
        <w:div w:id="1943872697">
          <w:marLeft w:val="640"/>
          <w:marRight w:val="0"/>
          <w:marTop w:val="0"/>
          <w:marBottom w:val="0"/>
          <w:divBdr>
            <w:top w:val="none" w:sz="0" w:space="0" w:color="auto"/>
            <w:left w:val="none" w:sz="0" w:space="0" w:color="auto"/>
            <w:bottom w:val="none" w:sz="0" w:space="0" w:color="auto"/>
            <w:right w:val="none" w:sz="0" w:space="0" w:color="auto"/>
          </w:divBdr>
        </w:div>
        <w:div w:id="124083958">
          <w:marLeft w:val="640"/>
          <w:marRight w:val="0"/>
          <w:marTop w:val="0"/>
          <w:marBottom w:val="0"/>
          <w:divBdr>
            <w:top w:val="none" w:sz="0" w:space="0" w:color="auto"/>
            <w:left w:val="none" w:sz="0" w:space="0" w:color="auto"/>
            <w:bottom w:val="none" w:sz="0" w:space="0" w:color="auto"/>
            <w:right w:val="none" w:sz="0" w:space="0" w:color="auto"/>
          </w:divBdr>
        </w:div>
        <w:div w:id="1261911431">
          <w:marLeft w:val="640"/>
          <w:marRight w:val="0"/>
          <w:marTop w:val="0"/>
          <w:marBottom w:val="0"/>
          <w:divBdr>
            <w:top w:val="none" w:sz="0" w:space="0" w:color="auto"/>
            <w:left w:val="none" w:sz="0" w:space="0" w:color="auto"/>
            <w:bottom w:val="none" w:sz="0" w:space="0" w:color="auto"/>
            <w:right w:val="none" w:sz="0" w:space="0" w:color="auto"/>
          </w:divBdr>
        </w:div>
        <w:div w:id="1159073512">
          <w:marLeft w:val="640"/>
          <w:marRight w:val="0"/>
          <w:marTop w:val="0"/>
          <w:marBottom w:val="0"/>
          <w:divBdr>
            <w:top w:val="none" w:sz="0" w:space="0" w:color="auto"/>
            <w:left w:val="none" w:sz="0" w:space="0" w:color="auto"/>
            <w:bottom w:val="none" w:sz="0" w:space="0" w:color="auto"/>
            <w:right w:val="none" w:sz="0" w:space="0" w:color="auto"/>
          </w:divBdr>
        </w:div>
        <w:div w:id="918902062">
          <w:marLeft w:val="640"/>
          <w:marRight w:val="0"/>
          <w:marTop w:val="0"/>
          <w:marBottom w:val="0"/>
          <w:divBdr>
            <w:top w:val="none" w:sz="0" w:space="0" w:color="auto"/>
            <w:left w:val="none" w:sz="0" w:space="0" w:color="auto"/>
            <w:bottom w:val="none" w:sz="0" w:space="0" w:color="auto"/>
            <w:right w:val="none" w:sz="0" w:space="0" w:color="auto"/>
          </w:divBdr>
        </w:div>
        <w:div w:id="952517722">
          <w:marLeft w:val="640"/>
          <w:marRight w:val="0"/>
          <w:marTop w:val="0"/>
          <w:marBottom w:val="0"/>
          <w:divBdr>
            <w:top w:val="none" w:sz="0" w:space="0" w:color="auto"/>
            <w:left w:val="none" w:sz="0" w:space="0" w:color="auto"/>
            <w:bottom w:val="none" w:sz="0" w:space="0" w:color="auto"/>
            <w:right w:val="none" w:sz="0" w:space="0" w:color="auto"/>
          </w:divBdr>
        </w:div>
        <w:div w:id="1042708620">
          <w:marLeft w:val="640"/>
          <w:marRight w:val="0"/>
          <w:marTop w:val="0"/>
          <w:marBottom w:val="0"/>
          <w:divBdr>
            <w:top w:val="none" w:sz="0" w:space="0" w:color="auto"/>
            <w:left w:val="none" w:sz="0" w:space="0" w:color="auto"/>
            <w:bottom w:val="none" w:sz="0" w:space="0" w:color="auto"/>
            <w:right w:val="none" w:sz="0" w:space="0" w:color="auto"/>
          </w:divBdr>
        </w:div>
        <w:div w:id="1126463504">
          <w:marLeft w:val="640"/>
          <w:marRight w:val="0"/>
          <w:marTop w:val="0"/>
          <w:marBottom w:val="0"/>
          <w:divBdr>
            <w:top w:val="none" w:sz="0" w:space="0" w:color="auto"/>
            <w:left w:val="none" w:sz="0" w:space="0" w:color="auto"/>
            <w:bottom w:val="none" w:sz="0" w:space="0" w:color="auto"/>
            <w:right w:val="none" w:sz="0" w:space="0" w:color="auto"/>
          </w:divBdr>
        </w:div>
        <w:div w:id="1865485238">
          <w:marLeft w:val="640"/>
          <w:marRight w:val="0"/>
          <w:marTop w:val="0"/>
          <w:marBottom w:val="0"/>
          <w:divBdr>
            <w:top w:val="none" w:sz="0" w:space="0" w:color="auto"/>
            <w:left w:val="none" w:sz="0" w:space="0" w:color="auto"/>
            <w:bottom w:val="none" w:sz="0" w:space="0" w:color="auto"/>
            <w:right w:val="none" w:sz="0" w:space="0" w:color="auto"/>
          </w:divBdr>
        </w:div>
        <w:div w:id="1056704005">
          <w:marLeft w:val="640"/>
          <w:marRight w:val="0"/>
          <w:marTop w:val="0"/>
          <w:marBottom w:val="0"/>
          <w:divBdr>
            <w:top w:val="none" w:sz="0" w:space="0" w:color="auto"/>
            <w:left w:val="none" w:sz="0" w:space="0" w:color="auto"/>
            <w:bottom w:val="none" w:sz="0" w:space="0" w:color="auto"/>
            <w:right w:val="none" w:sz="0" w:space="0" w:color="auto"/>
          </w:divBdr>
        </w:div>
        <w:div w:id="184561280">
          <w:marLeft w:val="640"/>
          <w:marRight w:val="0"/>
          <w:marTop w:val="0"/>
          <w:marBottom w:val="0"/>
          <w:divBdr>
            <w:top w:val="none" w:sz="0" w:space="0" w:color="auto"/>
            <w:left w:val="none" w:sz="0" w:space="0" w:color="auto"/>
            <w:bottom w:val="none" w:sz="0" w:space="0" w:color="auto"/>
            <w:right w:val="none" w:sz="0" w:space="0" w:color="auto"/>
          </w:divBdr>
        </w:div>
        <w:div w:id="1159613937">
          <w:marLeft w:val="640"/>
          <w:marRight w:val="0"/>
          <w:marTop w:val="0"/>
          <w:marBottom w:val="0"/>
          <w:divBdr>
            <w:top w:val="none" w:sz="0" w:space="0" w:color="auto"/>
            <w:left w:val="none" w:sz="0" w:space="0" w:color="auto"/>
            <w:bottom w:val="none" w:sz="0" w:space="0" w:color="auto"/>
            <w:right w:val="none" w:sz="0" w:space="0" w:color="auto"/>
          </w:divBdr>
        </w:div>
        <w:div w:id="1875069860">
          <w:marLeft w:val="640"/>
          <w:marRight w:val="0"/>
          <w:marTop w:val="0"/>
          <w:marBottom w:val="0"/>
          <w:divBdr>
            <w:top w:val="none" w:sz="0" w:space="0" w:color="auto"/>
            <w:left w:val="none" w:sz="0" w:space="0" w:color="auto"/>
            <w:bottom w:val="none" w:sz="0" w:space="0" w:color="auto"/>
            <w:right w:val="none" w:sz="0" w:space="0" w:color="auto"/>
          </w:divBdr>
        </w:div>
        <w:div w:id="154032517">
          <w:marLeft w:val="640"/>
          <w:marRight w:val="0"/>
          <w:marTop w:val="0"/>
          <w:marBottom w:val="0"/>
          <w:divBdr>
            <w:top w:val="none" w:sz="0" w:space="0" w:color="auto"/>
            <w:left w:val="none" w:sz="0" w:space="0" w:color="auto"/>
            <w:bottom w:val="none" w:sz="0" w:space="0" w:color="auto"/>
            <w:right w:val="none" w:sz="0" w:space="0" w:color="auto"/>
          </w:divBdr>
        </w:div>
        <w:div w:id="785541643">
          <w:marLeft w:val="640"/>
          <w:marRight w:val="0"/>
          <w:marTop w:val="0"/>
          <w:marBottom w:val="0"/>
          <w:divBdr>
            <w:top w:val="none" w:sz="0" w:space="0" w:color="auto"/>
            <w:left w:val="none" w:sz="0" w:space="0" w:color="auto"/>
            <w:bottom w:val="none" w:sz="0" w:space="0" w:color="auto"/>
            <w:right w:val="none" w:sz="0" w:space="0" w:color="auto"/>
          </w:divBdr>
        </w:div>
        <w:div w:id="1277179354">
          <w:marLeft w:val="640"/>
          <w:marRight w:val="0"/>
          <w:marTop w:val="0"/>
          <w:marBottom w:val="0"/>
          <w:divBdr>
            <w:top w:val="none" w:sz="0" w:space="0" w:color="auto"/>
            <w:left w:val="none" w:sz="0" w:space="0" w:color="auto"/>
            <w:bottom w:val="none" w:sz="0" w:space="0" w:color="auto"/>
            <w:right w:val="none" w:sz="0" w:space="0" w:color="auto"/>
          </w:divBdr>
        </w:div>
        <w:div w:id="882063319">
          <w:marLeft w:val="640"/>
          <w:marRight w:val="0"/>
          <w:marTop w:val="0"/>
          <w:marBottom w:val="0"/>
          <w:divBdr>
            <w:top w:val="none" w:sz="0" w:space="0" w:color="auto"/>
            <w:left w:val="none" w:sz="0" w:space="0" w:color="auto"/>
            <w:bottom w:val="none" w:sz="0" w:space="0" w:color="auto"/>
            <w:right w:val="none" w:sz="0" w:space="0" w:color="auto"/>
          </w:divBdr>
        </w:div>
        <w:div w:id="1146318270">
          <w:marLeft w:val="640"/>
          <w:marRight w:val="0"/>
          <w:marTop w:val="0"/>
          <w:marBottom w:val="0"/>
          <w:divBdr>
            <w:top w:val="none" w:sz="0" w:space="0" w:color="auto"/>
            <w:left w:val="none" w:sz="0" w:space="0" w:color="auto"/>
            <w:bottom w:val="none" w:sz="0" w:space="0" w:color="auto"/>
            <w:right w:val="none" w:sz="0" w:space="0" w:color="auto"/>
          </w:divBdr>
        </w:div>
        <w:div w:id="1105886233">
          <w:marLeft w:val="640"/>
          <w:marRight w:val="0"/>
          <w:marTop w:val="0"/>
          <w:marBottom w:val="0"/>
          <w:divBdr>
            <w:top w:val="none" w:sz="0" w:space="0" w:color="auto"/>
            <w:left w:val="none" w:sz="0" w:space="0" w:color="auto"/>
            <w:bottom w:val="none" w:sz="0" w:space="0" w:color="auto"/>
            <w:right w:val="none" w:sz="0" w:space="0" w:color="auto"/>
          </w:divBdr>
        </w:div>
      </w:divsChild>
    </w:div>
    <w:div w:id="174342868">
      <w:bodyDiv w:val="1"/>
      <w:marLeft w:val="0"/>
      <w:marRight w:val="0"/>
      <w:marTop w:val="0"/>
      <w:marBottom w:val="0"/>
      <w:divBdr>
        <w:top w:val="none" w:sz="0" w:space="0" w:color="auto"/>
        <w:left w:val="none" w:sz="0" w:space="0" w:color="auto"/>
        <w:bottom w:val="none" w:sz="0" w:space="0" w:color="auto"/>
        <w:right w:val="none" w:sz="0" w:space="0" w:color="auto"/>
      </w:divBdr>
      <w:divsChild>
        <w:div w:id="571164673">
          <w:marLeft w:val="640"/>
          <w:marRight w:val="0"/>
          <w:marTop w:val="0"/>
          <w:marBottom w:val="0"/>
          <w:divBdr>
            <w:top w:val="none" w:sz="0" w:space="0" w:color="auto"/>
            <w:left w:val="none" w:sz="0" w:space="0" w:color="auto"/>
            <w:bottom w:val="none" w:sz="0" w:space="0" w:color="auto"/>
            <w:right w:val="none" w:sz="0" w:space="0" w:color="auto"/>
          </w:divBdr>
        </w:div>
        <w:div w:id="1493376879">
          <w:marLeft w:val="640"/>
          <w:marRight w:val="0"/>
          <w:marTop w:val="0"/>
          <w:marBottom w:val="0"/>
          <w:divBdr>
            <w:top w:val="none" w:sz="0" w:space="0" w:color="auto"/>
            <w:left w:val="none" w:sz="0" w:space="0" w:color="auto"/>
            <w:bottom w:val="none" w:sz="0" w:space="0" w:color="auto"/>
            <w:right w:val="none" w:sz="0" w:space="0" w:color="auto"/>
          </w:divBdr>
        </w:div>
        <w:div w:id="462819806">
          <w:marLeft w:val="640"/>
          <w:marRight w:val="0"/>
          <w:marTop w:val="0"/>
          <w:marBottom w:val="0"/>
          <w:divBdr>
            <w:top w:val="none" w:sz="0" w:space="0" w:color="auto"/>
            <w:left w:val="none" w:sz="0" w:space="0" w:color="auto"/>
            <w:bottom w:val="none" w:sz="0" w:space="0" w:color="auto"/>
            <w:right w:val="none" w:sz="0" w:space="0" w:color="auto"/>
          </w:divBdr>
        </w:div>
        <w:div w:id="1391148190">
          <w:marLeft w:val="640"/>
          <w:marRight w:val="0"/>
          <w:marTop w:val="0"/>
          <w:marBottom w:val="0"/>
          <w:divBdr>
            <w:top w:val="none" w:sz="0" w:space="0" w:color="auto"/>
            <w:left w:val="none" w:sz="0" w:space="0" w:color="auto"/>
            <w:bottom w:val="none" w:sz="0" w:space="0" w:color="auto"/>
            <w:right w:val="none" w:sz="0" w:space="0" w:color="auto"/>
          </w:divBdr>
        </w:div>
        <w:div w:id="711661774">
          <w:marLeft w:val="640"/>
          <w:marRight w:val="0"/>
          <w:marTop w:val="0"/>
          <w:marBottom w:val="0"/>
          <w:divBdr>
            <w:top w:val="none" w:sz="0" w:space="0" w:color="auto"/>
            <w:left w:val="none" w:sz="0" w:space="0" w:color="auto"/>
            <w:bottom w:val="none" w:sz="0" w:space="0" w:color="auto"/>
            <w:right w:val="none" w:sz="0" w:space="0" w:color="auto"/>
          </w:divBdr>
        </w:div>
        <w:div w:id="1813985005">
          <w:marLeft w:val="640"/>
          <w:marRight w:val="0"/>
          <w:marTop w:val="0"/>
          <w:marBottom w:val="0"/>
          <w:divBdr>
            <w:top w:val="none" w:sz="0" w:space="0" w:color="auto"/>
            <w:left w:val="none" w:sz="0" w:space="0" w:color="auto"/>
            <w:bottom w:val="none" w:sz="0" w:space="0" w:color="auto"/>
            <w:right w:val="none" w:sz="0" w:space="0" w:color="auto"/>
          </w:divBdr>
        </w:div>
        <w:div w:id="1354188852">
          <w:marLeft w:val="640"/>
          <w:marRight w:val="0"/>
          <w:marTop w:val="0"/>
          <w:marBottom w:val="0"/>
          <w:divBdr>
            <w:top w:val="none" w:sz="0" w:space="0" w:color="auto"/>
            <w:left w:val="none" w:sz="0" w:space="0" w:color="auto"/>
            <w:bottom w:val="none" w:sz="0" w:space="0" w:color="auto"/>
            <w:right w:val="none" w:sz="0" w:space="0" w:color="auto"/>
          </w:divBdr>
        </w:div>
        <w:div w:id="1610577377">
          <w:marLeft w:val="640"/>
          <w:marRight w:val="0"/>
          <w:marTop w:val="0"/>
          <w:marBottom w:val="0"/>
          <w:divBdr>
            <w:top w:val="none" w:sz="0" w:space="0" w:color="auto"/>
            <w:left w:val="none" w:sz="0" w:space="0" w:color="auto"/>
            <w:bottom w:val="none" w:sz="0" w:space="0" w:color="auto"/>
            <w:right w:val="none" w:sz="0" w:space="0" w:color="auto"/>
          </w:divBdr>
        </w:div>
        <w:div w:id="640186799">
          <w:marLeft w:val="640"/>
          <w:marRight w:val="0"/>
          <w:marTop w:val="0"/>
          <w:marBottom w:val="0"/>
          <w:divBdr>
            <w:top w:val="none" w:sz="0" w:space="0" w:color="auto"/>
            <w:left w:val="none" w:sz="0" w:space="0" w:color="auto"/>
            <w:bottom w:val="none" w:sz="0" w:space="0" w:color="auto"/>
            <w:right w:val="none" w:sz="0" w:space="0" w:color="auto"/>
          </w:divBdr>
        </w:div>
        <w:div w:id="2057776479">
          <w:marLeft w:val="640"/>
          <w:marRight w:val="0"/>
          <w:marTop w:val="0"/>
          <w:marBottom w:val="0"/>
          <w:divBdr>
            <w:top w:val="none" w:sz="0" w:space="0" w:color="auto"/>
            <w:left w:val="none" w:sz="0" w:space="0" w:color="auto"/>
            <w:bottom w:val="none" w:sz="0" w:space="0" w:color="auto"/>
            <w:right w:val="none" w:sz="0" w:space="0" w:color="auto"/>
          </w:divBdr>
        </w:div>
        <w:div w:id="123887671">
          <w:marLeft w:val="640"/>
          <w:marRight w:val="0"/>
          <w:marTop w:val="0"/>
          <w:marBottom w:val="0"/>
          <w:divBdr>
            <w:top w:val="none" w:sz="0" w:space="0" w:color="auto"/>
            <w:left w:val="none" w:sz="0" w:space="0" w:color="auto"/>
            <w:bottom w:val="none" w:sz="0" w:space="0" w:color="auto"/>
            <w:right w:val="none" w:sz="0" w:space="0" w:color="auto"/>
          </w:divBdr>
        </w:div>
        <w:div w:id="942492152">
          <w:marLeft w:val="640"/>
          <w:marRight w:val="0"/>
          <w:marTop w:val="0"/>
          <w:marBottom w:val="0"/>
          <w:divBdr>
            <w:top w:val="none" w:sz="0" w:space="0" w:color="auto"/>
            <w:left w:val="none" w:sz="0" w:space="0" w:color="auto"/>
            <w:bottom w:val="none" w:sz="0" w:space="0" w:color="auto"/>
            <w:right w:val="none" w:sz="0" w:space="0" w:color="auto"/>
          </w:divBdr>
        </w:div>
        <w:div w:id="1294750886">
          <w:marLeft w:val="640"/>
          <w:marRight w:val="0"/>
          <w:marTop w:val="0"/>
          <w:marBottom w:val="0"/>
          <w:divBdr>
            <w:top w:val="none" w:sz="0" w:space="0" w:color="auto"/>
            <w:left w:val="none" w:sz="0" w:space="0" w:color="auto"/>
            <w:bottom w:val="none" w:sz="0" w:space="0" w:color="auto"/>
            <w:right w:val="none" w:sz="0" w:space="0" w:color="auto"/>
          </w:divBdr>
        </w:div>
        <w:div w:id="1649894650">
          <w:marLeft w:val="640"/>
          <w:marRight w:val="0"/>
          <w:marTop w:val="0"/>
          <w:marBottom w:val="0"/>
          <w:divBdr>
            <w:top w:val="none" w:sz="0" w:space="0" w:color="auto"/>
            <w:left w:val="none" w:sz="0" w:space="0" w:color="auto"/>
            <w:bottom w:val="none" w:sz="0" w:space="0" w:color="auto"/>
            <w:right w:val="none" w:sz="0" w:space="0" w:color="auto"/>
          </w:divBdr>
        </w:div>
        <w:div w:id="968704921">
          <w:marLeft w:val="640"/>
          <w:marRight w:val="0"/>
          <w:marTop w:val="0"/>
          <w:marBottom w:val="0"/>
          <w:divBdr>
            <w:top w:val="none" w:sz="0" w:space="0" w:color="auto"/>
            <w:left w:val="none" w:sz="0" w:space="0" w:color="auto"/>
            <w:bottom w:val="none" w:sz="0" w:space="0" w:color="auto"/>
            <w:right w:val="none" w:sz="0" w:space="0" w:color="auto"/>
          </w:divBdr>
        </w:div>
        <w:div w:id="1905606984">
          <w:marLeft w:val="640"/>
          <w:marRight w:val="0"/>
          <w:marTop w:val="0"/>
          <w:marBottom w:val="0"/>
          <w:divBdr>
            <w:top w:val="none" w:sz="0" w:space="0" w:color="auto"/>
            <w:left w:val="none" w:sz="0" w:space="0" w:color="auto"/>
            <w:bottom w:val="none" w:sz="0" w:space="0" w:color="auto"/>
            <w:right w:val="none" w:sz="0" w:space="0" w:color="auto"/>
          </w:divBdr>
        </w:div>
        <w:div w:id="1700472890">
          <w:marLeft w:val="640"/>
          <w:marRight w:val="0"/>
          <w:marTop w:val="0"/>
          <w:marBottom w:val="0"/>
          <w:divBdr>
            <w:top w:val="none" w:sz="0" w:space="0" w:color="auto"/>
            <w:left w:val="none" w:sz="0" w:space="0" w:color="auto"/>
            <w:bottom w:val="none" w:sz="0" w:space="0" w:color="auto"/>
            <w:right w:val="none" w:sz="0" w:space="0" w:color="auto"/>
          </w:divBdr>
        </w:div>
        <w:div w:id="1941722472">
          <w:marLeft w:val="640"/>
          <w:marRight w:val="0"/>
          <w:marTop w:val="0"/>
          <w:marBottom w:val="0"/>
          <w:divBdr>
            <w:top w:val="none" w:sz="0" w:space="0" w:color="auto"/>
            <w:left w:val="none" w:sz="0" w:space="0" w:color="auto"/>
            <w:bottom w:val="none" w:sz="0" w:space="0" w:color="auto"/>
            <w:right w:val="none" w:sz="0" w:space="0" w:color="auto"/>
          </w:divBdr>
        </w:div>
        <w:div w:id="1134984393">
          <w:marLeft w:val="640"/>
          <w:marRight w:val="0"/>
          <w:marTop w:val="0"/>
          <w:marBottom w:val="0"/>
          <w:divBdr>
            <w:top w:val="none" w:sz="0" w:space="0" w:color="auto"/>
            <w:left w:val="none" w:sz="0" w:space="0" w:color="auto"/>
            <w:bottom w:val="none" w:sz="0" w:space="0" w:color="auto"/>
            <w:right w:val="none" w:sz="0" w:space="0" w:color="auto"/>
          </w:divBdr>
        </w:div>
        <w:div w:id="447702936">
          <w:marLeft w:val="640"/>
          <w:marRight w:val="0"/>
          <w:marTop w:val="0"/>
          <w:marBottom w:val="0"/>
          <w:divBdr>
            <w:top w:val="none" w:sz="0" w:space="0" w:color="auto"/>
            <w:left w:val="none" w:sz="0" w:space="0" w:color="auto"/>
            <w:bottom w:val="none" w:sz="0" w:space="0" w:color="auto"/>
            <w:right w:val="none" w:sz="0" w:space="0" w:color="auto"/>
          </w:divBdr>
        </w:div>
        <w:div w:id="350572249">
          <w:marLeft w:val="640"/>
          <w:marRight w:val="0"/>
          <w:marTop w:val="0"/>
          <w:marBottom w:val="0"/>
          <w:divBdr>
            <w:top w:val="none" w:sz="0" w:space="0" w:color="auto"/>
            <w:left w:val="none" w:sz="0" w:space="0" w:color="auto"/>
            <w:bottom w:val="none" w:sz="0" w:space="0" w:color="auto"/>
            <w:right w:val="none" w:sz="0" w:space="0" w:color="auto"/>
          </w:divBdr>
        </w:div>
        <w:div w:id="2104573076">
          <w:marLeft w:val="640"/>
          <w:marRight w:val="0"/>
          <w:marTop w:val="0"/>
          <w:marBottom w:val="0"/>
          <w:divBdr>
            <w:top w:val="none" w:sz="0" w:space="0" w:color="auto"/>
            <w:left w:val="none" w:sz="0" w:space="0" w:color="auto"/>
            <w:bottom w:val="none" w:sz="0" w:space="0" w:color="auto"/>
            <w:right w:val="none" w:sz="0" w:space="0" w:color="auto"/>
          </w:divBdr>
        </w:div>
        <w:div w:id="2113864973">
          <w:marLeft w:val="640"/>
          <w:marRight w:val="0"/>
          <w:marTop w:val="0"/>
          <w:marBottom w:val="0"/>
          <w:divBdr>
            <w:top w:val="none" w:sz="0" w:space="0" w:color="auto"/>
            <w:left w:val="none" w:sz="0" w:space="0" w:color="auto"/>
            <w:bottom w:val="none" w:sz="0" w:space="0" w:color="auto"/>
            <w:right w:val="none" w:sz="0" w:space="0" w:color="auto"/>
          </w:divBdr>
        </w:div>
        <w:div w:id="1298148490">
          <w:marLeft w:val="640"/>
          <w:marRight w:val="0"/>
          <w:marTop w:val="0"/>
          <w:marBottom w:val="0"/>
          <w:divBdr>
            <w:top w:val="none" w:sz="0" w:space="0" w:color="auto"/>
            <w:left w:val="none" w:sz="0" w:space="0" w:color="auto"/>
            <w:bottom w:val="none" w:sz="0" w:space="0" w:color="auto"/>
            <w:right w:val="none" w:sz="0" w:space="0" w:color="auto"/>
          </w:divBdr>
        </w:div>
        <w:div w:id="11222168">
          <w:marLeft w:val="640"/>
          <w:marRight w:val="0"/>
          <w:marTop w:val="0"/>
          <w:marBottom w:val="0"/>
          <w:divBdr>
            <w:top w:val="none" w:sz="0" w:space="0" w:color="auto"/>
            <w:left w:val="none" w:sz="0" w:space="0" w:color="auto"/>
            <w:bottom w:val="none" w:sz="0" w:space="0" w:color="auto"/>
            <w:right w:val="none" w:sz="0" w:space="0" w:color="auto"/>
          </w:divBdr>
        </w:div>
        <w:div w:id="562956406">
          <w:marLeft w:val="640"/>
          <w:marRight w:val="0"/>
          <w:marTop w:val="0"/>
          <w:marBottom w:val="0"/>
          <w:divBdr>
            <w:top w:val="none" w:sz="0" w:space="0" w:color="auto"/>
            <w:left w:val="none" w:sz="0" w:space="0" w:color="auto"/>
            <w:bottom w:val="none" w:sz="0" w:space="0" w:color="auto"/>
            <w:right w:val="none" w:sz="0" w:space="0" w:color="auto"/>
          </w:divBdr>
        </w:div>
        <w:div w:id="1837843640">
          <w:marLeft w:val="640"/>
          <w:marRight w:val="0"/>
          <w:marTop w:val="0"/>
          <w:marBottom w:val="0"/>
          <w:divBdr>
            <w:top w:val="none" w:sz="0" w:space="0" w:color="auto"/>
            <w:left w:val="none" w:sz="0" w:space="0" w:color="auto"/>
            <w:bottom w:val="none" w:sz="0" w:space="0" w:color="auto"/>
            <w:right w:val="none" w:sz="0" w:space="0" w:color="auto"/>
          </w:divBdr>
        </w:div>
        <w:div w:id="949555816">
          <w:marLeft w:val="640"/>
          <w:marRight w:val="0"/>
          <w:marTop w:val="0"/>
          <w:marBottom w:val="0"/>
          <w:divBdr>
            <w:top w:val="none" w:sz="0" w:space="0" w:color="auto"/>
            <w:left w:val="none" w:sz="0" w:space="0" w:color="auto"/>
            <w:bottom w:val="none" w:sz="0" w:space="0" w:color="auto"/>
            <w:right w:val="none" w:sz="0" w:space="0" w:color="auto"/>
          </w:divBdr>
        </w:div>
        <w:div w:id="193232476">
          <w:marLeft w:val="640"/>
          <w:marRight w:val="0"/>
          <w:marTop w:val="0"/>
          <w:marBottom w:val="0"/>
          <w:divBdr>
            <w:top w:val="none" w:sz="0" w:space="0" w:color="auto"/>
            <w:left w:val="none" w:sz="0" w:space="0" w:color="auto"/>
            <w:bottom w:val="none" w:sz="0" w:space="0" w:color="auto"/>
            <w:right w:val="none" w:sz="0" w:space="0" w:color="auto"/>
          </w:divBdr>
        </w:div>
        <w:div w:id="163594015">
          <w:marLeft w:val="640"/>
          <w:marRight w:val="0"/>
          <w:marTop w:val="0"/>
          <w:marBottom w:val="0"/>
          <w:divBdr>
            <w:top w:val="none" w:sz="0" w:space="0" w:color="auto"/>
            <w:left w:val="none" w:sz="0" w:space="0" w:color="auto"/>
            <w:bottom w:val="none" w:sz="0" w:space="0" w:color="auto"/>
            <w:right w:val="none" w:sz="0" w:space="0" w:color="auto"/>
          </w:divBdr>
        </w:div>
        <w:div w:id="1053774535">
          <w:marLeft w:val="640"/>
          <w:marRight w:val="0"/>
          <w:marTop w:val="0"/>
          <w:marBottom w:val="0"/>
          <w:divBdr>
            <w:top w:val="none" w:sz="0" w:space="0" w:color="auto"/>
            <w:left w:val="none" w:sz="0" w:space="0" w:color="auto"/>
            <w:bottom w:val="none" w:sz="0" w:space="0" w:color="auto"/>
            <w:right w:val="none" w:sz="0" w:space="0" w:color="auto"/>
          </w:divBdr>
        </w:div>
        <w:div w:id="554778446">
          <w:marLeft w:val="640"/>
          <w:marRight w:val="0"/>
          <w:marTop w:val="0"/>
          <w:marBottom w:val="0"/>
          <w:divBdr>
            <w:top w:val="none" w:sz="0" w:space="0" w:color="auto"/>
            <w:left w:val="none" w:sz="0" w:space="0" w:color="auto"/>
            <w:bottom w:val="none" w:sz="0" w:space="0" w:color="auto"/>
            <w:right w:val="none" w:sz="0" w:space="0" w:color="auto"/>
          </w:divBdr>
        </w:div>
        <w:div w:id="2093118251">
          <w:marLeft w:val="640"/>
          <w:marRight w:val="0"/>
          <w:marTop w:val="0"/>
          <w:marBottom w:val="0"/>
          <w:divBdr>
            <w:top w:val="none" w:sz="0" w:space="0" w:color="auto"/>
            <w:left w:val="none" w:sz="0" w:space="0" w:color="auto"/>
            <w:bottom w:val="none" w:sz="0" w:space="0" w:color="auto"/>
            <w:right w:val="none" w:sz="0" w:space="0" w:color="auto"/>
          </w:divBdr>
        </w:div>
        <w:div w:id="702561563">
          <w:marLeft w:val="640"/>
          <w:marRight w:val="0"/>
          <w:marTop w:val="0"/>
          <w:marBottom w:val="0"/>
          <w:divBdr>
            <w:top w:val="none" w:sz="0" w:space="0" w:color="auto"/>
            <w:left w:val="none" w:sz="0" w:space="0" w:color="auto"/>
            <w:bottom w:val="none" w:sz="0" w:space="0" w:color="auto"/>
            <w:right w:val="none" w:sz="0" w:space="0" w:color="auto"/>
          </w:divBdr>
        </w:div>
        <w:div w:id="1759674300">
          <w:marLeft w:val="640"/>
          <w:marRight w:val="0"/>
          <w:marTop w:val="0"/>
          <w:marBottom w:val="0"/>
          <w:divBdr>
            <w:top w:val="none" w:sz="0" w:space="0" w:color="auto"/>
            <w:left w:val="none" w:sz="0" w:space="0" w:color="auto"/>
            <w:bottom w:val="none" w:sz="0" w:space="0" w:color="auto"/>
            <w:right w:val="none" w:sz="0" w:space="0" w:color="auto"/>
          </w:divBdr>
        </w:div>
        <w:div w:id="1297448094">
          <w:marLeft w:val="640"/>
          <w:marRight w:val="0"/>
          <w:marTop w:val="0"/>
          <w:marBottom w:val="0"/>
          <w:divBdr>
            <w:top w:val="none" w:sz="0" w:space="0" w:color="auto"/>
            <w:left w:val="none" w:sz="0" w:space="0" w:color="auto"/>
            <w:bottom w:val="none" w:sz="0" w:space="0" w:color="auto"/>
            <w:right w:val="none" w:sz="0" w:space="0" w:color="auto"/>
          </w:divBdr>
        </w:div>
        <w:div w:id="2137135129">
          <w:marLeft w:val="640"/>
          <w:marRight w:val="0"/>
          <w:marTop w:val="0"/>
          <w:marBottom w:val="0"/>
          <w:divBdr>
            <w:top w:val="none" w:sz="0" w:space="0" w:color="auto"/>
            <w:left w:val="none" w:sz="0" w:space="0" w:color="auto"/>
            <w:bottom w:val="none" w:sz="0" w:space="0" w:color="auto"/>
            <w:right w:val="none" w:sz="0" w:space="0" w:color="auto"/>
          </w:divBdr>
        </w:div>
        <w:div w:id="600794035">
          <w:marLeft w:val="640"/>
          <w:marRight w:val="0"/>
          <w:marTop w:val="0"/>
          <w:marBottom w:val="0"/>
          <w:divBdr>
            <w:top w:val="none" w:sz="0" w:space="0" w:color="auto"/>
            <w:left w:val="none" w:sz="0" w:space="0" w:color="auto"/>
            <w:bottom w:val="none" w:sz="0" w:space="0" w:color="auto"/>
            <w:right w:val="none" w:sz="0" w:space="0" w:color="auto"/>
          </w:divBdr>
        </w:div>
        <w:div w:id="1419205007">
          <w:marLeft w:val="640"/>
          <w:marRight w:val="0"/>
          <w:marTop w:val="0"/>
          <w:marBottom w:val="0"/>
          <w:divBdr>
            <w:top w:val="none" w:sz="0" w:space="0" w:color="auto"/>
            <w:left w:val="none" w:sz="0" w:space="0" w:color="auto"/>
            <w:bottom w:val="none" w:sz="0" w:space="0" w:color="auto"/>
            <w:right w:val="none" w:sz="0" w:space="0" w:color="auto"/>
          </w:divBdr>
        </w:div>
        <w:div w:id="121656495">
          <w:marLeft w:val="640"/>
          <w:marRight w:val="0"/>
          <w:marTop w:val="0"/>
          <w:marBottom w:val="0"/>
          <w:divBdr>
            <w:top w:val="none" w:sz="0" w:space="0" w:color="auto"/>
            <w:left w:val="none" w:sz="0" w:space="0" w:color="auto"/>
            <w:bottom w:val="none" w:sz="0" w:space="0" w:color="auto"/>
            <w:right w:val="none" w:sz="0" w:space="0" w:color="auto"/>
          </w:divBdr>
        </w:div>
        <w:div w:id="432748701">
          <w:marLeft w:val="640"/>
          <w:marRight w:val="0"/>
          <w:marTop w:val="0"/>
          <w:marBottom w:val="0"/>
          <w:divBdr>
            <w:top w:val="none" w:sz="0" w:space="0" w:color="auto"/>
            <w:left w:val="none" w:sz="0" w:space="0" w:color="auto"/>
            <w:bottom w:val="none" w:sz="0" w:space="0" w:color="auto"/>
            <w:right w:val="none" w:sz="0" w:space="0" w:color="auto"/>
          </w:divBdr>
        </w:div>
        <w:div w:id="62794896">
          <w:marLeft w:val="640"/>
          <w:marRight w:val="0"/>
          <w:marTop w:val="0"/>
          <w:marBottom w:val="0"/>
          <w:divBdr>
            <w:top w:val="none" w:sz="0" w:space="0" w:color="auto"/>
            <w:left w:val="none" w:sz="0" w:space="0" w:color="auto"/>
            <w:bottom w:val="none" w:sz="0" w:space="0" w:color="auto"/>
            <w:right w:val="none" w:sz="0" w:space="0" w:color="auto"/>
          </w:divBdr>
        </w:div>
        <w:div w:id="415781968">
          <w:marLeft w:val="640"/>
          <w:marRight w:val="0"/>
          <w:marTop w:val="0"/>
          <w:marBottom w:val="0"/>
          <w:divBdr>
            <w:top w:val="none" w:sz="0" w:space="0" w:color="auto"/>
            <w:left w:val="none" w:sz="0" w:space="0" w:color="auto"/>
            <w:bottom w:val="none" w:sz="0" w:space="0" w:color="auto"/>
            <w:right w:val="none" w:sz="0" w:space="0" w:color="auto"/>
          </w:divBdr>
        </w:div>
      </w:divsChild>
    </w:div>
    <w:div w:id="199049540">
      <w:bodyDiv w:val="1"/>
      <w:marLeft w:val="0"/>
      <w:marRight w:val="0"/>
      <w:marTop w:val="0"/>
      <w:marBottom w:val="0"/>
      <w:divBdr>
        <w:top w:val="none" w:sz="0" w:space="0" w:color="auto"/>
        <w:left w:val="none" w:sz="0" w:space="0" w:color="auto"/>
        <w:bottom w:val="none" w:sz="0" w:space="0" w:color="auto"/>
        <w:right w:val="none" w:sz="0" w:space="0" w:color="auto"/>
      </w:divBdr>
      <w:divsChild>
        <w:div w:id="1263493473">
          <w:marLeft w:val="640"/>
          <w:marRight w:val="0"/>
          <w:marTop w:val="0"/>
          <w:marBottom w:val="0"/>
          <w:divBdr>
            <w:top w:val="none" w:sz="0" w:space="0" w:color="auto"/>
            <w:left w:val="none" w:sz="0" w:space="0" w:color="auto"/>
            <w:bottom w:val="none" w:sz="0" w:space="0" w:color="auto"/>
            <w:right w:val="none" w:sz="0" w:space="0" w:color="auto"/>
          </w:divBdr>
        </w:div>
        <w:div w:id="1330906317">
          <w:marLeft w:val="640"/>
          <w:marRight w:val="0"/>
          <w:marTop w:val="0"/>
          <w:marBottom w:val="0"/>
          <w:divBdr>
            <w:top w:val="none" w:sz="0" w:space="0" w:color="auto"/>
            <w:left w:val="none" w:sz="0" w:space="0" w:color="auto"/>
            <w:bottom w:val="none" w:sz="0" w:space="0" w:color="auto"/>
            <w:right w:val="none" w:sz="0" w:space="0" w:color="auto"/>
          </w:divBdr>
        </w:div>
        <w:div w:id="644120156">
          <w:marLeft w:val="640"/>
          <w:marRight w:val="0"/>
          <w:marTop w:val="0"/>
          <w:marBottom w:val="0"/>
          <w:divBdr>
            <w:top w:val="none" w:sz="0" w:space="0" w:color="auto"/>
            <w:left w:val="none" w:sz="0" w:space="0" w:color="auto"/>
            <w:bottom w:val="none" w:sz="0" w:space="0" w:color="auto"/>
            <w:right w:val="none" w:sz="0" w:space="0" w:color="auto"/>
          </w:divBdr>
        </w:div>
        <w:div w:id="36399932">
          <w:marLeft w:val="640"/>
          <w:marRight w:val="0"/>
          <w:marTop w:val="0"/>
          <w:marBottom w:val="0"/>
          <w:divBdr>
            <w:top w:val="none" w:sz="0" w:space="0" w:color="auto"/>
            <w:left w:val="none" w:sz="0" w:space="0" w:color="auto"/>
            <w:bottom w:val="none" w:sz="0" w:space="0" w:color="auto"/>
            <w:right w:val="none" w:sz="0" w:space="0" w:color="auto"/>
          </w:divBdr>
        </w:div>
        <w:div w:id="496724848">
          <w:marLeft w:val="640"/>
          <w:marRight w:val="0"/>
          <w:marTop w:val="0"/>
          <w:marBottom w:val="0"/>
          <w:divBdr>
            <w:top w:val="none" w:sz="0" w:space="0" w:color="auto"/>
            <w:left w:val="none" w:sz="0" w:space="0" w:color="auto"/>
            <w:bottom w:val="none" w:sz="0" w:space="0" w:color="auto"/>
            <w:right w:val="none" w:sz="0" w:space="0" w:color="auto"/>
          </w:divBdr>
        </w:div>
        <w:div w:id="291794847">
          <w:marLeft w:val="640"/>
          <w:marRight w:val="0"/>
          <w:marTop w:val="0"/>
          <w:marBottom w:val="0"/>
          <w:divBdr>
            <w:top w:val="none" w:sz="0" w:space="0" w:color="auto"/>
            <w:left w:val="none" w:sz="0" w:space="0" w:color="auto"/>
            <w:bottom w:val="none" w:sz="0" w:space="0" w:color="auto"/>
            <w:right w:val="none" w:sz="0" w:space="0" w:color="auto"/>
          </w:divBdr>
        </w:div>
        <w:div w:id="309404508">
          <w:marLeft w:val="640"/>
          <w:marRight w:val="0"/>
          <w:marTop w:val="0"/>
          <w:marBottom w:val="0"/>
          <w:divBdr>
            <w:top w:val="none" w:sz="0" w:space="0" w:color="auto"/>
            <w:left w:val="none" w:sz="0" w:space="0" w:color="auto"/>
            <w:bottom w:val="none" w:sz="0" w:space="0" w:color="auto"/>
            <w:right w:val="none" w:sz="0" w:space="0" w:color="auto"/>
          </w:divBdr>
        </w:div>
        <w:div w:id="205531224">
          <w:marLeft w:val="640"/>
          <w:marRight w:val="0"/>
          <w:marTop w:val="0"/>
          <w:marBottom w:val="0"/>
          <w:divBdr>
            <w:top w:val="none" w:sz="0" w:space="0" w:color="auto"/>
            <w:left w:val="none" w:sz="0" w:space="0" w:color="auto"/>
            <w:bottom w:val="none" w:sz="0" w:space="0" w:color="auto"/>
            <w:right w:val="none" w:sz="0" w:space="0" w:color="auto"/>
          </w:divBdr>
        </w:div>
        <w:div w:id="953290067">
          <w:marLeft w:val="640"/>
          <w:marRight w:val="0"/>
          <w:marTop w:val="0"/>
          <w:marBottom w:val="0"/>
          <w:divBdr>
            <w:top w:val="none" w:sz="0" w:space="0" w:color="auto"/>
            <w:left w:val="none" w:sz="0" w:space="0" w:color="auto"/>
            <w:bottom w:val="none" w:sz="0" w:space="0" w:color="auto"/>
            <w:right w:val="none" w:sz="0" w:space="0" w:color="auto"/>
          </w:divBdr>
        </w:div>
        <w:div w:id="1919828409">
          <w:marLeft w:val="640"/>
          <w:marRight w:val="0"/>
          <w:marTop w:val="0"/>
          <w:marBottom w:val="0"/>
          <w:divBdr>
            <w:top w:val="none" w:sz="0" w:space="0" w:color="auto"/>
            <w:left w:val="none" w:sz="0" w:space="0" w:color="auto"/>
            <w:bottom w:val="none" w:sz="0" w:space="0" w:color="auto"/>
            <w:right w:val="none" w:sz="0" w:space="0" w:color="auto"/>
          </w:divBdr>
        </w:div>
        <w:div w:id="992560514">
          <w:marLeft w:val="640"/>
          <w:marRight w:val="0"/>
          <w:marTop w:val="0"/>
          <w:marBottom w:val="0"/>
          <w:divBdr>
            <w:top w:val="none" w:sz="0" w:space="0" w:color="auto"/>
            <w:left w:val="none" w:sz="0" w:space="0" w:color="auto"/>
            <w:bottom w:val="none" w:sz="0" w:space="0" w:color="auto"/>
            <w:right w:val="none" w:sz="0" w:space="0" w:color="auto"/>
          </w:divBdr>
        </w:div>
        <w:div w:id="1971551699">
          <w:marLeft w:val="640"/>
          <w:marRight w:val="0"/>
          <w:marTop w:val="0"/>
          <w:marBottom w:val="0"/>
          <w:divBdr>
            <w:top w:val="none" w:sz="0" w:space="0" w:color="auto"/>
            <w:left w:val="none" w:sz="0" w:space="0" w:color="auto"/>
            <w:bottom w:val="none" w:sz="0" w:space="0" w:color="auto"/>
            <w:right w:val="none" w:sz="0" w:space="0" w:color="auto"/>
          </w:divBdr>
        </w:div>
        <w:div w:id="991255394">
          <w:marLeft w:val="640"/>
          <w:marRight w:val="0"/>
          <w:marTop w:val="0"/>
          <w:marBottom w:val="0"/>
          <w:divBdr>
            <w:top w:val="none" w:sz="0" w:space="0" w:color="auto"/>
            <w:left w:val="none" w:sz="0" w:space="0" w:color="auto"/>
            <w:bottom w:val="none" w:sz="0" w:space="0" w:color="auto"/>
            <w:right w:val="none" w:sz="0" w:space="0" w:color="auto"/>
          </w:divBdr>
        </w:div>
        <w:div w:id="94248497">
          <w:marLeft w:val="640"/>
          <w:marRight w:val="0"/>
          <w:marTop w:val="0"/>
          <w:marBottom w:val="0"/>
          <w:divBdr>
            <w:top w:val="none" w:sz="0" w:space="0" w:color="auto"/>
            <w:left w:val="none" w:sz="0" w:space="0" w:color="auto"/>
            <w:bottom w:val="none" w:sz="0" w:space="0" w:color="auto"/>
            <w:right w:val="none" w:sz="0" w:space="0" w:color="auto"/>
          </w:divBdr>
        </w:div>
        <w:div w:id="31074895">
          <w:marLeft w:val="640"/>
          <w:marRight w:val="0"/>
          <w:marTop w:val="0"/>
          <w:marBottom w:val="0"/>
          <w:divBdr>
            <w:top w:val="none" w:sz="0" w:space="0" w:color="auto"/>
            <w:left w:val="none" w:sz="0" w:space="0" w:color="auto"/>
            <w:bottom w:val="none" w:sz="0" w:space="0" w:color="auto"/>
            <w:right w:val="none" w:sz="0" w:space="0" w:color="auto"/>
          </w:divBdr>
        </w:div>
        <w:div w:id="1322661322">
          <w:marLeft w:val="640"/>
          <w:marRight w:val="0"/>
          <w:marTop w:val="0"/>
          <w:marBottom w:val="0"/>
          <w:divBdr>
            <w:top w:val="none" w:sz="0" w:space="0" w:color="auto"/>
            <w:left w:val="none" w:sz="0" w:space="0" w:color="auto"/>
            <w:bottom w:val="none" w:sz="0" w:space="0" w:color="auto"/>
            <w:right w:val="none" w:sz="0" w:space="0" w:color="auto"/>
          </w:divBdr>
        </w:div>
        <w:div w:id="951478735">
          <w:marLeft w:val="640"/>
          <w:marRight w:val="0"/>
          <w:marTop w:val="0"/>
          <w:marBottom w:val="0"/>
          <w:divBdr>
            <w:top w:val="none" w:sz="0" w:space="0" w:color="auto"/>
            <w:left w:val="none" w:sz="0" w:space="0" w:color="auto"/>
            <w:bottom w:val="none" w:sz="0" w:space="0" w:color="auto"/>
            <w:right w:val="none" w:sz="0" w:space="0" w:color="auto"/>
          </w:divBdr>
        </w:div>
        <w:div w:id="1056009682">
          <w:marLeft w:val="640"/>
          <w:marRight w:val="0"/>
          <w:marTop w:val="0"/>
          <w:marBottom w:val="0"/>
          <w:divBdr>
            <w:top w:val="none" w:sz="0" w:space="0" w:color="auto"/>
            <w:left w:val="none" w:sz="0" w:space="0" w:color="auto"/>
            <w:bottom w:val="none" w:sz="0" w:space="0" w:color="auto"/>
            <w:right w:val="none" w:sz="0" w:space="0" w:color="auto"/>
          </w:divBdr>
        </w:div>
        <w:div w:id="1857386066">
          <w:marLeft w:val="640"/>
          <w:marRight w:val="0"/>
          <w:marTop w:val="0"/>
          <w:marBottom w:val="0"/>
          <w:divBdr>
            <w:top w:val="none" w:sz="0" w:space="0" w:color="auto"/>
            <w:left w:val="none" w:sz="0" w:space="0" w:color="auto"/>
            <w:bottom w:val="none" w:sz="0" w:space="0" w:color="auto"/>
            <w:right w:val="none" w:sz="0" w:space="0" w:color="auto"/>
          </w:divBdr>
        </w:div>
        <w:div w:id="1635207866">
          <w:marLeft w:val="640"/>
          <w:marRight w:val="0"/>
          <w:marTop w:val="0"/>
          <w:marBottom w:val="0"/>
          <w:divBdr>
            <w:top w:val="none" w:sz="0" w:space="0" w:color="auto"/>
            <w:left w:val="none" w:sz="0" w:space="0" w:color="auto"/>
            <w:bottom w:val="none" w:sz="0" w:space="0" w:color="auto"/>
            <w:right w:val="none" w:sz="0" w:space="0" w:color="auto"/>
          </w:divBdr>
        </w:div>
        <w:div w:id="1249852690">
          <w:marLeft w:val="640"/>
          <w:marRight w:val="0"/>
          <w:marTop w:val="0"/>
          <w:marBottom w:val="0"/>
          <w:divBdr>
            <w:top w:val="none" w:sz="0" w:space="0" w:color="auto"/>
            <w:left w:val="none" w:sz="0" w:space="0" w:color="auto"/>
            <w:bottom w:val="none" w:sz="0" w:space="0" w:color="auto"/>
            <w:right w:val="none" w:sz="0" w:space="0" w:color="auto"/>
          </w:divBdr>
        </w:div>
        <w:div w:id="119735978">
          <w:marLeft w:val="640"/>
          <w:marRight w:val="0"/>
          <w:marTop w:val="0"/>
          <w:marBottom w:val="0"/>
          <w:divBdr>
            <w:top w:val="none" w:sz="0" w:space="0" w:color="auto"/>
            <w:left w:val="none" w:sz="0" w:space="0" w:color="auto"/>
            <w:bottom w:val="none" w:sz="0" w:space="0" w:color="auto"/>
            <w:right w:val="none" w:sz="0" w:space="0" w:color="auto"/>
          </w:divBdr>
        </w:div>
        <w:div w:id="841315464">
          <w:marLeft w:val="640"/>
          <w:marRight w:val="0"/>
          <w:marTop w:val="0"/>
          <w:marBottom w:val="0"/>
          <w:divBdr>
            <w:top w:val="none" w:sz="0" w:space="0" w:color="auto"/>
            <w:left w:val="none" w:sz="0" w:space="0" w:color="auto"/>
            <w:bottom w:val="none" w:sz="0" w:space="0" w:color="auto"/>
            <w:right w:val="none" w:sz="0" w:space="0" w:color="auto"/>
          </w:divBdr>
        </w:div>
        <w:div w:id="1830361561">
          <w:marLeft w:val="640"/>
          <w:marRight w:val="0"/>
          <w:marTop w:val="0"/>
          <w:marBottom w:val="0"/>
          <w:divBdr>
            <w:top w:val="none" w:sz="0" w:space="0" w:color="auto"/>
            <w:left w:val="none" w:sz="0" w:space="0" w:color="auto"/>
            <w:bottom w:val="none" w:sz="0" w:space="0" w:color="auto"/>
            <w:right w:val="none" w:sz="0" w:space="0" w:color="auto"/>
          </w:divBdr>
        </w:div>
        <w:div w:id="672688974">
          <w:marLeft w:val="640"/>
          <w:marRight w:val="0"/>
          <w:marTop w:val="0"/>
          <w:marBottom w:val="0"/>
          <w:divBdr>
            <w:top w:val="none" w:sz="0" w:space="0" w:color="auto"/>
            <w:left w:val="none" w:sz="0" w:space="0" w:color="auto"/>
            <w:bottom w:val="none" w:sz="0" w:space="0" w:color="auto"/>
            <w:right w:val="none" w:sz="0" w:space="0" w:color="auto"/>
          </w:divBdr>
        </w:div>
        <w:div w:id="1785418106">
          <w:marLeft w:val="640"/>
          <w:marRight w:val="0"/>
          <w:marTop w:val="0"/>
          <w:marBottom w:val="0"/>
          <w:divBdr>
            <w:top w:val="none" w:sz="0" w:space="0" w:color="auto"/>
            <w:left w:val="none" w:sz="0" w:space="0" w:color="auto"/>
            <w:bottom w:val="none" w:sz="0" w:space="0" w:color="auto"/>
            <w:right w:val="none" w:sz="0" w:space="0" w:color="auto"/>
          </w:divBdr>
        </w:div>
      </w:divsChild>
    </w:div>
    <w:div w:id="199437088">
      <w:bodyDiv w:val="1"/>
      <w:marLeft w:val="0"/>
      <w:marRight w:val="0"/>
      <w:marTop w:val="0"/>
      <w:marBottom w:val="0"/>
      <w:divBdr>
        <w:top w:val="none" w:sz="0" w:space="0" w:color="auto"/>
        <w:left w:val="none" w:sz="0" w:space="0" w:color="auto"/>
        <w:bottom w:val="none" w:sz="0" w:space="0" w:color="auto"/>
        <w:right w:val="none" w:sz="0" w:space="0" w:color="auto"/>
      </w:divBdr>
      <w:divsChild>
        <w:div w:id="114759031">
          <w:marLeft w:val="640"/>
          <w:marRight w:val="0"/>
          <w:marTop w:val="0"/>
          <w:marBottom w:val="0"/>
          <w:divBdr>
            <w:top w:val="none" w:sz="0" w:space="0" w:color="auto"/>
            <w:left w:val="none" w:sz="0" w:space="0" w:color="auto"/>
            <w:bottom w:val="none" w:sz="0" w:space="0" w:color="auto"/>
            <w:right w:val="none" w:sz="0" w:space="0" w:color="auto"/>
          </w:divBdr>
        </w:div>
        <w:div w:id="942417885">
          <w:marLeft w:val="640"/>
          <w:marRight w:val="0"/>
          <w:marTop w:val="0"/>
          <w:marBottom w:val="0"/>
          <w:divBdr>
            <w:top w:val="none" w:sz="0" w:space="0" w:color="auto"/>
            <w:left w:val="none" w:sz="0" w:space="0" w:color="auto"/>
            <w:bottom w:val="none" w:sz="0" w:space="0" w:color="auto"/>
            <w:right w:val="none" w:sz="0" w:space="0" w:color="auto"/>
          </w:divBdr>
        </w:div>
        <w:div w:id="1850482227">
          <w:marLeft w:val="640"/>
          <w:marRight w:val="0"/>
          <w:marTop w:val="0"/>
          <w:marBottom w:val="0"/>
          <w:divBdr>
            <w:top w:val="none" w:sz="0" w:space="0" w:color="auto"/>
            <w:left w:val="none" w:sz="0" w:space="0" w:color="auto"/>
            <w:bottom w:val="none" w:sz="0" w:space="0" w:color="auto"/>
            <w:right w:val="none" w:sz="0" w:space="0" w:color="auto"/>
          </w:divBdr>
        </w:div>
        <w:div w:id="1505586228">
          <w:marLeft w:val="640"/>
          <w:marRight w:val="0"/>
          <w:marTop w:val="0"/>
          <w:marBottom w:val="0"/>
          <w:divBdr>
            <w:top w:val="none" w:sz="0" w:space="0" w:color="auto"/>
            <w:left w:val="none" w:sz="0" w:space="0" w:color="auto"/>
            <w:bottom w:val="none" w:sz="0" w:space="0" w:color="auto"/>
            <w:right w:val="none" w:sz="0" w:space="0" w:color="auto"/>
          </w:divBdr>
        </w:div>
        <w:div w:id="31997255">
          <w:marLeft w:val="640"/>
          <w:marRight w:val="0"/>
          <w:marTop w:val="0"/>
          <w:marBottom w:val="0"/>
          <w:divBdr>
            <w:top w:val="none" w:sz="0" w:space="0" w:color="auto"/>
            <w:left w:val="none" w:sz="0" w:space="0" w:color="auto"/>
            <w:bottom w:val="none" w:sz="0" w:space="0" w:color="auto"/>
            <w:right w:val="none" w:sz="0" w:space="0" w:color="auto"/>
          </w:divBdr>
        </w:div>
        <w:div w:id="1136677892">
          <w:marLeft w:val="640"/>
          <w:marRight w:val="0"/>
          <w:marTop w:val="0"/>
          <w:marBottom w:val="0"/>
          <w:divBdr>
            <w:top w:val="none" w:sz="0" w:space="0" w:color="auto"/>
            <w:left w:val="none" w:sz="0" w:space="0" w:color="auto"/>
            <w:bottom w:val="none" w:sz="0" w:space="0" w:color="auto"/>
            <w:right w:val="none" w:sz="0" w:space="0" w:color="auto"/>
          </w:divBdr>
        </w:div>
        <w:div w:id="1292713288">
          <w:marLeft w:val="640"/>
          <w:marRight w:val="0"/>
          <w:marTop w:val="0"/>
          <w:marBottom w:val="0"/>
          <w:divBdr>
            <w:top w:val="none" w:sz="0" w:space="0" w:color="auto"/>
            <w:left w:val="none" w:sz="0" w:space="0" w:color="auto"/>
            <w:bottom w:val="none" w:sz="0" w:space="0" w:color="auto"/>
            <w:right w:val="none" w:sz="0" w:space="0" w:color="auto"/>
          </w:divBdr>
        </w:div>
        <w:div w:id="595944747">
          <w:marLeft w:val="640"/>
          <w:marRight w:val="0"/>
          <w:marTop w:val="0"/>
          <w:marBottom w:val="0"/>
          <w:divBdr>
            <w:top w:val="none" w:sz="0" w:space="0" w:color="auto"/>
            <w:left w:val="none" w:sz="0" w:space="0" w:color="auto"/>
            <w:bottom w:val="none" w:sz="0" w:space="0" w:color="auto"/>
            <w:right w:val="none" w:sz="0" w:space="0" w:color="auto"/>
          </w:divBdr>
        </w:div>
        <w:div w:id="295258273">
          <w:marLeft w:val="640"/>
          <w:marRight w:val="0"/>
          <w:marTop w:val="0"/>
          <w:marBottom w:val="0"/>
          <w:divBdr>
            <w:top w:val="none" w:sz="0" w:space="0" w:color="auto"/>
            <w:left w:val="none" w:sz="0" w:space="0" w:color="auto"/>
            <w:bottom w:val="none" w:sz="0" w:space="0" w:color="auto"/>
            <w:right w:val="none" w:sz="0" w:space="0" w:color="auto"/>
          </w:divBdr>
        </w:div>
        <w:div w:id="1408504328">
          <w:marLeft w:val="640"/>
          <w:marRight w:val="0"/>
          <w:marTop w:val="0"/>
          <w:marBottom w:val="0"/>
          <w:divBdr>
            <w:top w:val="none" w:sz="0" w:space="0" w:color="auto"/>
            <w:left w:val="none" w:sz="0" w:space="0" w:color="auto"/>
            <w:bottom w:val="none" w:sz="0" w:space="0" w:color="auto"/>
            <w:right w:val="none" w:sz="0" w:space="0" w:color="auto"/>
          </w:divBdr>
        </w:div>
        <w:div w:id="1508902099">
          <w:marLeft w:val="640"/>
          <w:marRight w:val="0"/>
          <w:marTop w:val="0"/>
          <w:marBottom w:val="0"/>
          <w:divBdr>
            <w:top w:val="none" w:sz="0" w:space="0" w:color="auto"/>
            <w:left w:val="none" w:sz="0" w:space="0" w:color="auto"/>
            <w:bottom w:val="none" w:sz="0" w:space="0" w:color="auto"/>
            <w:right w:val="none" w:sz="0" w:space="0" w:color="auto"/>
          </w:divBdr>
        </w:div>
      </w:divsChild>
    </w:div>
    <w:div w:id="199441890">
      <w:bodyDiv w:val="1"/>
      <w:marLeft w:val="0"/>
      <w:marRight w:val="0"/>
      <w:marTop w:val="0"/>
      <w:marBottom w:val="0"/>
      <w:divBdr>
        <w:top w:val="none" w:sz="0" w:space="0" w:color="auto"/>
        <w:left w:val="none" w:sz="0" w:space="0" w:color="auto"/>
        <w:bottom w:val="none" w:sz="0" w:space="0" w:color="auto"/>
        <w:right w:val="none" w:sz="0" w:space="0" w:color="auto"/>
      </w:divBdr>
      <w:divsChild>
        <w:div w:id="1044527824">
          <w:marLeft w:val="640"/>
          <w:marRight w:val="0"/>
          <w:marTop w:val="0"/>
          <w:marBottom w:val="0"/>
          <w:divBdr>
            <w:top w:val="none" w:sz="0" w:space="0" w:color="auto"/>
            <w:left w:val="none" w:sz="0" w:space="0" w:color="auto"/>
            <w:bottom w:val="none" w:sz="0" w:space="0" w:color="auto"/>
            <w:right w:val="none" w:sz="0" w:space="0" w:color="auto"/>
          </w:divBdr>
        </w:div>
        <w:div w:id="1420174219">
          <w:marLeft w:val="640"/>
          <w:marRight w:val="0"/>
          <w:marTop w:val="0"/>
          <w:marBottom w:val="0"/>
          <w:divBdr>
            <w:top w:val="none" w:sz="0" w:space="0" w:color="auto"/>
            <w:left w:val="none" w:sz="0" w:space="0" w:color="auto"/>
            <w:bottom w:val="none" w:sz="0" w:space="0" w:color="auto"/>
            <w:right w:val="none" w:sz="0" w:space="0" w:color="auto"/>
          </w:divBdr>
        </w:div>
        <w:div w:id="1235161260">
          <w:marLeft w:val="640"/>
          <w:marRight w:val="0"/>
          <w:marTop w:val="0"/>
          <w:marBottom w:val="0"/>
          <w:divBdr>
            <w:top w:val="none" w:sz="0" w:space="0" w:color="auto"/>
            <w:left w:val="none" w:sz="0" w:space="0" w:color="auto"/>
            <w:bottom w:val="none" w:sz="0" w:space="0" w:color="auto"/>
            <w:right w:val="none" w:sz="0" w:space="0" w:color="auto"/>
          </w:divBdr>
        </w:div>
        <w:div w:id="1156342932">
          <w:marLeft w:val="640"/>
          <w:marRight w:val="0"/>
          <w:marTop w:val="0"/>
          <w:marBottom w:val="0"/>
          <w:divBdr>
            <w:top w:val="none" w:sz="0" w:space="0" w:color="auto"/>
            <w:left w:val="none" w:sz="0" w:space="0" w:color="auto"/>
            <w:bottom w:val="none" w:sz="0" w:space="0" w:color="auto"/>
            <w:right w:val="none" w:sz="0" w:space="0" w:color="auto"/>
          </w:divBdr>
        </w:div>
        <w:div w:id="1136995480">
          <w:marLeft w:val="640"/>
          <w:marRight w:val="0"/>
          <w:marTop w:val="0"/>
          <w:marBottom w:val="0"/>
          <w:divBdr>
            <w:top w:val="none" w:sz="0" w:space="0" w:color="auto"/>
            <w:left w:val="none" w:sz="0" w:space="0" w:color="auto"/>
            <w:bottom w:val="none" w:sz="0" w:space="0" w:color="auto"/>
            <w:right w:val="none" w:sz="0" w:space="0" w:color="auto"/>
          </w:divBdr>
        </w:div>
        <w:div w:id="151525362">
          <w:marLeft w:val="640"/>
          <w:marRight w:val="0"/>
          <w:marTop w:val="0"/>
          <w:marBottom w:val="0"/>
          <w:divBdr>
            <w:top w:val="none" w:sz="0" w:space="0" w:color="auto"/>
            <w:left w:val="none" w:sz="0" w:space="0" w:color="auto"/>
            <w:bottom w:val="none" w:sz="0" w:space="0" w:color="auto"/>
            <w:right w:val="none" w:sz="0" w:space="0" w:color="auto"/>
          </w:divBdr>
        </w:div>
        <w:div w:id="2130052321">
          <w:marLeft w:val="640"/>
          <w:marRight w:val="0"/>
          <w:marTop w:val="0"/>
          <w:marBottom w:val="0"/>
          <w:divBdr>
            <w:top w:val="none" w:sz="0" w:space="0" w:color="auto"/>
            <w:left w:val="none" w:sz="0" w:space="0" w:color="auto"/>
            <w:bottom w:val="none" w:sz="0" w:space="0" w:color="auto"/>
            <w:right w:val="none" w:sz="0" w:space="0" w:color="auto"/>
          </w:divBdr>
        </w:div>
        <w:div w:id="302390537">
          <w:marLeft w:val="640"/>
          <w:marRight w:val="0"/>
          <w:marTop w:val="0"/>
          <w:marBottom w:val="0"/>
          <w:divBdr>
            <w:top w:val="none" w:sz="0" w:space="0" w:color="auto"/>
            <w:left w:val="none" w:sz="0" w:space="0" w:color="auto"/>
            <w:bottom w:val="none" w:sz="0" w:space="0" w:color="auto"/>
            <w:right w:val="none" w:sz="0" w:space="0" w:color="auto"/>
          </w:divBdr>
        </w:div>
        <w:div w:id="189152469">
          <w:marLeft w:val="640"/>
          <w:marRight w:val="0"/>
          <w:marTop w:val="0"/>
          <w:marBottom w:val="0"/>
          <w:divBdr>
            <w:top w:val="none" w:sz="0" w:space="0" w:color="auto"/>
            <w:left w:val="none" w:sz="0" w:space="0" w:color="auto"/>
            <w:bottom w:val="none" w:sz="0" w:space="0" w:color="auto"/>
            <w:right w:val="none" w:sz="0" w:space="0" w:color="auto"/>
          </w:divBdr>
        </w:div>
        <w:div w:id="394084561">
          <w:marLeft w:val="640"/>
          <w:marRight w:val="0"/>
          <w:marTop w:val="0"/>
          <w:marBottom w:val="0"/>
          <w:divBdr>
            <w:top w:val="none" w:sz="0" w:space="0" w:color="auto"/>
            <w:left w:val="none" w:sz="0" w:space="0" w:color="auto"/>
            <w:bottom w:val="none" w:sz="0" w:space="0" w:color="auto"/>
            <w:right w:val="none" w:sz="0" w:space="0" w:color="auto"/>
          </w:divBdr>
        </w:div>
        <w:div w:id="1786926782">
          <w:marLeft w:val="640"/>
          <w:marRight w:val="0"/>
          <w:marTop w:val="0"/>
          <w:marBottom w:val="0"/>
          <w:divBdr>
            <w:top w:val="none" w:sz="0" w:space="0" w:color="auto"/>
            <w:left w:val="none" w:sz="0" w:space="0" w:color="auto"/>
            <w:bottom w:val="none" w:sz="0" w:space="0" w:color="auto"/>
            <w:right w:val="none" w:sz="0" w:space="0" w:color="auto"/>
          </w:divBdr>
        </w:div>
        <w:div w:id="38089390">
          <w:marLeft w:val="640"/>
          <w:marRight w:val="0"/>
          <w:marTop w:val="0"/>
          <w:marBottom w:val="0"/>
          <w:divBdr>
            <w:top w:val="none" w:sz="0" w:space="0" w:color="auto"/>
            <w:left w:val="none" w:sz="0" w:space="0" w:color="auto"/>
            <w:bottom w:val="none" w:sz="0" w:space="0" w:color="auto"/>
            <w:right w:val="none" w:sz="0" w:space="0" w:color="auto"/>
          </w:divBdr>
        </w:div>
        <w:div w:id="1342514994">
          <w:marLeft w:val="640"/>
          <w:marRight w:val="0"/>
          <w:marTop w:val="0"/>
          <w:marBottom w:val="0"/>
          <w:divBdr>
            <w:top w:val="none" w:sz="0" w:space="0" w:color="auto"/>
            <w:left w:val="none" w:sz="0" w:space="0" w:color="auto"/>
            <w:bottom w:val="none" w:sz="0" w:space="0" w:color="auto"/>
            <w:right w:val="none" w:sz="0" w:space="0" w:color="auto"/>
          </w:divBdr>
        </w:div>
        <w:div w:id="2056538420">
          <w:marLeft w:val="640"/>
          <w:marRight w:val="0"/>
          <w:marTop w:val="0"/>
          <w:marBottom w:val="0"/>
          <w:divBdr>
            <w:top w:val="none" w:sz="0" w:space="0" w:color="auto"/>
            <w:left w:val="none" w:sz="0" w:space="0" w:color="auto"/>
            <w:bottom w:val="none" w:sz="0" w:space="0" w:color="auto"/>
            <w:right w:val="none" w:sz="0" w:space="0" w:color="auto"/>
          </w:divBdr>
        </w:div>
        <w:div w:id="1850943778">
          <w:marLeft w:val="640"/>
          <w:marRight w:val="0"/>
          <w:marTop w:val="0"/>
          <w:marBottom w:val="0"/>
          <w:divBdr>
            <w:top w:val="none" w:sz="0" w:space="0" w:color="auto"/>
            <w:left w:val="none" w:sz="0" w:space="0" w:color="auto"/>
            <w:bottom w:val="none" w:sz="0" w:space="0" w:color="auto"/>
            <w:right w:val="none" w:sz="0" w:space="0" w:color="auto"/>
          </w:divBdr>
        </w:div>
        <w:div w:id="359555357">
          <w:marLeft w:val="640"/>
          <w:marRight w:val="0"/>
          <w:marTop w:val="0"/>
          <w:marBottom w:val="0"/>
          <w:divBdr>
            <w:top w:val="none" w:sz="0" w:space="0" w:color="auto"/>
            <w:left w:val="none" w:sz="0" w:space="0" w:color="auto"/>
            <w:bottom w:val="none" w:sz="0" w:space="0" w:color="auto"/>
            <w:right w:val="none" w:sz="0" w:space="0" w:color="auto"/>
          </w:divBdr>
        </w:div>
        <w:div w:id="1699818467">
          <w:marLeft w:val="640"/>
          <w:marRight w:val="0"/>
          <w:marTop w:val="0"/>
          <w:marBottom w:val="0"/>
          <w:divBdr>
            <w:top w:val="none" w:sz="0" w:space="0" w:color="auto"/>
            <w:left w:val="none" w:sz="0" w:space="0" w:color="auto"/>
            <w:bottom w:val="none" w:sz="0" w:space="0" w:color="auto"/>
            <w:right w:val="none" w:sz="0" w:space="0" w:color="auto"/>
          </w:divBdr>
        </w:div>
        <w:div w:id="1903637415">
          <w:marLeft w:val="640"/>
          <w:marRight w:val="0"/>
          <w:marTop w:val="0"/>
          <w:marBottom w:val="0"/>
          <w:divBdr>
            <w:top w:val="none" w:sz="0" w:space="0" w:color="auto"/>
            <w:left w:val="none" w:sz="0" w:space="0" w:color="auto"/>
            <w:bottom w:val="none" w:sz="0" w:space="0" w:color="auto"/>
            <w:right w:val="none" w:sz="0" w:space="0" w:color="auto"/>
          </w:divBdr>
        </w:div>
        <w:div w:id="1841509341">
          <w:marLeft w:val="640"/>
          <w:marRight w:val="0"/>
          <w:marTop w:val="0"/>
          <w:marBottom w:val="0"/>
          <w:divBdr>
            <w:top w:val="none" w:sz="0" w:space="0" w:color="auto"/>
            <w:left w:val="none" w:sz="0" w:space="0" w:color="auto"/>
            <w:bottom w:val="none" w:sz="0" w:space="0" w:color="auto"/>
            <w:right w:val="none" w:sz="0" w:space="0" w:color="auto"/>
          </w:divBdr>
        </w:div>
        <w:div w:id="948662423">
          <w:marLeft w:val="640"/>
          <w:marRight w:val="0"/>
          <w:marTop w:val="0"/>
          <w:marBottom w:val="0"/>
          <w:divBdr>
            <w:top w:val="none" w:sz="0" w:space="0" w:color="auto"/>
            <w:left w:val="none" w:sz="0" w:space="0" w:color="auto"/>
            <w:bottom w:val="none" w:sz="0" w:space="0" w:color="auto"/>
            <w:right w:val="none" w:sz="0" w:space="0" w:color="auto"/>
          </w:divBdr>
        </w:div>
        <w:div w:id="1087461886">
          <w:marLeft w:val="640"/>
          <w:marRight w:val="0"/>
          <w:marTop w:val="0"/>
          <w:marBottom w:val="0"/>
          <w:divBdr>
            <w:top w:val="none" w:sz="0" w:space="0" w:color="auto"/>
            <w:left w:val="none" w:sz="0" w:space="0" w:color="auto"/>
            <w:bottom w:val="none" w:sz="0" w:space="0" w:color="auto"/>
            <w:right w:val="none" w:sz="0" w:space="0" w:color="auto"/>
          </w:divBdr>
        </w:div>
        <w:div w:id="314073372">
          <w:marLeft w:val="640"/>
          <w:marRight w:val="0"/>
          <w:marTop w:val="0"/>
          <w:marBottom w:val="0"/>
          <w:divBdr>
            <w:top w:val="none" w:sz="0" w:space="0" w:color="auto"/>
            <w:left w:val="none" w:sz="0" w:space="0" w:color="auto"/>
            <w:bottom w:val="none" w:sz="0" w:space="0" w:color="auto"/>
            <w:right w:val="none" w:sz="0" w:space="0" w:color="auto"/>
          </w:divBdr>
        </w:div>
        <w:div w:id="1416781428">
          <w:marLeft w:val="640"/>
          <w:marRight w:val="0"/>
          <w:marTop w:val="0"/>
          <w:marBottom w:val="0"/>
          <w:divBdr>
            <w:top w:val="none" w:sz="0" w:space="0" w:color="auto"/>
            <w:left w:val="none" w:sz="0" w:space="0" w:color="auto"/>
            <w:bottom w:val="none" w:sz="0" w:space="0" w:color="auto"/>
            <w:right w:val="none" w:sz="0" w:space="0" w:color="auto"/>
          </w:divBdr>
        </w:div>
        <w:div w:id="1422337114">
          <w:marLeft w:val="640"/>
          <w:marRight w:val="0"/>
          <w:marTop w:val="0"/>
          <w:marBottom w:val="0"/>
          <w:divBdr>
            <w:top w:val="none" w:sz="0" w:space="0" w:color="auto"/>
            <w:left w:val="none" w:sz="0" w:space="0" w:color="auto"/>
            <w:bottom w:val="none" w:sz="0" w:space="0" w:color="auto"/>
            <w:right w:val="none" w:sz="0" w:space="0" w:color="auto"/>
          </w:divBdr>
        </w:div>
        <w:div w:id="467170255">
          <w:marLeft w:val="640"/>
          <w:marRight w:val="0"/>
          <w:marTop w:val="0"/>
          <w:marBottom w:val="0"/>
          <w:divBdr>
            <w:top w:val="none" w:sz="0" w:space="0" w:color="auto"/>
            <w:left w:val="none" w:sz="0" w:space="0" w:color="auto"/>
            <w:bottom w:val="none" w:sz="0" w:space="0" w:color="auto"/>
            <w:right w:val="none" w:sz="0" w:space="0" w:color="auto"/>
          </w:divBdr>
        </w:div>
        <w:div w:id="405306546">
          <w:marLeft w:val="640"/>
          <w:marRight w:val="0"/>
          <w:marTop w:val="0"/>
          <w:marBottom w:val="0"/>
          <w:divBdr>
            <w:top w:val="none" w:sz="0" w:space="0" w:color="auto"/>
            <w:left w:val="none" w:sz="0" w:space="0" w:color="auto"/>
            <w:bottom w:val="none" w:sz="0" w:space="0" w:color="auto"/>
            <w:right w:val="none" w:sz="0" w:space="0" w:color="auto"/>
          </w:divBdr>
        </w:div>
        <w:div w:id="673537708">
          <w:marLeft w:val="640"/>
          <w:marRight w:val="0"/>
          <w:marTop w:val="0"/>
          <w:marBottom w:val="0"/>
          <w:divBdr>
            <w:top w:val="none" w:sz="0" w:space="0" w:color="auto"/>
            <w:left w:val="none" w:sz="0" w:space="0" w:color="auto"/>
            <w:bottom w:val="none" w:sz="0" w:space="0" w:color="auto"/>
            <w:right w:val="none" w:sz="0" w:space="0" w:color="auto"/>
          </w:divBdr>
        </w:div>
        <w:div w:id="2035107030">
          <w:marLeft w:val="640"/>
          <w:marRight w:val="0"/>
          <w:marTop w:val="0"/>
          <w:marBottom w:val="0"/>
          <w:divBdr>
            <w:top w:val="none" w:sz="0" w:space="0" w:color="auto"/>
            <w:left w:val="none" w:sz="0" w:space="0" w:color="auto"/>
            <w:bottom w:val="none" w:sz="0" w:space="0" w:color="auto"/>
            <w:right w:val="none" w:sz="0" w:space="0" w:color="auto"/>
          </w:divBdr>
        </w:div>
        <w:div w:id="1471903148">
          <w:marLeft w:val="640"/>
          <w:marRight w:val="0"/>
          <w:marTop w:val="0"/>
          <w:marBottom w:val="0"/>
          <w:divBdr>
            <w:top w:val="none" w:sz="0" w:space="0" w:color="auto"/>
            <w:left w:val="none" w:sz="0" w:space="0" w:color="auto"/>
            <w:bottom w:val="none" w:sz="0" w:space="0" w:color="auto"/>
            <w:right w:val="none" w:sz="0" w:space="0" w:color="auto"/>
          </w:divBdr>
        </w:div>
        <w:div w:id="308483861">
          <w:marLeft w:val="640"/>
          <w:marRight w:val="0"/>
          <w:marTop w:val="0"/>
          <w:marBottom w:val="0"/>
          <w:divBdr>
            <w:top w:val="none" w:sz="0" w:space="0" w:color="auto"/>
            <w:left w:val="none" w:sz="0" w:space="0" w:color="auto"/>
            <w:bottom w:val="none" w:sz="0" w:space="0" w:color="auto"/>
            <w:right w:val="none" w:sz="0" w:space="0" w:color="auto"/>
          </w:divBdr>
        </w:div>
        <w:div w:id="441610226">
          <w:marLeft w:val="640"/>
          <w:marRight w:val="0"/>
          <w:marTop w:val="0"/>
          <w:marBottom w:val="0"/>
          <w:divBdr>
            <w:top w:val="none" w:sz="0" w:space="0" w:color="auto"/>
            <w:left w:val="none" w:sz="0" w:space="0" w:color="auto"/>
            <w:bottom w:val="none" w:sz="0" w:space="0" w:color="auto"/>
            <w:right w:val="none" w:sz="0" w:space="0" w:color="auto"/>
          </w:divBdr>
        </w:div>
        <w:div w:id="941840170">
          <w:marLeft w:val="640"/>
          <w:marRight w:val="0"/>
          <w:marTop w:val="0"/>
          <w:marBottom w:val="0"/>
          <w:divBdr>
            <w:top w:val="none" w:sz="0" w:space="0" w:color="auto"/>
            <w:left w:val="none" w:sz="0" w:space="0" w:color="auto"/>
            <w:bottom w:val="none" w:sz="0" w:space="0" w:color="auto"/>
            <w:right w:val="none" w:sz="0" w:space="0" w:color="auto"/>
          </w:divBdr>
        </w:div>
        <w:div w:id="442115452">
          <w:marLeft w:val="640"/>
          <w:marRight w:val="0"/>
          <w:marTop w:val="0"/>
          <w:marBottom w:val="0"/>
          <w:divBdr>
            <w:top w:val="none" w:sz="0" w:space="0" w:color="auto"/>
            <w:left w:val="none" w:sz="0" w:space="0" w:color="auto"/>
            <w:bottom w:val="none" w:sz="0" w:space="0" w:color="auto"/>
            <w:right w:val="none" w:sz="0" w:space="0" w:color="auto"/>
          </w:divBdr>
        </w:div>
        <w:div w:id="1215508478">
          <w:marLeft w:val="640"/>
          <w:marRight w:val="0"/>
          <w:marTop w:val="0"/>
          <w:marBottom w:val="0"/>
          <w:divBdr>
            <w:top w:val="none" w:sz="0" w:space="0" w:color="auto"/>
            <w:left w:val="none" w:sz="0" w:space="0" w:color="auto"/>
            <w:bottom w:val="none" w:sz="0" w:space="0" w:color="auto"/>
            <w:right w:val="none" w:sz="0" w:space="0" w:color="auto"/>
          </w:divBdr>
        </w:div>
        <w:div w:id="617226213">
          <w:marLeft w:val="640"/>
          <w:marRight w:val="0"/>
          <w:marTop w:val="0"/>
          <w:marBottom w:val="0"/>
          <w:divBdr>
            <w:top w:val="none" w:sz="0" w:space="0" w:color="auto"/>
            <w:left w:val="none" w:sz="0" w:space="0" w:color="auto"/>
            <w:bottom w:val="none" w:sz="0" w:space="0" w:color="auto"/>
            <w:right w:val="none" w:sz="0" w:space="0" w:color="auto"/>
          </w:divBdr>
        </w:div>
        <w:div w:id="895311350">
          <w:marLeft w:val="640"/>
          <w:marRight w:val="0"/>
          <w:marTop w:val="0"/>
          <w:marBottom w:val="0"/>
          <w:divBdr>
            <w:top w:val="none" w:sz="0" w:space="0" w:color="auto"/>
            <w:left w:val="none" w:sz="0" w:space="0" w:color="auto"/>
            <w:bottom w:val="none" w:sz="0" w:space="0" w:color="auto"/>
            <w:right w:val="none" w:sz="0" w:space="0" w:color="auto"/>
          </w:divBdr>
        </w:div>
        <w:div w:id="938873885">
          <w:marLeft w:val="640"/>
          <w:marRight w:val="0"/>
          <w:marTop w:val="0"/>
          <w:marBottom w:val="0"/>
          <w:divBdr>
            <w:top w:val="none" w:sz="0" w:space="0" w:color="auto"/>
            <w:left w:val="none" w:sz="0" w:space="0" w:color="auto"/>
            <w:bottom w:val="none" w:sz="0" w:space="0" w:color="auto"/>
            <w:right w:val="none" w:sz="0" w:space="0" w:color="auto"/>
          </w:divBdr>
        </w:div>
        <w:div w:id="926695948">
          <w:marLeft w:val="640"/>
          <w:marRight w:val="0"/>
          <w:marTop w:val="0"/>
          <w:marBottom w:val="0"/>
          <w:divBdr>
            <w:top w:val="none" w:sz="0" w:space="0" w:color="auto"/>
            <w:left w:val="none" w:sz="0" w:space="0" w:color="auto"/>
            <w:bottom w:val="none" w:sz="0" w:space="0" w:color="auto"/>
            <w:right w:val="none" w:sz="0" w:space="0" w:color="auto"/>
          </w:divBdr>
        </w:div>
        <w:div w:id="568344574">
          <w:marLeft w:val="640"/>
          <w:marRight w:val="0"/>
          <w:marTop w:val="0"/>
          <w:marBottom w:val="0"/>
          <w:divBdr>
            <w:top w:val="none" w:sz="0" w:space="0" w:color="auto"/>
            <w:left w:val="none" w:sz="0" w:space="0" w:color="auto"/>
            <w:bottom w:val="none" w:sz="0" w:space="0" w:color="auto"/>
            <w:right w:val="none" w:sz="0" w:space="0" w:color="auto"/>
          </w:divBdr>
        </w:div>
        <w:div w:id="793600916">
          <w:marLeft w:val="640"/>
          <w:marRight w:val="0"/>
          <w:marTop w:val="0"/>
          <w:marBottom w:val="0"/>
          <w:divBdr>
            <w:top w:val="none" w:sz="0" w:space="0" w:color="auto"/>
            <w:left w:val="none" w:sz="0" w:space="0" w:color="auto"/>
            <w:bottom w:val="none" w:sz="0" w:space="0" w:color="auto"/>
            <w:right w:val="none" w:sz="0" w:space="0" w:color="auto"/>
          </w:divBdr>
        </w:div>
        <w:div w:id="994185076">
          <w:marLeft w:val="640"/>
          <w:marRight w:val="0"/>
          <w:marTop w:val="0"/>
          <w:marBottom w:val="0"/>
          <w:divBdr>
            <w:top w:val="none" w:sz="0" w:space="0" w:color="auto"/>
            <w:left w:val="none" w:sz="0" w:space="0" w:color="auto"/>
            <w:bottom w:val="none" w:sz="0" w:space="0" w:color="auto"/>
            <w:right w:val="none" w:sz="0" w:space="0" w:color="auto"/>
          </w:divBdr>
        </w:div>
        <w:div w:id="1467236190">
          <w:marLeft w:val="640"/>
          <w:marRight w:val="0"/>
          <w:marTop w:val="0"/>
          <w:marBottom w:val="0"/>
          <w:divBdr>
            <w:top w:val="none" w:sz="0" w:space="0" w:color="auto"/>
            <w:left w:val="none" w:sz="0" w:space="0" w:color="auto"/>
            <w:bottom w:val="none" w:sz="0" w:space="0" w:color="auto"/>
            <w:right w:val="none" w:sz="0" w:space="0" w:color="auto"/>
          </w:divBdr>
        </w:div>
        <w:div w:id="809906022">
          <w:marLeft w:val="640"/>
          <w:marRight w:val="0"/>
          <w:marTop w:val="0"/>
          <w:marBottom w:val="0"/>
          <w:divBdr>
            <w:top w:val="none" w:sz="0" w:space="0" w:color="auto"/>
            <w:left w:val="none" w:sz="0" w:space="0" w:color="auto"/>
            <w:bottom w:val="none" w:sz="0" w:space="0" w:color="auto"/>
            <w:right w:val="none" w:sz="0" w:space="0" w:color="auto"/>
          </w:divBdr>
        </w:div>
      </w:divsChild>
    </w:div>
    <w:div w:id="226184021">
      <w:bodyDiv w:val="1"/>
      <w:marLeft w:val="0"/>
      <w:marRight w:val="0"/>
      <w:marTop w:val="0"/>
      <w:marBottom w:val="0"/>
      <w:divBdr>
        <w:top w:val="none" w:sz="0" w:space="0" w:color="auto"/>
        <w:left w:val="none" w:sz="0" w:space="0" w:color="auto"/>
        <w:bottom w:val="none" w:sz="0" w:space="0" w:color="auto"/>
        <w:right w:val="none" w:sz="0" w:space="0" w:color="auto"/>
      </w:divBdr>
      <w:divsChild>
        <w:div w:id="1771126893">
          <w:marLeft w:val="640"/>
          <w:marRight w:val="0"/>
          <w:marTop w:val="0"/>
          <w:marBottom w:val="0"/>
          <w:divBdr>
            <w:top w:val="none" w:sz="0" w:space="0" w:color="auto"/>
            <w:left w:val="none" w:sz="0" w:space="0" w:color="auto"/>
            <w:bottom w:val="none" w:sz="0" w:space="0" w:color="auto"/>
            <w:right w:val="none" w:sz="0" w:space="0" w:color="auto"/>
          </w:divBdr>
        </w:div>
        <w:div w:id="1933515485">
          <w:marLeft w:val="640"/>
          <w:marRight w:val="0"/>
          <w:marTop w:val="0"/>
          <w:marBottom w:val="0"/>
          <w:divBdr>
            <w:top w:val="none" w:sz="0" w:space="0" w:color="auto"/>
            <w:left w:val="none" w:sz="0" w:space="0" w:color="auto"/>
            <w:bottom w:val="none" w:sz="0" w:space="0" w:color="auto"/>
            <w:right w:val="none" w:sz="0" w:space="0" w:color="auto"/>
          </w:divBdr>
        </w:div>
        <w:div w:id="1326124783">
          <w:marLeft w:val="640"/>
          <w:marRight w:val="0"/>
          <w:marTop w:val="0"/>
          <w:marBottom w:val="0"/>
          <w:divBdr>
            <w:top w:val="none" w:sz="0" w:space="0" w:color="auto"/>
            <w:left w:val="none" w:sz="0" w:space="0" w:color="auto"/>
            <w:bottom w:val="none" w:sz="0" w:space="0" w:color="auto"/>
            <w:right w:val="none" w:sz="0" w:space="0" w:color="auto"/>
          </w:divBdr>
        </w:div>
        <w:div w:id="1766997631">
          <w:marLeft w:val="640"/>
          <w:marRight w:val="0"/>
          <w:marTop w:val="0"/>
          <w:marBottom w:val="0"/>
          <w:divBdr>
            <w:top w:val="none" w:sz="0" w:space="0" w:color="auto"/>
            <w:left w:val="none" w:sz="0" w:space="0" w:color="auto"/>
            <w:bottom w:val="none" w:sz="0" w:space="0" w:color="auto"/>
            <w:right w:val="none" w:sz="0" w:space="0" w:color="auto"/>
          </w:divBdr>
        </w:div>
        <w:div w:id="578713341">
          <w:marLeft w:val="640"/>
          <w:marRight w:val="0"/>
          <w:marTop w:val="0"/>
          <w:marBottom w:val="0"/>
          <w:divBdr>
            <w:top w:val="none" w:sz="0" w:space="0" w:color="auto"/>
            <w:left w:val="none" w:sz="0" w:space="0" w:color="auto"/>
            <w:bottom w:val="none" w:sz="0" w:space="0" w:color="auto"/>
            <w:right w:val="none" w:sz="0" w:space="0" w:color="auto"/>
          </w:divBdr>
        </w:div>
        <w:div w:id="875392824">
          <w:marLeft w:val="640"/>
          <w:marRight w:val="0"/>
          <w:marTop w:val="0"/>
          <w:marBottom w:val="0"/>
          <w:divBdr>
            <w:top w:val="none" w:sz="0" w:space="0" w:color="auto"/>
            <w:left w:val="none" w:sz="0" w:space="0" w:color="auto"/>
            <w:bottom w:val="none" w:sz="0" w:space="0" w:color="auto"/>
            <w:right w:val="none" w:sz="0" w:space="0" w:color="auto"/>
          </w:divBdr>
        </w:div>
        <w:div w:id="221719550">
          <w:marLeft w:val="640"/>
          <w:marRight w:val="0"/>
          <w:marTop w:val="0"/>
          <w:marBottom w:val="0"/>
          <w:divBdr>
            <w:top w:val="none" w:sz="0" w:space="0" w:color="auto"/>
            <w:left w:val="none" w:sz="0" w:space="0" w:color="auto"/>
            <w:bottom w:val="none" w:sz="0" w:space="0" w:color="auto"/>
            <w:right w:val="none" w:sz="0" w:space="0" w:color="auto"/>
          </w:divBdr>
        </w:div>
        <w:div w:id="1596129909">
          <w:marLeft w:val="640"/>
          <w:marRight w:val="0"/>
          <w:marTop w:val="0"/>
          <w:marBottom w:val="0"/>
          <w:divBdr>
            <w:top w:val="none" w:sz="0" w:space="0" w:color="auto"/>
            <w:left w:val="none" w:sz="0" w:space="0" w:color="auto"/>
            <w:bottom w:val="none" w:sz="0" w:space="0" w:color="auto"/>
            <w:right w:val="none" w:sz="0" w:space="0" w:color="auto"/>
          </w:divBdr>
        </w:div>
        <w:div w:id="909921693">
          <w:marLeft w:val="640"/>
          <w:marRight w:val="0"/>
          <w:marTop w:val="0"/>
          <w:marBottom w:val="0"/>
          <w:divBdr>
            <w:top w:val="none" w:sz="0" w:space="0" w:color="auto"/>
            <w:left w:val="none" w:sz="0" w:space="0" w:color="auto"/>
            <w:bottom w:val="none" w:sz="0" w:space="0" w:color="auto"/>
            <w:right w:val="none" w:sz="0" w:space="0" w:color="auto"/>
          </w:divBdr>
        </w:div>
        <w:div w:id="195971783">
          <w:marLeft w:val="640"/>
          <w:marRight w:val="0"/>
          <w:marTop w:val="0"/>
          <w:marBottom w:val="0"/>
          <w:divBdr>
            <w:top w:val="none" w:sz="0" w:space="0" w:color="auto"/>
            <w:left w:val="none" w:sz="0" w:space="0" w:color="auto"/>
            <w:bottom w:val="none" w:sz="0" w:space="0" w:color="auto"/>
            <w:right w:val="none" w:sz="0" w:space="0" w:color="auto"/>
          </w:divBdr>
        </w:div>
        <w:div w:id="2058702267">
          <w:marLeft w:val="640"/>
          <w:marRight w:val="0"/>
          <w:marTop w:val="0"/>
          <w:marBottom w:val="0"/>
          <w:divBdr>
            <w:top w:val="none" w:sz="0" w:space="0" w:color="auto"/>
            <w:left w:val="none" w:sz="0" w:space="0" w:color="auto"/>
            <w:bottom w:val="none" w:sz="0" w:space="0" w:color="auto"/>
            <w:right w:val="none" w:sz="0" w:space="0" w:color="auto"/>
          </w:divBdr>
        </w:div>
        <w:div w:id="727731110">
          <w:marLeft w:val="640"/>
          <w:marRight w:val="0"/>
          <w:marTop w:val="0"/>
          <w:marBottom w:val="0"/>
          <w:divBdr>
            <w:top w:val="none" w:sz="0" w:space="0" w:color="auto"/>
            <w:left w:val="none" w:sz="0" w:space="0" w:color="auto"/>
            <w:bottom w:val="none" w:sz="0" w:space="0" w:color="auto"/>
            <w:right w:val="none" w:sz="0" w:space="0" w:color="auto"/>
          </w:divBdr>
        </w:div>
        <w:div w:id="901403668">
          <w:marLeft w:val="640"/>
          <w:marRight w:val="0"/>
          <w:marTop w:val="0"/>
          <w:marBottom w:val="0"/>
          <w:divBdr>
            <w:top w:val="none" w:sz="0" w:space="0" w:color="auto"/>
            <w:left w:val="none" w:sz="0" w:space="0" w:color="auto"/>
            <w:bottom w:val="none" w:sz="0" w:space="0" w:color="auto"/>
            <w:right w:val="none" w:sz="0" w:space="0" w:color="auto"/>
          </w:divBdr>
        </w:div>
        <w:div w:id="829832651">
          <w:marLeft w:val="640"/>
          <w:marRight w:val="0"/>
          <w:marTop w:val="0"/>
          <w:marBottom w:val="0"/>
          <w:divBdr>
            <w:top w:val="none" w:sz="0" w:space="0" w:color="auto"/>
            <w:left w:val="none" w:sz="0" w:space="0" w:color="auto"/>
            <w:bottom w:val="none" w:sz="0" w:space="0" w:color="auto"/>
            <w:right w:val="none" w:sz="0" w:space="0" w:color="auto"/>
          </w:divBdr>
        </w:div>
        <w:div w:id="8876416">
          <w:marLeft w:val="640"/>
          <w:marRight w:val="0"/>
          <w:marTop w:val="0"/>
          <w:marBottom w:val="0"/>
          <w:divBdr>
            <w:top w:val="none" w:sz="0" w:space="0" w:color="auto"/>
            <w:left w:val="none" w:sz="0" w:space="0" w:color="auto"/>
            <w:bottom w:val="none" w:sz="0" w:space="0" w:color="auto"/>
            <w:right w:val="none" w:sz="0" w:space="0" w:color="auto"/>
          </w:divBdr>
        </w:div>
        <w:div w:id="8532721">
          <w:marLeft w:val="640"/>
          <w:marRight w:val="0"/>
          <w:marTop w:val="0"/>
          <w:marBottom w:val="0"/>
          <w:divBdr>
            <w:top w:val="none" w:sz="0" w:space="0" w:color="auto"/>
            <w:left w:val="none" w:sz="0" w:space="0" w:color="auto"/>
            <w:bottom w:val="none" w:sz="0" w:space="0" w:color="auto"/>
            <w:right w:val="none" w:sz="0" w:space="0" w:color="auto"/>
          </w:divBdr>
        </w:div>
        <w:div w:id="1345546871">
          <w:marLeft w:val="640"/>
          <w:marRight w:val="0"/>
          <w:marTop w:val="0"/>
          <w:marBottom w:val="0"/>
          <w:divBdr>
            <w:top w:val="none" w:sz="0" w:space="0" w:color="auto"/>
            <w:left w:val="none" w:sz="0" w:space="0" w:color="auto"/>
            <w:bottom w:val="none" w:sz="0" w:space="0" w:color="auto"/>
            <w:right w:val="none" w:sz="0" w:space="0" w:color="auto"/>
          </w:divBdr>
        </w:div>
        <w:div w:id="387149714">
          <w:marLeft w:val="640"/>
          <w:marRight w:val="0"/>
          <w:marTop w:val="0"/>
          <w:marBottom w:val="0"/>
          <w:divBdr>
            <w:top w:val="none" w:sz="0" w:space="0" w:color="auto"/>
            <w:left w:val="none" w:sz="0" w:space="0" w:color="auto"/>
            <w:bottom w:val="none" w:sz="0" w:space="0" w:color="auto"/>
            <w:right w:val="none" w:sz="0" w:space="0" w:color="auto"/>
          </w:divBdr>
        </w:div>
        <w:div w:id="1871993979">
          <w:marLeft w:val="640"/>
          <w:marRight w:val="0"/>
          <w:marTop w:val="0"/>
          <w:marBottom w:val="0"/>
          <w:divBdr>
            <w:top w:val="none" w:sz="0" w:space="0" w:color="auto"/>
            <w:left w:val="none" w:sz="0" w:space="0" w:color="auto"/>
            <w:bottom w:val="none" w:sz="0" w:space="0" w:color="auto"/>
            <w:right w:val="none" w:sz="0" w:space="0" w:color="auto"/>
          </w:divBdr>
        </w:div>
        <w:div w:id="1308361861">
          <w:marLeft w:val="640"/>
          <w:marRight w:val="0"/>
          <w:marTop w:val="0"/>
          <w:marBottom w:val="0"/>
          <w:divBdr>
            <w:top w:val="none" w:sz="0" w:space="0" w:color="auto"/>
            <w:left w:val="none" w:sz="0" w:space="0" w:color="auto"/>
            <w:bottom w:val="none" w:sz="0" w:space="0" w:color="auto"/>
            <w:right w:val="none" w:sz="0" w:space="0" w:color="auto"/>
          </w:divBdr>
        </w:div>
        <w:div w:id="1986543414">
          <w:marLeft w:val="640"/>
          <w:marRight w:val="0"/>
          <w:marTop w:val="0"/>
          <w:marBottom w:val="0"/>
          <w:divBdr>
            <w:top w:val="none" w:sz="0" w:space="0" w:color="auto"/>
            <w:left w:val="none" w:sz="0" w:space="0" w:color="auto"/>
            <w:bottom w:val="none" w:sz="0" w:space="0" w:color="auto"/>
            <w:right w:val="none" w:sz="0" w:space="0" w:color="auto"/>
          </w:divBdr>
        </w:div>
        <w:div w:id="465046068">
          <w:marLeft w:val="640"/>
          <w:marRight w:val="0"/>
          <w:marTop w:val="0"/>
          <w:marBottom w:val="0"/>
          <w:divBdr>
            <w:top w:val="none" w:sz="0" w:space="0" w:color="auto"/>
            <w:left w:val="none" w:sz="0" w:space="0" w:color="auto"/>
            <w:bottom w:val="none" w:sz="0" w:space="0" w:color="auto"/>
            <w:right w:val="none" w:sz="0" w:space="0" w:color="auto"/>
          </w:divBdr>
        </w:div>
        <w:div w:id="329599223">
          <w:marLeft w:val="640"/>
          <w:marRight w:val="0"/>
          <w:marTop w:val="0"/>
          <w:marBottom w:val="0"/>
          <w:divBdr>
            <w:top w:val="none" w:sz="0" w:space="0" w:color="auto"/>
            <w:left w:val="none" w:sz="0" w:space="0" w:color="auto"/>
            <w:bottom w:val="none" w:sz="0" w:space="0" w:color="auto"/>
            <w:right w:val="none" w:sz="0" w:space="0" w:color="auto"/>
          </w:divBdr>
        </w:div>
        <w:div w:id="304749228">
          <w:marLeft w:val="640"/>
          <w:marRight w:val="0"/>
          <w:marTop w:val="0"/>
          <w:marBottom w:val="0"/>
          <w:divBdr>
            <w:top w:val="none" w:sz="0" w:space="0" w:color="auto"/>
            <w:left w:val="none" w:sz="0" w:space="0" w:color="auto"/>
            <w:bottom w:val="none" w:sz="0" w:space="0" w:color="auto"/>
            <w:right w:val="none" w:sz="0" w:space="0" w:color="auto"/>
          </w:divBdr>
        </w:div>
        <w:div w:id="1562792088">
          <w:marLeft w:val="640"/>
          <w:marRight w:val="0"/>
          <w:marTop w:val="0"/>
          <w:marBottom w:val="0"/>
          <w:divBdr>
            <w:top w:val="none" w:sz="0" w:space="0" w:color="auto"/>
            <w:left w:val="none" w:sz="0" w:space="0" w:color="auto"/>
            <w:bottom w:val="none" w:sz="0" w:space="0" w:color="auto"/>
            <w:right w:val="none" w:sz="0" w:space="0" w:color="auto"/>
          </w:divBdr>
        </w:div>
        <w:div w:id="2075394088">
          <w:marLeft w:val="640"/>
          <w:marRight w:val="0"/>
          <w:marTop w:val="0"/>
          <w:marBottom w:val="0"/>
          <w:divBdr>
            <w:top w:val="none" w:sz="0" w:space="0" w:color="auto"/>
            <w:left w:val="none" w:sz="0" w:space="0" w:color="auto"/>
            <w:bottom w:val="none" w:sz="0" w:space="0" w:color="auto"/>
            <w:right w:val="none" w:sz="0" w:space="0" w:color="auto"/>
          </w:divBdr>
        </w:div>
        <w:div w:id="27075955">
          <w:marLeft w:val="640"/>
          <w:marRight w:val="0"/>
          <w:marTop w:val="0"/>
          <w:marBottom w:val="0"/>
          <w:divBdr>
            <w:top w:val="none" w:sz="0" w:space="0" w:color="auto"/>
            <w:left w:val="none" w:sz="0" w:space="0" w:color="auto"/>
            <w:bottom w:val="none" w:sz="0" w:space="0" w:color="auto"/>
            <w:right w:val="none" w:sz="0" w:space="0" w:color="auto"/>
          </w:divBdr>
        </w:div>
        <w:div w:id="1011222285">
          <w:marLeft w:val="640"/>
          <w:marRight w:val="0"/>
          <w:marTop w:val="0"/>
          <w:marBottom w:val="0"/>
          <w:divBdr>
            <w:top w:val="none" w:sz="0" w:space="0" w:color="auto"/>
            <w:left w:val="none" w:sz="0" w:space="0" w:color="auto"/>
            <w:bottom w:val="none" w:sz="0" w:space="0" w:color="auto"/>
            <w:right w:val="none" w:sz="0" w:space="0" w:color="auto"/>
          </w:divBdr>
        </w:div>
        <w:div w:id="724984368">
          <w:marLeft w:val="640"/>
          <w:marRight w:val="0"/>
          <w:marTop w:val="0"/>
          <w:marBottom w:val="0"/>
          <w:divBdr>
            <w:top w:val="none" w:sz="0" w:space="0" w:color="auto"/>
            <w:left w:val="none" w:sz="0" w:space="0" w:color="auto"/>
            <w:bottom w:val="none" w:sz="0" w:space="0" w:color="auto"/>
            <w:right w:val="none" w:sz="0" w:space="0" w:color="auto"/>
          </w:divBdr>
        </w:div>
        <w:div w:id="16974515">
          <w:marLeft w:val="640"/>
          <w:marRight w:val="0"/>
          <w:marTop w:val="0"/>
          <w:marBottom w:val="0"/>
          <w:divBdr>
            <w:top w:val="none" w:sz="0" w:space="0" w:color="auto"/>
            <w:left w:val="none" w:sz="0" w:space="0" w:color="auto"/>
            <w:bottom w:val="none" w:sz="0" w:space="0" w:color="auto"/>
            <w:right w:val="none" w:sz="0" w:space="0" w:color="auto"/>
          </w:divBdr>
        </w:div>
        <w:div w:id="1549298246">
          <w:marLeft w:val="640"/>
          <w:marRight w:val="0"/>
          <w:marTop w:val="0"/>
          <w:marBottom w:val="0"/>
          <w:divBdr>
            <w:top w:val="none" w:sz="0" w:space="0" w:color="auto"/>
            <w:left w:val="none" w:sz="0" w:space="0" w:color="auto"/>
            <w:bottom w:val="none" w:sz="0" w:space="0" w:color="auto"/>
            <w:right w:val="none" w:sz="0" w:space="0" w:color="auto"/>
          </w:divBdr>
        </w:div>
        <w:div w:id="805321257">
          <w:marLeft w:val="640"/>
          <w:marRight w:val="0"/>
          <w:marTop w:val="0"/>
          <w:marBottom w:val="0"/>
          <w:divBdr>
            <w:top w:val="none" w:sz="0" w:space="0" w:color="auto"/>
            <w:left w:val="none" w:sz="0" w:space="0" w:color="auto"/>
            <w:bottom w:val="none" w:sz="0" w:space="0" w:color="auto"/>
            <w:right w:val="none" w:sz="0" w:space="0" w:color="auto"/>
          </w:divBdr>
        </w:div>
        <w:div w:id="317853386">
          <w:marLeft w:val="640"/>
          <w:marRight w:val="0"/>
          <w:marTop w:val="0"/>
          <w:marBottom w:val="0"/>
          <w:divBdr>
            <w:top w:val="none" w:sz="0" w:space="0" w:color="auto"/>
            <w:left w:val="none" w:sz="0" w:space="0" w:color="auto"/>
            <w:bottom w:val="none" w:sz="0" w:space="0" w:color="auto"/>
            <w:right w:val="none" w:sz="0" w:space="0" w:color="auto"/>
          </w:divBdr>
        </w:div>
        <w:div w:id="2065521149">
          <w:marLeft w:val="640"/>
          <w:marRight w:val="0"/>
          <w:marTop w:val="0"/>
          <w:marBottom w:val="0"/>
          <w:divBdr>
            <w:top w:val="none" w:sz="0" w:space="0" w:color="auto"/>
            <w:left w:val="none" w:sz="0" w:space="0" w:color="auto"/>
            <w:bottom w:val="none" w:sz="0" w:space="0" w:color="auto"/>
            <w:right w:val="none" w:sz="0" w:space="0" w:color="auto"/>
          </w:divBdr>
        </w:div>
        <w:div w:id="2146312443">
          <w:marLeft w:val="640"/>
          <w:marRight w:val="0"/>
          <w:marTop w:val="0"/>
          <w:marBottom w:val="0"/>
          <w:divBdr>
            <w:top w:val="none" w:sz="0" w:space="0" w:color="auto"/>
            <w:left w:val="none" w:sz="0" w:space="0" w:color="auto"/>
            <w:bottom w:val="none" w:sz="0" w:space="0" w:color="auto"/>
            <w:right w:val="none" w:sz="0" w:space="0" w:color="auto"/>
          </w:divBdr>
        </w:div>
        <w:div w:id="527334700">
          <w:marLeft w:val="640"/>
          <w:marRight w:val="0"/>
          <w:marTop w:val="0"/>
          <w:marBottom w:val="0"/>
          <w:divBdr>
            <w:top w:val="none" w:sz="0" w:space="0" w:color="auto"/>
            <w:left w:val="none" w:sz="0" w:space="0" w:color="auto"/>
            <w:bottom w:val="none" w:sz="0" w:space="0" w:color="auto"/>
            <w:right w:val="none" w:sz="0" w:space="0" w:color="auto"/>
          </w:divBdr>
        </w:div>
        <w:div w:id="1448308203">
          <w:marLeft w:val="640"/>
          <w:marRight w:val="0"/>
          <w:marTop w:val="0"/>
          <w:marBottom w:val="0"/>
          <w:divBdr>
            <w:top w:val="none" w:sz="0" w:space="0" w:color="auto"/>
            <w:left w:val="none" w:sz="0" w:space="0" w:color="auto"/>
            <w:bottom w:val="none" w:sz="0" w:space="0" w:color="auto"/>
            <w:right w:val="none" w:sz="0" w:space="0" w:color="auto"/>
          </w:divBdr>
        </w:div>
        <w:div w:id="1612513556">
          <w:marLeft w:val="640"/>
          <w:marRight w:val="0"/>
          <w:marTop w:val="0"/>
          <w:marBottom w:val="0"/>
          <w:divBdr>
            <w:top w:val="none" w:sz="0" w:space="0" w:color="auto"/>
            <w:left w:val="none" w:sz="0" w:space="0" w:color="auto"/>
            <w:bottom w:val="none" w:sz="0" w:space="0" w:color="auto"/>
            <w:right w:val="none" w:sz="0" w:space="0" w:color="auto"/>
          </w:divBdr>
        </w:div>
        <w:div w:id="2109933400">
          <w:marLeft w:val="640"/>
          <w:marRight w:val="0"/>
          <w:marTop w:val="0"/>
          <w:marBottom w:val="0"/>
          <w:divBdr>
            <w:top w:val="none" w:sz="0" w:space="0" w:color="auto"/>
            <w:left w:val="none" w:sz="0" w:space="0" w:color="auto"/>
            <w:bottom w:val="none" w:sz="0" w:space="0" w:color="auto"/>
            <w:right w:val="none" w:sz="0" w:space="0" w:color="auto"/>
          </w:divBdr>
        </w:div>
        <w:div w:id="54283878">
          <w:marLeft w:val="640"/>
          <w:marRight w:val="0"/>
          <w:marTop w:val="0"/>
          <w:marBottom w:val="0"/>
          <w:divBdr>
            <w:top w:val="none" w:sz="0" w:space="0" w:color="auto"/>
            <w:left w:val="none" w:sz="0" w:space="0" w:color="auto"/>
            <w:bottom w:val="none" w:sz="0" w:space="0" w:color="auto"/>
            <w:right w:val="none" w:sz="0" w:space="0" w:color="auto"/>
          </w:divBdr>
        </w:div>
        <w:div w:id="723329629">
          <w:marLeft w:val="640"/>
          <w:marRight w:val="0"/>
          <w:marTop w:val="0"/>
          <w:marBottom w:val="0"/>
          <w:divBdr>
            <w:top w:val="none" w:sz="0" w:space="0" w:color="auto"/>
            <w:left w:val="none" w:sz="0" w:space="0" w:color="auto"/>
            <w:bottom w:val="none" w:sz="0" w:space="0" w:color="auto"/>
            <w:right w:val="none" w:sz="0" w:space="0" w:color="auto"/>
          </w:divBdr>
        </w:div>
        <w:div w:id="1594166499">
          <w:marLeft w:val="640"/>
          <w:marRight w:val="0"/>
          <w:marTop w:val="0"/>
          <w:marBottom w:val="0"/>
          <w:divBdr>
            <w:top w:val="none" w:sz="0" w:space="0" w:color="auto"/>
            <w:left w:val="none" w:sz="0" w:space="0" w:color="auto"/>
            <w:bottom w:val="none" w:sz="0" w:space="0" w:color="auto"/>
            <w:right w:val="none" w:sz="0" w:space="0" w:color="auto"/>
          </w:divBdr>
        </w:div>
        <w:div w:id="817571705">
          <w:marLeft w:val="640"/>
          <w:marRight w:val="0"/>
          <w:marTop w:val="0"/>
          <w:marBottom w:val="0"/>
          <w:divBdr>
            <w:top w:val="none" w:sz="0" w:space="0" w:color="auto"/>
            <w:left w:val="none" w:sz="0" w:space="0" w:color="auto"/>
            <w:bottom w:val="none" w:sz="0" w:space="0" w:color="auto"/>
            <w:right w:val="none" w:sz="0" w:space="0" w:color="auto"/>
          </w:divBdr>
        </w:div>
      </w:divsChild>
    </w:div>
    <w:div w:id="228617056">
      <w:bodyDiv w:val="1"/>
      <w:marLeft w:val="0"/>
      <w:marRight w:val="0"/>
      <w:marTop w:val="0"/>
      <w:marBottom w:val="0"/>
      <w:divBdr>
        <w:top w:val="none" w:sz="0" w:space="0" w:color="auto"/>
        <w:left w:val="none" w:sz="0" w:space="0" w:color="auto"/>
        <w:bottom w:val="none" w:sz="0" w:space="0" w:color="auto"/>
        <w:right w:val="none" w:sz="0" w:space="0" w:color="auto"/>
      </w:divBdr>
    </w:div>
    <w:div w:id="228929130">
      <w:bodyDiv w:val="1"/>
      <w:marLeft w:val="0"/>
      <w:marRight w:val="0"/>
      <w:marTop w:val="0"/>
      <w:marBottom w:val="0"/>
      <w:divBdr>
        <w:top w:val="none" w:sz="0" w:space="0" w:color="auto"/>
        <w:left w:val="none" w:sz="0" w:space="0" w:color="auto"/>
        <w:bottom w:val="none" w:sz="0" w:space="0" w:color="auto"/>
        <w:right w:val="none" w:sz="0" w:space="0" w:color="auto"/>
      </w:divBdr>
      <w:divsChild>
        <w:div w:id="528643365">
          <w:marLeft w:val="640"/>
          <w:marRight w:val="0"/>
          <w:marTop w:val="0"/>
          <w:marBottom w:val="0"/>
          <w:divBdr>
            <w:top w:val="none" w:sz="0" w:space="0" w:color="auto"/>
            <w:left w:val="none" w:sz="0" w:space="0" w:color="auto"/>
            <w:bottom w:val="none" w:sz="0" w:space="0" w:color="auto"/>
            <w:right w:val="none" w:sz="0" w:space="0" w:color="auto"/>
          </w:divBdr>
        </w:div>
        <w:div w:id="1617329581">
          <w:marLeft w:val="640"/>
          <w:marRight w:val="0"/>
          <w:marTop w:val="0"/>
          <w:marBottom w:val="0"/>
          <w:divBdr>
            <w:top w:val="none" w:sz="0" w:space="0" w:color="auto"/>
            <w:left w:val="none" w:sz="0" w:space="0" w:color="auto"/>
            <w:bottom w:val="none" w:sz="0" w:space="0" w:color="auto"/>
            <w:right w:val="none" w:sz="0" w:space="0" w:color="auto"/>
          </w:divBdr>
        </w:div>
        <w:div w:id="1995179035">
          <w:marLeft w:val="640"/>
          <w:marRight w:val="0"/>
          <w:marTop w:val="0"/>
          <w:marBottom w:val="0"/>
          <w:divBdr>
            <w:top w:val="none" w:sz="0" w:space="0" w:color="auto"/>
            <w:left w:val="none" w:sz="0" w:space="0" w:color="auto"/>
            <w:bottom w:val="none" w:sz="0" w:space="0" w:color="auto"/>
            <w:right w:val="none" w:sz="0" w:space="0" w:color="auto"/>
          </w:divBdr>
        </w:div>
        <w:div w:id="254092612">
          <w:marLeft w:val="640"/>
          <w:marRight w:val="0"/>
          <w:marTop w:val="0"/>
          <w:marBottom w:val="0"/>
          <w:divBdr>
            <w:top w:val="none" w:sz="0" w:space="0" w:color="auto"/>
            <w:left w:val="none" w:sz="0" w:space="0" w:color="auto"/>
            <w:bottom w:val="none" w:sz="0" w:space="0" w:color="auto"/>
            <w:right w:val="none" w:sz="0" w:space="0" w:color="auto"/>
          </w:divBdr>
        </w:div>
        <w:div w:id="1730880983">
          <w:marLeft w:val="640"/>
          <w:marRight w:val="0"/>
          <w:marTop w:val="0"/>
          <w:marBottom w:val="0"/>
          <w:divBdr>
            <w:top w:val="none" w:sz="0" w:space="0" w:color="auto"/>
            <w:left w:val="none" w:sz="0" w:space="0" w:color="auto"/>
            <w:bottom w:val="none" w:sz="0" w:space="0" w:color="auto"/>
            <w:right w:val="none" w:sz="0" w:space="0" w:color="auto"/>
          </w:divBdr>
        </w:div>
        <w:div w:id="1689137631">
          <w:marLeft w:val="640"/>
          <w:marRight w:val="0"/>
          <w:marTop w:val="0"/>
          <w:marBottom w:val="0"/>
          <w:divBdr>
            <w:top w:val="none" w:sz="0" w:space="0" w:color="auto"/>
            <w:left w:val="none" w:sz="0" w:space="0" w:color="auto"/>
            <w:bottom w:val="none" w:sz="0" w:space="0" w:color="auto"/>
            <w:right w:val="none" w:sz="0" w:space="0" w:color="auto"/>
          </w:divBdr>
        </w:div>
        <w:div w:id="1597715758">
          <w:marLeft w:val="640"/>
          <w:marRight w:val="0"/>
          <w:marTop w:val="0"/>
          <w:marBottom w:val="0"/>
          <w:divBdr>
            <w:top w:val="none" w:sz="0" w:space="0" w:color="auto"/>
            <w:left w:val="none" w:sz="0" w:space="0" w:color="auto"/>
            <w:bottom w:val="none" w:sz="0" w:space="0" w:color="auto"/>
            <w:right w:val="none" w:sz="0" w:space="0" w:color="auto"/>
          </w:divBdr>
        </w:div>
        <w:div w:id="1007488271">
          <w:marLeft w:val="640"/>
          <w:marRight w:val="0"/>
          <w:marTop w:val="0"/>
          <w:marBottom w:val="0"/>
          <w:divBdr>
            <w:top w:val="none" w:sz="0" w:space="0" w:color="auto"/>
            <w:left w:val="none" w:sz="0" w:space="0" w:color="auto"/>
            <w:bottom w:val="none" w:sz="0" w:space="0" w:color="auto"/>
            <w:right w:val="none" w:sz="0" w:space="0" w:color="auto"/>
          </w:divBdr>
        </w:div>
        <w:div w:id="1294024453">
          <w:marLeft w:val="640"/>
          <w:marRight w:val="0"/>
          <w:marTop w:val="0"/>
          <w:marBottom w:val="0"/>
          <w:divBdr>
            <w:top w:val="none" w:sz="0" w:space="0" w:color="auto"/>
            <w:left w:val="none" w:sz="0" w:space="0" w:color="auto"/>
            <w:bottom w:val="none" w:sz="0" w:space="0" w:color="auto"/>
            <w:right w:val="none" w:sz="0" w:space="0" w:color="auto"/>
          </w:divBdr>
        </w:div>
        <w:div w:id="91705344">
          <w:marLeft w:val="640"/>
          <w:marRight w:val="0"/>
          <w:marTop w:val="0"/>
          <w:marBottom w:val="0"/>
          <w:divBdr>
            <w:top w:val="none" w:sz="0" w:space="0" w:color="auto"/>
            <w:left w:val="none" w:sz="0" w:space="0" w:color="auto"/>
            <w:bottom w:val="none" w:sz="0" w:space="0" w:color="auto"/>
            <w:right w:val="none" w:sz="0" w:space="0" w:color="auto"/>
          </w:divBdr>
        </w:div>
        <w:div w:id="1362240874">
          <w:marLeft w:val="640"/>
          <w:marRight w:val="0"/>
          <w:marTop w:val="0"/>
          <w:marBottom w:val="0"/>
          <w:divBdr>
            <w:top w:val="none" w:sz="0" w:space="0" w:color="auto"/>
            <w:left w:val="none" w:sz="0" w:space="0" w:color="auto"/>
            <w:bottom w:val="none" w:sz="0" w:space="0" w:color="auto"/>
            <w:right w:val="none" w:sz="0" w:space="0" w:color="auto"/>
          </w:divBdr>
        </w:div>
        <w:div w:id="1240411269">
          <w:marLeft w:val="640"/>
          <w:marRight w:val="0"/>
          <w:marTop w:val="0"/>
          <w:marBottom w:val="0"/>
          <w:divBdr>
            <w:top w:val="none" w:sz="0" w:space="0" w:color="auto"/>
            <w:left w:val="none" w:sz="0" w:space="0" w:color="auto"/>
            <w:bottom w:val="none" w:sz="0" w:space="0" w:color="auto"/>
            <w:right w:val="none" w:sz="0" w:space="0" w:color="auto"/>
          </w:divBdr>
        </w:div>
        <w:div w:id="1962494339">
          <w:marLeft w:val="640"/>
          <w:marRight w:val="0"/>
          <w:marTop w:val="0"/>
          <w:marBottom w:val="0"/>
          <w:divBdr>
            <w:top w:val="none" w:sz="0" w:space="0" w:color="auto"/>
            <w:left w:val="none" w:sz="0" w:space="0" w:color="auto"/>
            <w:bottom w:val="none" w:sz="0" w:space="0" w:color="auto"/>
            <w:right w:val="none" w:sz="0" w:space="0" w:color="auto"/>
          </w:divBdr>
        </w:div>
        <w:div w:id="1475022619">
          <w:marLeft w:val="640"/>
          <w:marRight w:val="0"/>
          <w:marTop w:val="0"/>
          <w:marBottom w:val="0"/>
          <w:divBdr>
            <w:top w:val="none" w:sz="0" w:space="0" w:color="auto"/>
            <w:left w:val="none" w:sz="0" w:space="0" w:color="auto"/>
            <w:bottom w:val="none" w:sz="0" w:space="0" w:color="auto"/>
            <w:right w:val="none" w:sz="0" w:space="0" w:color="auto"/>
          </w:divBdr>
        </w:div>
        <w:div w:id="1251623592">
          <w:marLeft w:val="640"/>
          <w:marRight w:val="0"/>
          <w:marTop w:val="0"/>
          <w:marBottom w:val="0"/>
          <w:divBdr>
            <w:top w:val="none" w:sz="0" w:space="0" w:color="auto"/>
            <w:left w:val="none" w:sz="0" w:space="0" w:color="auto"/>
            <w:bottom w:val="none" w:sz="0" w:space="0" w:color="auto"/>
            <w:right w:val="none" w:sz="0" w:space="0" w:color="auto"/>
          </w:divBdr>
        </w:div>
        <w:div w:id="20328067">
          <w:marLeft w:val="640"/>
          <w:marRight w:val="0"/>
          <w:marTop w:val="0"/>
          <w:marBottom w:val="0"/>
          <w:divBdr>
            <w:top w:val="none" w:sz="0" w:space="0" w:color="auto"/>
            <w:left w:val="none" w:sz="0" w:space="0" w:color="auto"/>
            <w:bottom w:val="none" w:sz="0" w:space="0" w:color="auto"/>
            <w:right w:val="none" w:sz="0" w:space="0" w:color="auto"/>
          </w:divBdr>
        </w:div>
        <w:div w:id="2063166304">
          <w:marLeft w:val="640"/>
          <w:marRight w:val="0"/>
          <w:marTop w:val="0"/>
          <w:marBottom w:val="0"/>
          <w:divBdr>
            <w:top w:val="none" w:sz="0" w:space="0" w:color="auto"/>
            <w:left w:val="none" w:sz="0" w:space="0" w:color="auto"/>
            <w:bottom w:val="none" w:sz="0" w:space="0" w:color="auto"/>
            <w:right w:val="none" w:sz="0" w:space="0" w:color="auto"/>
          </w:divBdr>
        </w:div>
        <w:div w:id="2094473223">
          <w:marLeft w:val="640"/>
          <w:marRight w:val="0"/>
          <w:marTop w:val="0"/>
          <w:marBottom w:val="0"/>
          <w:divBdr>
            <w:top w:val="none" w:sz="0" w:space="0" w:color="auto"/>
            <w:left w:val="none" w:sz="0" w:space="0" w:color="auto"/>
            <w:bottom w:val="none" w:sz="0" w:space="0" w:color="auto"/>
            <w:right w:val="none" w:sz="0" w:space="0" w:color="auto"/>
          </w:divBdr>
        </w:div>
        <w:div w:id="817841487">
          <w:marLeft w:val="640"/>
          <w:marRight w:val="0"/>
          <w:marTop w:val="0"/>
          <w:marBottom w:val="0"/>
          <w:divBdr>
            <w:top w:val="none" w:sz="0" w:space="0" w:color="auto"/>
            <w:left w:val="none" w:sz="0" w:space="0" w:color="auto"/>
            <w:bottom w:val="none" w:sz="0" w:space="0" w:color="auto"/>
            <w:right w:val="none" w:sz="0" w:space="0" w:color="auto"/>
          </w:divBdr>
        </w:div>
        <w:div w:id="543101815">
          <w:marLeft w:val="640"/>
          <w:marRight w:val="0"/>
          <w:marTop w:val="0"/>
          <w:marBottom w:val="0"/>
          <w:divBdr>
            <w:top w:val="none" w:sz="0" w:space="0" w:color="auto"/>
            <w:left w:val="none" w:sz="0" w:space="0" w:color="auto"/>
            <w:bottom w:val="none" w:sz="0" w:space="0" w:color="auto"/>
            <w:right w:val="none" w:sz="0" w:space="0" w:color="auto"/>
          </w:divBdr>
        </w:div>
        <w:div w:id="161313148">
          <w:marLeft w:val="640"/>
          <w:marRight w:val="0"/>
          <w:marTop w:val="0"/>
          <w:marBottom w:val="0"/>
          <w:divBdr>
            <w:top w:val="none" w:sz="0" w:space="0" w:color="auto"/>
            <w:left w:val="none" w:sz="0" w:space="0" w:color="auto"/>
            <w:bottom w:val="none" w:sz="0" w:space="0" w:color="auto"/>
            <w:right w:val="none" w:sz="0" w:space="0" w:color="auto"/>
          </w:divBdr>
        </w:div>
        <w:div w:id="932082496">
          <w:marLeft w:val="640"/>
          <w:marRight w:val="0"/>
          <w:marTop w:val="0"/>
          <w:marBottom w:val="0"/>
          <w:divBdr>
            <w:top w:val="none" w:sz="0" w:space="0" w:color="auto"/>
            <w:left w:val="none" w:sz="0" w:space="0" w:color="auto"/>
            <w:bottom w:val="none" w:sz="0" w:space="0" w:color="auto"/>
            <w:right w:val="none" w:sz="0" w:space="0" w:color="auto"/>
          </w:divBdr>
        </w:div>
        <w:div w:id="207692200">
          <w:marLeft w:val="640"/>
          <w:marRight w:val="0"/>
          <w:marTop w:val="0"/>
          <w:marBottom w:val="0"/>
          <w:divBdr>
            <w:top w:val="none" w:sz="0" w:space="0" w:color="auto"/>
            <w:left w:val="none" w:sz="0" w:space="0" w:color="auto"/>
            <w:bottom w:val="none" w:sz="0" w:space="0" w:color="auto"/>
            <w:right w:val="none" w:sz="0" w:space="0" w:color="auto"/>
          </w:divBdr>
        </w:div>
        <w:div w:id="963121386">
          <w:marLeft w:val="640"/>
          <w:marRight w:val="0"/>
          <w:marTop w:val="0"/>
          <w:marBottom w:val="0"/>
          <w:divBdr>
            <w:top w:val="none" w:sz="0" w:space="0" w:color="auto"/>
            <w:left w:val="none" w:sz="0" w:space="0" w:color="auto"/>
            <w:bottom w:val="none" w:sz="0" w:space="0" w:color="auto"/>
            <w:right w:val="none" w:sz="0" w:space="0" w:color="auto"/>
          </w:divBdr>
        </w:div>
        <w:div w:id="1790081621">
          <w:marLeft w:val="640"/>
          <w:marRight w:val="0"/>
          <w:marTop w:val="0"/>
          <w:marBottom w:val="0"/>
          <w:divBdr>
            <w:top w:val="none" w:sz="0" w:space="0" w:color="auto"/>
            <w:left w:val="none" w:sz="0" w:space="0" w:color="auto"/>
            <w:bottom w:val="none" w:sz="0" w:space="0" w:color="auto"/>
            <w:right w:val="none" w:sz="0" w:space="0" w:color="auto"/>
          </w:divBdr>
        </w:div>
        <w:div w:id="644356914">
          <w:marLeft w:val="640"/>
          <w:marRight w:val="0"/>
          <w:marTop w:val="0"/>
          <w:marBottom w:val="0"/>
          <w:divBdr>
            <w:top w:val="none" w:sz="0" w:space="0" w:color="auto"/>
            <w:left w:val="none" w:sz="0" w:space="0" w:color="auto"/>
            <w:bottom w:val="none" w:sz="0" w:space="0" w:color="auto"/>
            <w:right w:val="none" w:sz="0" w:space="0" w:color="auto"/>
          </w:divBdr>
        </w:div>
        <w:div w:id="1018311094">
          <w:marLeft w:val="640"/>
          <w:marRight w:val="0"/>
          <w:marTop w:val="0"/>
          <w:marBottom w:val="0"/>
          <w:divBdr>
            <w:top w:val="none" w:sz="0" w:space="0" w:color="auto"/>
            <w:left w:val="none" w:sz="0" w:space="0" w:color="auto"/>
            <w:bottom w:val="none" w:sz="0" w:space="0" w:color="auto"/>
            <w:right w:val="none" w:sz="0" w:space="0" w:color="auto"/>
          </w:divBdr>
        </w:div>
        <w:div w:id="2061705030">
          <w:marLeft w:val="640"/>
          <w:marRight w:val="0"/>
          <w:marTop w:val="0"/>
          <w:marBottom w:val="0"/>
          <w:divBdr>
            <w:top w:val="none" w:sz="0" w:space="0" w:color="auto"/>
            <w:left w:val="none" w:sz="0" w:space="0" w:color="auto"/>
            <w:bottom w:val="none" w:sz="0" w:space="0" w:color="auto"/>
            <w:right w:val="none" w:sz="0" w:space="0" w:color="auto"/>
          </w:divBdr>
        </w:div>
        <w:div w:id="894580290">
          <w:marLeft w:val="640"/>
          <w:marRight w:val="0"/>
          <w:marTop w:val="0"/>
          <w:marBottom w:val="0"/>
          <w:divBdr>
            <w:top w:val="none" w:sz="0" w:space="0" w:color="auto"/>
            <w:left w:val="none" w:sz="0" w:space="0" w:color="auto"/>
            <w:bottom w:val="none" w:sz="0" w:space="0" w:color="auto"/>
            <w:right w:val="none" w:sz="0" w:space="0" w:color="auto"/>
          </w:divBdr>
        </w:div>
        <w:div w:id="1174414912">
          <w:marLeft w:val="640"/>
          <w:marRight w:val="0"/>
          <w:marTop w:val="0"/>
          <w:marBottom w:val="0"/>
          <w:divBdr>
            <w:top w:val="none" w:sz="0" w:space="0" w:color="auto"/>
            <w:left w:val="none" w:sz="0" w:space="0" w:color="auto"/>
            <w:bottom w:val="none" w:sz="0" w:space="0" w:color="auto"/>
            <w:right w:val="none" w:sz="0" w:space="0" w:color="auto"/>
          </w:divBdr>
        </w:div>
        <w:div w:id="212162634">
          <w:marLeft w:val="640"/>
          <w:marRight w:val="0"/>
          <w:marTop w:val="0"/>
          <w:marBottom w:val="0"/>
          <w:divBdr>
            <w:top w:val="none" w:sz="0" w:space="0" w:color="auto"/>
            <w:left w:val="none" w:sz="0" w:space="0" w:color="auto"/>
            <w:bottom w:val="none" w:sz="0" w:space="0" w:color="auto"/>
            <w:right w:val="none" w:sz="0" w:space="0" w:color="auto"/>
          </w:divBdr>
        </w:div>
        <w:div w:id="497311530">
          <w:marLeft w:val="640"/>
          <w:marRight w:val="0"/>
          <w:marTop w:val="0"/>
          <w:marBottom w:val="0"/>
          <w:divBdr>
            <w:top w:val="none" w:sz="0" w:space="0" w:color="auto"/>
            <w:left w:val="none" w:sz="0" w:space="0" w:color="auto"/>
            <w:bottom w:val="none" w:sz="0" w:space="0" w:color="auto"/>
            <w:right w:val="none" w:sz="0" w:space="0" w:color="auto"/>
          </w:divBdr>
        </w:div>
        <w:div w:id="1546327535">
          <w:marLeft w:val="640"/>
          <w:marRight w:val="0"/>
          <w:marTop w:val="0"/>
          <w:marBottom w:val="0"/>
          <w:divBdr>
            <w:top w:val="none" w:sz="0" w:space="0" w:color="auto"/>
            <w:left w:val="none" w:sz="0" w:space="0" w:color="auto"/>
            <w:bottom w:val="none" w:sz="0" w:space="0" w:color="auto"/>
            <w:right w:val="none" w:sz="0" w:space="0" w:color="auto"/>
          </w:divBdr>
        </w:div>
        <w:div w:id="144199625">
          <w:marLeft w:val="640"/>
          <w:marRight w:val="0"/>
          <w:marTop w:val="0"/>
          <w:marBottom w:val="0"/>
          <w:divBdr>
            <w:top w:val="none" w:sz="0" w:space="0" w:color="auto"/>
            <w:left w:val="none" w:sz="0" w:space="0" w:color="auto"/>
            <w:bottom w:val="none" w:sz="0" w:space="0" w:color="auto"/>
            <w:right w:val="none" w:sz="0" w:space="0" w:color="auto"/>
          </w:divBdr>
        </w:div>
        <w:div w:id="1595091951">
          <w:marLeft w:val="640"/>
          <w:marRight w:val="0"/>
          <w:marTop w:val="0"/>
          <w:marBottom w:val="0"/>
          <w:divBdr>
            <w:top w:val="none" w:sz="0" w:space="0" w:color="auto"/>
            <w:left w:val="none" w:sz="0" w:space="0" w:color="auto"/>
            <w:bottom w:val="none" w:sz="0" w:space="0" w:color="auto"/>
            <w:right w:val="none" w:sz="0" w:space="0" w:color="auto"/>
          </w:divBdr>
        </w:div>
        <w:div w:id="2126000541">
          <w:marLeft w:val="640"/>
          <w:marRight w:val="0"/>
          <w:marTop w:val="0"/>
          <w:marBottom w:val="0"/>
          <w:divBdr>
            <w:top w:val="none" w:sz="0" w:space="0" w:color="auto"/>
            <w:left w:val="none" w:sz="0" w:space="0" w:color="auto"/>
            <w:bottom w:val="none" w:sz="0" w:space="0" w:color="auto"/>
            <w:right w:val="none" w:sz="0" w:space="0" w:color="auto"/>
          </w:divBdr>
        </w:div>
        <w:div w:id="1171801517">
          <w:marLeft w:val="640"/>
          <w:marRight w:val="0"/>
          <w:marTop w:val="0"/>
          <w:marBottom w:val="0"/>
          <w:divBdr>
            <w:top w:val="none" w:sz="0" w:space="0" w:color="auto"/>
            <w:left w:val="none" w:sz="0" w:space="0" w:color="auto"/>
            <w:bottom w:val="none" w:sz="0" w:space="0" w:color="auto"/>
            <w:right w:val="none" w:sz="0" w:space="0" w:color="auto"/>
          </w:divBdr>
        </w:div>
        <w:div w:id="1616912525">
          <w:marLeft w:val="640"/>
          <w:marRight w:val="0"/>
          <w:marTop w:val="0"/>
          <w:marBottom w:val="0"/>
          <w:divBdr>
            <w:top w:val="none" w:sz="0" w:space="0" w:color="auto"/>
            <w:left w:val="none" w:sz="0" w:space="0" w:color="auto"/>
            <w:bottom w:val="none" w:sz="0" w:space="0" w:color="auto"/>
            <w:right w:val="none" w:sz="0" w:space="0" w:color="auto"/>
          </w:divBdr>
        </w:div>
        <w:div w:id="1734884396">
          <w:marLeft w:val="640"/>
          <w:marRight w:val="0"/>
          <w:marTop w:val="0"/>
          <w:marBottom w:val="0"/>
          <w:divBdr>
            <w:top w:val="none" w:sz="0" w:space="0" w:color="auto"/>
            <w:left w:val="none" w:sz="0" w:space="0" w:color="auto"/>
            <w:bottom w:val="none" w:sz="0" w:space="0" w:color="auto"/>
            <w:right w:val="none" w:sz="0" w:space="0" w:color="auto"/>
          </w:divBdr>
        </w:div>
        <w:div w:id="1967004824">
          <w:marLeft w:val="640"/>
          <w:marRight w:val="0"/>
          <w:marTop w:val="0"/>
          <w:marBottom w:val="0"/>
          <w:divBdr>
            <w:top w:val="none" w:sz="0" w:space="0" w:color="auto"/>
            <w:left w:val="none" w:sz="0" w:space="0" w:color="auto"/>
            <w:bottom w:val="none" w:sz="0" w:space="0" w:color="auto"/>
            <w:right w:val="none" w:sz="0" w:space="0" w:color="auto"/>
          </w:divBdr>
        </w:div>
        <w:div w:id="1336107529">
          <w:marLeft w:val="640"/>
          <w:marRight w:val="0"/>
          <w:marTop w:val="0"/>
          <w:marBottom w:val="0"/>
          <w:divBdr>
            <w:top w:val="none" w:sz="0" w:space="0" w:color="auto"/>
            <w:left w:val="none" w:sz="0" w:space="0" w:color="auto"/>
            <w:bottom w:val="none" w:sz="0" w:space="0" w:color="auto"/>
            <w:right w:val="none" w:sz="0" w:space="0" w:color="auto"/>
          </w:divBdr>
        </w:div>
        <w:div w:id="1113553506">
          <w:marLeft w:val="640"/>
          <w:marRight w:val="0"/>
          <w:marTop w:val="0"/>
          <w:marBottom w:val="0"/>
          <w:divBdr>
            <w:top w:val="none" w:sz="0" w:space="0" w:color="auto"/>
            <w:left w:val="none" w:sz="0" w:space="0" w:color="auto"/>
            <w:bottom w:val="none" w:sz="0" w:space="0" w:color="auto"/>
            <w:right w:val="none" w:sz="0" w:space="0" w:color="auto"/>
          </w:divBdr>
        </w:div>
      </w:divsChild>
    </w:div>
    <w:div w:id="233509134">
      <w:bodyDiv w:val="1"/>
      <w:marLeft w:val="0"/>
      <w:marRight w:val="0"/>
      <w:marTop w:val="0"/>
      <w:marBottom w:val="0"/>
      <w:divBdr>
        <w:top w:val="none" w:sz="0" w:space="0" w:color="auto"/>
        <w:left w:val="none" w:sz="0" w:space="0" w:color="auto"/>
        <w:bottom w:val="none" w:sz="0" w:space="0" w:color="auto"/>
        <w:right w:val="none" w:sz="0" w:space="0" w:color="auto"/>
      </w:divBdr>
      <w:divsChild>
        <w:div w:id="1672172818">
          <w:marLeft w:val="640"/>
          <w:marRight w:val="0"/>
          <w:marTop w:val="0"/>
          <w:marBottom w:val="0"/>
          <w:divBdr>
            <w:top w:val="none" w:sz="0" w:space="0" w:color="auto"/>
            <w:left w:val="none" w:sz="0" w:space="0" w:color="auto"/>
            <w:bottom w:val="none" w:sz="0" w:space="0" w:color="auto"/>
            <w:right w:val="none" w:sz="0" w:space="0" w:color="auto"/>
          </w:divBdr>
        </w:div>
        <w:div w:id="968361929">
          <w:marLeft w:val="640"/>
          <w:marRight w:val="0"/>
          <w:marTop w:val="0"/>
          <w:marBottom w:val="0"/>
          <w:divBdr>
            <w:top w:val="none" w:sz="0" w:space="0" w:color="auto"/>
            <w:left w:val="none" w:sz="0" w:space="0" w:color="auto"/>
            <w:bottom w:val="none" w:sz="0" w:space="0" w:color="auto"/>
            <w:right w:val="none" w:sz="0" w:space="0" w:color="auto"/>
          </w:divBdr>
        </w:div>
        <w:div w:id="2122646147">
          <w:marLeft w:val="640"/>
          <w:marRight w:val="0"/>
          <w:marTop w:val="0"/>
          <w:marBottom w:val="0"/>
          <w:divBdr>
            <w:top w:val="none" w:sz="0" w:space="0" w:color="auto"/>
            <w:left w:val="none" w:sz="0" w:space="0" w:color="auto"/>
            <w:bottom w:val="none" w:sz="0" w:space="0" w:color="auto"/>
            <w:right w:val="none" w:sz="0" w:space="0" w:color="auto"/>
          </w:divBdr>
        </w:div>
        <w:div w:id="1062368270">
          <w:marLeft w:val="640"/>
          <w:marRight w:val="0"/>
          <w:marTop w:val="0"/>
          <w:marBottom w:val="0"/>
          <w:divBdr>
            <w:top w:val="none" w:sz="0" w:space="0" w:color="auto"/>
            <w:left w:val="none" w:sz="0" w:space="0" w:color="auto"/>
            <w:bottom w:val="none" w:sz="0" w:space="0" w:color="auto"/>
            <w:right w:val="none" w:sz="0" w:space="0" w:color="auto"/>
          </w:divBdr>
        </w:div>
        <w:div w:id="397946265">
          <w:marLeft w:val="640"/>
          <w:marRight w:val="0"/>
          <w:marTop w:val="0"/>
          <w:marBottom w:val="0"/>
          <w:divBdr>
            <w:top w:val="none" w:sz="0" w:space="0" w:color="auto"/>
            <w:left w:val="none" w:sz="0" w:space="0" w:color="auto"/>
            <w:bottom w:val="none" w:sz="0" w:space="0" w:color="auto"/>
            <w:right w:val="none" w:sz="0" w:space="0" w:color="auto"/>
          </w:divBdr>
        </w:div>
        <w:div w:id="658967294">
          <w:marLeft w:val="640"/>
          <w:marRight w:val="0"/>
          <w:marTop w:val="0"/>
          <w:marBottom w:val="0"/>
          <w:divBdr>
            <w:top w:val="none" w:sz="0" w:space="0" w:color="auto"/>
            <w:left w:val="none" w:sz="0" w:space="0" w:color="auto"/>
            <w:bottom w:val="none" w:sz="0" w:space="0" w:color="auto"/>
            <w:right w:val="none" w:sz="0" w:space="0" w:color="auto"/>
          </w:divBdr>
        </w:div>
        <w:div w:id="191768486">
          <w:marLeft w:val="640"/>
          <w:marRight w:val="0"/>
          <w:marTop w:val="0"/>
          <w:marBottom w:val="0"/>
          <w:divBdr>
            <w:top w:val="none" w:sz="0" w:space="0" w:color="auto"/>
            <w:left w:val="none" w:sz="0" w:space="0" w:color="auto"/>
            <w:bottom w:val="none" w:sz="0" w:space="0" w:color="auto"/>
            <w:right w:val="none" w:sz="0" w:space="0" w:color="auto"/>
          </w:divBdr>
        </w:div>
        <w:div w:id="636571443">
          <w:marLeft w:val="640"/>
          <w:marRight w:val="0"/>
          <w:marTop w:val="0"/>
          <w:marBottom w:val="0"/>
          <w:divBdr>
            <w:top w:val="none" w:sz="0" w:space="0" w:color="auto"/>
            <w:left w:val="none" w:sz="0" w:space="0" w:color="auto"/>
            <w:bottom w:val="none" w:sz="0" w:space="0" w:color="auto"/>
            <w:right w:val="none" w:sz="0" w:space="0" w:color="auto"/>
          </w:divBdr>
        </w:div>
        <w:div w:id="1447193038">
          <w:marLeft w:val="640"/>
          <w:marRight w:val="0"/>
          <w:marTop w:val="0"/>
          <w:marBottom w:val="0"/>
          <w:divBdr>
            <w:top w:val="none" w:sz="0" w:space="0" w:color="auto"/>
            <w:left w:val="none" w:sz="0" w:space="0" w:color="auto"/>
            <w:bottom w:val="none" w:sz="0" w:space="0" w:color="auto"/>
            <w:right w:val="none" w:sz="0" w:space="0" w:color="auto"/>
          </w:divBdr>
        </w:div>
        <w:div w:id="1491629943">
          <w:marLeft w:val="640"/>
          <w:marRight w:val="0"/>
          <w:marTop w:val="0"/>
          <w:marBottom w:val="0"/>
          <w:divBdr>
            <w:top w:val="none" w:sz="0" w:space="0" w:color="auto"/>
            <w:left w:val="none" w:sz="0" w:space="0" w:color="auto"/>
            <w:bottom w:val="none" w:sz="0" w:space="0" w:color="auto"/>
            <w:right w:val="none" w:sz="0" w:space="0" w:color="auto"/>
          </w:divBdr>
        </w:div>
        <w:div w:id="1751346113">
          <w:marLeft w:val="640"/>
          <w:marRight w:val="0"/>
          <w:marTop w:val="0"/>
          <w:marBottom w:val="0"/>
          <w:divBdr>
            <w:top w:val="none" w:sz="0" w:space="0" w:color="auto"/>
            <w:left w:val="none" w:sz="0" w:space="0" w:color="auto"/>
            <w:bottom w:val="none" w:sz="0" w:space="0" w:color="auto"/>
            <w:right w:val="none" w:sz="0" w:space="0" w:color="auto"/>
          </w:divBdr>
        </w:div>
        <w:div w:id="274098593">
          <w:marLeft w:val="640"/>
          <w:marRight w:val="0"/>
          <w:marTop w:val="0"/>
          <w:marBottom w:val="0"/>
          <w:divBdr>
            <w:top w:val="none" w:sz="0" w:space="0" w:color="auto"/>
            <w:left w:val="none" w:sz="0" w:space="0" w:color="auto"/>
            <w:bottom w:val="none" w:sz="0" w:space="0" w:color="auto"/>
            <w:right w:val="none" w:sz="0" w:space="0" w:color="auto"/>
          </w:divBdr>
        </w:div>
        <w:div w:id="1093933320">
          <w:marLeft w:val="640"/>
          <w:marRight w:val="0"/>
          <w:marTop w:val="0"/>
          <w:marBottom w:val="0"/>
          <w:divBdr>
            <w:top w:val="none" w:sz="0" w:space="0" w:color="auto"/>
            <w:left w:val="none" w:sz="0" w:space="0" w:color="auto"/>
            <w:bottom w:val="none" w:sz="0" w:space="0" w:color="auto"/>
            <w:right w:val="none" w:sz="0" w:space="0" w:color="auto"/>
          </w:divBdr>
        </w:div>
        <w:div w:id="1395007869">
          <w:marLeft w:val="640"/>
          <w:marRight w:val="0"/>
          <w:marTop w:val="0"/>
          <w:marBottom w:val="0"/>
          <w:divBdr>
            <w:top w:val="none" w:sz="0" w:space="0" w:color="auto"/>
            <w:left w:val="none" w:sz="0" w:space="0" w:color="auto"/>
            <w:bottom w:val="none" w:sz="0" w:space="0" w:color="auto"/>
            <w:right w:val="none" w:sz="0" w:space="0" w:color="auto"/>
          </w:divBdr>
        </w:div>
        <w:div w:id="1469660807">
          <w:marLeft w:val="640"/>
          <w:marRight w:val="0"/>
          <w:marTop w:val="0"/>
          <w:marBottom w:val="0"/>
          <w:divBdr>
            <w:top w:val="none" w:sz="0" w:space="0" w:color="auto"/>
            <w:left w:val="none" w:sz="0" w:space="0" w:color="auto"/>
            <w:bottom w:val="none" w:sz="0" w:space="0" w:color="auto"/>
            <w:right w:val="none" w:sz="0" w:space="0" w:color="auto"/>
          </w:divBdr>
        </w:div>
        <w:div w:id="152380578">
          <w:marLeft w:val="640"/>
          <w:marRight w:val="0"/>
          <w:marTop w:val="0"/>
          <w:marBottom w:val="0"/>
          <w:divBdr>
            <w:top w:val="none" w:sz="0" w:space="0" w:color="auto"/>
            <w:left w:val="none" w:sz="0" w:space="0" w:color="auto"/>
            <w:bottom w:val="none" w:sz="0" w:space="0" w:color="auto"/>
            <w:right w:val="none" w:sz="0" w:space="0" w:color="auto"/>
          </w:divBdr>
        </w:div>
        <w:div w:id="1073892788">
          <w:marLeft w:val="640"/>
          <w:marRight w:val="0"/>
          <w:marTop w:val="0"/>
          <w:marBottom w:val="0"/>
          <w:divBdr>
            <w:top w:val="none" w:sz="0" w:space="0" w:color="auto"/>
            <w:left w:val="none" w:sz="0" w:space="0" w:color="auto"/>
            <w:bottom w:val="none" w:sz="0" w:space="0" w:color="auto"/>
            <w:right w:val="none" w:sz="0" w:space="0" w:color="auto"/>
          </w:divBdr>
        </w:div>
        <w:div w:id="20592407">
          <w:marLeft w:val="640"/>
          <w:marRight w:val="0"/>
          <w:marTop w:val="0"/>
          <w:marBottom w:val="0"/>
          <w:divBdr>
            <w:top w:val="none" w:sz="0" w:space="0" w:color="auto"/>
            <w:left w:val="none" w:sz="0" w:space="0" w:color="auto"/>
            <w:bottom w:val="none" w:sz="0" w:space="0" w:color="auto"/>
            <w:right w:val="none" w:sz="0" w:space="0" w:color="auto"/>
          </w:divBdr>
        </w:div>
        <w:div w:id="1624969000">
          <w:marLeft w:val="640"/>
          <w:marRight w:val="0"/>
          <w:marTop w:val="0"/>
          <w:marBottom w:val="0"/>
          <w:divBdr>
            <w:top w:val="none" w:sz="0" w:space="0" w:color="auto"/>
            <w:left w:val="none" w:sz="0" w:space="0" w:color="auto"/>
            <w:bottom w:val="none" w:sz="0" w:space="0" w:color="auto"/>
            <w:right w:val="none" w:sz="0" w:space="0" w:color="auto"/>
          </w:divBdr>
        </w:div>
        <w:div w:id="887304345">
          <w:marLeft w:val="640"/>
          <w:marRight w:val="0"/>
          <w:marTop w:val="0"/>
          <w:marBottom w:val="0"/>
          <w:divBdr>
            <w:top w:val="none" w:sz="0" w:space="0" w:color="auto"/>
            <w:left w:val="none" w:sz="0" w:space="0" w:color="auto"/>
            <w:bottom w:val="none" w:sz="0" w:space="0" w:color="auto"/>
            <w:right w:val="none" w:sz="0" w:space="0" w:color="auto"/>
          </w:divBdr>
        </w:div>
        <w:div w:id="2068719213">
          <w:marLeft w:val="640"/>
          <w:marRight w:val="0"/>
          <w:marTop w:val="0"/>
          <w:marBottom w:val="0"/>
          <w:divBdr>
            <w:top w:val="none" w:sz="0" w:space="0" w:color="auto"/>
            <w:left w:val="none" w:sz="0" w:space="0" w:color="auto"/>
            <w:bottom w:val="none" w:sz="0" w:space="0" w:color="auto"/>
            <w:right w:val="none" w:sz="0" w:space="0" w:color="auto"/>
          </w:divBdr>
        </w:div>
        <w:div w:id="1181698583">
          <w:marLeft w:val="640"/>
          <w:marRight w:val="0"/>
          <w:marTop w:val="0"/>
          <w:marBottom w:val="0"/>
          <w:divBdr>
            <w:top w:val="none" w:sz="0" w:space="0" w:color="auto"/>
            <w:left w:val="none" w:sz="0" w:space="0" w:color="auto"/>
            <w:bottom w:val="none" w:sz="0" w:space="0" w:color="auto"/>
            <w:right w:val="none" w:sz="0" w:space="0" w:color="auto"/>
          </w:divBdr>
        </w:div>
        <w:div w:id="741368931">
          <w:marLeft w:val="640"/>
          <w:marRight w:val="0"/>
          <w:marTop w:val="0"/>
          <w:marBottom w:val="0"/>
          <w:divBdr>
            <w:top w:val="none" w:sz="0" w:space="0" w:color="auto"/>
            <w:left w:val="none" w:sz="0" w:space="0" w:color="auto"/>
            <w:bottom w:val="none" w:sz="0" w:space="0" w:color="auto"/>
            <w:right w:val="none" w:sz="0" w:space="0" w:color="auto"/>
          </w:divBdr>
        </w:div>
      </w:divsChild>
    </w:div>
    <w:div w:id="235943480">
      <w:bodyDiv w:val="1"/>
      <w:marLeft w:val="0"/>
      <w:marRight w:val="0"/>
      <w:marTop w:val="0"/>
      <w:marBottom w:val="0"/>
      <w:divBdr>
        <w:top w:val="none" w:sz="0" w:space="0" w:color="auto"/>
        <w:left w:val="none" w:sz="0" w:space="0" w:color="auto"/>
        <w:bottom w:val="none" w:sz="0" w:space="0" w:color="auto"/>
        <w:right w:val="none" w:sz="0" w:space="0" w:color="auto"/>
      </w:divBdr>
      <w:divsChild>
        <w:div w:id="698973460">
          <w:marLeft w:val="640"/>
          <w:marRight w:val="0"/>
          <w:marTop w:val="0"/>
          <w:marBottom w:val="0"/>
          <w:divBdr>
            <w:top w:val="none" w:sz="0" w:space="0" w:color="auto"/>
            <w:left w:val="none" w:sz="0" w:space="0" w:color="auto"/>
            <w:bottom w:val="none" w:sz="0" w:space="0" w:color="auto"/>
            <w:right w:val="none" w:sz="0" w:space="0" w:color="auto"/>
          </w:divBdr>
        </w:div>
        <w:div w:id="1156266258">
          <w:marLeft w:val="640"/>
          <w:marRight w:val="0"/>
          <w:marTop w:val="0"/>
          <w:marBottom w:val="0"/>
          <w:divBdr>
            <w:top w:val="none" w:sz="0" w:space="0" w:color="auto"/>
            <w:left w:val="none" w:sz="0" w:space="0" w:color="auto"/>
            <w:bottom w:val="none" w:sz="0" w:space="0" w:color="auto"/>
            <w:right w:val="none" w:sz="0" w:space="0" w:color="auto"/>
          </w:divBdr>
        </w:div>
        <w:div w:id="994183672">
          <w:marLeft w:val="640"/>
          <w:marRight w:val="0"/>
          <w:marTop w:val="0"/>
          <w:marBottom w:val="0"/>
          <w:divBdr>
            <w:top w:val="none" w:sz="0" w:space="0" w:color="auto"/>
            <w:left w:val="none" w:sz="0" w:space="0" w:color="auto"/>
            <w:bottom w:val="none" w:sz="0" w:space="0" w:color="auto"/>
            <w:right w:val="none" w:sz="0" w:space="0" w:color="auto"/>
          </w:divBdr>
        </w:div>
        <w:div w:id="73745704">
          <w:marLeft w:val="640"/>
          <w:marRight w:val="0"/>
          <w:marTop w:val="0"/>
          <w:marBottom w:val="0"/>
          <w:divBdr>
            <w:top w:val="none" w:sz="0" w:space="0" w:color="auto"/>
            <w:left w:val="none" w:sz="0" w:space="0" w:color="auto"/>
            <w:bottom w:val="none" w:sz="0" w:space="0" w:color="auto"/>
            <w:right w:val="none" w:sz="0" w:space="0" w:color="auto"/>
          </w:divBdr>
        </w:div>
        <w:div w:id="899560285">
          <w:marLeft w:val="640"/>
          <w:marRight w:val="0"/>
          <w:marTop w:val="0"/>
          <w:marBottom w:val="0"/>
          <w:divBdr>
            <w:top w:val="none" w:sz="0" w:space="0" w:color="auto"/>
            <w:left w:val="none" w:sz="0" w:space="0" w:color="auto"/>
            <w:bottom w:val="none" w:sz="0" w:space="0" w:color="auto"/>
            <w:right w:val="none" w:sz="0" w:space="0" w:color="auto"/>
          </w:divBdr>
        </w:div>
        <w:div w:id="1308239259">
          <w:marLeft w:val="640"/>
          <w:marRight w:val="0"/>
          <w:marTop w:val="0"/>
          <w:marBottom w:val="0"/>
          <w:divBdr>
            <w:top w:val="none" w:sz="0" w:space="0" w:color="auto"/>
            <w:left w:val="none" w:sz="0" w:space="0" w:color="auto"/>
            <w:bottom w:val="none" w:sz="0" w:space="0" w:color="auto"/>
            <w:right w:val="none" w:sz="0" w:space="0" w:color="auto"/>
          </w:divBdr>
        </w:div>
        <w:div w:id="295528511">
          <w:marLeft w:val="640"/>
          <w:marRight w:val="0"/>
          <w:marTop w:val="0"/>
          <w:marBottom w:val="0"/>
          <w:divBdr>
            <w:top w:val="none" w:sz="0" w:space="0" w:color="auto"/>
            <w:left w:val="none" w:sz="0" w:space="0" w:color="auto"/>
            <w:bottom w:val="none" w:sz="0" w:space="0" w:color="auto"/>
            <w:right w:val="none" w:sz="0" w:space="0" w:color="auto"/>
          </w:divBdr>
        </w:div>
        <w:div w:id="1537889553">
          <w:marLeft w:val="640"/>
          <w:marRight w:val="0"/>
          <w:marTop w:val="0"/>
          <w:marBottom w:val="0"/>
          <w:divBdr>
            <w:top w:val="none" w:sz="0" w:space="0" w:color="auto"/>
            <w:left w:val="none" w:sz="0" w:space="0" w:color="auto"/>
            <w:bottom w:val="none" w:sz="0" w:space="0" w:color="auto"/>
            <w:right w:val="none" w:sz="0" w:space="0" w:color="auto"/>
          </w:divBdr>
        </w:div>
        <w:div w:id="1919360186">
          <w:marLeft w:val="640"/>
          <w:marRight w:val="0"/>
          <w:marTop w:val="0"/>
          <w:marBottom w:val="0"/>
          <w:divBdr>
            <w:top w:val="none" w:sz="0" w:space="0" w:color="auto"/>
            <w:left w:val="none" w:sz="0" w:space="0" w:color="auto"/>
            <w:bottom w:val="none" w:sz="0" w:space="0" w:color="auto"/>
            <w:right w:val="none" w:sz="0" w:space="0" w:color="auto"/>
          </w:divBdr>
        </w:div>
        <w:div w:id="653601767">
          <w:marLeft w:val="640"/>
          <w:marRight w:val="0"/>
          <w:marTop w:val="0"/>
          <w:marBottom w:val="0"/>
          <w:divBdr>
            <w:top w:val="none" w:sz="0" w:space="0" w:color="auto"/>
            <w:left w:val="none" w:sz="0" w:space="0" w:color="auto"/>
            <w:bottom w:val="none" w:sz="0" w:space="0" w:color="auto"/>
            <w:right w:val="none" w:sz="0" w:space="0" w:color="auto"/>
          </w:divBdr>
        </w:div>
        <w:div w:id="1571963507">
          <w:marLeft w:val="640"/>
          <w:marRight w:val="0"/>
          <w:marTop w:val="0"/>
          <w:marBottom w:val="0"/>
          <w:divBdr>
            <w:top w:val="none" w:sz="0" w:space="0" w:color="auto"/>
            <w:left w:val="none" w:sz="0" w:space="0" w:color="auto"/>
            <w:bottom w:val="none" w:sz="0" w:space="0" w:color="auto"/>
            <w:right w:val="none" w:sz="0" w:space="0" w:color="auto"/>
          </w:divBdr>
        </w:div>
        <w:div w:id="181549659">
          <w:marLeft w:val="640"/>
          <w:marRight w:val="0"/>
          <w:marTop w:val="0"/>
          <w:marBottom w:val="0"/>
          <w:divBdr>
            <w:top w:val="none" w:sz="0" w:space="0" w:color="auto"/>
            <w:left w:val="none" w:sz="0" w:space="0" w:color="auto"/>
            <w:bottom w:val="none" w:sz="0" w:space="0" w:color="auto"/>
            <w:right w:val="none" w:sz="0" w:space="0" w:color="auto"/>
          </w:divBdr>
        </w:div>
        <w:div w:id="1982609016">
          <w:marLeft w:val="640"/>
          <w:marRight w:val="0"/>
          <w:marTop w:val="0"/>
          <w:marBottom w:val="0"/>
          <w:divBdr>
            <w:top w:val="none" w:sz="0" w:space="0" w:color="auto"/>
            <w:left w:val="none" w:sz="0" w:space="0" w:color="auto"/>
            <w:bottom w:val="none" w:sz="0" w:space="0" w:color="auto"/>
            <w:right w:val="none" w:sz="0" w:space="0" w:color="auto"/>
          </w:divBdr>
        </w:div>
        <w:div w:id="463156864">
          <w:marLeft w:val="640"/>
          <w:marRight w:val="0"/>
          <w:marTop w:val="0"/>
          <w:marBottom w:val="0"/>
          <w:divBdr>
            <w:top w:val="none" w:sz="0" w:space="0" w:color="auto"/>
            <w:left w:val="none" w:sz="0" w:space="0" w:color="auto"/>
            <w:bottom w:val="none" w:sz="0" w:space="0" w:color="auto"/>
            <w:right w:val="none" w:sz="0" w:space="0" w:color="auto"/>
          </w:divBdr>
        </w:div>
        <w:div w:id="1633366653">
          <w:marLeft w:val="640"/>
          <w:marRight w:val="0"/>
          <w:marTop w:val="0"/>
          <w:marBottom w:val="0"/>
          <w:divBdr>
            <w:top w:val="none" w:sz="0" w:space="0" w:color="auto"/>
            <w:left w:val="none" w:sz="0" w:space="0" w:color="auto"/>
            <w:bottom w:val="none" w:sz="0" w:space="0" w:color="auto"/>
            <w:right w:val="none" w:sz="0" w:space="0" w:color="auto"/>
          </w:divBdr>
        </w:div>
        <w:div w:id="912935244">
          <w:marLeft w:val="640"/>
          <w:marRight w:val="0"/>
          <w:marTop w:val="0"/>
          <w:marBottom w:val="0"/>
          <w:divBdr>
            <w:top w:val="none" w:sz="0" w:space="0" w:color="auto"/>
            <w:left w:val="none" w:sz="0" w:space="0" w:color="auto"/>
            <w:bottom w:val="none" w:sz="0" w:space="0" w:color="auto"/>
            <w:right w:val="none" w:sz="0" w:space="0" w:color="auto"/>
          </w:divBdr>
        </w:div>
        <w:div w:id="1681620163">
          <w:marLeft w:val="640"/>
          <w:marRight w:val="0"/>
          <w:marTop w:val="0"/>
          <w:marBottom w:val="0"/>
          <w:divBdr>
            <w:top w:val="none" w:sz="0" w:space="0" w:color="auto"/>
            <w:left w:val="none" w:sz="0" w:space="0" w:color="auto"/>
            <w:bottom w:val="none" w:sz="0" w:space="0" w:color="auto"/>
            <w:right w:val="none" w:sz="0" w:space="0" w:color="auto"/>
          </w:divBdr>
        </w:div>
        <w:div w:id="1279870013">
          <w:marLeft w:val="640"/>
          <w:marRight w:val="0"/>
          <w:marTop w:val="0"/>
          <w:marBottom w:val="0"/>
          <w:divBdr>
            <w:top w:val="none" w:sz="0" w:space="0" w:color="auto"/>
            <w:left w:val="none" w:sz="0" w:space="0" w:color="auto"/>
            <w:bottom w:val="none" w:sz="0" w:space="0" w:color="auto"/>
            <w:right w:val="none" w:sz="0" w:space="0" w:color="auto"/>
          </w:divBdr>
        </w:div>
        <w:div w:id="1813669267">
          <w:marLeft w:val="640"/>
          <w:marRight w:val="0"/>
          <w:marTop w:val="0"/>
          <w:marBottom w:val="0"/>
          <w:divBdr>
            <w:top w:val="none" w:sz="0" w:space="0" w:color="auto"/>
            <w:left w:val="none" w:sz="0" w:space="0" w:color="auto"/>
            <w:bottom w:val="none" w:sz="0" w:space="0" w:color="auto"/>
            <w:right w:val="none" w:sz="0" w:space="0" w:color="auto"/>
          </w:divBdr>
        </w:div>
        <w:div w:id="1814634146">
          <w:marLeft w:val="640"/>
          <w:marRight w:val="0"/>
          <w:marTop w:val="0"/>
          <w:marBottom w:val="0"/>
          <w:divBdr>
            <w:top w:val="none" w:sz="0" w:space="0" w:color="auto"/>
            <w:left w:val="none" w:sz="0" w:space="0" w:color="auto"/>
            <w:bottom w:val="none" w:sz="0" w:space="0" w:color="auto"/>
            <w:right w:val="none" w:sz="0" w:space="0" w:color="auto"/>
          </w:divBdr>
        </w:div>
        <w:div w:id="362095558">
          <w:marLeft w:val="640"/>
          <w:marRight w:val="0"/>
          <w:marTop w:val="0"/>
          <w:marBottom w:val="0"/>
          <w:divBdr>
            <w:top w:val="none" w:sz="0" w:space="0" w:color="auto"/>
            <w:left w:val="none" w:sz="0" w:space="0" w:color="auto"/>
            <w:bottom w:val="none" w:sz="0" w:space="0" w:color="auto"/>
            <w:right w:val="none" w:sz="0" w:space="0" w:color="auto"/>
          </w:divBdr>
        </w:div>
        <w:div w:id="1982072986">
          <w:marLeft w:val="640"/>
          <w:marRight w:val="0"/>
          <w:marTop w:val="0"/>
          <w:marBottom w:val="0"/>
          <w:divBdr>
            <w:top w:val="none" w:sz="0" w:space="0" w:color="auto"/>
            <w:left w:val="none" w:sz="0" w:space="0" w:color="auto"/>
            <w:bottom w:val="none" w:sz="0" w:space="0" w:color="auto"/>
            <w:right w:val="none" w:sz="0" w:space="0" w:color="auto"/>
          </w:divBdr>
        </w:div>
        <w:div w:id="1133448979">
          <w:marLeft w:val="640"/>
          <w:marRight w:val="0"/>
          <w:marTop w:val="0"/>
          <w:marBottom w:val="0"/>
          <w:divBdr>
            <w:top w:val="none" w:sz="0" w:space="0" w:color="auto"/>
            <w:left w:val="none" w:sz="0" w:space="0" w:color="auto"/>
            <w:bottom w:val="none" w:sz="0" w:space="0" w:color="auto"/>
            <w:right w:val="none" w:sz="0" w:space="0" w:color="auto"/>
          </w:divBdr>
        </w:div>
        <w:div w:id="140122412">
          <w:marLeft w:val="640"/>
          <w:marRight w:val="0"/>
          <w:marTop w:val="0"/>
          <w:marBottom w:val="0"/>
          <w:divBdr>
            <w:top w:val="none" w:sz="0" w:space="0" w:color="auto"/>
            <w:left w:val="none" w:sz="0" w:space="0" w:color="auto"/>
            <w:bottom w:val="none" w:sz="0" w:space="0" w:color="auto"/>
            <w:right w:val="none" w:sz="0" w:space="0" w:color="auto"/>
          </w:divBdr>
        </w:div>
        <w:div w:id="2133787763">
          <w:marLeft w:val="640"/>
          <w:marRight w:val="0"/>
          <w:marTop w:val="0"/>
          <w:marBottom w:val="0"/>
          <w:divBdr>
            <w:top w:val="none" w:sz="0" w:space="0" w:color="auto"/>
            <w:left w:val="none" w:sz="0" w:space="0" w:color="auto"/>
            <w:bottom w:val="none" w:sz="0" w:space="0" w:color="auto"/>
            <w:right w:val="none" w:sz="0" w:space="0" w:color="auto"/>
          </w:divBdr>
        </w:div>
        <w:div w:id="1190337214">
          <w:marLeft w:val="640"/>
          <w:marRight w:val="0"/>
          <w:marTop w:val="0"/>
          <w:marBottom w:val="0"/>
          <w:divBdr>
            <w:top w:val="none" w:sz="0" w:space="0" w:color="auto"/>
            <w:left w:val="none" w:sz="0" w:space="0" w:color="auto"/>
            <w:bottom w:val="none" w:sz="0" w:space="0" w:color="auto"/>
            <w:right w:val="none" w:sz="0" w:space="0" w:color="auto"/>
          </w:divBdr>
        </w:div>
        <w:div w:id="704717894">
          <w:marLeft w:val="640"/>
          <w:marRight w:val="0"/>
          <w:marTop w:val="0"/>
          <w:marBottom w:val="0"/>
          <w:divBdr>
            <w:top w:val="none" w:sz="0" w:space="0" w:color="auto"/>
            <w:left w:val="none" w:sz="0" w:space="0" w:color="auto"/>
            <w:bottom w:val="none" w:sz="0" w:space="0" w:color="auto"/>
            <w:right w:val="none" w:sz="0" w:space="0" w:color="auto"/>
          </w:divBdr>
        </w:div>
        <w:div w:id="2115585719">
          <w:marLeft w:val="640"/>
          <w:marRight w:val="0"/>
          <w:marTop w:val="0"/>
          <w:marBottom w:val="0"/>
          <w:divBdr>
            <w:top w:val="none" w:sz="0" w:space="0" w:color="auto"/>
            <w:left w:val="none" w:sz="0" w:space="0" w:color="auto"/>
            <w:bottom w:val="none" w:sz="0" w:space="0" w:color="auto"/>
            <w:right w:val="none" w:sz="0" w:space="0" w:color="auto"/>
          </w:divBdr>
        </w:div>
        <w:div w:id="360516251">
          <w:marLeft w:val="640"/>
          <w:marRight w:val="0"/>
          <w:marTop w:val="0"/>
          <w:marBottom w:val="0"/>
          <w:divBdr>
            <w:top w:val="none" w:sz="0" w:space="0" w:color="auto"/>
            <w:left w:val="none" w:sz="0" w:space="0" w:color="auto"/>
            <w:bottom w:val="none" w:sz="0" w:space="0" w:color="auto"/>
            <w:right w:val="none" w:sz="0" w:space="0" w:color="auto"/>
          </w:divBdr>
        </w:div>
        <w:div w:id="1177038270">
          <w:marLeft w:val="640"/>
          <w:marRight w:val="0"/>
          <w:marTop w:val="0"/>
          <w:marBottom w:val="0"/>
          <w:divBdr>
            <w:top w:val="none" w:sz="0" w:space="0" w:color="auto"/>
            <w:left w:val="none" w:sz="0" w:space="0" w:color="auto"/>
            <w:bottom w:val="none" w:sz="0" w:space="0" w:color="auto"/>
            <w:right w:val="none" w:sz="0" w:space="0" w:color="auto"/>
          </w:divBdr>
        </w:div>
        <w:div w:id="812335255">
          <w:marLeft w:val="640"/>
          <w:marRight w:val="0"/>
          <w:marTop w:val="0"/>
          <w:marBottom w:val="0"/>
          <w:divBdr>
            <w:top w:val="none" w:sz="0" w:space="0" w:color="auto"/>
            <w:left w:val="none" w:sz="0" w:space="0" w:color="auto"/>
            <w:bottom w:val="none" w:sz="0" w:space="0" w:color="auto"/>
            <w:right w:val="none" w:sz="0" w:space="0" w:color="auto"/>
          </w:divBdr>
        </w:div>
        <w:div w:id="810484450">
          <w:marLeft w:val="640"/>
          <w:marRight w:val="0"/>
          <w:marTop w:val="0"/>
          <w:marBottom w:val="0"/>
          <w:divBdr>
            <w:top w:val="none" w:sz="0" w:space="0" w:color="auto"/>
            <w:left w:val="none" w:sz="0" w:space="0" w:color="auto"/>
            <w:bottom w:val="none" w:sz="0" w:space="0" w:color="auto"/>
            <w:right w:val="none" w:sz="0" w:space="0" w:color="auto"/>
          </w:divBdr>
        </w:div>
        <w:div w:id="2048018720">
          <w:marLeft w:val="640"/>
          <w:marRight w:val="0"/>
          <w:marTop w:val="0"/>
          <w:marBottom w:val="0"/>
          <w:divBdr>
            <w:top w:val="none" w:sz="0" w:space="0" w:color="auto"/>
            <w:left w:val="none" w:sz="0" w:space="0" w:color="auto"/>
            <w:bottom w:val="none" w:sz="0" w:space="0" w:color="auto"/>
            <w:right w:val="none" w:sz="0" w:space="0" w:color="auto"/>
          </w:divBdr>
        </w:div>
        <w:div w:id="1134101405">
          <w:marLeft w:val="640"/>
          <w:marRight w:val="0"/>
          <w:marTop w:val="0"/>
          <w:marBottom w:val="0"/>
          <w:divBdr>
            <w:top w:val="none" w:sz="0" w:space="0" w:color="auto"/>
            <w:left w:val="none" w:sz="0" w:space="0" w:color="auto"/>
            <w:bottom w:val="none" w:sz="0" w:space="0" w:color="auto"/>
            <w:right w:val="none" w:sz="0" w:space="0" w:color="auto"/>
          </w:divBdr>
        </w:div>
        <w:div w:id="774978245">
          <w:marLeft w:val="640"/>
          <w:marRight w:val="0"/>
          <w:marTop w:val="0"/>
          <w:marBottom w:val="0"/>
          <w:divBdr>
            <w:top w:val="none" w:sz="0" w:space="0" w:color="auto"/>
            <w:left w:val="none" w:sz="0" w:space="0" w:color="auto"/>
            <w:bottom w:val="none" w:sz="0" w:space="0" w:color="auto"/>
            <w:right w:val="none" w:sz="0" w:space="0" w:color="auto"/>
          </w:divBdr>
        </w:div>
        <w:div w:id="532502080">
          <w:marLeft w:val="640"/>
          <w:marRight w:val="0"/>
          <w:marTop w:val="0"/>
          <w:marBottom w:val="0"/>
          <w:divBdr>
            <w:top w:val="none" w:sz="0" w:space="0" w:color="auto"/>
            <w:left w:val="none" w:sz="0" w:space="0" w:color="auto"/>
            <w:bottom w:val="none" w:sz="0" w:space="0" w:color="auto"/>
            <w:right w:val="none" w:sz="0" w:space="0" w:color="auto"/>
          </w:divBdr>
        </w:div>
        <w:div w:id="1348599911">
          <w:marLeft w:val="640"/>
          <w:marRight w:val="0"/>
          <w:marTop w:val="0"/>
          <w:marBottom w:val="0"/>
          <w:divBdr>
            <w:top w:val="none" w:sz="0" w:space="0" w:color="auto"/>
            <w:left w:val="none" w:sz="0" w:space="0" w:color="auto"/>
            <w:bottom w:val="none" w:sz="0" w:space="0" w:color="auto"/>
            <w:right w:val="none" w:sz="0" w:space="0" w:color="auto"/>
          </w:divBdr>
        </w:div>
        <w:div w:id="84150671">
          <w:marLeft w:val="640"/>
          <w:marRight w:val="0"/>
          <w:marTop w:val="0"/>
          <w:marBottom w:val="0"/>
          <w:divBdr>
            <w:top w:val="none" w:sz="0" w:space="0" w:color="auto"/>
            <w:left w:val="none" w:sz="0" w:space="0" w:color="auto"/>
            <w:bottom w:val="none" w:sz="0" w:space="0" w:color="auto"/>
            <w:right w:val="none" w:sz="0" w:space="0" w:color="auto"/>
          </w:divBdr>
        </w:div>
        <w:div w:id="573245706">
          <w:marLeft w:val="640"/>
          <w:marRight w:val="0"/>
          <w:marTop w:val="0"/>
          <w:marBottom w:val="0"/>
          <w:divBdr>
            <w:top w:val="none" w:sz="0" w:space="0" w:color="auto"/>
            <w:left w:val="none" w:sz="0" w:space="0" w:color="auto"/>
            <w:bottom w:val="none" w:sz="0" w:space="0" w:color="auto"/>
            <w:right w:val="none" w:sz="0" w:space="0" w:color="auto"/>
          </w:divBdr>
        </w:div>
        <w:div w:id="1263104561">
          <w:marLeft w:val="640"/>
          <w:marRight w:val="0"/>
          <w:marTop w:val="0"/>
          <w:marBottom w:val="0"/>
          <w:divBdr>
            <w:top w:val="none" w:sz="0" w:space="0" w:color="auto"/>
            <w:left w:val="none" w:sz="0" w:space="0" w:color="auto"/>
            <w:bottom w:val="none" w:sz="0" w:space="0" w:color="auto"/>
            <w:right w:val="none" w:sz="0" w:space="0" w:color="auto"/>
          </w:divBdr>
        </w:div>
        <w:div w:id="52853220">
          <w:marLeft w:val="640"/>
          <w:marRight w:val="0"/>
          <w:marTop w:val="0"/>
          <w:marBottom w:val="0"/>
          <w:divBdr>
            <w:top w:val="none" w:sz="0" w:space="0" w:color="auto"/>
            <w:left w:val="none" w:sz="0" w:space="0" w:color="auto"/>
            <w:bottom w:val="none" w:sz="0" w:space="0" w:color="auto"/>
            <w:right w:val="none" w:sz="0" w:space="0" w:color="auto"/>
          </w:divBdr>
        </w:div>
        <w:div w:id="1955403282">
          <w:marLeft w:val="640"/>
          <w:marRight w:val="0"/>
          <w:marTop w:val="0"/>
          <w:marBottom w:val="0"/>
          <w:divBdr>
            <w:top w:val="none" w:sz="0" w:space="0" w:color="auto"/>
            <w:left w:val="none" w:sz="0" w:space="0" w:color="auto"/>
            <w:bottom w:val="none" w:sz="0" w:space="0" w:color="auto"/>
            <w:right w:val="none" w:sz="0" w:space="0" w:color="auto"/>
          </w:divBdr>
        </w:div>
        <w:div w:id="1656572817">
          <w:marLeft w:val="640"/>
          <w:marRight w:val="0"/>
          <w:marTop w:val="0"/>
          <w:marBottom w:val="0"/>
          <w:divBdr>
            <w:top w:val="none" w:sz="0" w:space="0" w:color="auto"/>
            <w:left w:val="none" w:sz="0" w:space="0" w:color="auto"/>
            <w:bottom w:val="none" w:sz="0" w:space="0" w:color="auto"/>
            <w:right w:val="none" w:sz="0" w:space="0" w:color="auto"/>
          </w:divBdr>
        </w:div>
      </w:divsChild>
    </w:div>
    <w:div w:id="240675833">
      <w:bodyDiv w:val="1"/>
      <w:marLeft w:val="0"/>
      <w:marRight w:val="0"/>
      <w:marTop w:val="0"/>
      <w:marBottom w:val="0"/>
      <w:divBdr>
        <w:top w:val="none" w:sz="0" w:space="0" w:color="auto"/>
        <w:left w:val="none" w:sz="0" w:space="0" w:color="auto"/>
        <w:bottom w:val="none" w:sz="0" w:space="0" w:color="auto"/>
        <w:right w:val="none" w:sz="0" w:space="0" w:color="auto"/>
      </w:divBdr>
      <w:divsChild>
        <w:div w:id="1778477973">
          <w:marLeft w:val="0"/>
          <w:marRight w:val="0"/>
          <w:marTop w:val="0"/>
          <w:marBottom w:val="0"/>
          <w:divBdr>
            <w:top w:val="none" w:sz="0" w:space="0" w:color="auto"/>
            <w:left w:val="none" w:sz="0" w:space="0" w:color="auto"/>
            <w:bottom w:val="none" w:sz="0" w:space="0" w:color="auto"/>
            <w:right w:val="none" w:sz="0" w:space="0" w:color="auto"/>
          </w:divBdr>
          <w:divsChild>
            <w:div w:id="768505824">
              <w:marLeft w:val="0"/>
              <w:marRight w:val="0"/>
              <w:marTop w:val="0"/>
              <w:marBottom w:val="0"/>
              <w:divBdr>
                <w:top w:val="none" w:sz="0" w:space="0" w:color="auto"/>
                <w:left w:val="none" w:sz="0" w:space="0" w:color="auto"/>
                <w:bottom w:val="none" w:sz="0" w:space="0" w:color="auto"/>
                <w:right w:val="none" w:sz="0" w:space="0" w:color="auto"/>
              </w:divBdr>
              <w:divsChild>
                <w:div w:id="199056788">
                  <w:marLeft w:val="0"/>
                  <w:marRight w:val="0"/>
                  <w:marTop w:val="0"/>
                  <w:marBottom w:val="0"/>
                  <w:divBdr>
                    <w:top w:val="none" w:sz="0" w:space="0" w:color="auto"/>
                    <w:left w:val="none" w:sz="0" w:space="0" w:color="auto"/>
                    <w:bottom w:val="none" w:sz="0" w:space="0" w:color="auto"/>
                    <w:right w:val="none" w:sz="0" w:space="0" w:color="auto"/>
                  </w:divBdr>
                  <w:divsChild>
                    <w:div w:id="77949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630528">
          <w:marLeft w:val="0"/>
          <w:marRight w:val="0"/>
          <w:marTop w:val="0"/>
          <w:marBottom w:val="0"/>
          <w:divBdr>
            <w:top w:val="none" w:sz="0" w:space="0" w:color="auto"/>
            <w:left w:val="none" w:sz="0" w:space="0" w:color="auto"/>
            <w:bottom w:val="none" w:sz="0" w:space="0" w:color="auto"/>
            <w:right w:val="none" w:sz="0" w:space="0" w:color="auto"/>
          </w:divBdr>
          <w:divsChild>
            <w:div w:id="652485252">
              <w:marLeft w:val="0"/>
              <w:marRight w:val="0"/>
              <w:marTop w:val="0"/>
              <w:marBottom w:val="0"/>
              <w:divBdr>
                <w:top w:val="none" w:sz="0" w:space="0" w:color="auto"/>
                <w:left w:val="none" w:sz="0" w:space="0" w:color="auto"/>
                <w:bottom w:val="none" w:sz="0" w:space="0" w:color="auto"/>
                <w:right w:val="none" w:sz="0" w:space="0" w:color="auto"/>
              </w:divBdr>
              <w:divsChild>
                <w:div w:id="1082683334">
                  <w:marLeft w:val="0"/>
                  <w:marRight w:val="0"/>
                  <w:marTop w:val="0"/>
                  <w:marBottom w:val="0"/>
                  <w:divBdr>
                    <w:top w:val="none" w:sz="0" w:space="0" w:color="auto"/>
                    <w:left w:val="none" w:sz="0" w:space="0" w:color="auto"/>
                    <w:bottom w:val="none" w:sz="0" w:space="0" w:color="auto"/>
                    <w:right w:val="none" w:sz="0" w:space="0" w:color="auto"/>
                  </w:divBdr>
                  <w:divsChild>
                    <w:div w:id="148813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573837">
      <w:bodyDiv w:val="1"/>
      <w:marLeft w:val="0"/>
      <w:marRight w:val="0"/>
      <w:marTop w:val="0"/>
      <w:marBottom w:val="0"/>
      <w:divBdr>
        <w:top w:val="none" w:sz="0" w:space="0" w:color="auto"/>
        <w:left w:val="none" w:sz="0" w:space="0" w:color="auto"/>
        <w:bottom w:val="none" w:sz="0" w:space="0" w:color="auto"/>
        <w:right w:val="none" w:sz="0" w:space="0" w:color="auto"/>
      </w:divBdr>
      <w:divsChild>
        <w:div w:id="691417979">
          <w:marLeft w:val="640"/>
          <w:marRight w:val="0"/>
          <w:marTop w:val="0"/>
          <w:marBottom w:val="0"/>
          <w:divBdr>
            <w:top w:val="none" w:sz="0" w:space="0" w:color="auto"/>
            <w:left w:val="none" w:sz="0" w:space="0" w:color="auto"/>
            <w:bottom w:val="none" w:sz="0" w:space="0" w:color="auto"/>
            <w:right w:val="none" w:sz="0" w:space="0" w:color="auto"/>
          </w:divBdr>
        </w:div>
        <w:div w:id="1795058855">
          <w:marLeft w:val="640"/>
          <w:marRight w:val="0"/>
          <w:marTop w:val="0"/>
          <w:marBottom w:val="0"/>
          <w:divBdr>
            <w:top w:val="none" w:sz="0" w:space="0" w:color="auto"/>
            <w:left w:val="none" w:sz="0" w:space="0" w:color="auto"/>
            <w:bottom w:val="none" w:sz="0" w:space="0" w:color="auto"/>
            <w:right w:val="none" w:sz="0" w:space="0" w:color="auto"/>
          </w:divBdr>
        </w:div>
        <w:div w:id="284892217">
          <w:marLeft w:val="640"/>
          <w:marRight w:val="0"/>
          <w:marTop w:val="0"/>
          <w:marBottom w:val="0"/>
          <w:divBdr>
            <w:top w:val="none" w:sz="0" w:space="0" w:color="auto"/>
            <w:left w:val="none" w:sz="0" w:space="0" w:color="auto"/>
            <w:bottom w:val="none" w:sz="0" w:space="0" w:color="auto"/>
            <w:right w:val="none" w:sz="0" w:space="0" w:color="auto"/>
          </w:divBdr>
        </w:div>
        <w:div w:id="287055061">
          <w:marLeft w:val="640"/>
          <w:marRight w:val="0"/>
          <w:marTop w:val="0"/>
          <w:marBottom w:val="0"/>
          <w:divBdr>
            <w:top w:val="none" w:sz="0" w:space="0" w:color="auto"/>
            <w:left w:val="none" w:sz="0" w:space="0" w:color="auto"/>
            <w:bottom w:val="none" w:sz="0" w:space="0" w:color="auto"/>
            <w:right w:val="none" w:sz="0" w:space="0" w:color="auto"/>
          </w:divBdr>
        </w:div>
        <w:div w:id="1185051610">
          <w:marLeft w:val="640"/>
          <w:marRight w:val="0"/>
          <w:marTop w:val="0"/>
          <w:marBottom w:val="0"/>
          <w:divBdr>
            <w:top w:val="none" w:sz="0" w:space="0" w:color="auto"/>
            <w:left w:val="none" w:sz="0" w:space="0" w:color="auto"/>
            <w:bottom w:val="none" w:sz="0" w:space="0" w:color="auto"/>
            <w:right w:val="none" w:sz="0" w:space="0" w:color="auto"/>
          </w:divBdr>
        </w:div>
        <w:div w:id="562986936">
          <w:marLeft w:val="640"/>
          <w:marRight w:val="0"/>
          <w:marTop w:val="0"/>
          <w:marBottom w:val="0"/>
          <w:divBdr>
            <w:top w:val="none" w:sz="0" w:space="0" w:color="auto"/>
            <w:left w:val="none" w:sz="0" w:space="0" w:color="auto"/>
            <w:bottom w:val="none" w:sz="0" w:space="0" w:color="auto"/>
            <w:right w:val="none" w:sz="0" w:space="0" w:color="auto"/>
          </w:divBdr>
        </w:div>
        <w:div w:id="164977086">
          <w:marLeft w:val="640"/>
          <w:marRight w:val="0"/>
          <w:marTop w:val="0"/>
          <w:marBottom w:val="0"/>
          <w:divBdr>
            <w:top w:val="none" w:sz="0" w:space="0" w:color="auto"/>
            <w:left w:val="none" w:sz="0" w:space="0" w:color="auto"/>
            <w:bottom w:val="none" w:sz="0" w:space="0" w:color="auto"/>
            <w:right w:val="none" w:sz="0" w:space="0" w:color="auto"/>
          </w:divBdr>
        </w:div>
      </w:divsChild>
    </w:div>
    <w:div w:id="252201166">
      <w:bodyDiv w:val="1"/>
      <w:marLeft w:val="0"/>
      <w:marRight w:val="0"/>
      <w:marTop w:val="0"/>
      <w:marBottom w:val="0"/>
      <w:divBdr>
        <w:top w:val="none" w:sz="0" w:space="0" w:color="auto"/>
        <w:left w:val="none" w:sz="0" w:space="0" w:color="auto"/>
        <w:bottom w:val="none" w:sz="0" w:space="0" w:color="auto"/>
        <w:right w:val="none" w:sz="0" w:space="0" w:color="auto"/>
      </w:divBdr>
    </w:div>
    <w:div w:id="264314362">
      <w:bodyDiv w:val="1"/>
      <w:marLeft w:val="0"/>
      <w:marRight w:val="0"/>
      <w:marTop w:val="0"/>
      <w:marBottom w:val="0"/>
      <w:divBdr>
        <w:top w:val="none" w:sz="0" w:space="0" w:color="auto"/>
        <w:left w:val="none" w:sz="0" w:space="0" w:color="auto"/>
        <w:bottom w:val="none" w:sz="0" w:space="0" w:color="auto"/>
        <w:right w:val="none" w:sz="0" w:space="0" w:color="auto"/>
      </w:divBdr>
      <w:divsChild>
        <w:div w:id="874578430">
          <w:marLeft w:val="640"/>
          <w:marRight w:val="0"/>
          <w:marTop w:val="0"/>
          <w:marBottom w:val="0"/>
          <w:divBdr>
            <w:top w:val="none" w:sz="0" w:space="0" w:color="auto"/>
            <w:left w:val="none" w:sz="0" w:space="0" w:color="auto"/>
            <w:bottom w:val="none" w:sz="0" w:space="0" w:color="auto"/>
            <w:right w:val="none" w:sz="0" w:space="0" w:color="auto"/>
          </w:divBdr>
        </w:div>
        <w:div w:id="942614147">
          <w:marLeft w:val="640"/>
          <w:marRight w:val="0"/>
          <w:marTop w:val="0"/>
          <w:marBottom w:val="0"/>
          <w:divBdr>
            <w:top w:val="none" w:sz="0" w:space="0" w:color="auto"/>
            <w:left w:val="none" w:sz="0" w:space="0" w:color="auto"/>
            <w:bottom w:val="none" w:sz="0" w:space="0" w:color="auto"/>
            <w:right w:val="none" w:sz="0" w:space="0" w:color="auto"/>
          </w:divBdr>
        </w:div>
        <w:div w:id="845367608">
          <w:marLeft w:val="640"/>
          <w:marRight w:val="0"/>
          <w:marTop w:val="0"/>
          <w:marBottom w:val="0"/>
          <w:divBdr>
            <w:top w:val="none" w:sz="0" w:space="0" w:color="auto"/>
            <w:left w:val="none" w:sz="0" w:space="0" w:color="auto"/>
            <w:bottom w:val="none" w:sz="0" w:space="0" w:color="auto"/>
            <w:right w:val="none" w:sz="0" w:space="0" w:color="auto"/>
          </w:divBdr>
        </w:div>
        <w:div w:id="2070493709">
          <w:marLeft w:val="640"/>
          <w:marRight w:val="0"/>
          <w:marTop w:val="0"/>
          <w:marBottom w:val="0"/>
          <w:divBdr>
            <w:top w:val="none" w:sz="0" w:space="0" w:color="auto"/>
            <w:left w:val="none" w:sz="0" w:space="0" w:color="auto"/>
            <w:bottom w:val="none" w:sz="0" w:space="0" w:color="auto"/>
            <w:right w:val="none" w:sz="0" w:space="0" w:color="auto"/>
          </w:divBdr>
        </w:div>
        <w:div w:id="351685886">
          <w:marLeft w:val="640"/>
          <w:marRight w:val="0"/>
          <w:marTop w:val="0"/>
          <w:marBottom w:val="0"/>
          <w:divBdr>
            <w:top w:val="none" w:sz="0" w:space="0" w:color="auto"/>
            <w:left w:val="none" w:sz="0" w:space="0" w:color="auto"/>
            <w:bottom w:val="none" w:sz="0" w:space="0" w:color="auto"/>
            <w:right w:val="none" w:sz="0" w:space="0" w:color="auto"/>
          </w:divBdr>
        </w:div>
        <w:div w:id="1210261047">
          <w:marLeft w:val="640"/>
          <w:marRight w:val="0"/>
          <w:marTop w:val="0"/>
          <w:marBottom w:val="0"/>
          <w:divBdr>
            <w:top w:val="none" w:sz="0" w:space="0" w:color="auto"/>
            <w:left w:val="none" w:sz="0" w:space="0" w:color="auto"/>
            <w:bottom w:val="none" w:sz="0" w:space="0" w:color="auto"/>
            <w:right w:val="none" w:sz="0" w:space="0" w:color="auto"/>
          </w:divBdr>
        </w:div>
        <w:div w:id="1118062212">
          <w:marLeft w:val="640"/>
          <w:marRight w:val="0"/>
          <w:marTop w:val="0"/>
          <w:marBottom w:val="0"/>
          <w:divBdr>
            <w:top w:val="none" w:sz="0" w:space="0" w:color="auto"/>
            <w:left w:val="none" w:sz="0" w:space="0" w:color="auto"/>
            <w:bottom w:val="none" w:sz="0" w:space="0" w:color="auto"/>
            <w:right w:val="none" w:sz="0" w:space="0" w:color="auto"/>
          </w:divBdr>
        </w:div>
        <w:div w:id="2078630632">
          <w:marLeft w:val="640"/>
          <w:marRight w:val="0"/>
          <w:marTop w:val="0"/>
          <w:marBottom w:val="0"/>
          <w:divBdr>
            <w:top w:val="none" w:sz="0" w:space="0" w:color="auto"/>
            <w:left w:val="none" w:sz="0" w:space="0" w:color="auto"/>
            <w:bottom w:val="none" w:sz="0" w:space="0" w:color="auto"/>
            <w:right w:val="none" w:sz="0" w:space="0" w:color="auto"/>
          </w:divBdr>
        </w:div>
        <w:div w:id="1296328034">
          <w:marLeft w:val="640"/>
          <w:marRight w:val="0"/>
          <w:marTop w:val="0"/>
          <w:marBottom w:val="0"/>
          <w:divBdr>
            <w:top w:val="none" w:sz="0" w:space="0" w:color="auto"/>
            <w:left w:val="none" w:sz="0" w:space="0" w:color="auto"/>
            <w:bottom w:val="none" w:sz="0" w:space="0" w:color="auto"/>
            <w:right w:val="none" w:sz="0" w:space="0" w:color="auto"/>
          </w:divBdr>
        </w:div>
        <w:div w:id="1145273697">
          <w:marLeft w:val="640"/>
          <w:marRight w:val="0"/>
          <w:marTop w:val="0"/>
          <w:marBottom w:val="0"/>
          <w:divBdr>
            <w:top w:val="none" w:sz="0" w:space="0" w:color="auto"/>
            <w:left w:val="none" w:sz="0" w:space="0" w:color="auto"/>
            <w:bottom w:val="none" w:sz="0" w:space="0" w:color="auto"/>
            <w:right w:val="none" w:sz="0" w:space="0" w:color="auto"/>
          </w:divBdr>
        </w:div>
        <w:div w:id="851915967">
          <w:marLeft w:val="640"/>
          <w:marRight w:val="0"/>
          <w:marTop w:val="0"/>
          <w:marBottom w:val="0"/>
          <w:divBdr>
            <w:top w:val="none" w:sz="0" w:space="0" w:color="auto"/>
            <w:left w:val="none" w:sz="0" w:space="0" w:color="auto"/>
            <w:bottom w:val="none" w:sz="0" w:space="0" w:color="auto"/>
            <w:right w:val="none" w:sz="0" w:space="0" w:color="auto"/>
          </w:divBdr>
        </w:div>
        <w:div w:id="842012870">
          <w:marLeft w:val="640"/>
          <w:marRight w:val="0"/>
          <w:marTop w:val="0"/>
          <w:marBottom w:val="0"/>
          <w:divBdr>
            <w:top w:val="none" w:sz="0" w:space="0" w:color="auto"/>
            <w:left w:val="none" w:sz="0" w:space="0" w:color="auto"/>
            <w:bottom w:val="none" w:sz="0" w:space="0" w:color="auto"/>
            <w:right w:val="none" w:sz="0" w:space="0" w:color="auto"/>
          </w:divBdr>
        </w:div>
        <w:div w:id="382291013">
          <w:marLeft w:val="640"/>
          <w:marRight w:val="0"/>
          <w:marTop w:val="0"/>
          <w:marBottom w:val="0"/>
          <w:divBdr>
            <w:top w:val="none" w:sz="0" w:space="0" w:color="auto"/>
            <w:left w:val="none" w:sz="0" w:space="0" w:color="auto"/>
            <w:bottom w:val="none" w:sz="0" w:space="0" w:color="auto"/>
            <w:right w:val="none" w:sz="0" w:space="0" w:color="auto"/>
          </w:divBdr>
        </w:div>
        <w:div w:id="218979734">
          <w:marLeft w:val="640"/>
          <w:marRight w:val="0"/>
          <w:marTop w:val="0"/>
          <w:marBottom w:val="0"/>
          <w:divBdr>
            <w:top w:val="none" w:sz="0" w:space="0" w:color="auto"/>
            <w:left w:val="none" w:sz="0" w:space="0" w:color="auto"/>
            <w:bottom w:val="none" w:sz="0" w:space="0" w:color="auto"/>
            <w:right w:val="none" w:sz="0" w:space="0" w:color="auto"/>
          </w:divBdr>
        </w:div>
        <w:div w:id="2075004239">
          <w:marLeft w:val="640"/>
          <w:marRight w:val="0"/>
          <w:marTop w:val="0"/>
          <w:marBottom w:val="0"/>
          <w:divBdr>
            <w:top w:val="none" w:sz="0" w:space="0" w:color="auto"/>
            <w:left w:val="none" w:sz="0" w:space="0" w:color="auto"/>
            <w:bottom w:val="none" w:sz="0" w:space="0" w:color="auto"/>
            <w:right w:val="none" w:sz="0" w:space="0" w:color="auto"/>
          </w:divBdr>
        </w:div>
        <w:div w:id="1651639179">
          <w:marLeft w:val="640"/>
          <w:marRight w:val="0"/>
          <w:marTop w:val="0"/>
          <w:marBottom w:val="0"/>
          <w:divBdr>
            <w:top w:val="none" w:sz="0" w:space="0" w:color="auto"/>
            <w:left w:val="none" w:sz="0" w:space="0" w:color="auto"/>
            <w:bottom w:val="none" w:sz="0" w:space="0" w:color="auto"/>
            <w:right w:val="none" w:sz="0" w:space="0" w:color="auto"/>
          </w:divBdr>
        </w:div>
        <w:div w:id="1962034420">
          <w:marLeft w:val="640"/>
          <w:marRight w:val="0"/>
          <w:marTop w:val="0"/>
          <w:marBottom w:val="0"/>
          <w:divBdr>
            <w:top w:val="none" w:sz="0" w:space="0" w:color="auto"/>
            <w:left w:val="none" w:sz="0" w:space="0" w:color="auto"/>
            <w:bottom w:val="none" w:sz="0" w:space="0" w:color="auto"/>
            <w:right w:val="none" w:sz="0" w:space="0" w:color="auto"/>
          </w:divBdr>
        </w:div>
        <w:div w:id="1590507180">
          <w:marLeft w:val="640"/>
          <w:marRight w:val="0"/>
          <w:marTop w:val="0"/>
          <w:marBottom w:val="0"/>
          <w:divBdr>
            <w:top w:val="none" w:sz="0" w:space="0" w:color="auto"/>
            <w:left w:val="none" w:sz="0" w:space="0" w:color="auto"/>
            <w:bottom w:val="none" w:sz="0" w:space="0" w:color="auto"/>
            <w:right w:val="none" w:sz="0" w:space="0" w:color="auto"/>
          </w:divBdr>
        </w:div>
        <w:div w:id="824779424">
          <w:marLeft w:val="640"/>
          <w:marRight w:val="0"/>
          <w:marTop w:val="0"/>
          <w:marBottom w:val="0"/>
          <w:divBdr>
            <w:top w:val="none" w:sz="0" w:space="0" w:color="auto"/>
            <w:left w:val="none" w:sz="0" w:space="0" w:color="auto"/>
            <w:bottom w:val="none" w:sz="0" w:space="0" w:color="auto"/>
            <w:right w:val="none" w:sz="0" w:space="0" w:color="auto"/>
          </w:divBdr>
        </w:div>
        <w:div w:id="1495102914">
          <w:marLeft w:val="640"/>
          <w:marRight w:val="0"/>
          <w:marTop w:val="0"/>
          <w:marBottom w:val="0"/>
          <w:divBdr>
            <w:top w:val="none" w:sz="0" w:space="0" w:color="auto"/>
            <w:left w:val="none" w:sz="0" w:space="0" w:color="auto"/>
            <w:bottom w:val="none" w:sz="0" w:space="0" w:color="auto"/>
            <w:right w:val="none" w:sz="0" w:space="0" w:color="auto"/>
          </w:divBdr>
        </w:div>
        <w:div w:id="135807468">
          <w:marLeft w:val="640"/>
          <w:marRight w:val="0"/>
          <w:marTop w:val="0"/>
          <w:marBottom w:val="0"/>
          <w:divBdr>
            <w:top w:val="none" w:sz="0" w:space="0" w:color="auto"/>
            <w:left w:val="none" w:sz="0" w:space="0" w:color="auto"/>
            <w:bottom w:val="none" w:sz="0" w:space="0" w:color="auto"/>
            <w:right w:val="none" w:sz="0" w:space="0" w:color="auto"/>
          </w:divBdr>
        </w:div>
        <w:div w:id="1452016656">
          <w:marLeft w:val="640"/>
          <w:marRight w:val="0"/>
          <w:marTop w:val="0"/>
          <w:marBottom w:val="0"/>
          <w:divBdr>
            <w:top w:val="none" w:sz="0" w:space="0" w:color="auto"/>
            <w:left w:val="none" w:sz="0" w:space="0" w:color="auto"/>
            <w:bottom w:val="none" w:sz="0" w:space="0" w:color="auto"/>
            <w:right w:val="none" w:sz="0" w:space="0" w:color="auto"/>
          </w:divBdr>
        </w:div>
        <w:div w:id="1753358274">
          <w:marLeft w:val="640"/>
          <w:marRight w:val="0"/>
          <w:marTop w:val="0"/>
          <w:marBottom w:val="0"/>
          <w:divBdr>
            <w:top w:val="none" w:sz="0" w:space="0" w:color="auto"/>
            <w:left w:val="none" w:sz="0" w:space="0" w:color="auto"/>
            <w:bottom w:val="none" w:sz="0" w:space="0" w:color="auto"/>
            <w:right w:val="none" w:sz="0" w:space="0" w:color="auto"/>
          </w:divBdr>
        </w:div>
        <w:div w:id="1704090695">
          <w:marLeft w:val="640"/>
          <w:marRight w:val="0"/>
          <w:marTop w:val="0"/>
          <w:marBottom w:val="0"/>
          <w:divBdr>
            <w:top w:val="none" w:sz="0" w:space="0" w:color="auto"/>
            <w:left w:val="none" w:sz="0" w:space="0" w:color="auto"/>
            <w:bottom w:val="none" w:sz="0" w:space="0" w:color="auto"/>
            <w:right w:val="none" w:sz="0" w:space="0" w:color="auto"/>
          </w:divBdr>
        </w:div>
        <w:div w:id="1467509640">
          <w:marLeft w:val="640"/>
          <w:marRight w:val="0"/>
          <w:marTop w:val="0"/>
          <w:marBottom w:val="0"/>
          <w:divBdr>
            <w:top w:val="none" w:sz="0" w:space="0" w:color="auto"/>
            <w:left w:val="none" w:sz="0" w:space="0" w:color="auto"/>
            <w:bottom w:val="none" w:sz="0" w:space="0" w:color="auto"/>
            <w:right w:val="none" w:sz="0" w:space="0" w:color="auto"/>
          </w:divBdr>
        </w:div>
        <w:div w:id="1617563364">
          <w:marLeft w:val="640"/>
          <w:marRight w:val="0"/>
          <w:marTop w:val="0"/>
          <w:marBottom w:val="0"/>
          <w:divBdr>
            <w:top w:val="none" w:sz="0" w:space="0" w:color="auto"/>
            <w:left w:val="none" w:sz="0" w:space="0" w:color="auto"/>
            <w:bottom w:val="none" w:sz="0" w:space="0" w:color="auto"/>
            <w:right w:val="none" w:sz="0" w:space="0" w:color="auto"/>
          </w:divBdr>
        </w:div>
        <w:div w:id="1632203605">
          <w:marLeft w:val="640"/>
          <w:marRight w:val="0"/>
          <w:marTop w:val="0"/>
          <w:marBottom w:val="0"/>
          <w:divBdr>
            <w:top w:val="none" w:sz="0" w:space="0" w:color="auto"/>
            <w:left w:val="none" w:sz="0" w:space="0" w:color="auto"/>
            <w:bottom w:val="none" w:sz="0" w:space="0" w:color="auto"/>
            <w:right w:val="none" w:sz="0" w:space="0" w:color="auto"/>
          </w:divBdr>
        </w:div>
        <w:div w:id="1681278305">
          <w:marLeft w:val="640"/>
          <w:marRight w:val="0"/>
          <w:marTop w:val="0"/>
          <w:marBottom w:val="0"/>
          <w:divBdr>
            <w:top w:val="none" w:sz="0" w:space="0" w:color="auto"/>
            <w:left w:val="none" w:sz="0" w:space="0" w:color="auto"/>
            <w:bottom w:val="none" w:sz="0" w:space="0" w:color="auto"/>
            <w:right w:val="none" w:sz="0" w:space="0" w:color="auto"/>
          </w:divBdr>
        </w:div>
        <w:div w:id="5597116">
          <w:marLeft w:val="640"/>
          <w:marRight w:val="0"/>
          <w:marTop w:val="0"/>
          <w:marBottom w:val="0"/>
          <w:divBdr>
            <w:top w:val="none" w:sz="0" w:space="0" w:color="auto"/>
            <w:left w:val="none" w:sz="0" w:space="0" w:color="auto"/>
            <w:bottom w:val="none" w:sz="0" w:space="0" w:color="auto"/>
            <w:right w:val="none" w:sz="0" w:space="0" w:color="auto"/>
          </w:divBdr>
        </w:div>
        <w:div w:id="592511265">
          <w:marLeft w:val="640"/>
          <w:marRight w:val="0"/>
          <w:marTop w:val="0"/>
          <w:marBottom w:val="0"/>
          <w:divBdr>
            <w:top w:val="none" w:sz="0" w:space="0" w:color="auto"/>
            <w:left w:val="none" w:sz="0" w:space="0" w:color="auto"/>
            <w:bottom w:val="none" w:sz="0" w:space="0" w:color="auto"/>
            <w:right w:val="none" w:sz="0" w:space="0" w:color="auto"/>
          </w:divBdr>
        </w:div>
        <w:div w:id="1895189757">
          <w:marLeft w:val="640"/>
          <w:marRight w:val="0"/>
          <w:marTop w:val="0"/>
          <w:marBottom w:val="0"/>
          <w:divBdr>
            <w:top w:val="none" w:sz="0" w:space="0" w:color="auto"/>
            <w:left w:val="none" w:sz="0" w:space="0" w:color="auto"/>
            <w:bottom w:val="none" w:sz="0" w:space="0" w:color="auto"/>
            <w:right w:val="none" w:sz="0" w:space="0" w:color="auto"/>
          </w:divBdr>
        </w:div>
        <w:div w:id="1045718429">
          <w:marLeft w:val="640"/>
          <w:marRight w:val="0"/>
          <w:marTop w:val="0"/>
          <w:marBottom w:val="0"/>
          <w:divBdr>
            <w:top w:val="none" w:sz="0" w:space="0" w:color="auto"/>
            <w:left w:val="none" w:sz="0" w:space="0" w:color="auto"/>
            <w:bottom w:val="none" w:sz="0" w:space="0" w:color="auto"/>
            <w:right w:val="none" w:sz="0" w:space="0" w:color="auto"/>
          </w:divBdr>
        </w:div>
        <w:div w:id="1777213069">
          <w:marLeft w:val="640"/>
          <w:marRight w:val="0"/>
          <w:marTop w:val="0"/>
          <w:marBottom w:val="0"/>
          <w:divBdr>
            <w:top w:val="none" w:sz="0" w:space="0" w:color="auto"/>
            <w:left w:val="none" w:sz="0" w:space="0" w:color="auto"/>
            <w:bottom w:val="none" w:sz="0" w:space="0" w:color="auto"/>
            <w:right w:val="none" w:sz="0" w:space="0" w:color="auto"/>
          </w:divBdr>
        </w:div>
        <w:div w:id="705133087">
          <w:marLeft w:val="640"/>
          <w:marRight w:val="0"/>
          <w:marTop w:val="0"/>
          <w:marBottom w:val="0"/>
          <w:divBdr>
            <w:top w:val="none" w:sz="0" w:space="0" w:color="auto"/>
            <w:left w:val="none" w:sz="0" w:space="0" w:color="auto"/>
            <w:bottom w:val="none" w:sz="0" w:space="0" w:color="auto"/>
            <w:right w:val="none" w:sz="0" w:space="0" w:color="auto"/>
          </w:divBdr>
        </w:div>
        <w:div w:id="1480877433">
          <w:marLeft w:val="640"/>
          <w:marRight w:val="0"/>
          <w:marTop w:val="0"/>
          <w:marBottom w:val="0"/>
          <w:divBdr>
            <w:top w:val="none" w:sz="0" w:space="0" w:color="auto"/>
            <w:left w:val="none" w:sz="0" w:space="0" w:color="auto"/>
            <w:bottom w:val="none" w:sz="0" w:space="0" w:color="auto"/>
            <w:right w:val="none" w:sz="0" w:space="0" w:color="auto"/>
          </w:divBdr>
        </w:div>
        <w:div w:id="2076656500">
          <w:marLeft w:val="640"/>
          <w:marRight w:val="0"/>
          <w:marTop w:val="0"/>
          <w:marBottom w:val="0"/>
          <w:divBdr>
            <w:top w:val="none" w:sz="0" w:space="0" w:color="auto"/>
            <w:left w:val="none" w:sz="0" w:space="0" w:color="auto"/>
            <w:bottom w:val="none" w:sz="0" w:space="0" w:color="auto"/>
            <w:right w:val="none" w:sz="0" w:space="0" w:color="auto"/>
          </w:divBdr>
        </w:div>
        <w:div w:id="882866887">
          <w:marLeft w:val="640"/>
          <w:marRight w:val="0"/>
          <w:marTop w:val="0"/>
          <w:marBottom w:val="0"/>
          <w:divBdr>
            <w:top w:val="none" w:sz="0" w:space="0" w:color="auto"/>
            <w:left w:val="none" w:sz="0" w:space="0" w:color="auto"/>
            <w:bottom w:val="none" w:sz="0" w:space="0" w:color="auto"/>
            <w:right w:val="none" w:sz="0" w:space="0" w:color="auto"/>
          </w:divBdr>
        </w:div>
        <w:div w:id="259029334">
          <w:marLeft w:val="640"/>
          <w:marRight w:val="0"/>
          <w:marTop w:val="0"/>
          <w:marBottom w:val="0"/>
          <w:divBdr>
            <w:top w:val="none" w:sz="0" w:space="0" w:color="auto"/>
            <w:left w:val="none" w:sz="0" w:space="0" w:color="auto"/>
            <w:bottom w:val="none" w:sz="0" w:space="0" w:color="auto"/>
            <w:right w:val="none" w:sz="0" w:space="0" w:color="auto"/>
          </w:divBdr>
        </w:div>
        <w:div w:id="1121876413">
          <w:marLeft w:val="640"/>
          <w:marRight w:val="0"/>
          <w:marTop w:val="0"/>
          <w:marBottom w:val="0"/>
          <w:divBdr>
            <w:top w:val="none" w:sz="0" w:space="0" w:color="auto"/>
            <w:left w:val="none" w:sz="0" w:space="0" w:color="auto"/>
            <w:bottom w:val="none" w:sz="0" w:space="0" w:color="auto"/>
            <w:right w:val="none" w:sz="0" w:space="0" w:color="auto"/>
          </w:divBdr>
        </w:div>
        <w:div w:id="1204833143">
          <w:marLeft w:val="640"/>
          <w:marRight w:val="0"/>
          <w:marTop w:val="0"/>
          <w:marBottom w:val="0"/>
          <w:divBdr>
            <w:top w:val="none" w:sz="0" w:space="0" w:color="auto"/>
            <w:left w:val="none" w:sz="0" w:space="0" w:color="auto"/>
            <w:bottom w:val="none" w:sz="0" w:space="0" w:color="auto"/>
            <w:right w:val="none" w:sz="0" w:space="0" w:color="auto"/>
          </w:divBdr>
        </w:div>
        <w:div w:id="1953200121">
          <w:marLeft w:val="640"/>
          <w:marRight w:val="0"/>
          <w:marTop w:val="0"/>
          <w:marBottom w:val="0"/>
          <w:divBdr>
            <w:top w:val="none" w:sz="0" w:space="0" w:color="auto"/>
            <w:left w:val="none" w:sz="0" w:space="0" w:color="auto"/>
            <w:bottom w:val="none" w:sz="0" w:space="0" w:color="auto"/>
            <w:right w:val="none" w:sz="0" w:space="0" w:color="auto"/>
          </w:divBdr>
        </w:div>
      </w:divsChild>
    </w:div>
    <w:div w:id="277181614">
      <w:bodyDiv w:val="1"/>
      <w:marLeft w:val="0"/>
      <w:marRight w:val="0"/>
      <w:marTop w:val="0"/>
      <w:marBottom w:val="0"/>
      <w:divBdr>
        <w:top w:val="none" w:sz="0" w:space="0" w:color="auto"/>
        <w:left w:val="none" w:sz="0" w:space="0" w:color="auto"/>
        <w:bottom w:val="none" w:sz="0" w:space="0" w:color="auto"/>
        <w:right w:val="none" w:sz="0" w:space="0" w:color="auto"/>
      </w:divBdr>
      <w:divsChild>
        <w:div w:id="1084112259">
          <w:marLeft w:val="640"/>
          <w:marRight w:val="0"/>
          <w:marTop w:val="0"/>
          <w:marBottom w:val="0"/>
          <w:divBdr>
            <w:top w:val="none" w:sz="0" w:space="0" w:color="auto"/>
            <w:left w:val="none" w:sz="0" w:space="0" w:color="auto"/>
            <w:bottom w:val="none" w:sz="0" w:space="0" w:color="auto"/>
            <w:right w:val="none" w:sz="0" w:space="0" w:color="auto"/>
          </w:divBdr>
        </w:div>
        <w:div w:id="862279649">
          <w:marLeft w:val="640"/>
          <w:marRight w:val="0"/>
          <w:marTop w:val="0"/>
          <w:marBottom w:val="0"/>
          <w:divBdr>
            <w:top w:val="none" w:sz="0" w:space="0" w:color="auto"/>
            <w:left w:val="none" w:sz="0" w:space="0" w:color="auto"/>
            <w:bottom w:val="none" w:sz="0" w:space="0" w:color="auto"/>
            <w:right w:val="none" w:sz="0" w:space="0" w:color="auto"/>
          </w:divBdr>
        </w:div>
        <w:div w:id="255868107">
          <w:marLeft w:val="640"/>
          <w:marRight w:val="0"/>
          <w:marTop w:val="0"/>
          <w:marBottom w:val="0"/>
          <w:divBdr>
            <w:top w:val="none" w:sz="0" w:space="0" w:color="auto"/>
            <w:left w:val="none" w:sz="0" w:space="0" w:color="auto"/>
            <w:bottom w:val="none" w:sz="0" w:space="0" w:color="auto"/>
            <w:right w:val="none" w:sz="0" w:space="0" w:color="auto"/>
          </w:divBdr>
        </w:div>
        <w:div w:id="21639632">
          <w:marLeft w:val="640"/>
          <w:marRight w:val="0"/>
          <w:marTop w:val="0"/>
          <w:marBottom w:val="0"/>
          <w:divBdr>
            <w:top w:val="none" w:sz="0" w:space="0" w:color="auto"/>
            <w:left w:val="none" w:sz="0" w:space="0" w:color="auto"/>
            <w:bottom w:val="none" w:sz="0" w:space="0" w:color="auto"/>
            <w:right w:val="none" w:sz="0" w:space="0" w:color="auto"/>
          </w:divBdr>
        </w:div>
        <w:div w:id="1863204036">
          <w:marLeft w:val="640"/>
          <w:marRight w:val="0"/>
          <w:marTop w:val="0"/>
          <w:marBottom w:val="0"/>
          <w:divBdr>
            <w:top w:val="none" w:sz="0" w:space="0" w:color="auto"/>
            <w:left w:val="none" w:sz="0" w:space="0" w:color="auto"/>
            <w:bottom w:val="none" w:sz="0" w:space="0" w:color="auto"/>
            <w:right w:val="none" w:sz="0" w:space="0" w:color="auto"/>
          </w:divBdr>
        </w:div>
        <w:div w:id="1001542210">
          <w:marLeft w:val="640"/>
          <w:marRight w:val="0"/>
          <w:marTop w:val="0"/>
          <w:marBottom w:val="0"/>
          <w:divBdr>
            <w:top w:val="none" w:sz="0" w:space="0" w:color="auto"/>
            <w:left w:val="none" w:sz="0" w:space="0" w:color="auto"/>
            <w:bottom w:val="none" w:sz="0" w:space="0" w:color="auto"/>
            <w:right w:val="none" w:sz="0" w:space="0" w:color="auto"/>
          </w:divBdr>
        </w:div>
        <w:div w:id="558782496">
          <w:marLeft w:val="640"/>
          <w:marRight w:val="0"/>
          <w:marTop w:val="0"/>
          <w:marBottom w:val="0"/>
          <w:divBdr>
            <w:top w:val="none" w:sz="0" w:space="0" w:color="auto"/>
            <w:left w:val="none" w:sz="0" w:space="0" w:color="auto"/>
            <w:bottom w:val="none" w:sz="0" w:space="0" w:color="auto"/>
            <w:right w:val="none" w:sz="0" w:space="0" w:color="auto"/>
          </w:divBdr>
        </w:div>
        <w:div w:id="1300497643">
          <w:marLeft w:val="640"/>
          <w:marRight w:val="0"/>
          <w:marTop w:val="0"/>
          <w:marBottom w:val="0"/>
          <w:divBdr>
            <w:top w:val="none" w:sz="0" w:space="0" w:color="auto"/>
            <w:left w:val="none" w:sz="0" w:space="0" w:color="auto"/>
            <w:bottom w:val="none" w:sz="0" w:space="0" w:color="auto"/>
            <w:right w:val="none" w:sz="0" w:space="0" w:color="auto"/>
          </w:divBdr>
        </w:div>
        <w:div w:id="1759911939">
          <w:marLeft w:val="640"/>
          <w:marRight w:val="0"/>
          <w:marTop w:val="0"/>
          <w:marBottom w:val="0"/>
          <w:divBdr>
            <w:top w:val="none" w:sz="0" w:space="0" w:color="auto"/>
            <w:left w:val="none" w:sz="0" w:space="0" w:color="auto"/>
            <w:bottom w:val="none" w:sz="0" w:space="0" w:color="auto"/>
            <w:right w:val="none" w:sz="0" w:space="0" w:color="auto"/>
          </w:divBdr>
        </w:div>
        <w:div w:id="1597440585">
          <w:marLeft w:val="640"/>
          <w:marRight w:val="0"/>
          <w:marTop w:val="0"/>
          <w:marBottom w:val="0"/>
          <w:divBdr>
            <w:top w:val="none" w:sz="0" w:space="0" w:color="auto"/>
            <w:left w:val="none" w:sz="0" w:space="0" w:color="auto"/>
            <w:bottom w:val="none" w:sz="0" w:space="0" w:color="auto"/>
            <w:right w:val="none" w:sz="0" w:space="0" w:color="auto"/>
          </w:divBdr>
        </w:div>
        <w:div w:id="804617589">
          <w:marLeft w:val="640"/>
          <w:marRight w:val="0"/>
          <w:marTop w:val="0"/>
          <w:marBottom w:val="0"/>
          <w:divBdr>
            <w:top w:val="none" w:sz="0" w:space="0" w:color="auto"/>
            <w:left w:val="none" w:sz="0" w:space="0" w:color="auto"/>
            <w:bottom w:val="none" w:sz="0" w:space="0" w:color="auto"/>
            <w:right w:val="none" w:sz="0" w:space="0" w:color="auto"/>
          </w:divBdr>
        </w:div>
        <w:div w:id="1920140498">
          <w:marLeft w:val="640"/>
          <w:marRight w:val="0"/>
          <w:marTop w:val="0"/>
          <w:marBottom w:val="0"/>
          <w:divBdr>
            <w:top w:val="none" w:sz="0" w:space="0" w:color="auto"/>
            <w:left w:val="none" w:sz="0" w:space="0" w:color="auto"/>
            <w:bottom w:val="none" w:sz="0" w:space="0" w:color="auto"/>
            <w:right w:val="none" w:sz="0" w:space="0" w:color="auto"/>
          </w:divBdr>
        </w:div>
        <w:div w:id="244847973">
          <w:marLeft w:val="640"/>
          <w:marRight w:val="0"/>
          <w:marTop w:val="0"/>
          <w:marBottom w:val="0"/>
          <w:divBdr>
            <w:top w:val="none" w:sz="0" w:space="0" w:color="auto"/>
            <w:left w:val="none" w:sz="0" w:space="0" w:color="auto"/>
            <w:bottom w:val="none" w:sz="0" w:space="0" w:color="auto"/>
            <w:right w:val="none" w:sz="0" w:space="0" w:color="auto"/>
          </w:divBdr>
        </w:div>
        <w:div w:id="1541822940">
          <w:marLeft w:val="640"/>
          <w:marRight w:val="0"/>
          <w:marTop w:val="0"/>
          <w:marBottom w:val="0"/>
          <w:divBdr>
            <w:top w:val="none" w:sz="0" w:space="0" w:color="auto"/>
            <w:left w:val="none" w:sz="0" w:space="0" w:color="auto"/>
            <w:bottom w:val="none" w:sz="0" w:space="0" w:color="auto"/>
            <w:right w:val="none" w:sz="0" w:space="0" w:color="auto"/>
          </w:divBdr>
        </w:div>
        <w:div w:id="705132373">
          <w:marLeft w:val="640"/>
          <w:marRight w:val="0"/>
          <w:marTop w:val="0"/>
          <w:marBottom w:val="0"/>
          <w:divBdr>
            <w:top w:val="none" w:sz="0" w:space="0" w:color="auto"/>
            <w:left w:val="none" w:sz="0" w:space="0" w:color="auto"/>
            <w:bottom w:val="none" w:sz="0" w:space="0" w:color="auto"/>
            <w:right w:val="none" w:sz="0" w:space="0" w:color="auto"/>
          </w:divBdr>
        </w:div>
        <w:div w:id="1219433697">
          <w:marLeft w:val="640"/>
          <w:marRight w:val="0"/>
          <w:marTop w:val="0"/>
          <w:marBottom w:val="0"/>
          <w:divBdr>
            <w:top w:val="none" w:sz="0" w:space="0" w:color="auto"/>
            <w:left w:val="none" w:sz="0" w:space="0" w:color="auto"/>
            <w:bottom w:val="none" w:sz="0" w:space="0" w:color="auto"/>
            <w:right w:val="none" w:sz="0" w:space="0" w:color="auto"/>
          </w:divBdr>
        </w:div>
        <w:div w:id="1399666779">
          <w:marLeft w:val="640"/>
          <w:marRight w:val="0"/>
          <w:marTop w:val="0"/>
          <w:marBottom w:val="0"/>
          <w:divBdr>
            <w:top w:val="none" w:sz="0" w:space="0" w:color="auto"/>
            <w:left w:val="none" w:sz="0" w:space="0" w:color="auto"/>
            <w:bottom w:val="none" w:sz="0" w:space="0" w:color="auto"/>
            <w:right w:val="none" w:sz="0" w:space="0" w:color="auto"/>
          </w:divBdr>
        </w:div>
        <w:div w:id="1446386439">
          <w:marLeft w:val="640"/>
          <w:marRight w:val="0"/>
          <w:marTop w:val="0"/>
          <w:marBottom w:val="0"/>
          <w:divBdr>
            <w:top w:val="none" w:sz="0" w:space="0" w:color="auto"/>
            <w:left w:val="none" w:sz="0" w:space="0" w:color="auto"/>
            <w:bottom w:val="none" w:sz="0" w:space="0" w:color="auto"/>
            <w:right w:val="none" w:sz="0" w:space="0" w:color="auto"/>
          </w:divBdr>
        </w:div>
        <w:div w:id="1794052293">
          <w:marLeft w:val="640"/>
          <w:marRight w:val="0"/>
          <w:marTop w:val="0"/>
          <w:marBottom w:val="0"/>
          <w:divBdr>
            <w:top w:val="none" w:sz="0" w:space="0" w:color="auto"/>
            <w:left w:val="none" w:sz="0" w:space="0" w:color="auto"/>
            <w:bottom w:val="none" w:sz="0" w:space="0" w:color="auto"/>
            <w:right w:val="none" w:sz="0" w:space="0" w:color="auto"/>
          </w:divBdr>
        </w:div>
        <w:div w:id="789588069">
          <w:marLeft w:val="640"/>
          <w:marRight w:val="0"/>
          <w:marTop w:val="0"/>
          <w:marBottom w:val="0"/>
          <w:divBdr>
            <w:top w:val="none" w:sz="0" w:space="0" w:color="auto"/>
            <w:left w:val="none" w:sz="0" w:space="0" w:color="auto"/>
            <w:bottom w:val="none" w:sz="0" w:space="0" w:color="auto"/>
            <w:right w:val="none" w:sz="0" w:space="0" w:color="auto"/>
          </w:divBdr>
        </w:div>
        <w:div w:id="876819880">
          <w:marLeft w:val="640"/>
          <w:marRight w:val="0"/>
          <w:marTop w:val="0"/>
          <w:marBottom w:val="0"/>
          <w:divBdr>
            <w:top w:val="none" w:sz="0" w:space="0" w:color="auto"/>
            <w:left w:val="none" w:sz="0" w:space="0" w:color="auto"/>
            <w:bottom w:val="none" w:sz="0" w:space="0" w:color="auto"/>
            <w:right w:val="none" w:sz="0" w:space="0" w:color="auto"/>
          </w:divBdr>
        </w:div>
        <w:div w:id="946615305">
          <w:marLeft w:val="640"/>
          <w:marRight w:val="0"/>
          <w:marTop w:val="0"/>
          <w:marBottom w:val="0"/>
          <w:divBdr>
            <w:top w:val="none" w:sz="0" w:space="0" w:color="auto"/>
            <w:left w:val="none" w:sz="0" w:space="0" w:color="auto"/>
            <w:bottom w:val="none" w:sz="0" w:space="0" w:color="auto"/>
            <w:right w:val="none" w:sz="0" w:space="0" w:color="auto"/>
          </w:divBdr>
        </w:div>
        <w:div w:id="359281298">
          <w:marLeft w:val="640"/>
          <w:marRight w:val="0"/>
          <w:marTop w:val="0"/>
          <w:marBottom w:val="0"/>
          <w:divBdr>
            <w:top w:val="none" w:sz="0" w:space="0" w:color="auto"/>
            <w:left w:val="none" w:sz="0" w:space="0" w:color="auto"/>
            <w:bottom w:val="none" w:sz="0" w:space="0" w:color="auto"/>
            <w:right w:val="none" w:sz="0" w:space="0" w:color="auto"/>
          </w:divBdr>
        </w:div>
        <w:div w:id="945187877">
          <w:marLeft w:val="640"/>
          <w:marRight w:val="0"/>
          <w:marTop w:val="0"/>
          <w:marBottom w:val="0"/>
          <w:divBdr>
            <w:top w:val="none" w:sz="0" w:space="0" w:color="auto"/>
            <w:left w:val="none" w:sz="0" w:space="0" w:color="auto"/>
            <w:bottom w:val="none" w:sz="0" w:space="0" w:color="auto"/>
            <w:right w:val="none" w:sz="0" w:space="0" w:color="auto"/>
          </w:divBdr>
        </w:div>
        <w:div w:id="2022851194">
          <w:marLeft w:val="640"/>
          <w:marRight w:val="0"/>
          <w:marTop w:val="0"/>
          <w:marBottom w:val="0"/>
          <w:divBdr>
            <w:top w:val="none" w:sz="0" w:space="0" w:color="auto"/>
            <w:left w:val="none" w:sz="0" w:space="0" w:color="auto"/>
            <w:bottom w:val="none" w:sz="0" w:space="0" w:color="auto"/>
            <w:right w:val="none" w:sz="0" w:space="0" w:color="auto"/>
          </w:divBdr>
        </w:div>
        <w:div w:id="1109590690">
          <w:marLeft w:val="640"/>
          <w:marRight w:val="0"/>
          <w:marTop w:val="0"/>
          <w:marBottom w:val="0"/>
          <w:divBdr>
            <w:top w:val="none" w:sz="0" w:space="0" w:color="auto"/>
            <w:left w:val="none" w:sz="0" w:space="0" w:color="auto"/>
            <w:bottom w:val="none" w:sz="0" w:space="0" w:color="auto"/>
            <w:right w:val="none" w:sz="0" w:space="0" w:color="auto"/>
          </w:divBdr>
        </w:div>
        <w:div w:id="779374057">
          <w:marLeft w:val="640"/>
          <w:marRight w:val="0"/>
          <w:marTop w:val="0"/>
          <w:marBottom w:val="0"/>
          <w:divBdr>
            <w:top w:val="none" w:sz="0" w:space="0" w:color="auto"/>
            <w:left w:val="none" w:sz="0" w:space="0" w:color="auto"/>
            <w:bottom w:val="none" w:sz="0" w:space="0" w:color="auto"/>
            <w:right w:val="none" w:sz="0" w:space="0" w:color="auto"/>
          </w:divBdr>
        </w:div>
        <w:div w:id="523982810">
          <w:marLeft w:val="640"/>
          <w:marRight w:val="0"/>
          <w:marTop w:val="0"/>
          <w:marBottom w:val="0"/>
          <w:divBdr>
            <w:top w:val="none" w:sz="0" w:space="0" w:color="auto"/>
            <w:left w:val="none" w:sz="0" w:space="0" w:color="auto"/>
            <w:bottom w:val="none" w:sz="0" w:space="0" w:color="auto"/>
            <w:right w:val="none" w:sz="0" w:space="0" w:color="auto"/>
          </w:divBdr>
        </w:div>
        <w:div w:id="502472072">
          <w:marLeft w:val="640"/>
          <w:marRight w:val="0"/>
          <w:marTop w:val="0"/>
          <w:marBottom w:val="0"/>
          <w:divBdr>
            <w:top w:val="none" w:sz="0" w:space="0" w:color="auto"/>
            <w:left w:val="none" w:sz="0" w:space="0" w:color="auto"/>
            <w:bottom w:val="none" w:sz="0" w:space="0" w:color="auto"/>
            <w:right w:val="none" w:sz="0" w:space="0" w:color="auto"/>
          </w:divBdr>
        </w:div>
        <w:div w:id="1585843270">
          <w:marLeft w:val="640"/>
          <w:marRight w:val="0"/>
          <w:marTop w:val="0"/>
          <w:marBottom w:val="0"/>
          <w:divBdr>
            <w:top w:val="none" w:sz="0" w:space="0" w:color="auto"/>
            <w:left w:val="none" w:sz="0" w:space="0" w:color="auto"/>
            <w:bottom w:val="none" w:sz="0" w:space="0" w:color="auto"/>
            <w:right w:val="none" w:sz="0" w:space="0" w:color="auto"/>
          </w:divBdr>
        </w:div>
        <w:div w:id="1601110747">
          <w:marLeft w:val="640"/>
          <w:marRight w:val="0"/>
          <w:marTop w:val="0"/>
          <w:marBottom w:val="0"/>
          <w:divBdr>
            <w:top w:val="none" w:sz="0" w:space="0" w:color="auto"/>
            <w:left w:val="none" w:sz="0" w:space="0" w:color="auto"/>
            <w:bottom w:val="none" w:sz="0" w:space="0" w:color="auto"/>
            <w:right w:val="none" w:sz="0" w:space="0" w:color="auto"/>
          </w:divBdr>
        </w:div>
        <w:div w:id="55862774">
          <w:marLeft w:val="640"/>
          <w:marRight w:val="0"/>
          <w:marTop w:val="0"/>
          <w:marBottom w:val="0"/>
          <w:divBdr>
            <w:top w:val="none" w:sz="0" w:space="0" w:color="auto"/>
            <w:left w:val="none" w:sz="0" w:space="0" w:color="auto"/>
            <w:bottom w:val="none" w:sz="0" w:space="0" w:color="auto"/>
            <w:right w:val="none" w:sz="0" w:space="0" w:color="auto"/>
          </w:divBdr>
        </w:div>
        <w:div w:id="1920823288">
          <w:marLeft w:val="640"/>
          <w:marRight w:val="0"/>
          <w:marTop w:val="0"/>
          <w:marBottom w:val="0"/>
          <w:divBdr>
            <w:top w:val="none" w:sz="0" w:space="0" w:color="auto"/>
            <w:left w:val="none" w:sz="0" w:space="0" w:color="auto"/>
            <w:bottom w:val="none" w:sz="0" w:space="0" w:color="auto"/>
            <w:right w:val="none" w:sz="0" w:space="0" w:color="auto"/>
          </w:divBdr>
        </w:div>
        <w:div w:id="1808546742">
          <w:marLeft w:val="640"/>
          <w:marRight w:val="0"/>
          <w:marTop w:val="0"/>
          <w:marBottom w:val="0"/>
          <w:divBdr>
            <w:top w:val="none" w:sz="0" w:space="0" w:color="auto"/>
            <w:left w:val="none" w:sz="0" w:space="0" w:color="auto"/>
            <w:bottom w:val="none" w:sz="0" w:space="0" w:color="auto"/>
            <w:right w:val="none" w:sz="0" w:space="0" w:color="auto"/>
          </w:divBdr>
        </w:div>
        <w:div w:id="806359323">
          <w:marLeft w:val="640"/>
          <w:marRight w:val="0"/>
          <w:marTop w:val="0"/>
          <w:marBottom w:val="0"/>
          <w:divBdr>
            <w:top w:val="none" w:sz="0" w:space="0" w:color="auto"/>
            <w:left w:val="none" w:sz="0" w:space="0" w:color="auto"/>
            <w:bottom w:val="none" w:sz="0" w:space="0" w:color="auto"/>
            <w:right w:val="none" w:sz="0" w:space="0" w:color="auto"/>
          </w:divBdr>
        </w:div>
        <w:div w:id="1269970140">
          <w:marLeft w:val="640"/>
          <w:marRight w:val="0"/>
          <w:marTop w:val="0"/>
          <w:marBottom w:val="0"/>
          <w:divBdr>
            <w:top w:val="none" w:sz="0" w:space="0" w:color="auto"/>
            <w:left w:val="none" w:sz="0" w:space="0" w:color="auto"/>
            <w:bottom w:val="none" w:sz="0" w:space="0" w:color="auto"/>
            <w:right w:val="none" w:sz="0" w:space="0" w:color="auto"/>
          </w:divBdr>
        </w:div>
      </w:divsChild>
    </w:div>
    <w:div w:id="306328478">
      <w:bodyDiv w:val="1"/>
      <w:marLeft w:val="0"/>
      <w:marRight w:val="0"/>
      <w:marTop w:val="0"/>
      <w:marBottom w:val="0"/>
      <w:divBdr>
        <w:top w:val="none" w:sz="0" w:space="0" w:color="auto"/>
        <w:left w:val="none" w:sz="0" w:space="0" w:color="auto"/>
        <w:bottom w:val="none" w:sz="0" w:space="0" w:color="auto"/>
        <w:right w:val="none" w:sz="0" w:space="0" w:color="auto"/>
      </w:divBdr>
      <w:divsChild>
        <w:div w:id="1684278079">
          <w:marLeft w:val="640"/>
          <w:marRight w:val="0"/>
          <w:marTop w:val="0"/>
          <w:marBottom w:val="0"/>
          <w:divBdr>
            <w:top w:val="none" w:sz="0" w:space="0" w:color="auto"/>
            <w:left w:val="none" w:sz="0" w:space="0" w:color="auto"/>
            <w:bottom w:val="none" w:sz="0" w:space="0" w:color="auto"/>
            <w:right w:val="none" w:sz="0" w:space="0" w:color="auto"/>
          </w:divBdr>
        </w:div>
        <w:div w:id="1847355575">
          <w:marLeft w:val="640"/>
          <w:marRight w:val="0"/>
          <w:marTop w:val="0"/>
          <w:marBottom w:val="0"/>
          <w:divBdr>
            <w:top w:val="none" w:sz="0" w:space="0" w:color="auto"/>
            <w:left w:val="none" w:sz="0" w:space="0" w:color="auto"/>
            <w:bottom w:val="none" w:sz="0" w:space="0" w:color="auto"/>
            <w:right w:val="none" w:sz="0" w:space="0" w:color="auto"/>
          </w:divBdr>
        </w:div>
        <w:div w:id="403572921">
          <w:marLeft w:val="640"/>
          <w:marRight w:val="0"/>
          <w:marTop w:val="0"/>
          <w:marBottom w:val="0"/>
          <w:divBdr>
            <w:top w:val="none" w:sz="0" w:space="0" w:color="auto"/>
            <w:left w:val="none" w:sz="0" w:space="0" w:color="auto"/>
            <w:bottom w:val="none" w:sz="0" w:space="0" w:color="auto"/>
            <w:right w:val="none" w:sz="0" w:space="0" w:color="auto"/>
          </w:divBdr>
        </w:div>
        <w:div w:id="2070571551">
          <w:marLeft w:val="640"/>
          <w:marRight w:val="0"/>
          <w:marTop w:val="0"/>
          <w:marBottom w:val="0"/>
          <w:divBdr>
            <w:top w:val="none" w:sz="0" w:space="0" w:color="auto"/>
            <w:left w:val="none" w:sz="0" w:space="0" w:color="auto"/>
            <w:bottom w:val="none" w:sz="0" w:space="0" w:color="auto"/>
            <w:right w:val="none" w:sz="0" w:space="0" w:color="auto"/>
          </w:divBdr>
        </w:div>
        <w:div w:id="627735651">
          <w:marLeft w:val="640"/>
          <w:marRight w:val="0"/>
          <w:marTop w:val="0"/>
          <w:marBottom w:val="0"/>
          <w:divBdr>
            <w:top w:val="none" w:sz="0" w:space="0" w:color="auto"/>
            <w:left w:val="none" w:sz="0" w:space="0" w:color="auto"/>
            <w:bottom w:val="none" w:sz="0" w:space="0" w:color="auto"/>
            <w:right w:val="none" w:sz="0" w:space="0" w:color="auto"/>
          </w:divBdr>
        </w:div>
        <w:div w:id="1539047872">
          <w:marLeft w:val="640"/>
          <w:marRight w:val="0"/>
          <w:marTop w:val="0"/>
          <w:marBottom w:val="0"/>
          <w:divBdr>
            <w:top w:val="none" w:sz="0" w:space="0" w:color="auto"/>
            <w:left w:val="none" w:sz="0" w:space="0" w:color="auto"/>
            <w:bottom w:val="none" w:sz="0" w:space="0" w:color="auto"/>
            <w:right w:val="none" w:sz="0" w:space="0" w:color="auto"/>
          </w:divBdr>
        </w:div>
        <w:div w:id="1410036554">
          <w:marLeft w:val="640"/>
          <w:marRight w:val="0"/>
          <w:marTop w:val="0"/>
          <w:marBottom w:val="0"/>
          <w:divBdr>
            <w:top w:val="none" w:sz="0" w:space="0" w:color="auto"/>
            <w:left w:val="none" w:sz="0" w:space="0" w:color="auto"/>
            <w:bottom w:val="none" w:sz="0" w:space="0" w:color="auto"/>
            <w:right w:val="none" w:sz="0" w:space="0" w:color="auto"/>
          </w:divBdr>
        </w:div>
        <w:div w:id="1095978189">
          <w:marLeft w:val="640"/>
          <w:marRight w:val="0"/>
          <w:marTop w:val="0"/>
          <w:marBottom w:val="0"/>
          <w:divBdr>
            <w:top w:val="none" w:sz="0" w:space="0" w:color="auto"/>
            <w:left w:val="none" w:sz="0" w:space="0" w:color="auto"/>
            <w:bottom w:val="none" w:sz="0" w:space="0" w:color="auto"/>
            <w:right w:val="none" w:sz="0" w:space="0" w:color="auto"/>
          </w:divBdr>
        </w:div>
        <w:div w:id="1671643744">
          <w:marLeft w:val="640"/>
          <w:marRight w:val="0"/>
          <w:marTop w:val="0"/>
          <w:marBottom w:val="0"/>
          <w:divBdr>
            <w:top w:val="none" w:sz="0" w:space="0" w:color="auto"/>
            <w:left w:val="none" w:sz="0" w:space="0" w:color="auto"/>
            <w:bottom w:val="none" w:sz="0" w:space="0" w:color="auto"/>
            <w:right w:val="none" w:sz="0" w:space="0" w:color="auto"/>
          </w:divBdr>
        </w:div>
        <w:div w:id="624039943">
          <w:marLeft w:val="640"/>
          <w:marRight w:val="0"/>
          <w:marTop w:val="0"/>
          <w:marBottom w:val="0"/>
          <w:divBdr>
            <w:top w:val="none" w:sz="0" w:space="0" w:color="auto"/>
            <w:left w:val="none" w:sz="0" w:space="0" w:color="auto"/>
            <w:bottom w:val="none" w:sz="0" w:space="0" w:color="auto"/>
            <w:right w:val="none" w:sz="0" w:space="0" w:color="auto"/>
          </w:divBdr>
        </w:div>
        <w:div w:id="1203861827">
          <w:marLeft w:val="640"/>
          <w:marRight w:val="0"/>
          <w:marTop w:val="0"/>
          <w:marBottom w:val="0"/>
          <w:divBdr>
            <w:top w:val="none" w:sz="0" w:space="0" w:color="auto"/>
            <w:left w:val="none" w:sz="0" w:space="0" w:color="auto"/>
            <w:bottom w:val="none" w:sz="0" w:space="0" w:color="auto"/>
            <w:right w:val="none" w:sz="0" w:space="0" w:color="auto"/>
          </w:divBdr>
        </w:div>
        <w:div w:id="1797674061">
          <w:marLeft w:val="640"/>
          <w:marRight w:val="0"/>
          <w:marTop w:val="0"/>
          <w:marBottom w:val="0"/>
          <w:divBdr>
            <w:top w:val="none" w:sz="0" w:space="0" w:color="auto"/>
            <w:left w:val="none" w:sz="0" w:space="0" w:color="auto"/>
            <w:bottom w:val="none" w:sz="0" w:space="0" w:color="auto"/>
            <w:right w:val="none" w:sz="0" w:space="0" w:color="auto"/>
          </w:divBdr>
        </w:div>
        <w:div w:id="1551578348">
          <w:marLeft w:val="640"/>
          <w:marRight w:val="0"/>
          <w:marTop w:val="0"/>
          <w:marBottom w:val="0"/>
          <w:divBdr>
            <w:top w:val="none" w:sz="0" w:space="0" w:color="auto"/>
            <w:left w:val="none" w:sz="0" w:space="0" w:color="auto"/>
            <w:bottom w:val="none" w:sz="0" w:space="0" w:color="auto"/>
            <w:right w:val="none" w:sz="0" w:space="0" w:color="auto"/>
          </w:divBdr>
        </w:div>
        <w:div w:id="1464813352">
          <w:marLeft w:val="640"/>
          <w:marRight w:val="0"/>
          <w:marTop w:val="0"/>
          <w:marBottom w:val="0"/>
          <w:divBdr>
            <w:top w:val="none" w:sz="0" w:space="0" w:color="auto"/>
            <w:left w:val="none" w:sz="0" w:space="0" w:color="auto"/>
            <w:bottom w:val="none" w:sz="0" w:space="0" w:color="auto"/>
            <w:right w:val="none" w:sz="0" w:space="0" w:color="auto"/>
          </w:divBdr>
        </w:div>
        <w:div w:id="1156603182">
          <w:marLeft w:val="640"/>
          <w:marRight w:val="0"/>
          <w:marTop w:val="0"/>
          <w:marBottom w:val="0"/>
          <w:divBdr>
            <w:top w:val="none" w:sz="0" w:space="0" w:color="auto"/>
            <w:left w:val="none" w:sz="0" w:space="0" w:color="auto"/>
            <w:bottom w:val="none" w:sz="0" w:space="0" w:color="auto"/>
            <w:right w:val="none" w:sz="0" w:space="0" w:color="auto"/>
          </w:divBdr>
        </w:div>
        <w:div w:id="446126949">
          <w:marLeft w:val="640"/>
          <w:marRight w:val="0"/>
          <w:marTop w:val="0"/>
          <w:marBottom w:val="0"/>
          <w:divBdr>
            <w:top w:val="none" w:sz="0" w:space="0" w:color="auto"/>
            <w:left w:val="none" w:sz="0" w:space="0" w:color="auto"/>
            <w:bottom w:val="none" w:sz="0" w:space="0" w:color="auto"/>
            <w:right w:val="none" w:sz="0" w:space="0" w:color="auto"/>
          </w:divBdr>
        </w:div>
        <w:div w:id="843907197">
          <w:marLeft w:val="640"/>
          <w:marRight w:val="0"/>
          <w:marTop w:val="0"/>
          <w:marBottom w:val="0"/>
          <w:divBdr>
            <w:top w:val="none" w:sz="0" w:space="0" w:color="auto"/>
            <w:left w:val="none" w:sz="0" w:space="0" w:color="auto"/>
            <w:bottom w:val="none" w:sz="0" w:space="0" w:color="auto"/>
            <w:right w:val="none" w:sz="0" w:space="0" w:color="auto"/>
          </w:divBdr>
        </w:div>
        <w:div w:id="845049203">
          <w:marLeft w:val="640"/>
          <w:marRight w:val="0"/>
          <w:marTop w:val="0"/>
          <w:marBottom w:val="0"/>
          <w:divBdr>
            <w:top w:val="none" w:sz="0" w:space="0" w:color="auto"/>
            <w:left w:val="none" w:sz="0" w:space="0" w:color="auto"/>
            <w:bottom w:val="none" w:sz="0" w:space="0" w:color="auto"/>
            <w:right w:val="none" w:sz="0" w:space="0" w:color="auto"/>
          </w:divBdr>
        </w:div>
        <w:div w:id="2101439211">
          <w:marLeft w:val="640"/>
          <w:marRight w:val="0"/>
          <w:marTop w:val="0"/>
          <w:marBottom w:val="0"/>
          <w:divBdr>
            <w:top w:val="none" w:sz="0" w:space="0" w:color="auto"/>
            <w:left w:val="none" w:sz="0" w:space="0" w:color="auto"/>
            <w:bottom w:val="none" w:sz="0" w:space="0" w:color="auto"/>
            <w:right w:val="none" w:sz="0" w:space="0" w:color="auto"/>
          </w:divBdr>
        </w:div>
        <w:div w:id="1816290474">
          <w:marLeft w:val="640"/>
          <w:marRight w:val="0"/>
          <w:marTop w:val="0"/>
          <w:marBottom w:val="0"/>
          <w:divBdr>
            <w:top w:val="none" w:sz="0" w:space="0" w:color="auto"/>
            <w:left w:val="none" w:sz="0" w:space="0" w:color="auto"/>
            <w:bottom w:val="none" w:sz="0" w:space="0" w:color="auto"/>
            <w:right w:val="none" w:sz="0" w:space="0" w:color="auto"/>
          </w:divBdr>
        </w:div>
        <w:div w:id="1768841380">
          <w:marLeft w:val="640"/>
          <w:marRight w:val="0"/>
          <w:marTop w:val="0"/>
          <w:marBottom w:val="0"/>
          <w:divBdr>
            <w:top w:val="none" w:sz="0" w:space="0" w:color="auto"/>
            <w:left w:val="none" w:sz="0" w:space="0" w:color="auto"/>
            <w:bottom w:val="none" w:sz="0" w:space="0" w:color="auto"/>
            <w:right w:val="none" w:sz="0" w:space="0" w:color="auto"/>
          </w:divBdr>
        </w:div>
        <w:div w:id="407700002">
          <w:marLeft w:val="640"/>
          <w:marRight w:val="0"/>
          <w:marTop w:val="0"/>
          <w:marBottom w:val="0"/>
          <w:divBdr>
            <w:top w:val="none" w:sz="0" w:space="0" w:color="auto"/>
            <w:left w:val="none" w:sz="0" w:space="0" w:color="auto"/>
            <w:bottom w:val="none" w:sz="0" w:space="0" w:color="auto"/>
            <w:right w:val="none" w:sz="0" w:space="0" w:color="auto"/>
          </w:divBdr>
        </w:div>
        <w:div w:id="672992912">
          <w:marLeft w:val="640"/>
          <w:marRight w:val="0"/>
          <w:marTop w:val="0"/>
          <w:marBottom w:val="0"/>
          <w:divBdr>
            <w:top w:val="none" w:sz="0" w:space="0" w:color="auto"/>
            <w:left w:val="none" w:sz="0" w:space="0" w:color="auto"/>
            <w:bottom w:val="none" w:sz="0" w:space="0" w:color="auto"/>
            <w:right w:val="none" w:sz="0" w:space="0" w:color="auto"/>
          </w:divBdr>
        </w:div>
        <w:div w:id="1001854435">
          <w:marLeft w:val="640"/>
          <w:marRight w:val="0"/>
          <w:marTop w:val="0"/>
          <w:marBottom w:val="0"/>
          <w:divBdr>
            <w:top w:val="none" w:sz="0" w:space="0" w:color="auto"/>
            <w:left w:val="none" w:sz="0" w:space="0" w:color="auto"/>
            <w:bottom w:val="none" w:sz="0" w:space="0" w:color="auto"/>
            <w:right w:val="none" w:sz="0" w:space="0" w:color="auto"/>
          </w:divBdr>
        </w:div>
        <w:div w:id="1015958877">
          <w:marLeft w:val="640"/>
          <w:marRight w:val="0"/>
          <w:marTop w:val="0"/>
          <w:marBottom w:val="0"/>
          <w:divBdr>
            <w:top w:val="none" w:sz="0" w:space="0" w:color="auto"/>
            <w:left w:val="none" w:sz="0" w:space="0" w:color="auto"/>
            <w:bottom w:val="none" w:sz="0" w:space="0" w:color="auto"/>
            <w:right w:val="none" w:sz="0" w:space="0" w:color="auto"/>
          </w:divBdr>
        </w:div>
        <w:div w:id="112285135">
          <w:marLeft w:val="640"/>
          <w:marRight w:val="0"/>
          <w:marTop w:val="0"/>
          <w:marBottom w:val="0"/>
          <w:divBdr>
            <w:top w:val="none" w:sz="0" w:space="0" w:color="auto"/>
            <w:left w:val="none" w:sz="0" w:space="0" w:color="auto"/>
            <w:bottom w:val="none" w:sz="0" w:space="0" w:color="auto"/>
            <w:right w:val="none" w:sz="0" w:space="0" w:color="auto"/>
          </w:divBdr>
        </w:div>
        <w:div w:id="681319403">
          <w:marLeft w:val="640"/>
          <w:marRight w:val="0"/>
          <w:marTop w:val="0"/>
          <w:marBottom w:val="0"/>
          <w:divBdr>
            <w:top w:val="none" w:sz="0" w:space="0" w:color="auto"/>
            <w:left w:val="none" w:sz="0" w:space="0" w:color="auto"/>
            <w:bottom w:val="none" w:sz="0" w:space="0" w:color="auto"/>
            <w:right w:val="none" w:sz="0" w:space="0" w:color="auto"/>
          </w:divBdr>
        </w:div>
        <w:div w:id="1899439284">
          <w:marLeft w:val="640"/>
          <w:marRight w:val="0"/>
          <w:marTop w:val="0"/>
          <w:marBottom w:val="0"/>
          <w:divBdr>
            <w:top w:val="none" w:sz="0" w:space="0" w:color="auto"/>
            <w:left w:val="none" w:sz="0" w:space="0" w:color="auto"/>
            <w:bottom w:val="none" w:sz="0" w:space="0" w:color="auto"/>
            <w:right w:val="none" w:sz="0" w:space="0" w:color="auto"/>
          </w:divBdr>
        </w:div>
        <w:div w:id="880441557">
          <w:marLeft w:val="640"/>
          <w:marRight w:val="0"/>
          <w:marTop w:val="0"/>
          <w:marBottom w:val="0"/>
          <w:divBdr>
            <w:top w:val="none" w:sz="0" w:space="0" w:color="auto"/>
            <w:left w:val="none" w:sz="0" w:space="0" w:color="auto"/>
            <w:bottom w:val="none" w:sz="0" w:space="0" w:color="auto"/>
            <w:right w:val="none" w:sz="0" w:space="0" w:color="auto"/>
          </w:divBdr>
        </w:div>
        <w:div w:id="513225764">
          <w:marLeft w:val="640"/>
          <w:marRight w:val="0"/>
          <w:marTop w:val="0"/>
          <w:marBottom w:val="0"/>
          <w:divBdr>
            <w:top w:val="none" w:sz="0" w:space="0" w:color="auto"/>
            <w:left w:val="none" w:sz="0" w:space="0" w:color="auto"/>
            <w:bottom w:val="none" w:sz="0" w:space="0" w:color="auto"/>
            <w:right w:val="none" w:sz="0" w:space="0" w:color="auto"/>
          </w:divBdr>
        </w:div>
        <w:div w:id="1425806623">
          <w:marLeft w:val="640"/>
          <w:marRight w:val="0"/>
          <w:marTop w:val="0"/>
          <w:marBottom w:val="0"/>
          <w:divBdr>
            <w:top w:val="none" w:sz="0" w:space="0" w:color="auto"/>
            <w:left w:val="none" w:sz="0" w:space="0" w:color="auto"/>
            <w:bottom w:val="none" w:sz="0" w:space="0" w:color="auto"/>
            <w:right w:val="none" w:sz="0" w:space="0" w:color="auto"/>
          </w:divBdr>
        </w:div>
        <w:div w:id="15350013">
          <w:marLeft w:val="640"/>
          <w:marRight w:val="0"/>
          <w:marTop w:val="0"/>
          <w:marBottom w:val="0"/>
          <w:divBdr>
            <w:top w:val="none" w:sz="0" w:space="0" w:color="auto"/>
            <w:left w:val="none" w:sz="0" w:space="0" w:color="auto"/>
            <w:bottom w:val="none" w:sz="0" w:space="0" w:color="auto"/>
            <w:right w:val="none" w:sz="0" w:space="0" w:color="auto"/>
          </w:divBdr>
        </w:div>
        <w:div w:id="1641303687">
          <w:marLeft w:val="640"/>
          <w:marRight w:val="0"/>
          <w:marTop w:val="0"/>
          <w:marBottom w:val="0"/>
          <w:divBdr>
            <w:top w:val="none" w:sz="0" w:space="0" w:color="auto"/>
            <w:left w:val="none" w:sz="0" w:space="0" w:color="auto"/>
            <w:bottom w:val="none" w:sz="0" w:space="0" w:color="auto"/>
            <w:right w:val="none" w:sz="0" w:space="0" w:color="auto"/>
          </w:divBdr>
        </w:div>
        <w:div w:id="1220747964">
          <w:marLeft w:val="640"/>
          <w:marRight w:val="0"/>
          <w:marTop w:val="0"/>
          <w:marBottom w:val="0"/>
          <w:divBdr>
            <w:top w:val="none" w:sz="0" w:space="0" w:color="auto"/>
            <w:left w:val="none" w:sz="0" w:space="0" w:color="auto"/>
            <w:bottom w:val="none" w:sz="0" w:space="0" w:color="auto"/>
            <w:right w:val="none" w:sz="0" w:space="0" w:color="auto"/>
          </w:divBdr>
        </w:div>
        <w:div w:id="121048203">
          <w:marLeft w:val="640"/>
          <w:marRight w:val="0"/>
          <w:marTop w:val="0"/>
          <w:marBottom w:val="0"/>
          <w:divBdr>
            <w:top w:val="none" w:sz="0" w:space="0" w:color="auto"/>
            <w:left w:val="none" w:sz="0" w:space="0" w:color="auto"/>
            <w:bottom w:val="none" w:sz="0" w:space="0" w:color="auto"/>
            <w:right w:val="none" w:sz="0" w:space="0" w:color="auto"/>
          </w:divBdr>
        </w:div>
        <w:div w:id="1237669497">
          <w:marLeft w:val="640"/>
          <w:marRight w:val="0"/>
          <w:marTop w:val="0"/>
          <w:marBottom w:val="0"/>
          <w:divBdr>
            <w:top w:val="none" w:sz="0" w:space="0" w:color="auto"/>
            <w:left w:val="none" w:sz="0" w:space="0" w:color="auto"/>
            <w:bottom w:val="none" w:sz="0" w:space="0" w:color="auto"/>
            <w:right w:val="none" w:sz="0" w:space="0" w:color="auto"/>
          </w:divBdr>
        </w:div>
        <w:div w:id="1021200348">
          <w:marLeft w:val="640"/>
          <w:marRight w:val="0"/>
          <w:marTop w:val="0"/>
          <w:marBottom w:val="0"/>
          <w:divBdr>
            <w:top w:val="none" w:sz="0" w:space="0" w:color="auto"/>
            <w:left w:val="none" w:sz="0" w:space="0" w:color="auto"/>
            <w:bottom w:val="none" w:sz="0" w:space="0" w:color="auto"/>
            <w:right w:val="none" w:sz="0" w:space="0" w:color="auto"/>
          </w:divBdr>
        </w:div>
        <w:div w:id="141628809">
          <w:marLeft w:val="640"/>
          <w:marRight w:val="0"/>
          <w:marTop w:val="0"/>
          <w:marBottom w:val="0"/>
          <w:divBdr>
            <w:top w:val="none" w:sz="0" w:space="0" w:color="auto"/>
            <w:left w:val="none" w:sz="0" w:space="0" w:color="auto"/>
            <w:bottom w:val="none" w:sz="0" w:space="0" w:color="auto"/>
            <w:right w:val="none" w:sz="0" w:space="0" w:color="auto"/>
          </w:divBdr>
        </w:div>
        <w:div w:id="1776947684">
          <w:marLeft w:val="640"/>
          <w:marRight w:val="0"/>
          <w:marTop w:val="0"/>
          <w:marBottom w:val="0"/>
          <w:divBdr>
            <w:top w:val="none" w:sz="0" w:space="0" w:color="auto"/>
            <w:left w:val="none" w:sz="0" w:space="0" w:color="auto"/>
            <w:bottom w:val="none" w:sz="0" w:space="0" w:color="auto"/>
            <w:right w:val="none" w:sz="0" w:space="0" w:color="auto"/>
          </w:divBdr>
        </w:div>
        <w:div w:id="2117292318">
          <w:marLeft w:val="640"/>
          <w:marRight w:val="0"/>
          <w:marTop w:val="0"/>
          <w:marBottom w:val="0"/>
          <w:divBdr>
            <w:top w:val="none" w:sz="0" w:space="0" w:color="auto"/>
            <w:left w:val="none" w:sz="0" w:space="0" w:color="auto"/>
            <w:bottom w:val="none" w:sz="0" w:space="0" w:color="auto"/>
            <w:right w:val="none" w:sz="0" w:space="0" w:color="auto"/>
          </w:divBdr>
        </w:div>
        <w:div w:id="1004556441">
          <w:marLeft w:val="640"/>
          <w:marRight w:val="0"/>
          <w:marTop w:val="0"/>
          <w:marBottom w:val="0"/>
          <w:divBdr>
            <w:top w:val="none" w:sz="0" w:space="0" w:color="auto"/>
            <w:left w:val="none" w:sz="0" w:space="0" w:color="auto"/>
            <w:bottom w:val="none" w:sz="0" w:space="0" w:color="auto"/>
            <w:right w:val="none" w:sz="0" w:space="0" w:color="auto"/>
          </w:divBdr>
        </w:div>
        <w:div w:id="1293558854">
          <w:marLeft w:val="640"/>
          <w:marRight w:val="0"/>
          <w:marTop w:val="0"/>
          <w:marBottom w:val="0"/>
          <w:divBdr>
            <w:top w:val="none" w:sz="0" w:space="0" w:color="auto"/>
            <w:left w:val="none" w:sz="0" w:space="0" w:color="auto"/>
            <w:bottom w:val="none" w:sz="0" w:space="0" w:color="auto"/>
            <w:right w:val="none" w:sz="0" w:space="0" w:color="auto"/>
          </w:divBdr>
        </w:div>
      </w:divsChild>
    </w:div>
    <w:div w:id="341712399">
      <w:bodyDiv w:val="1"/>
      <w:marLeft w:val="0"/>
      <w:marRight w:val="0"/>
      <w:marTop w:val="0"/>
      <w:marBottom w:val="0"/>
      <w:divBdr>
        <w:top w:val="none" w:sz="0" w:space="0" w:color="auto"/>
        <w:left w:val="none" w:sz="0" w:space="0" w:color="auto"/>
        <w:bottom w:val="none" w:sz="0" w:space="0" w:color="auto"/>
        <w:right w:val="none" w:sz="0" w:space="0" w:color="auto"/>
      </w:divBdr>
      <w:divsChild>
        <w:div w:id="1190920929">
          <w:marLeft w:val="640"/>
          <w:marRight w:val="0"/>
          <w:marTop w:val="0"/>
          <w:marBottom w:val="0"/>
          <w:divBdr>
            <w:top w:val="none" w:sz="0" w:space="0" w:color="auto"/>
            <w:left w:val="none" w:sz="0" w:space="0" w:color="auto"/>
            <w:bottom w:val="none" w:sz="0" w:space="0" w:color="auto"/>
            <w:right w:val="none" w:sz="0" w:space="0" w:color="auto"/>
          </w:divBdr>
        </w:div>
        <w:div w:id="2117022872">
          <w:marLeft w:val="640"/>
          <w:marRight w:val="0"/>
          <w:marTop w:val="0"/>
          <w:marBottom w:val="0"/>
          <w:divBdr>
            <w:top w:val="none" w:sz="0" w:space="0" w:color="auto"/>
            <w:left w:val="none" w:sz="0" w:space="0" w:color="auto"/>
            <w:bottom w:val="none" w:sz="0" w:space="0" w:color="auto"/>
            <w:right w:val="none" w:sz="0" w:space="0" w:color="auto"/>
          </w:divBdr>
        </w:div>
        <w:div w:id="2077585290">
          <w:marLeft w:val="640"/>
          <w:marRight w:val="0"/>
          <w:marTop w:val="0"/>
          <w:marBottom w:val="0"/>
          <w:divBdr>
            <w:top w:val="none" w:sz="0" w:space="0" w:color="auto"/>
            <w:left w:val="none" w:sz="0" w:space="0" w:color="auto"/>
            <w:bottom w:val="none" w:sz="0" w:space="0" w:color="auto"/>
            <w:right w:val="none" w:sz="0" w:space="0" w:color="auto"/>
          </w:divBdr>
        </w:div>
        <w:div w:id="1199852784">
          <w:marLeft w:val="640"/>
          <w:marRight w:val="0"/>
          <w:marTop w:val="0"/>
          <w:marBottom w:val="0"/>
          <w:divBdr>
            <w:top w:val="none" w:sz="0" w:space="0" w:color="auto"/>
            <w:left w:val="none" w:sz="0" w:space="0" w:color="auto"/>
            <w:bottom w:val="none" w:sz="0" w:space="0" w:color="auto"/>
            <w:right w:val="none" w:sz="0" w:space="0" w:color="auto"/>
          </w:divBdr>
        </w:div>
        <w:div w:id="416175197">
          <w:marLeft w:val="640"/>
          <w:marRight w:val="0"/>
          <w:marTop w:val="0"/>
          <w:marBottom w:val="0"/>
          <w:divBdr>
            <w:top w:val="none" w:sz="0" w:space="0" w:color="auto"/>
            <w:left w:val="none" w:sz="0" w:space="0" w:color="auto"/>
            <w:bottom w:val="none" w:sz="0" w:space="0" w:color="auto"/>
            <w:right w:val="none" w:sz="0" w:space="0" w:color="auto"/>
          </w:divBdr>
        </w:div>
        <w:div w:id="1620988862">
          <w:marLeft w:val="640"/>
          <w:marRight w:val="0"/>
          <w:marTop w:val="0"/>
          <w:marBottom w:val="0"/>
          <w:divBdr>
            <w:top w:val="none" w:sz="0" w:space="0" w:color="auto"/>
            <w:left w:val="none" w:sz="0" w:space="0" w:color="auto"/>
            <w:bottom w:val="none" w:sz="0" w:space="0" w:color="auto"/>
            <w:right w:val="none" w:sz="0" w:space="0" w:color="auto"/>
          </w:divBdr>
        </w:div>
        <w:div w:id="596645296">
          <w:marLeft w:val="640"/>
          <w:marRight w:val="0"/>
          <w:marTop w:val="0"/>
          <w:marBottom w:val="0"/>
          <w:divBdr>
            <w:top w:val="none" w:sz="0" w:space="0" w:color="auto"/>
            <w:left w:val="none" w:sz="0" w:space="0" w:color="auto"/>
            <w:bottom w:val="none" w:sz="0" w:space="0" w:color="auto"/>
            <w:right w:val="none" w:sz="0" w:space="0" w:color="auto"/>
          </w:divBdr>
        </w:div>
        <w:div w:id="1641113800">
          <w:marLeft w:val="640"/>
          <w:marRight w:val="0"/>
          <w:marTop w:val="0"/>
          <w:marBottom w:val="0"/>
          <w:divBdr>
            <w:top w:val="none" w:sz="0" w:space="0" w:color="auto"/>
            <w:left w:val="none" w:sz="0" w:space="0" w:color="auto"/>
            <w:bottom w:val="none" w:sz="0" w:space="0" w:color="auto"/>
            <w:right w:val="none" w:sz="0" w:space="0" w:color="auto"/>
          </w:divBdr>
        </w:div>
        <w:div w:id="334459187">
          <w:marLeft w:val="640"/>
          <w:marRight w:val="0"/>
          <w:marTop w:val="0"/>
          <w:marBottom w:val="0"/>
          <w:divBdr>
            <w:top w:val="none" w:sz="0" w:space="0" w:color="auto"/>
            <w:left w:val="none" w:sz="0" w:space="0" w:color="auto"/>
            <w:bottom w:val="none" w:sz="0" w:space="0" w:color="auto"/>
            <w:right w:val="none" w:sz="0" w:space="0" w:color="auto"/>
          </w:divBdr>
        </w:div>
        <w:div w:id="1351832588">
          <w:marLeft w:val="640"/>
          <w:marRight w:val="0"/>
          <w:marTop w:val="0"/>
          <w:marBottom w:val="0"/>
          <w:divBdr>
            <w:top w:val="none" w:sz="0" w:space="0" w:color="auto"/>
            <w:left w:val="none" w:sz="0" w:space="0" w:color="auto"/>
            <w:bottom w:val="none" w:sz="0" w:space="0" w:color="auto"/>
            <w:right w:val="none" w:sz="0" w:space="0" w:color="auto"/>
          </w:divBdr>
        </w:div>
        <w:div w:id="2100904079">
          <w:marLeft w:val="640"/>
          <w:marRight w:val="0"/>
          <w:marTop w:val="0"/>
          <w:marBottom w:val="0"/>
          <w:divBdr>
            <w:top w:val="none" w:sz="0" w:space="0" w:color="auto"/>
            <w:left w:val="none" w:sz="0" w:space="0" w:color="auto"/>
            <w:bottom w:val="none" w:sz="0" w:space="0" w:color="auto"/>
            <w:right w:val="none" w:sz="0" w:space="0" w:color="auto"/>
          </w:divBdr>
        </w:div>
        <w:div w:id="729427601">
          <w:marLeft w:val="640"/>
          <w:marRight w:val="0"/>
          <w:marTop w:val="0"/>
          <w:marBottom w:val="0"/>
          <w:divBdr>
            <w:top w:val="none" w:sz="0" w:space="0" w:color="auto"/>
            <w:left w:val="none" w:sz="0" w:space="0" w:color="auto"/>
            <w:bottom w:val="none" w:sz="0" w:space="0" w:color="auto"/>
            <w:right w:val="none" w:sz="0" w:space="0" w:color="auto"/>
          </w:divBdr>
        </w:div>
        <w:div w:id="1172795059">
          <w:marLeft w:val="640"/>
          <w:marRight w:val="0"/>
          <w:marTop w:val="0"/>
          <w:marBottom w:val="0"/>
          <w:divBdr>
            <w:top w:val="none" w:sz="0" w:space="0" w:color="auto"/>
            <w:left w:val="none" w:sz="0" w:space="0" w:color="auto"/>
            <w:bottom w:val="none" w:sz="0" w:space="0" w:color="auto"/>
            <w:right w:val="none" w:sz="0" w:space="0" w:color="auto"/>
          </w:divBdr>
        </w:div>
        <w:div w:id="925530548">
          <w:marLeft w:val="640"/>
          <w:marRight w:val="0"/>
          <w:marTop w:val="0"/>
          <w:marBottom w:val="0"/>
          <w:divBdr>
            <w:top w:val="none" w:sz="0" w:space="0" w:color="auto"/>
            <w:left w:val="none" w:sz="0" w:space="0" w:color="auto"/>
            <w:bottom w:val="none" w:sz="0" w:space="0" w:color="auto"/>
            <w:right w:val="none" w:sz="0" w:space="0" w:color="auto"/>
          </w:divBdr>
        </w:div>
        <w:div w:id="708532979">
          <w:marLeft w:val="640"/>
          <w:marRight w:val="0"/>
          <w:marTop w:val="0"/>
          <w:marBottom w:val="0"/>
          <w:divBdr>
            <w:top w:val="none" w:sz="0" w:space="0" w:color="auto"/>
            <w:left w:val="none" w:sz="0" w:space="0" w:color="auto"/>
            <w:bottom w:val="none" w:sz="0" w:space="0" w:color="auto"/>
            <w:right w:val="none" w:sz="0" w:space="0" w:color="auto"/>
          </w:divBdr>
        </w:div>
        <w:div w:id="1928032111">
          <w:marLeft w:val="640"/>
          <w:marRight w:val="0"/>
          <w:marTop w:val="0"/>
          <w:marBottom w:val="0"/>
          <w:divBdr>
            <w:top w:val="none" w:sz="0" w:space="0" w:color="auto"/>
            <w:left w:val="none" w:sz="0" w:space="0" w:color="auto"/>
            <w:bottom w:val="none" w:sz="0" w:space="0" w:color="auto"/>
            <w:right w:val="none" w:sz="0" w:space="0" w:color="auto"/>
          </w:divBdr>
        </w:div>
        <w:div w:id="1767115332">
          <w:marLeft w:val="640"/>
          <w:marRight w:val="0"/>
          <w:marTop w:val="0"/>
          <w:marBottom w:val="0"/>
          <w:divBdr>
            <w:top w:val="none" w:sz="0" w:space="0" w:color="auto"/>
            <w:left w:val="none" w:sz="0" w:space="0" w:color="auto"/>
            <w:bottom w:val="none" w:sz="0" w:space="0" w:color="auto"/>
            <w:right w:val="none" w:sz="0" w:space="0" w:color="auto"/>
          </w:divBdr>
        </w:div>
        <w:div w:id="1463813429">
          <w:marLeft w:val="640"/>
          <w:marRight w:val="0"/>
          <w:marTop w:val="0"/>
          <w:marBottom w:val="0"/>
          <w:divBdr>
            <w:top w:val="none" w:sz="0" w:space="0" w:color="auto"/>
            <w:left w:val="none" w:sz="0" w:space="0" w:color="auto"/>
            <w:bottom w:val="none" w:sz="0" w:space="0" w:color="auto"/>
            <w:right w:val="none" w:sz="0" w:space="0" w:color="auto"/>
          </w:divBdr>
        </w:div>
        <w:div w:id="1571816614">
          <w:marLeft w:val="640"/>
          <w:marRight w:val="0"/>
          <w:marTop w:val="0"/>
          <w:marBottom w:val="0"/>
          <w:divBdr>
            <w:top w:val="none" w:sz="0" w:space="0" w:color="auto"/>
            <w:left w:val="none" w:sz="0" w:space="0" w:color="auto"/>
            <w:bottom w:val="none" w:sz="0" w:space="0" w:color="auto"/>
            <w:right w:val="none" w:sz="0" w:space="0" w:color="auto"/>
          </w:divBdr>
        </w:div>
        <w:div w:id="481239327">
          <w:marLeft w:val="640"/>
          <w:marRight w:val="0"/>
          <w:marTop w:val="0"/>
          <w:marBottom w:val="0"/>
          <w:divBdr>
            <w:top w:val="none" w:sz="0" w:space="0" w:color="auto"/>
            <w:left w:val="none" w:sz="0" w:space="0" w:color="auto"/>
            <w:bottom w:val="none" w:sz="0" w:space="0" w:color="auto"/>
            <w:right w:val="none" w:sz="0" w:space="0" w:color="auto"/>
          </w:divBdr>
        </w:div>
        <w:div w:id="246620649">
          <w:marLeft w:val="640"/>
          <w:marRight w:val="0"/>
          <w:marTop w:val="0"/>
          <w:marBottom w:val="0"/>
          <w:divBdr>
            <w:top w:val="none" w:sz="0" w:space="0" w:color="auto"/>
            <w:left w:val="none" w:sz="0" w:space="0" w:color="auto"/>
            <w:bottom w:val="none" w:sz="0" w:space="0" w:color="auto"/>
            <w:right w:val="none" w:sz="0" w:space="0" w:color="auto"/>
          </w:divBdr>
        </w:div>
        <w:div w:id="1117289404">
          <w:marLeft w:val="640"/>
          <w:marRight w:val="0"/>
          <w:marTop w:val="0"/>
          <w:marBottom w:val="0"/>
          <w:divBdr>
            <w:top w:val="none" w:sz="0" w:space="0" w:color="auto"/>
            <w:left w:val="none" w:sz="0" w:space="0" w:color="auto"/>
            <w:bottom w:val="none" w:sz="0" w:space="0" w:color="auto"/>
            <w:right w:val="none" w:sz="0" w:space="0" w:color="auto"/>
          </w:divBdr>
        </w:div>
        <w:div w:id="1843007009">
          <w:marLeft w:val="640"/>
          <w:marRight w:val="0"/>
          <w:marTop w:val="0"/>
          <w:marBottom w:val="0"/>
          <w:divBdr>
            <w:top w:val="none" w:sz="0" w:space="0" w:color="auto"/>
            <w:left w:val="none" w:sz="0" w:space="0" w:color="auto"/>
            <w:bottom w:val="none" w:sz="0" w:space="0" w:color="auto"/>
            <w:right w:val="none" w:sz="0" w:space="0" w:color="auto"/>
          </w:divBdr>
        </w:div>
        <w:div w:id="1575891893">
          <w:marLeft w:val="640"/>
          <w:marRight w:val="0"/>
          <w:marTop w:val="0"/>
          <w:marBottom w:val="0"/>
          <w:divBdr>
            <w:top w:val="none" w:sz="0" w:space="0" w:color="auto"/>
            <w:left w:val="none" w:sz="0" w:space="0" w:color="auto"/>
            <w:bottom w:val="none" w:sz="0" w:space="0" w:color="auto"/>
            <w:right w:val="none" w:sz="0" w:space="0" w:color="auto"/>
          </w:divBdr>
        </w:div>
        <w:div w:id="517164801">
          <w:marLeft w:val="640"/>
          <w:marRight w:val="0"/>
          <w:marTop w:val="0"/>
          <w:marBottom w:val="0"/>
          <w:divBdr>
            <w:top w:val="none" w:sz="0" w:space="0" w:color="auto"/>
            <w:left w:val="none" w:sz="0" w:space="0" w:color="auto"/>
            <w:bottom w:val="none" w:sz="0" w:space="0" w:color="auto"/>
            <w:right w:val="none" w:sz="0" w:space="0" w:color="auto"/>
          </w:divBdr>
        </w:div>
        <w:div w:id="1893808001">
          <w:marLeft w:val="640"/>
          <w:marRight w:val="0"/>
          <w:marTop w:val="0"/>
          <w:marBottom w:val="0"/>
          <w:divBdr>
            <w:top w:val="none" w:sz="0" w:space="0" w:color="auto"/>
            <w:left w:val="none" w:sz="0" w:space="0" w:color="auto"/>
            <w:bottom w:val="none" w:sz="0" w:space="0" w:color="auto"/>
            <w:right w:val="none" w:sz="0" w:space="0" w:color="auto"/>
          </w:divBdr>
        </w:div>
        <w:div w:id="1109816162">
          <w:marLeft w:val="640"/>
          <w:marRight w:val="0"/>
          <w:marTop w:val="0"/>
          <w:marBottom w:val="0"/>
          <w:divBdr>
            <w:top w:val="none" w:sz="0" w:space="0" w:color="auto"/>
            <w:left w:val="none" w:sz="0" w:space="0" w:color="auto"/>
            <w:bottom w:val="none" w:sz="0" w:space="0" w:color="auto"/>
            <w:right w:val="none" w:sz="0" w:space="0" w:color="auto"/>
          </w:divBdr>
        </w:div>
        <w:div w:id="1374035427">
          <w:marLeft w:val="640"/>
          <w:marRight w:val="0"/>
          <w:marTop w:val="0"/>
          <w:marBottom w:val="0"/>
          <w:divBdr>
            <w:top w:val="none" w:sz="0" w:space="0" w:color="auto"/>
            <w:left w:val="none" w:sz="0" w:space="0" w:color="auto"/>
            <w:bottom w:val="none" w:sz="0" w:space="0" w:color="auto"/>
            <w:right w:val="none" w:sz="0" w:space="0" w:color="auto"/>
          </w:divBdr>
        </w:div>
        <w:div w:id="136336186">
          <w:marLeft w:val="640"/>
          <w:marRight w:val="0"/>
          <w:marTop w:val="0"/>
          <w:marBottom w:val="0"/>
          <w:divBdr>
            <w:top w:val="none" w:sz="0" w:space="0" w:color="auto"/>
            <w:left w:val="none" w:sz="0" w:space="0" w:color="auto"/>
            <w:bottom w:val="none" w:sz="0" w:space="0" w:color="auto"/>
            <w:right w:val="none" w:sz="0" w:space="0" w:color="auto"/>
          </w:divBdr>
        </w:div>
        <w:div w:id="1618870957">
          <w:marLeft w:val="640"/>
          <w:marRight w:val="0"/>
          <w:marTop w:val="0"/>
          <w:marBottom w:val="0"/>
          <w:divBdr>
            <w:top w:val="none" w:sz="0" w:space="0" w:color="auto"/>
            <w:left w:val="none" w:sz="0" w:space="0" w:color="auto"/>
            <w:bottom w:val="none" w:sz="0" w:space="0" w:color="auto"/>
            <w:right w:val="none" w:sz="0" w:space="0" w:color="auto"/>
          </w:divBdr>
        </w:div>
        <w:div w:id="1958873745">
          <w:marLeft w:val="640"/>
          <w:marRight w:val="0"/>
          <w:marTop w:val="0"/>
          <w:marBottom w:val="0"/>
          <w:divBdr>
            <w:top w:val="none" w:sz="0" w:space="0" w:color="auto"/>
            <w:left w:val="none" w:sz="0" w:space="0" w:color="auto"/>
            <w:bottom w:val="none" w:sz="0" w:space="0" w:color="auto"/>
            <w:right w:val="none" w:sz="0" w:space="0" w:color="auto"/>
          </w:divBdr>
        </w:div>
        <w:div w:id="52780186">
          <w:marLeft w:val="640"/>
          <w:marRight w:val="0"/>
          <w:marTop w:val="0"/>
          <w:marBottom w:val="0"/>
          <w:divBdr>
            <w:top w:val="none" w:sz="0" w:space="0" w:color="auto"/>
            <w:left w:val="none" w:sz="0" w:space="0" w:color="auto"/>
            <w:bottom w:val="none" w:sz="0" w:space="0" w:color="auto"/>
            <w:right w:val="none" w:sz="0" w:space="0" w:color="auto"/>
          </w:divBdr>
        </w:div>
        <w:div w:id="1799492430">
          <w:marLeft w:val="640"/>
          <w:marRight w:val="0"/>
          <w:marTop w:val="0"/>
          <w:marBottom w:val="0"/>
          <w:divBdr>
            <w:top w:val="none" w:sz="0" w:space="0" w:color="auto"/>
            <w:left w:val="none" w:sz="0" w:space="0" w:color="auto"/>
            <w:bottom w:val="none" w:sz="0" w:space="0" w:color="auto"/>
            <w:right w:val="none" w:sz="0" w:space="0" w:color="auto"/>
          </w:divBdr>
        </w:div>
        <w:div w:id="1338071574">
          <w:marLeft w:val="640"/>
          <w:marRight w:val="0"/>
          <w:marTop w:val="0"/>
          <w:marBottom w:val="0"/>
          <w:divBdr>
            <w:top w:val="none" w:sz="0" w:space="0" w:color="auto"/>
            <w:left w:val="none" w:sz="0" w:space="0" w:color="auto"/>
            <w:bottom w:val="none" w:sz="0" w:space="0" w:color="auto"/>
            <w:right w:val="none" w:sz="0" w:space="0" w:color="auto"/>
          </w:divBdr>
        </w:div>
        <w:div w:id="560410250">
          <w:marLeft w:val="640"/>
          <w:marRight w:val="0"/>
          <w:marTop w:val="0"/>
          <w:marBottom w:val="0"/>
          <w:divBdr>
            <w:top w:val="none" w:sz="0" w:space="0" w:color="auto"/>
            <w:left w:val="none" w:sz="0" w:space="0" w:color="auto"/>
            <w:bottom w:val="none" w:sz="0" w:space="0" w:color="auto"/>
            <w:right w:val="none" w:sz="0" w:space="0" w:color="auto"/>
          </w:divBdr>
        </w:div>
        <w:div w:id="519902891">
          <w:marLeft w:val="640"/>
          <w:marRight w:val="0"/>
          <w:marTop w:val="0"/>
          <w:marBottom w:val="0"/>
          <w:divBdr>
            <w:top w:val="none" w:sz="0" w:space="0" w:color="auto"/>
            <w:left w:val="none" w:sz="0" w:space="0" w:color="auto"/>
            <w:bottom w:val="none" w:sz="0" w:space="0" w:color="auto"/>
            <w:right w:val="none" w:sz="0" w:space="0" w:color="auto"/>
          </w:divBdr>
        </w:div>
        <w:div w:id="2043938912">
          <w:marLeft w:val="640"/>
          <w:marRight w:val="0"/>
          <w:marTop w:val="0"/>
          <w:marBottom w:val="0"/>
          <w:divBdr>
            <w:top w:val="none" w:sz="0" w:space="0" w:color="auto"/>
            <w:left w:val="none" w:sz="0" w:space="0" w:color="auto"/>
            <w:bottom w:val="none" w:sz="0" w:space="0" w:color="auto"/>
            <w:right w:val="none" w:sz="0" w:space="0" w:color="auto"/>
          </w:divBdr>
        </w:div>
        <w:div w:id="436759658">
          <w:marLeft w:val="640"/>
          <w:marRight w:val="0"/>
          <w:marTop w:val="0"/>
          <w:marBottom w:val="0"/>
          <w:divBdr>
            <w:top w:val="none" w:sz="0" w:space="0" w:color="auto"/>
            <w:left w:val="none" w:sz="0" w:space="0" w:color="auto"/>
            <w:bottom w:val="none" w:sz="0" w:space="0" w:color="auto"/>
            <w:right w:val="none" w:sz="0" w:space="0" w:color="auto"/>
          </w:divBdr>
        </w:div>
        <w:div w:id="802381411">
          <w:marLeft w:val="640"/>
          <w:marRight w:val="0"/>
          <w:marTop w:val="0"/>
          <w:marBottom w:val="0"/>
          <w:divBdr>
            <w:top w:val="none" w:sz="0" w:space="0" w:color="auto"/>
            <w:left w:val="none" w:sz="0" w:space="0" w:color="auto"/>
            <w:bottom w:val="none" w:sz="0" w:space="0" w:color="auto"/>
            <w:right w:val="none" w:sz="0" w:space="0" w:color="auto"/>
          </w:divBdr>
        </w:div>
        <w:div w:id="877668125">
          <w:marLeft w:val="640"/>
          <w:marRight w:val="0"/>
          <w:marTop w:val="0"/>
          <w:marBottom w:val="0"/>
          <w:divBdr>
            <w:top w:val="none" w:sz="0" w:space="0" w:color="auto"/>
            <w:left w:val="none" w:sz="0" w:space="0" w:color="auto"/>
            <w:bottom w:val="none" w:sz="0" w:space="0" w:color="auto"/>
            <w:right w:val="none" w:sz="0" w:space="0" w:color="auto"/>
          </w:divBdr>
        </w:div>
        <w:div w:id="1040478897">
          <w:marLeft w:val="640"/>
          <w:marRight w:val="0"/>
          <w:marTop w:val="0"/>
          <w:marBottom w:val="0"/>
          <w:divBdr>
            <w:top w:val="none" w:sz="0" w:space="0" w:color="auto"/>
            <w:left w:val="none" w:sz="0" w:space="0" w:color="auto"/>
            <w:bottom w:val="none" w:sz="0" w:space="0" w:color="auto"/>
            <w:right w:val="none" w:sz="0" w:space="0" w:color="auto"/>
          </w:divBdr>
        </w:div>
        <w:div w:id="1579629497">
          <w:marLeft w:val="640"/>
          <w:marRight w:val="0"/>
          <w:marTop w:val="0"/>
          <w:marBottom w:val="0"/>
          <w:divBdr>
            <w:top w:val="none" w:sz="0" w:space="0" w:color="auto"/>
            <w:left w:val="none" w:sz="0" w:space="0" w:color="auto"/>
            <w:bottom w:val="none" w:sz="0" w:space="0" w:color="auto"/>
            <w:right w:val="none" w:sz="0" w:space="0" w:color="auto"/>
          </w:divBdr>
        </w:div>
      </w:divsChild>
    </w:div>
    <w:div w:id="351077479">
      <w:bodyDiv w:val="1"/>
      <w:marLeft w:val="0"/>
      <w:marRight w:val="0"/>
      <w:marTop w:val="0"/>
      <w:marBottom w:val="0"/>
      <w:divBdr>
        <w:top w:val="none" w:sz="0" w:space="0" w:color="auto"/>
        <w:left w:val="none" w:sz="0" w:space="0" w:color="auto"/>
        <w:bottom w:val="none" w:sz="0" w:space="0" w:color="auto"/>
        <w:right w:val="none" w:sz="0" w:space="0" w:color="auto"/>
      </w:divBdr>
    </w:div>
    <w:div w:id="360866212">
      <w:bodyDiv w:val="1"/>
      <w:marLeft w:val="0"/>
      <w:marRight w:val="0"/>
      <w:marTop w:val="0"/>
      <w:marBottom w:val="0"/>
      <w:divBdr>
        <w:top w:val="none" w:sz="0" w:space="0" w:color="auto"/>
        <w:left w:val="none" w:sz="0" w:space="0" w:color="auto"/>
        <w:bottom w:val="none" w:sz="0" w:space="0" w:color="auto"/>
        <w:right w:val="none" w:sz="0" w:space="0" w:color="auto"/>
      </w:divBdr>
      <w:divsChild>
        <w:div w:id="1211305947">
          <w:marLeft w:val="640"/>
          <w:marRight w:val="0"/>
          <w:marTop w:val="0"/>
          <w:marBottom w:val="0"/>
          <w:divBdr>
            <w:top w:val="none" w:sz="0" w:space="0" w:color="auto"/>
            <w:left w:val="none" w:sz="0" w:space="0" w:color="auto"/>
            <w:bottom w:val="none" w:sz="0" w:space="0" w:color="auto"/>
            <w:right w:val="none" w:sz="0" w:space="0" w:color="auto"/>
          </w:divBdr>
        </w:div>
        <w:div w:id="1346708068">
          <w:marLeft w:val="640"/>
          <w:marRight w:val="0"/>
          <w:marTop w:val="0"/>
          <w:marBottom w:val="0"/>
          <w:divBdr>
            <w:top w:val="none" w:sz="0" w:space="0" w:color="auto"/>
            <w:left w:val="none" w:sz="0" w:space="0" w:color="auto"/>
            <w:bottom w:val="none" w:sz="0" w:space="0" w:color="auto"/>
            <w:right w:val="none" w:sz="0" w:space="0" w:color="auto"/>
          </w:divBdr>
        </w:div>
        <w:div w:id="1513030982">
          <w:marLeft w:val="640"/>
          <w:marRight w:val="0"/>
          <w:marTop w:val="0"/>
          <w:marBottom w:val="0"/>
          <w:divBdr>
            <w:top w:val="none" w:sz="0" w:space="0" w:color="auto"/>
            <w:left w:val="none" w:sz="0" w:space="0" w:color="auto"/>
            <w:bottom w:val="none" w:sz="0" w:space="0" w:color="auto"/>
            <w:right w:val="none" w:sz="0" w:space="0" w:color="auto"/>
          </w:divBdr>
        </w:div>
        <w:div w:id="438573385">
          <w:marLeft w:val="640"/>
          <w:marRight w:val="0"/>
          <w:marTop w:val="0"/>
          <w:marBottom w:val="0"/>
          <w:divBdr>
            <w:top w:val="none" w:sz="0" w:space="0" w:color="auto"/>
            <w:left w:val="none" w:sz="0" w:space="0" w:color="auto"/>
            <w:bottom w:val="none" w:sz="0" w:space="0" w:color="auto"/>
            <w:right w:val="none" w:sz="0" w:space="0" w:color="auto"/>
          </w:divBdr>
        </w:div>
        <w:div w:id="864976423">
          <w:marLeft w:val="640"/>
          <w:marRight w:val="0"/>
          <w:marTop w:val="0"/>
          <w:marBottom w:val="0"/>
          <w:divBdr>
            <w:top w:val="none" w:sz="0" w:space="0" w:color="auto"/>
            <w:left w:val="none" w:sz="0" w:space="0" w:color="auto"/>
            <w:bottom w:val="none" w:sz="0" w:space="0" w:color="auto"/>
            <w:right w:val="none" w:sz="0" w:space="0" w:color="auto"/>
          </w:divBdr>
        </w:div>
        <w:div w:id="670908027">
          <w:marLeft w:val="640"/>
          <w:marRight w:val="0"/>
          <w:marTop w:val="0"/>
          <w:marBottom w:val="0"/>
          <w:divBdr>
            <w:top w:val="none" w:sz="0" w:space="0" w:color="auto"/>
            <w:left w:val="none" w:sz="0" w:space="0" w:color="auto"/>
            <w:bottom w:val="none" w:sz="0" w:space="0" w:color="auto"/>
            <w:right w:val="none" w:sz="0" w:space="0" w:color="auto"/>
          </w:divBdr>
        </w:div>
        <w:div w:id="158617253">
          <w:marLeft w:val="640"/>
          <w:marRight w:val="0"/>
          <w:marTop w:val="0"/>
          <w:marBottom w:val="0"/>
          <w:divBdr>
            <w:top w:val="none" w:sz="0" w:space="0" w:color="auto"/>
            <w:left w:val="none" w:sz="0" w:space="0" w:color="auto"/>
            <w:bottom w:val="none" w:sz="0" w:space="0" w:color="auto"/>
            <w:right w:val="none" w:sz="0" w:space="0" w:color="auto"/>
          </w:divBdr>
        </w:div>
        <w:div w:id="1221594008">
          <w:marLeft w:val="640"/>
          <w:marRight w:val="0"/>
          <w:marTop w:val="0"/>
          <w:marBottom w:val="0"/>
          <w:divBdr>
            <w:top w:val="none" w:sz="0" w:space="0" w:color="auto"/>
            <w:left w:val="none" w:sz="0" w:space="0" w:color="auto"/>
            <w:bottom w:val="none" w:sz="0" w:space="0" w:color="auto"/>
            <w:right w:val="none" w:sz="0" w:space="0" w:color="auto"/>
          </w:divBdr>
        </w:div>
        <w:div w:id="1687709960">
          <w:marLeft w:val="640"/>
          <w:marRight w:val="0"/>
          <w:marTop w:val="0"/>
          <w:marBottom w:val="0"/>
          <w:divBdr>
            <w:top w:val="none" w:sz="0" w:space="0" w:color="auto"/>
            <w:left w:val="none" w:sz="0" w:space="0" w:color="auto"/>
            <w:bottom w:val="none" w:sz="0" w:space="0" w:color="auto"/>
            <w:right w:val="none" w:sz="0" w:space="0" w:color="auto"/>
          </w:divBdr>
        </w:div>
        <w:div w:id="2025133814">
          <w:marLeft w:val="640"/>
          <w:marRight w:val="0"/>
          <w:marTop w:val="0"/>
          <w:marBottom w:val="0"/>
          <w:divBdr>
            <w:top w:val="none" w:sz="0" w:space="0" w:color="auto"/>
            <w:left w:val="none" w:sz="0" w:space="0" w:color="auto"/>
            <w:bottom w:val="none" w:sz="0" w:space="0" w:color="auto"/>
            <w:right w:val="none" w:sz="0" w:space="0" w:color="auto"/>
          </w:divBdr>
        </w:div>
        <w:div w:id="212229758">
          <w:marLeft w:val="640"/>
          <w:marRight w:val="0"/>
          <w:marTop w:val="0"/>
          <w:marBottom w:val="0"/>
          <w:divBdr>
            <w:top w:val="none" w:sz="0" w:space="0" w:color="auto"/>
            <w:left w:val="none" w:sz="0" w:space="0" w:color="auto"/>
            <w:bottom w:val="none" w:sz="0" w:space="0" w:color="auto"/>
            <w:right w:val="none" w:sz="0" w:space="0" w:color="auto"/>
          </w:divBdr>
        </w:div>
        <w:div w:id="1680497505">
          <w:marLeft w:val="640"/>
          <w:marRight w:val="0"/>
          <w:marTop w:val="0"/>
          <w:marBottom w:val="0"/>
          <w:divBdr>
            <w:top w:val="none" w:sz="0" w:space="0" w:color="auto"/>
            <w:left w:val="none" w:sz="0" w:space="0" w:color="auto"/>
            <w:bottom w:val="none" w:sz="0" w:space="0" w:color="auto"/>
            <w:right w:val="none" w:sz="0" w:space="0" w:color="auto"/>
          </w:divBdr>
        </w:div>
        <w:div w:id="928078476">
          <w:marLeft w:val="640"/>
          <w:marRight w:val="0"/>
          <w:marTop w:val="0"/>
          <w:marBottom w:val="0"/>
          <w:divBdr>
            <w:top w:val="none" w:sz="0" w:space="0" w:color="auto"/>
            <w:left w:val="none" w:sz="0" w:space="0" w:color="auto"/>
            <w:bottom w:val="none" w:sz="0" w:space="0" w:color="auto"/>
            <w:right w:val="none" w:sz="0" w:space="0" w:color="auto"/>
          </w:divBdr>
        </w:div>
        <w:div w:id="1783037956">
          <w:marLeft w:val="640"/>
          <w:marRight w:val="0"/>
          <w:marTop w:val="0"/>
          <w:marBottom w:val="0"/>
          <w:divBdr>
            <w:top w:val="none" w:sz="0" w:space="0" w:color="auto"/>
            <w:left w:val="none" w:sz="0" w:space="0" w:color="auto"/>
            <w:bottom w:val="none" w:sz="0" w:space="0" w:color="auto"/>
            <w:right w:val="none" w:sz="0" w:space="0" w:color="auto"/>
          </w:divBdr>
        </w:div>
        <w:div w:id="166794523">
          <w:marLeft w:val="640"/>
          <w:marRight w:val="0"/>
          <w:marTop w:val="0"/>
          <w:marBottom w:val="0"/>
          <w:divBdr>
            <w:top w:val="none" w:sz="0" w:space="0" w:color="auto"/>
            <w:left w:val="none" w:sz="0" w:space="0" w:color="auto"/>
            <w:bottom w:val="none" w:sz="0" w:space="0" w:color="auto"/>
            <w:right w:val="none" w:sz="0" w:space="0" w:color="auto"/>
          </w:divBdr>
        </w:div>
        <w:div w:id="1182624262">
          <w:marLeft w:val="640"/>
          <w:marRight w:val="0"/>
          <w:marTop w:val="0"/>
          <w:marBottom w:val="0"/>
          <w:divBdr>
            <w:top w:val="none" w:sz="0" w:space="0" w:color="auto"/>
            <w:left w:val="none" w:sz="0" w:space="0" w:color="auto"/>
            <w:bottom w:val="none" w:sz="0" w:space="0" w:color="auto"/>
            <w:right w:val="none" w:sz="0" w:space="0" w:color="auto"/>
          </w:divBdr>
        </w:div>
        <w:div w:id="175732171">
          <w:marLeft w:val="640"/>
          <w:marRight w:val="0"/>
          <w:marTop w:val="0"/>
          <w:marBottom w:val="0"/>
          <w:divBdr>
            <w:top w:val="none" w:sz="0" w:space="0" w:color="auto"/>
            <w:left w:val="none" w:sz="0" w:space="0" w:color="auto"/>
            <w:bottom w:val="none" w:sz="0" w:space="0" w:color="auto"/>
            <w:right w:val="none" w:sz="0" w:space="0" w:color="auto"/>
          </w:divBdr>
        </w:div>
        <w:div w:id="462426709">
          <w:marLeft w:val="640"/>
          <w:marRight w:val="0"/>
          <w:marTop w:val="0"/>
          <w:marBottom w:val="0"/>
          <w:divBdr>
            <w:top w:val="none" w:sz="0" w:space="0" w:color="auto"/>
            <w:left w:val="none" w:sz="0" w:space="0" w:color="auto"/>
            <w:bottom w:val="none" w:sz="0" w:space="0" w:color="auto"/>
            <w:right w:val="none" w:sz="0" w:space="0" w:color="auto"/>
          </w:divBdr>
        </w:div>
        <w:div w:id="111412002">
          <w:marLeft w:val="640"/>
          <w:marRight w:val="0"/>
          <w:marTop w:val="0"/>
          <w:marBottom w:val="0"/>
          <w:divBdr>
            <w:top w:val="none" w:sz="0" w:space="0" w:color="auto"/>
            <w:left w:val="none" w:sz="0" w:space="0" w:color="auto"/>
            <w:bottom w:val="none" w:sz="0" w:space="0" w:color="auto"/>
            <w:right w:val="none" w:sz="0" w:space="0" w:color="auto"/>
          </w:divBdr>
        </w:div>
        <w:div w:id="1230919057">
          <w:marLeft w:val="640"/>
          <w:marRight w:val="0"/>
          <w:marTop w:val="0"/>
          <w:marBottom w:val="0"/>
          <w:divBdr>
            <w:top w:val="none" w:sz="0" w:space="0" w:color="auto"/>
            <w:left w:val="none" w:sz="0" w:space="0" w:color="auto"/>
            <w:bottom w:val="none" w:sz="0" w:space="0" w:color="auto"/>
            <w:right w:val="none" w:sz="0" w:space="0" w:color="auto"/>
          </w:divBdr>
        </w:div>
        <w:div w:id="1942909425">
          <w:marLeft w:val="640"/>
          <w:marRight w:val="0"/>
          <w:marTop w:val="0"/>
          <w:marBottom w:val="0"/>
          <w:divBdr>
            <w:top w:val="none" w:sz="0" w:space="0" w:color="auto"/>
            <w:left w:val="none" w:sz="0" w:space="0" w:color="auto"/>
            <w:bottom w:val="none" w:sz="0" w:space="0" w:color="auto"/>
            <w:right w:val="none" w:sz="0" w:space="0" w:color="auto"/>
          </w:divBdr>
        </w:div>
        <w:div w:id="1222594062">
          <w:marLeft w:val="640"/>
          <w:marRight w:val="0"/>
          <w:marTop w:val="0"/>
          <w:marBottom w:val="0"/>
          <w:divBdr>
            <w:top w:val="none" w:sz="0" w:space="0" w:color="auto"/>
            <w:left w:val="none" w:sz="0" w:space="0" w:color="auto"/>
            <w:bottom w:val="none" w:sz="0" w:space="0" w:color="auto"/>
            <w:right w:val="none" w:sz="0" w:space="0" w:color="auto"/>
          </w:divBdr>
        </w:div>
        <w:div w:id="1492987673">
          <w:marLeft w:val="640"/>
          <w:marRight w:val="0"/>
          <w:marTop w:val="0"/>
          <w:marBottom w:val="0"/>
          <w:divBdr>
            <w:top w:val="none" w:sz="0" w:space="0" w:color="auto"/>
            <w:left w:val="none" w:sz="0" w:space="0" w:color="auto"/>
            <w:bottom w:val="none" w:sz="0" w:space="0" w:color="auto"/>
            <w:right w:val="none" w:sz="0" w:space="0" w:color="auto"/>
          </w:divBdr>
        </w:div>
        <w:div w:id="1899658710">
          <w:marLeft w:val="640"/>
          <w:marRight w:val="0"/>
          <w:marTop w:val="0"/>
          <w:marBottom w:val="0"/>
          <w:divBdr>
            <w:top w:val="none" w:sz="0" w:space="0" w:color="auto"/>
            <w:left w:val="none" w:sz="0" w:space="0" w:color="auto"/>
            <w:bottom w:val="none" w:sz="0" w:space="0" w:color="auto"/>
            <w:right w:val="none" w:sz="0" w:space="0" w:color="auto"/>
          </w:divBdr>
        </w:div>
        <w:div w:id="552544683">
          <w:marLeft w:val="640"/>
          <w:marRight w:val="0"/>
          <w:marTop w:val="0"/>
          <w:marBottom w:val="0"/>
          <w:divBdr>
            <w:top w:val="none" w:sz="0" w:space="0" w:color="auto"/>
            <w:left w:val="none" w:sz="0" w:space="0" w:color="auto"/>
            <w:bottom w:val="none" w:sz="0" w:space="0" w:color="auto"/>
            <w:right w:val="none" w:sz="0" w:space="0" w:color="auto"/>
          </w:divBdr>
        </w:div>
        <w:div w:id="519860431">
          <w:marLeft w:val="640"/>
          <w:marRight w:val="0"/>
          <w:marTop w:val="0"/>
          <w:marBottom w:val="0"/>
          <w:divBdr>
            <w:top w:val="none" w:sz="0" w:space="0" w:color="auto"/>
            <w:left w:val="none" w:sz="0" w:space="0" w:color="auto"/>
            <w:bottom w:val="none" w:sz="0" w:space="0" w:color="auto"/>
            <w:right w:val="none" w:sz="0" w:space="0" w:color="auto"/>
          </w:divBdr>
        </w:div>
        <w:div w:id="1154372074">
          <w:marLeft w:val="640"/>
          <w:marRight w:val="0"/>
          <w:marTop w:val="0"/>
          <w:marBottom w:val="0"/>
          <w:divBdr>
            <w:top w:val="none" w:sz="0" w:space="0" w:color="auto"/>
            <w:left w:val="none" w:sz="0" w:space="0" w:color="auto"/>
            <w:bottom w:val="none" w:sz="0" w:space="0" w:color="auto"/>
            <w:right w:val="none" w:sz="0" w:space="0" w:color="auto"/>
          </w:divBdr>
        </w:div>
        <w:div w:id="272054429">
          <w:marLeft w:val="640"/>
          <w:marRight w:val="0"/>
          <w:marTop w:val="0"/>
          <w:marBottom w:val="0"/>
          <w:divBdr>
            <w:top w:val="none" w:sz="0" w:space="0" w:color="auto"/>
            <w:left w:val="none" w:sz="0" w:space="0" w:color="auto"/>
            <w:bottom w:val="none" w:sz="0" w:space="0" w:color="auto"/>
            <w:right w:val="none" w:sz="0" w:space="0" w:color="auto"/>
          </w:divBdr>
        </w:div>
        <w:div w:id="1785809870">
          <w:marLeft w:val="640"/>
          <w:marRight w:val="0"/>
          <w:marTop w:val="0"/>
          <w:marBottom w:val="0"/>
          <w:divBdr>
            <w:top w:val="none" w:sz="0" w:space="0" w:color="auto"/>
            <w:left w:val="none" w:sz="0" w:space="0" w:color="auto"/>
            <w:bottom w:val="none" w:sz="0" w:space="0" w:color="auto"/>
            <w:right w:val="none" w:sz="0" w:space="0" w:color="auto"/>
          </w:divBdr>
        </w:div>
        <w:div w:id="2130657400">
          <w:marLeft w:val="640"/>
          <w:marRight w:val="0"/>
          <w:marTop w:val="0"/>
          <w:marBottom w:val="0"/>
          <w:divBdr>
            <w:top w:val="none" w:sz="0" w:space="0" w:color="auto"/>
            <w:left w:val="none" w:sz="0" w:space="0" w:color="auto"/>
            <w:bottom w:val="none" w:sz="0" w:space="0" w:color="auto"/>
            <w:right w:val="none" w:sz="0" w:space="0" w:color="auto"/>
          </w:divBdr>
        </w:div>
        <w:div w:id="212816872">
          <w:marLeft w:val="640"/>
          <w:marRight w:val="0"/>
          <w:marTop w:val="0"/>
          <w:marBottom w:val="0"/>
          <w:divBdr>
            <w:top w:val="none" w:sz="0" w:space="0" w:color="auto"/>
            <w:left w:val="none" w:sz="0" w:space="0" w:color="auto"/>
            <w:bottom w:val="none" w:sz="0" w:space="0" w:color="auto"/>
            <w:right w:val="none" w:sz="0" w:space="0" w:color="auto"/>
          </w:divBdr>
        </w:div>
        <w:div w:id="1957522211">
          <w:marLeft w:val="640"/>
          <w:marRight w:val="0"/>
          <w:marTop w:val="0"/>
          <w:marBottom w:val="0"/>
          <w:divBdr>
            <w:top w:val="none" w:sz="0" w:space="0" w:color="auto"/>
            <w:left w:val="none" w:sz="0" w:space="0" w:color="auto"/>
            <w:bottom w:val="none" w:sz="0" w:space="0" w:color="auto"/>
            <w:right w:val="none" w:sz="0" w:space="0" w:color="auto"/>
          </w:divBdr>
        </w:div>
        <w:div w:id="1731271068">
          <w:marLeft w:val="640"/>
          <w:marRight w:val="0"/>
          <w:marTop w:val="0"/>
          <w:marBottom w:val="0"/>
          <w:divBdr>
            <w:top w:val="none" w:sz="0" w:space="0" w:color="auto"/>
            <w:left w:val="none" w:sz="0" w:space="0" w:color="auto"/>
            <w:bottom w:val="none" w:sz="0" w:space="0" w:color="auto"/>
            <w:right w:val="none" w:sz="0" w:space="0" w:color="auto"/>
          </w:divBdr>
        </w:div>
        <w:div w:id="624458731">
          <w:marLeft w:val="640"/>
          <w:marRight w:val="0"/>
          <w:marTop w:val="0"/>
          <w:marBottom w:val="0"/>
          <w:divBdr>
            <w:top w:val="none" w:sz="0" w:space="0" w:color="auto"/>
            <w:left w:val="none" w:sz="0" w:space="0" w:color="auto"/>
            <w:bottom w:val="none" w:sz="0" w:space="0" w:color="auto"/>
            <w:right w:val="none" w:sz="0" w:space="0" w:color="auto"/>
          </w:divBdr>
        </w:div>
        <w:div w:id="1095251915">
          <w:marLeft w:val="640"/>
          <w:marRight w:val="0"/>
          <w:marTop w:val="0"/>
          <w:marBottom w:val="0"/>
          <w:divBdr>
            <w:top w:val="none" w:sz="0" w:space="0" w:color="auto"/>
            <w:left w:val="none" w:sz="0" w:space="0" w:color="auto"/>
            <w:bottom w:val="none" w:sz="0" w:space="0" w:color="auto"/>
            <w:right w:val="none" w:sz="0" w:space="0" w:color="auto"/>
          </w:divBdr>
        </w:div>
        <w:div w:id="2035226666">
          <w:marLeft w:val="640"/>
          <w:marRight w:val="0"/>
          <w:marTop w:val="0"/>
          <w:marBottom w:val="0"/>
          <w:divBdr>
            <w:top w:val="none" w:sz="0" w:space="0" w:color="auto"/>
            <w:left w:val="none" w:sz="0" w:space="0" w:color="auto"/>
            <w:bottom w:val="none" w:sz="0" w:space="0" w:color="auto"/>
            <w:right w:val="none" w:sz="0" w:space="0" w:color="auto"/>
          </w:divBdr>
        </w:div>
        <w:div w:id="1070470509">
          <w:marLeft w:val="640"/>
          <w:marRight w:val="0"/>
          <w:marTop w:val="0"/>
          <w:marBottom w:val="0"/>
          <w:divBdr>
            <w:top w:val="none" w:sz="0" w:space="0" w:color="auto"/>
            <w:left w:val="none" w:sz="0" w:space="0" w:color="auto"/>
            <w:bottom w:val="none" w:sz="0" w:space="0" w:color="auto"/>
            <w:right w:val="none" w:sz="0" w:space="0" w:color="auto"/>
          </w:divBdr>
        </w:div>
        <w:div w:id="488980020">
          <w:marLeft w:val="640"/>
          <w:marRight w:val="0"/>
          <w:marTop w:val="0"/>
          <w:marBottom w:val="0"/>
          <w:divBdr>
            <w:top w:val="none" w:sz="0" w:space="0" w:color="auto"/>
            <w:left w:val="none" w:sz="0" w:space="0" w:color="auto"/>
            <w:bottom w:val="none" w:sz="0" w:space="0" w:color="auto"/>
            <w:right w:val="none" w:sz="0" w:space="0" w:color="auto"/>
          </w:divBdr>
        </w:div>
        <w:div w:id="1811243056">
          <w:marLeft w:val="640"/>
          <w:marRight w:val="0"/>
          <w:marTop w:val="0"/>
          <w:marBottom w:val="0"/>
          <w:divBdr>
            <w:top w:val="none" w:sz="0" w:space="0" w:color="auto"/>
            <w:left w:val="none" w:sz="0" w:space="0" w:color="auto"/>
            <w:bottom w:val="none" w:sz="0" w:space="0" w:color="auto"/>
            <w:right w:val="none" w:sz="0" w:space="0" w:color="auto"/>
          </w:divBdr>
        </w:div>
        <w:div w:id="1525678535">
          <w:marLeft w:val="640"/>
          <w:marRight w:val="0"/>
          <w:marTop w:val="0"/>
          <w:marBottom w:val="0"/>
          <w:divBdr>
            <w:top w:val="none" w:sz="0" w:space="0" w:color="auto"/>
            <w:left w:val="none" w:sz="0" w:space="0" w:color="auto"/>
            <w:bottom w:val="none" w:sz="0" w:space="0" w:color="auto"/>
            <w:right w:val="none" w:sz="0" w:space="0" w:color="auto"/>
          </w:divBdr>
        </w:div>
        <w:div w:id="1956715802">
          <w:marLeft w:val="640"/>
          <w:marRight w:val="0"/>
          <w:marTop w:val="0"/>
          <w:marBottom w:val="0"/>
          <w:divBdr>
            <w:top w:val="none" w:sz="0" w:space="0" w:color="auto"/>
            <w:left w:val="none" w:sz="0" w:space="0" w:color="auto"/>
            <w:bottom w:val="none" w:sz="0" w:space="0" w:color="auto"/>
            <w:right w:val="none" w:sz="0" w:space="0" w:color="auto"/>
          </w:divBdr>
        </w:div>
        <w:div w:id="2146775629">
          <w:marLeft w:val="640"/>
          <w:marRight w:val="0"/>
          <w:marTop w:val="0"/>
          <w:marBottom w:val="0"/>
          <w:divBdr>
            <w:top w:val="none" w:sz="0" w:space="0" w:color="auto"/>
            <w:left w:val="none" w:sz="0" w:space="0" w:color="auto"/>
            <w:bottom w:val="none" w:sz="0" w:space="0" w:color="auto"/>
            <w:right w:val="none" w:sz="0" w:space="0" w:color="auto"/>
          </w:divBdr>
        </w:div>
      </w:divsChild>
    </w:div>
    <w:div w:id="360906961">
      <w:bodyDiv w:val="1"/>
      <w:marLeft w:val="0"/>
      <w:marRight w:val="0"/>
      <w:marTop w:val="0"/>
      <w:marBottom w:val="0"/>
      <w:divBdr>
        <w:top w:val="none" w:sz="0" w:space="0" w:color="auto"/>
        <w:left w:val="none" w:sz="0" w:space="0" w:color="auto"/>
        <w:bottom w:val="none" w:sz="0" w:space="0" w:color="auto"/>
        <w:right w:val="none" w:sz="0" w:space="0" w:color="auto"/>
      </w:divBdr>
      <w:divsChild>
        <w:div w:id="1714620482">
          <w:marLeft w:val="640"/>
          <w:marRight w:val="0"/>
          <w:marTop w:val="0"/>
          <w:marBottom w:val="0"/>
          <w:divBdr>
            <w:top w:val="none" w:sz="0" w:space="0" w:color="auto"/>
            <w:left w:val="none" w:sz="0" w:space="0" w:color="auto"/>
            <w:bottom w:val="none" w:sz="0" w:space="0" w:color="auto"/>
            <w:right w:val="none" w:sz="0" w:space="0" w:color="auto"/>
          </w:divBdr>
        </w:div>
        <w:div w:id="717508936">
          <w:marLeft w:val="640"/>
          <w:marRight w:val="0"/>
          <w:marTop w:val="0"/>
          <w:marBottom w:val="0"/>
          <w:divBdr>
            <w:top w:val="none" w:sz="0" w:space="0" w:color="auto"/>
            <w:left w:val="none" w:sz="0" w:space="0" w:color="auto"/>
            <w:bottom w:val="none" w:sz="0" w:space="0" w:color="auto"/>
            <w:right w:val="none" w:sz="0" w:space="0" w:color="auto"/>
          </w:divBdr>
        </w:div>
        <w:div w:id="500585185">
          <w:marLeft w:val="640"/>
          <w:marRight w:val="0"/>
          <w:marTop w:val="0"/>
          <w:marBottom w:val="0"/>
          <w:divBdr>
            <w:top w:val="none" w:sz="0" w:space="0" w:color="auto"/>
            <w:left w:val="none" w:sz="0" w:space="0" w:color="auto"/>
            <w:bottom w:val="none" w:sz="0" w:space="0" w:color="auto"/>
            <w:right w:val="none" w:sz="0" w:space="0" w:color="auto"/>
          </w:divBdr>
        </w:div>
        <w:div w:id="1104233445">
          <w:marLeft w:val="640"/>
          <w:marRight w:val="0"/>
          <w:marTop w:val="0"/>
          <w:marBottom w:val="0"/>
          <w:divBdr>
            <w:top w:val="none" w:sz="0" w:space="0" w:color="auto"/>
            <w:left w:val="none" w:sz="0" w:space="0" w:color="auto"/>
            <w:bottom w:val="none" w:sz="0" w:space="0" w:color="auto"/>
            <w:right w:val="none" w:sz="0" w:space="0" w:color="auto"/>
          </w:divBdr>
        </w:div>
        <w:div w:id="874738348">
          <w:marLeft w:val="640"/>
          <w:marRight w:val="0"/>
          <w:marTop w:val="0"/>
          <w:marBottom w:val="0"/>
          <w:divBdr>
            <w:top w:val="none" w:sz="0" w:space="0" w:color="auto"/>
            <w:left w:val="none" w:sz="0" w:space="0" w:color="auto"/>
            <w:bottom w:val="none" w:sz="0" w:space="0" w:color="auto"/>
            <w:right w:val="none" w:sz="0" w:space="0" w:color="auto"/>
          </w:divBdr>
        </w:div>
        <w:div w:id="449055520">
          <w:marLeft w:val="640"/>
          <w:marRight w:val="0"/>
          <w:marTop w:val="0"/>
          <w:marBottom w:val="0"/>
          <w:divBdr>
            <w:top w:val="none" w:sz="0" w:space="0" w:color="auto"/>
            <w:left w:val="none" w:sz="0" w:space="0" w:color="auto"/>
            <w:bottom w:val="none" w:sz="0" w:space="0" w:color="auto"/>
            <w:right w:val="none" w:sz="0" w:space="0" w:color="auto"/>
          </w:divBdr>
        </w:div>
        <w:div w:id="1279028201">
          <w:marLeft w:val="640"/>
          <w:marRight w:val="0"/>
          <w:marTop w:val="0"/>
          <w:marBottom w:val="0"/>
          <w:divBdr>
            <w:top w:val="none" w:sz="0" w:space="0" w:color="auto"/>
            <w:left w:val="none" w:sz="0" w:space="0" w:color="auto"/>
            <w:bottom w:val="none" w:sz="0" w:space="0" w:color="auto"/>
            <w:right w:val="none" w:sz="0" w:space="0" w:color="auto"/>
          </w:divBdr>
        </w:div>
        <w:div w:id="654187742">
          <w:marLeft w:val="640"/>
          <w:marRight w:val="0"/>
          <w:marTop w:val="0"/>
          <w:marBottom w:val="0"/>
          <w:divBdr>
            <w:top w:val="none" w:sz="0" w:space="0" w:color="auto"/>
            <w:left w:val="none" w:sz="0" w:space="0" w:color="auto"/>
            <w:bottom w:val="none" w:sz="0" w:space="0" w:color="auto"/>
            <w:right w:val="none" w:sz="0" w:space="0" w:color="auto"/>
          </w:divBdr>
        </w:div>
        <w:div w:id="1113594800">
          <w:marLeft w:val="640"/>
          <w:marRight w:val="0"/>
          <w:marTop w:val="0"/>
          <w:marBottom w:val="0"/>
          <w:divBdr>
            <w:top w:val="none" w:sz="0" w:space="0" w:color="auto"/>
            <w:left w:val="none" w:sz="0" w:space="0" w:color="auto"/>
            <w:bottom w:val="none" w:sz="0" w:space="0" w:color="auto"/>
            <w:right w:val="none" w:sz="0" w:space="0" w:color="auto"/>
          </w:divBdr>
        </w:div>
        <w:div w:id="1028606084">
          <w:marLeft w:val="640"/>
          <w:marRight w:val="0"/>
          <w:marTop w:val="0"/>
          <w:marBottom w:val="0"/>
          <w:divBdr>
            <w:top w:val="none" w:sz="0" w:space="0" w:color="auto"/>
            <w:left w:val="none" w:sz="0" w:space="0" w:color="auto"/>
            <w:bottom w:val="none" w:sz="0" w:space="0" w:color="auto"/>
            <w:right w:val="none" w:sz="0" w:space="0" w:color="auto"/>
          </w:divBdr>
        </w:div>
        <w:div w:id="1068570830">
          <w:marLeft w:val="640"/>
          <w:marRight w:val="0"/>
          <w:marTop w:val="0"/>
          <w:marBottom w:val="0"/>
          <w:divBdr>
            <w:top w:val="none" w:sz="0" w:space="0" w:color="auto"/>
            <w:left w:val="none" w:sz="0" w:space="0" w:color="auto"/>
            <w:bottom w:val="none" w:sz="0" w:space="0" w:color="auto"/>
            <w:right w:val="none" w:sz="0" w:space="0" w:color="auto"/>
          </w:divBdr>
        </w:div>
        <w:div w:id="1459225033">
          <w:marLeft w:val="640"/>
          <w:marRight w:val="0"/>
          <w:marTop w:val="0"/>
          <w:marBottom w:val="0"/>
          <w:divBdr>
            <w:top w:val="none" w:sz="0" w:space="0" w:color="auto"/>
            <w:left w:val="none" w:sz="0" w:space="0" w:color="auto"/>
            <w:bottom w:val="none" w:sz="0" w:space="0" w:color="auto"/>
            <w:right w:val="none" w:sz="0" w:space="0" w:color="auto"/>
          </w:divBdr>
        </w:div>
        <w:div w:id="155535429">
          <w:marLeft w:val="640"/>
          <w:marRight w:val="0"/>
          <w:marTop w:val="0"/>
          <w:marBottom w:val="0"/>
          <w:divBdr>
            <w:top w:val="none" w:sz="0" w:space="0" w:color="auto"/>
            <w:left w:val="none" w:sz="0" w:space="0" w:color="auto"/>
            <w:bottom w:val="none" w:sz="0" w:space="0" w:color="auto"/>
            <w:right w:val="none" w:sz="0" w:space="0" w:color="auto"/>
          </w:divBdr>
        </w:div>
        <w:div w:id="889224378">
          <w:marLeft w:val="640"/>
          <w:marRight w:val="0"/>
          <w:marTop w:val="0"/>
          <w:marBottom w:val="0"/>
          <w:divBdr>
            <w:top w:val="none" w:sz="0" w:space="0" w:color="auto"/>
            <w:left w:val="none" w:sz="0" w:space="0" w:color="auto"/>
            <w:bottom w:val="none" w:sz="0" w:space="0" w:color="auto"/>
            <w:right w:val="none" w:sz="0" w:space="0" w:color="auto"/>
          </w:divBdr>
        </w:div>
        <w:div w:id="1330404155">
          <w:marLeft w:val="640"/>
          <w:marRight w:val="0"/>
          <w:marTop w:val="0"/>
          <w:marBottom w:val="0"/>
          <w:divBdr>
            <w:top w:val="none" w:sz="0" w:space="0" w:color="auto"/>
            <w:left w:val="none" w:sz="0" w:space="0" w:color="auto"/>
            <w:bottom w:val="none" w:sz="0" w:space="0" w:color="auto"/>
            <w:right w:val="none" w:sz="0" w:space="0" w:color="auto"/>
          </w:divBdr>
        </w:div>
        <w:div w:id="1853491223">
          <w:marLeft w:val="640"/>
          <w:marRight w:val="0"/>
          <w:marTop w:val="0"/>
          <w:marBottom w:val="0"/>
          <w:divBdr>
            <w:top w:val="none" w:sz="0" w:space="0" w:color="auto"/>
            <w:left w:val="none" w:sz="0" w:space="0" w:color="auto"/>
            <w:bottom w:val="none" w:sz="0" w:space="0" w:color="auto"/>
            <w:right w:val="none" w:sz="0" w:space="0" w:color="auto"/>
          </w:divBdr>
        </w:div>
        <w:div w:id="215092427">
          <w:marLeft w:val="640"/>
          <w:marRight w:val="0"/>
          <w:marTop w:val="0"/>
          <w:marBottom w:val="0"/>
          <w:divBdr>
            <w:top w:val="none" w:sz="0" w:space="0" w:color="auto"/>
            <w:left w:val="none" w:sz="0" w:space="0" w:color="auto"/>
            <w:bottom w:val="none" w:sz="0" w:space="0" w:color="auto"/>
            <w:right w:val="none" w:sz="0" w:space="0" w:color="auto"/>
          </w:divBdr>
        </w:div>
        <w:div w:id="1748726005">
          <w:marLeft w:val="640"/>
          <w:marRight w:val="0"/>
          <w:marTop w:val="0"/>
          <w:marBottom w:val="0"/>
          <w:divBdr>
            <w:top w:val="none" w:sz="0" w:space="0" w:color="auto"/>
            <w:left w:val="none" w:sz="0" w:space="0" w:color="auto"/>
            <w:bottom w:val="none" w:sz="0" w:space="0" w:color="auto"/>
            <w:right w:val="none" w:sz="0" w:space="0" w:color="auto"/>
          </w:divBdr>
        </w:div>
        <w:div w:id="165092454">
          <w:marLeft w:val="640"/>
          <w:marRight w:val="0"/>
          <w:marTop w:val="0"/>
          <w:marBottom w:val="0"/>
          <w:divBdr>
            <w:top w:val="none" w:sz="0" w:space="0" w:color="auto"/>
            <w:left w:val="none" w:sz="0" w:space="0" w:color="auto"/>
            <w:bottom w:val="none" w:sz="0" w:space="0" w:color="auto"/>
            <w:right w:val="none" w:sz="0" w:space="0" w:color="auto"/>
          </w:divBdr>
        </w:div>
        <w:div w:id="835337716">
          <w:marLeft w:val="640"/>
          <w:marRight w:val="0"/>
          <w:marTop w:val="0"/>
          <w:marBottom w:val="0"/>
          <w:divBdr>
            <w:top w:val="none" w:sz="0" w:space="0" w:color="auto"/>
            <w:left w:val="none" w:sz="0" w:space="0" w:color="auto"/>
            <w:bottom w:val="none" w:sz="0" w:space="0" w:color="auto"/>
            <w:right w:val="none" w:sz="0" w:space="0" w:color="auto"/>
          </w:divBdr>
        </w:div>
        <w:div w:id="1687051697">
          <w:marLeft w:val="640"/>
          <w:marRight w:val="0"/>
          <w:marTop w:val="0"/>
          <w:marBottom w:val="0"/>
          <w:divBdr>
            <w:top w:val="none" w:sz="0" w:space="0" w:color="auto"/>
            <w:left w:val="none" w:sz="0" w:space="0" w:color="auto"/>
            <w:bottom w:val="none" w:sz="0" w:space="0" w:color="auto"/>
            <w:right w:val="none" w:sz="0" w:space="0" w:color="auto"/>
          </w:divBdr>
        </w:div>
        <w:div w:id="1843664148">
          <w:marLeft w:val="640"/>
          <w:marRight w:val="0"/>
          <w:marTop w:val="0"/>
          <w:marBottom w:val="0"/>
          <w:divBdr>
            <w:top w:val="none" w:sz="0" w:space="0" w:color="auto"/>
            <w:left w:val="none" w:sz="0" w:space="0" w:color="auto"/>
            <w:bottom w:val="none" w:sz="0" w:space="0" w:color="auto"/>
            <w:right w:val="none" w:sz="0" w:space="0" w:color="auto"/>
          </w:divBdr>
        </w:div>
        <w:div w:id="560673732">
          <w:marLeft w:val="640"/>
          <w:marRight w:val="0"/>
          <w:marTop w:val="0"/>
          <w:marBottom w:val="0"/>
          <w:divBdr>
            <w:top w:val="none" w:sz="0" w:space="0" w:color="auto"/>
            <w:left w:val="none" w:sz="0" w:space="0" w:color="auto"/>
            <w:bottom w:val="none" w:sz="0" w:space="0" w:color="auto"/>
            <w:right w:val="none" w:sz="0" w:space="0" w:color="auto"/>
          </w:divBdr>
        </w:div>
        <w:div w:id="1749767690">
          <w:marLeft w:val="640"/>
          <w:marRight w:val="0"/>
          <w:marTop w:val="0"/>
          <w:marBottom w:val="0"/>
          <w:divBdr>
            <w:top w:val="none" w:sz="0" w:space="0" w:color="auto"/>
            <w:left w:val="none" w:sz="0" w:space="0" w:color="auto"/>
            <w:bottom w:val="none" w:sz="0" w:space="0" w:color="auto"/>
            <w:right w:val="none" w:sz="0" w:space="0" w:color="auto"/>
          </w:divBdr>
        </w:div>
        <w:div w:id="2321564">
          <w:marLeft w:val="640"/>
          <w:marRight w:val="0"/>
          <w:marTop w:val="0"/>
          <w:marBottom w:val="0"/>
          <w:divBdr>
            <w:top w:val="none" w:sz="0" w:space="0" w:color="auto"/>
            <w:left w:val="none" w:sz="0" w:space="0" w:color="auto"/>
            <w:bottom w:val="none" w:sz="0" w:space="0" w:color="auto"/>
            <w:right w:val="none" w:sz="0" w:space="0" w:color="auto"/>
          </w:divBdr>
        </w:div>
        <w:div w:id="1476527297">
          <w:marLeft w:val="640"/>
          <w:marRight w:val="0"/>
          <w:marTop w:val="0"/>
          <w:marBottom w:val="0"/>
          <w:divBdr>
            <w:top w:val="none" w:sz="0" w:space="0" w:color="auto"/>
            <w:left w:val="none" w:sz="0" w:space="0" w:color="auto"/>
            <w:bottom w:val="none" w:sz="0" w:space="0" w:color="auto"/>
            <w:right w:val="none" w:sz="0" w:space="0" w:color="auto"/>
          </w:divBdr>
        </w:div>
        <w:div w:id="1576746020">
          <w:marLeft w:val="640"/>
          <w:marRight w:val="0"/>
          <w:marTop w:val="0"/>
          <w:marBottom w:val="0"/>
          <w:divBdr>
            <w:top w:val="none" w:sz="0" w:space="0" w:color="auto"/>
            <w:left w:val="none" w:sz="0" w:space="0" w:color="auto"/>
            <w:bottom w:val="none" w:sz="0" w:space="0" w:color="auto"/>
            <w:right w:val="none" w:sz="0" w:space="0" w:color="auto"/>
          </w:divBdr>
        </w:div>
        <w:div w:id="303506111">
          <w:marLeft w:val="640"/>
          <w:marRight w:val="0"/>
          <w:marTop w:val="0"/>
          <w:marBottom w:val="0"/>
          <w:divBdr>
            <w:top w:val="none" w:sz="0" w:space="0" w:color="auto"/>
            <w:left w:val="none" w:sz="0" w:space="0" w:color="auto"/>
            <w:bottom w:val="none" w:sz="0" w:space="0" w:color="auto"/>
            <w:right w:val="none" w:sz="0" w:space="0" w:color="auto"/>
          </w:divBdr>
        </w:div>
        <w:div w:id="1994068584">
          <w:marLeft w:val="640"/>
          <w:marRight w:val="0"/>
          <w:marTop w:val="0"/>
          <w:marBottom w:val="0"/>
          <w:divBdr>
            <w:top w:val="none" w:sz="0" w:space="0" w:color="auto"/>
            <w:left w:val="none" w:sz="0" w:space="0" w:color="auto"/>
            <w:bottom w:val="none" w:sz="0" w:space="0" w:color="auto"/>
            <w:right w:val="none" w:sz="0" w:space="0" w:color="auto"/>
          </w:divBdr>
        </w:div>
        <w:div w:id="1639219112">
          <w:marLeft w:val="640"/>
          <w:marRight w:val="0"/>
          <w:marTop w:val="0"/>
          <w:marBottom w:val="0"/>
          <w:divBdr>
            <w:top w:val="none" w:sz="0" w:space="0" w:color="auto"/>
            <w:left w:val="none" w:sz="0" w:space="0" w:color="auto"/>
            <w:bottom w:val="none" w:sz="0" w:space="0" w:color="auto"/>
            <w:right w:val="none" w:sz="0" w:space="0" w:color="auto"/>
          </w:divBdr>
        </w:div>
        <w:div w:id="62260468">
          <w:marLeft w:val="640"/>
          <w:marRight w:val="0"/>
          <w:marTop w:val="0"/>
          <w:marBottom w:val="0"/>
          <w:divBdr>
            <w:top w:val="none" w:sz="0" w:space="0" w:color="auto"/>
            <w:left w:val="none" w:sz="0" w:space="0" w:color="auto"/>
            <w:bottom w:val="none" w:sz="0" w:space="0" w:color="auto"/>
            <w:right w:val="none" w:sz="0" w:space="0" w:color="auto"/>
          </w:divBdr>
        </w:div>
        <w:div w:id="1105078588">
          <w:marLeft w:val="640"/>
          <w:marRight w:val="0"/>
          <w:marTop w:val="0"/>
          <w:marBottom w:val="0"/>
          <w:divBdr>
            <w:top w:val="none" w:sz="0" w:space="0" w:color="auto"/>
            <w:left w:val="none" w:sz="0" w:space="0" w:color="auto"/>
            <w:bottom w:val="none" w:sz="0" w:space="0" w:color="auto"/>
            <w:right w:val="none" w:sz="0" w:space="0" w:color="auto"/>
          </w:divBdr>
        </w:div>
        <w:div w:id="958728511">
          <w:marLeft w:val="640"/>
          <w:marRight w:val="0"/>
          <w:marTop w:val="0"/>
          <w:marBottom w:val="0"/>
          <w:divBdr>
            <w:top w:val="none" w:sz="0" w:space="0" w:color="auto"/>
            <w:left w:val="none" w:sz="0" w:space="0" w:color="auto"/>
            <w:bottom w:val="none" w:sz="0" w:space="0" w:color="auto"/>
            <w:right w:val="none" w:sz="0" w:space="0" w:color="auto"/>
          </w:divBdr>
        </w:div>
        <w:div w:id="1999380585">
          <w:marLeft w:val="640"/>
          <w:marRight w:val="0"/>
          <w:marTop w:val="0"/>
          <w:marBottom w:val="0"/>
          <w:divBdr>
            <w:top w:val="none" w:sz="0" w:space="0" w:color="auto"/>
            <w:left w:val="none" w:sz="0" w:space="0" w:color="auto"/>
            <w:bottom w:val="none" w:sz="0" w:space="0" w:color="auto"/>
            <w:right w:val="none" w:sz="0" w:space="0" w:color="auto"/>
          </w:divBdr>
        </w:div>
        <w:div w:id="1246383287">
          <w:marLeft w:val="640"/>
          <w:marRight w:val="0"/>
          <w:marTop w:val="0"/>
          <w:marBottom w:val="0"/>
          <w:divBdr>
            <w:top w:val="none" w:sz="0" w:space="0" w:color="auto"/>
            <w:left w:val="none" w:sz="0" w:space="0" w:color="auto"/>
            <w:bottom w:val="none" w:sz="0" w:space="0" w:color="auto"/>
            <w:right w:val="none" w:sz="0" w:space="0" w:color="auto"/>
          </w:divBdr>
        </w:div>
        <w:div w:id="986711914">
          <w:marLeft w:val="640"/>
          <w:marRight w:val="0"/>
          <w:marTop w:val="0"/>
          <w:marBottom w:val="0"/>
          <w:divBdr>
            <w:top w:val="none" w:sz="0" w:space="0" w:color="auto"/>
            <w:left w:val="none" w:sz="0" w:space="0" w:color="auto"/>
            <w:bottom w:val="none" w:sz="0" w:space="0" w:color="auto"/>
            <w:right w:val="none" w:sz="0" w:space="0" w:color="auto"/>
          </w:divBdr>
        </w:div>
        <w:div w:id="1174144501">
          <w:marLeft w:val="640"/>
          <w:marRight w:val="0"/>
          <w:marTop w:val="0"/>
          <w:marBottom w:val="0"/>
          <w:divBdr>
            <w:top w:val="none" w:sz="0" w:space="0" w:color="auto"/>
            <w:left w:val="none" w:sz="0" w:space="0" w:color="auto"/>
            <w:bottom w:val="none" w:sz="0" w:space="0" w:color="auto"/>
            <w:right w:val="none" w:sz="0" w:space="0" w:color="auto"/>
          </w:divBdr>
        </w:div>
        <w:div w:id="368074072">
          <w:marLeft w:val="640"/>
          <w:marRight w:val="0"/>
          <w:marTop w:val="0"/>
          <w:marBottom w:val="0"/>
          <w:divBdr>
            <w:top w:val="none" w:sz="0" w:space="0" w:color="auto"/>
            <w:left w:val="none" w:sz="0" w:space="0" w:color="auto"/>
            <w:bottom w:val="none" w:sz="0" w:space="0" w:color="auto"/>
            <w:right w:val="none" w:sz="0" w:space="0" w:color="auto"/>
          </w:divBdr>
        </w:div>
        <w:div w:id="416247963">
          <w:marLeft w:val="640"/>
          <w:marRight w:val="0"/>
          <w:marTop w:val="0"/>
          <w:marBottom w:val="0"/>
          <w:divBdr>
            <w:top w:val="none" w:sz="0" w:space="0" w:color="auto"/>
            <w:left w:val="none" w:sz="0" w:space="0" w:color="auto"/>
            <w:bottom w:val="none" w:sz="0" w:space="0" w:color="auto"/>
            <w:right w:val="none" w:sz="0" w:space="0" w:color="auto"/>
          </w:divBdr>
        </w:div>
        <w:div w:id="1313021475">
          <w:marLeft w:val="640"/>
          <w:marRight w:val="0"/>
          <w:marTop w:val="0"/>
          <w:marBottom w:val="0"/>
          <w:divBdr>
            <w:top w:val="none" w:sz="0" w:space="0" w:color="auto"/>
            <w:left w:val="none" w:sz="0" w:space="0" w:color="auto"/>
            <w:bottom w:val="none" w:sz="0" w:space="0" w:color="auto"/>
            <w:right w:val="none" w:sz="0" w:space="0" w:color="auto"/>
          </w:divBdr>
        </w:div>
        <w:div w:id="512570822">
          <w:marLeft w:val="640"/>
          <w:marRight w:val="0"/>
          <w:marTop w:val="0"/>
          <w:marBottom w:val="0"/>
          <w:divBdr>
            <w:top w:val="none" w:sz="0" w:space="0" w:color="auto"/>
            <w:left w:val="none" w:sz="0" w:space="0" w:color="auto"/>
            <w:bottom w:val="none" w:sz="0" w:space="0" w:color="auto"/>
            <w:right w:val="none" w:sz="0" w:space="0" w:color="auto"/>
          </w:divBdr>
        </w:div>
      </w:divsChild>
    </w:div>
    <w:div w:id="361790175">
      <w:bodyDiv w:val="1"/>
      <w:marLeft w:val="0"/>
      <w:marRight w:val="0"/>
      <w:marTop w:val="0"/>
      <w:marBottom w:val="0"/>
      <w:divBdr>
        <w:top w:val="none" w:sz="0" w:space="0" w:color="auto"/>
        <w:left w:val="none" w:sz="0" w:space="0" w:color="auto"/>
        <w:bottom w:val="none" w:sz="0" w:space="0" w:color="auto"/>
        <w:right w:val="none" w:sz="0" w:space="0" w:color="auto"/>
      </w:divBdr>
      <w:divsChild>
        <w:div w:id="437985542">
          <w:marLeft w:val="640"/>
          <w:marRight w:val="0"/>
          <w:marTop w:val="0"/>
          <w:marBottom w:val="0"/>
          <w:divBdr>
            <w:top w:val="none" w:sz="0" w:space="0" w:color="auto"/>
            <w:left w:val="none" w:sz="0" w:space="0" w:color="auto"/>
            <w:bottom w:val="none" w:sz="0" w:space="0" w:color="auto"/>
            <w:right w:val="none" w:sz="0" w:space="0" w:color="auto"/>
          </w:divBdr>
        </w:div>
        <w:div w:id="929512199">
          <w:marLeft w:val="640"/>
          <w:marRight w:val="0"/>
          <w:marTop w:val="0"/>
          <w:marBottom w:val="0"/>
          <w:divBdr>
            <w:top w:val="none" w:sz="0" w:space="0" w:color="auto"/>
            <w:left w:val="none" w:sz="0" w:space="0" w:color="auto"/>
            <w:bottom w:val="none" w:sz="0" w:space="0" w:color="auto"/>
            <w:right w:val="none" w:sz="0" w:space="0" w:color="auto"/>
          </w:divBdr>
        </w:div>
        <w:div w:id="935018705">
          <w:marLeft w:val="640"/>
          <w:marRight w:val="0"/>
          <w:marTop w:val="0"/>
          <w:marBottom w:val="0"/>
          <w:divBdr>
            <w:top w:val="none" w:sz="0" w:space="0" w:color="auto"/>
            <w:left w:val="none" w:sz="0" w:space="0" w:color="auto"/>
            <w:bottom w:val="none" w:sz="0" w:space="0" w:color="auto"/>
            <w:right w:val="none" w:sz="0" w:space="0" w:color="auto"/>
          </w:divBdr>
        </w:div>
        <w:div w:id="1901282117">
          <w:marLeft w:val="640"/>
          <w:marRight w:val="0"/>
          <w:marTop w:val="0"/>
          <w:marBottom w:val="0"/>
          <w:divBdr>
            <w:top w:val="none" w:sz="0" w:space="0" w:color="auto"/>
            <w:left w:val="none" w:sz="0" w:space="0" w:color="auto"/>
            <w:bottom w:val="none" w:sz="0" w:space="0" w:color="auto"/>
            <w:right w:val="none" w:sz="0" w:space="0" w:color="auto"/>
          </w:divBdr>
        </w:div>
        <w:div w:id="1572883650">
          <w:marLeft w:val="640"/>
          <w:marRight w:val="0"/>
          <w:marTop w:val="0"/>
          <w:marBottom w:val="0"/>
          <w:divBdr>
            <w:top w:val="none" w:sz="0" w:space="0" w:color="auto"/>
            <w:left w:val="none" w:sz="0" w:space="0" w:color="auto"/>
            <w:bottom w:val="none" w:sz="0" w:space="0" w:color="auto"/>
            <w:right w:val="none" w:sz="0" w:space="0" w:color="auto"/>
          </w:divBdr>
        </w:div>
        <w:div w:id="209732827">
          <w:marLeft w:val="640"/>
          <w:marRight w:val="0"/>
          <w:marTop w:val="0"/>
          <w:marBottom w:val="0"/>
          <w:divBdr>
            <w:top w:val="none" w:sz="0" w:space="0" w:color="auto"/>
            <w:left w:val="none" w:sz="0" w:space="0" w:color="auto"/>
            <w:bottom w:val="none" w:sz="0" w:space="0" w:color="auto"/>
            <w:right w:val="none" w:sz="0" w:space="0" w:color="auto"/>
          </w:divBdr>
        </w:div>
        <w:div w:id="439036598">
          <w:marLeft w:val="640"/>
          <w:marRight w:val="0"/>
          <w:marTop w:val="0"/>
          <w:marBottom w:val="0"/>
          <w:divBdr>
            <w:top w:val="none" w:sz="0" w:space="0" w:color="auto"/>
            <w:left w:val="none" w:sz="0" w:space="0" w:color="auto"/>
            <w:bottom w:val="none" w:sz="0" w:space="0" w:color="auto"/>
            <w:right w:val="none" w:sz="0" w:space="0" w:color="auto"/>
          </w:divBdr>
        </w:div>
        <w:div w:id="641614367">
          <w:marLeft w:val="640"/>
          <w:marRight w:val="0"/>
          <w:marTop w:val="0"/>
          <w:marBottom w:val="0"/>
          <w:divBdr>
            <w:top w:val="none" w:sz="0" w:space="0" w:color="auto"/>
            <w:left w:val="none" w:sz="0" w:space="0" w:color="auto"/>
            <w:bottom w:val="none" w:sz="0" w:space="0" w:color="auto"/>
            <w:right w:val="none" w:sz="0" w:space="0" w:color="auto"/>
          </w:divBdr>
        </w:div>
        <w:div w:id="568152658">
          <w:marLeft w:val="640"/>
          <w:marRight w:val="0"/>
          <w:marTop w:val="0"/>
          <w:marBottom w:val="0"/>
          <w:divBdr>
            <w:top w:val="none" w:sz="0" w:space="0" w:color="auto"/>
            <w:left w:val="none" w:sz="0" w:space="0" w:color="auto"/>
            <w:bottom w:val="none" w:sz="0" w:space="0" w:color="auto"/>
            <w:right w:val="none" w:sz="0" w:space="0" w:color="auto"/>
          </w:divBdr>
        </w:div>
        <w:div w:id="142547802">
          <w:marLeft w:val="640"/>
          <w:marRight w:val="0"/>
          <w:marTop w:val="0"/>
          <w:marBottom w:val="0"/>
          <w:divBdr>
            <w:top w:val="none" w:sz="0" w:space="0" w:color="auto"/>
            <w:left w:val="none" w:sz="0" w:space="0" w:color="auto"/>
            <w:bottom w:val="none" w:sz="0" w:space="0" w:color="auto"/>
            <w:right w:val="none" w:sz="0" w:space="0" w:color="auto"/>
          </w:divBdr>
        </w:div>
        <w:div w:id="1917324577">
          <w:marLeft w:val="640"/>
          <w:marRight w:val="0"/>
          <w:marTop w:val="0"/>
          <w:marBottom w:val="0"/>
          <w:divBdr>
            <w:top w:val="none" w:sz="0" w:space="0" w:color="auto"/>
            <w:left w:val="none" w:sz="0" w:space="0" w:color="auto"/>
            <w:bottom w:val="none" w:sz="0" w:space="0" w:color="auto"/>
            <w:right w:val="none" w:sz="0" w:space="0" w:color="auto"/>
          </w:divBdr>
        </w:div>
        <w:div w:id="2022968765">
          <w:marLeft w:val="640"/>
          <w:marRight w:val="0"/>
          <w:marTop w:val="0"/>
          <w:marBottom w:val="0"/>
          <w:divBdr>
            <w:top w:val="none" w:sz="0" w:space="0" w:color="auto"/>
            <w:left w:val="none" w:sz="0" w:space="0" w:color="auto"/>
            <w:bottom w:val="none" w:sz="0" w:space="0" w:color="auto"/>
            <w:right w:val="none" w:sz="0" w:space="0" w:color="auto"/>
          </w:divBdr>
        </w:div>
        <w:div w:id="1677415926">
          <w:marLeft w:val="640"/>
          <w:marRight w:val="0"/>
          <w:marTop w:val="0"/>
          <w:marBottom w:val="0"/>
          <w:divBdr>
            <w:top w:val="none" w:sz="0" w:space="0" w:color="auto"/>
            <w:left w:val="none" w:sz="0" w:space="0" w:color="auto"/>
            <w:bottom w:val="none" w:sz="0" w:space="0" w:color="auto"/>
            <w:right w:val="none" w:sz="0" w:space="0" w:color="auto"/>
          </w:divBdr>
        </w:div>
        <w:div w:id="1803645453">
          <w:marLeft w:val="640"/>
          <w:marRight w:val="0"/>
          <w:marTop w:val="0"/>
          <w:marBottom w:val="0"/>
          <w:divBdr>
            <w:top w:val="none" w:sz="0" w:space="0" w:color="auto"/>
            <w:left w:val="none" w:sz="0" w:space="0" w:color="auto"/>
            <w:bottom w:val="none" w:sz="0" w:space="0" w:color="auto"/>
            <w:right w:val="none" w:sz="0" w:space="0" w:color="auto"/>
          </w:divBdr>
        </w:div>
        <w:div w:id="1075199005">
          <w:marLeft w:val="640"/>
          <w:marRight w:val="0"/>
          <w:marTop w:val="0"/>
          <w:marBottom w:val="0"/>
          <w:divBdr>
            <w:top w:val="none" w:sz="0" w:space="0" w:color="auto"/>
            <w:left w:val="none" w:sz="0" w:space="0" w:color="auto"/>
            <w:bottom w:val="none" w:sz="0" w:space="0" w:color="auto"/>
            <w:right w:val="none" w:sz="0" w:space="0" w:color="auto"/>
          </w:divBdr>
        </w:div>
        <w:div w:id="918291807">
          <w:marLeft w:val="640"/>
          <w:marRight w:val="0"/>
          <w:marTop w:val="0"/>
          <w:marBottom w:val="0"/>
          <w:divBdr>
            <w:top w:val="none" w:sz="0" w:space="0" w:color="auto"/>
            <w:left w:val="none" w:sz="0" w:space="0" w:color="auto"/>
            <w:bottom w:val="none" w:sz="0" w:space="0" w:color="auto"/>
            <w:right w:val="none" w:sz="0" w:space="0" w:color="auto"/>
          </w:divBdr>
        </w:div>
        <w:div w:id="1433015152">
          <w:marLeft w:val="640"/>
          <w:marRight w:val="0"/>
          <w:marTop w:val="0"/>
          <w:marBottom w:val="0"/>
          <w:divBdr>
            <w:top w:val="none" w:sz="0" w:space="0" w:color="auto"/>
            <w:left w:val="none" w:sz="0" w:space="0" w:color="auto"/>
            <w:bottom w:val="none" w:sz="0" w:space="0" w:color="auto"/>
            <w:right w:val="none" w:sz="0" w:space="0" w:color="auto"/>
          </w:divBdr>
        </w:div>
        <w:div w:id="1936982919">
          <w:marLeft w:val="640"/>
          <w:marRight w:val="0"/>
          <w:marTop w:val="0"/>
          <w:marBottom w:val="0"/>
          <w:divBdr>
            <w:top w:val="none" w:sz="0" w:space="0" w:color="auto"/>
            <w:left w:val="none" w:sz="0" w:space="0" w:color="auto"/>
            <w:bottom w:val="none" w:sz="0" w:space="0" w:color="auto"/>
            <w:right w:val="none" w:sz="0" w:space="0" w:color="auto"/>
          </w:divBdr>
        </w:div>
        <w:div w:id="83457728">
          <w:marLeft w:val="640"/>
          <w:marRight w:val="0"/>
          <w:marTop w:val="0"/>
          <w:marBottom w:val="0"/>
          <w:divBdr>
            <w:top w:val="none" w:sz="0" w:space="0" w:color="auto"/>
            <w:left w:val="none" w:sz="0" w:space="0" w:color="auto"/>
            <w:bottom w:val="none" w:sz="0" w:space="0" w:color="auto"/>
            <w:right w:val="none" w:sz="0" w:space="0" w:color="auto"/>
          </w:divBdr>
        </w:div>
        <w:div w:id="696078185">
          <w:marLeft w:val="640"/>
          <w:marRight w:val="0"/>
          <w:marTop w:val="0"/>
          <w:marBottom w:val="0"/>
          <w:divBdr>
            <w:top w:val="none" w:sz="0" w:space="0" w:color="auto"/>
            <w:left w:val="none" w:sz="0" w:space="0" w:color="auto"/>
            <w:bottom w:val="none" w:sz="0" w:space="0" w:color="auto"/>
            <w:right w:val="none" w:sz="0" w:space="0" w:color="auto"/>
          </w:divBdr>
        </w:div>
        <w:div w:id="898785400">
          <w:marLeft w:val="640"/>
          <w:marRight w:val="0"/>
          <w:marTop w:val="0"/>
          <w:marBottom w:val="0"/>
          <w:divBdr>
            <w:top w:val="none" w:sz="0" w:space="0" w:color="auto"/>
            <w:left w:val="none" w:sz="0" w:space="0" w:color="auto"/>
            <w:bottom w:val="none" w:sz="0" w:space="0" w:color="auto"/>
            <w:right w:val="none" w:sz="0" w:space="0" w:color="auto"/>
          </w:divBdr>
        </w:div>
        <w:div w:id="1902708732">
          <w:marLeft w:val="640"/>
          <w:marRight w:val="0"/>
          <w:marTop w:val="0"/>
          <w:marBottom w:val="0"/>
          <w:divBdr>
            <w:top w:val="none" w:sz="0" w:space="0" w:color="auto"/>
            <w:left w:val="none" w:sz="0" w:space="0" w:color="auto"/>
            <w:bottom w:val="none" w:sz="0" w:space="0" w:color="auto"/>
            <w:right w:val="none" w:sz="0" w:space="0" w:color="auto"/>
          </w:divBdr>
        </w:div>
        <w:div w:id="1278678675">
          <w:marLeft w:val="640"/>
          <w:marRight w:val="0"/>
          <w:marTop w:val="0"/>
          <w:marBottom w:val="0"/>
          <w:divBdr>
            <w:top w:val="none" w:sz="0" w:space="0" w:color="auto"/>
            <w:left w:val="none" w:sz="0" w:space="0" w:color="auto"/>
            <w:bottom w:val="none" w:sz="0" w:space="0" w:color="auto"/>
            <w:right w:val="none" w:sz="0" w:space="0" w:color="auto"/>
          </w:divBdr>
        </w:div>
        <w:div w:id="200900245">
          <w:marLeft w:val="640"/>
          <w:marRight w:val="0"/>
          <w:marTop w:val="0"/>
          <w:marBottom w:val="0"/>
          <w:divBdr>
            <w:top w:val="none" w:sz="0" w:space="0" w:color="auto"/>
            <w:left w:val="none" w:sz="0" w:space="0" w:color="auto"/>
            <w:bottom w:val="none" w:sz="0" w:space="0" w:color="auto"/>
            <w:right w:val="none" w:sz="0" w:space="0" w:color="auto"/>
          </w:divBdr>
        </w:div>
        <w:div w:id="53088959">
          <w:marLeft w:val="640"/>
          <w:marRight w:val="0"/>
          <w:marTop w:val="0"/>
          <w:marBottom w:val="0"/>
          <w:divBdr>
            <w:top w:val="none" w:sz="0" w:space="0" w:color="auto"/>
            <w:left w:val="none" w:sz="0" w:space="0" w:color="auto"/>
            <w:bottom w:val="none" w:sz="0" w:space="0" w:color="auto"/>
            <w:right w:val="none" w:sz="0" w:space="0" w:color="auto"/>
          </w:divBdr>
        </w:div>
        <w:div w:id="1302422932">
          <w:marLeft w:val="640"/>
          <w:marRight w:val="0"/>
          <w:marTop w:val="0"/>
          <w:marBottom w:val="0"/>
          <w:divBdr>
            <w:top w:val="none" w:sz="0" w:space="0" w:color="auto"/>
            <w:left w:val="none" w:sz="0" w:space="0" w:color="auto"/>
            <w:bottom w:val="none" w:sz="0" w:space="0" w:color="auto"/>
            <w:right w:val="none" w:sz="0" w:space="0" w:color="auto"/>
          </w:divBdr>
        </w:div>
        <w:div w:id="1335651201">
          <w:marLeft w:val="640"/>
          <w:marRight w:val="0"/>
          <w:marTop w:val="0"/>
          <w:marBottom w:val="0"/>
          <w:divBdr>
            <w:top w:val="none" w:sz="0" w:space="0" w:color="auto"/>
            <w:left w:val="none" w:sz="0" w:space="0" w:color="auto"/>
            <w:bottom w:val="none" w:sz="0" w:space="0" w:color="auto"/>
            <w:right w:val="none" w:sz="0" w:space="0" w:color="auto"/>
          </w:divBdr>
        </w:div>
        <w:div w:id="1041201648">
          <w:marLeft w:val="640"/>
          <w:marRight w:val="0"/>
          <w:marTop w:val="0"/>
          <w:marBottom w:val="0"/>
          <w:divBdr>
            <w:top w:val="none" w:sz="0" w:space="0" w:color="auto"/>
            <w:left w:val="none" w:sz="0" w:space="0" w:color="auto"/>
            <w:bottom w:val="none" w:sz="0" w:space="0" w:color="auto"/>
            <w:right w:val="none" w:sz="0" w:space="0" w:color="auto"/>
          </w:divBdr>
        </w:div>
        <w:div w:id="1795638763">
          <w:marLeft w:val="640"/>
          <w:marRight w:val="0"/>
          <w:marTop w:val="0"/>
          <w:marBottom w:val="0"/>
          <w:divBdr>
            <w:top w:val="none" w:sz="0" w:space="0" w:color="auto"/>
            <w:left w:val="none" w:sz="0" w:space="0" w:color="auto"/>
            <w:bottom w:val="none" w:sz="0" w:space="0" w:color="auto"/>
            <w:right w:val="none" w:sz="0" w:space="0" w:color="auto"/>
          </w:divBdr>
        </w:div>
        <w:div w:id="705061655">
          <w:marLeft w:val="640"/>
          <w:marRight w:val="0"/>
          <w:marTop w:val="0"/>
          <w:marBottom w:val="0"/>
          <w:divBdr>
            <w:top w:val="none" w:sz="0" w:space="0" w:color="auto"/>
            <w:left w:val="none" w:sz="0" w:space="0" w:color="auto"/>
            <w:bottom w:val="none" w:sz="0" w:space="0" w:color="auto"/>
            <w:right w:val="none" w:sz="0" w:space="0" w:color="auto"/>
          </w:divBdr>
        </w:div>
        <w:div w:id="757869160">
          <w:marLeft w:val="640"/>
          <w:marRight w:val="0"/>
          <w:marTop w:val="0"/>
          <w:marBottom w:val="0"/>
          <w:divBdr>
            <w:top w:val="none" w:sz="0" w:space="0" w:color="auto"/>
            <w:left w:val="none" w:sz="0" w:space="0" w:color="auto"/>
            <w:bottom w:val="none" w:sz="0" w:space="0" w:color="auto"/>
            <w:right w:val="none" w:sz="0" w:space="0" w:color="auto"/>
          </w:divBdr>
        </w:div>
        <w:div w:id="1254508323">
          <w:marLeft w:val="640"/>
          <w:marRight w:val="0"/>
          <w:marTop w:val="0"/>
          <w:marBottom w:val="0"/>
          <w:divBdr>
            <w:top w:val="none" w:sz="0" w:space="0" w:color="auto"/>
            <w:left w:val="none" w:sz="0" w:space="0" w:color="auto"/>
            <w:bottom w:val="none" w:sz="0" w:space="0" w:color="auto"/>
            <w:right w:val="none" w:sz="0" w:space="0" w:color="auto"/>
          </w:divBdr>
        </w:div>
        <w:div w:id="1032850964">
          <w:marLeft w:val="640"/>
          <w:marRight w:val="0"/>
          <w:marTop w:val="0"/>
          <w:marBottom w:val="0"/>
          <w:divBdr>
            <w:top w:val="none" w:sz="0" w:space="0" w:color="auto"/>
            <w:left w:val="none" w:sz="0" w:space="0" w:color="auto"/>
            <w:bottom w:val="none" w:sz="0" w:space="0" w:color="auto"/>
            <w:right w:val="none" w:sz="0" w:space="0" w:color="auto"/>
          </w:divBdr>
        </w:div>
        <w:div w:id="992608910">
          <w:marLeft w:val="640"/>
          <w:marRight w:val="0"/>
          <w:marTop w:val="0"/>
          <w:marBottom w:val="0"/>
          <w:divBdr>
            <w:top w:val="none" w:sz="0" w:space="0" w:color="auto"/>
            <w:left w:val="none" w:sz="0" w:space="0" w:color="auto"/>
            <w:bottom w:val="none" w:sz="0" w:space="0" w:color="auto"/>
            <w:right w:val="none" w:sz="0" w:space="0" w:color="auto"/>
          </w:divBdr>
        </w:div>
        <w:div w:id="946624848">
          <w:marLeft w:val="640"/>
          <w:marRight w:val="0"/>
          <w:marTop w:val="0"/>
          <w:marBottom w:val="0"/>
          <w:divBdr>
            <w:top w:val="none" w:sz="0" w:space="0" w:color="auto"/>
            <w:left w:val="none" w:sz="0" w:space="0" w:color="auto"/>
            <w:bottom w:val="none" w:sz="0" w:space="0" w:color="auto"/>
            <w:right w:val="none" w:sz="0" w:space="0" w:color="auto"/>
          </w:divBdr>
        </w:div>
        <w:div w:id="1384211977">
          <w:marLeft w:val="640"/>
          <w:marRight w:val="0"/>
          <w:marTop w:val="0"/>
          <w:marBottom w:val="0"/>
          <w:divBdr>
            <w:top w:val="none" w:sz="0" w:space="0" w:color="auto"/>
            <w:left w:val="none" w:sz="0" w:space="0" w:color="auto"/>
            <w:bottom w:val="none" w:sz="0" w:space="0" w:color="auto"/>
            <w:right w:val="none" w:sz="0" w:space="0" w:color="auto"/>
          </w:divBdr>
        </w:div>
        <w:div w:id="1839928230">
          <w:marLeft w:val="640"/>
          <w:marRight w:val="0"/>
          <w:marTop w:val="0"/>
          <w:marBottom w:val="0"/>
          <w:divBdr>
            <w:top w:val="none" w:sz="0" w:space="0" w:color="auto"/>
            <w:left w:val="none" w:sz="0" w:space="0" w:color="auto"/>
            <w:bottom w:val="none" w:sz="0" w:space="0" w:color="auto"/>
            <w:right w:val="none" w:sz="0" w:space="0" w:color="auto"/>
          </w:divBdr>
        </w:div>
      </w:divsChild>
    </w:div>
    <w:div w:id="361980251">
      <w:bodyDiv w:val="1"/>
      <w:marLeft w:val="0"/>
      <w:marRight w:val="0"/>
      <w:marTop w:val="0"/>
      <w:marBottom w:val="0"/>
      <w:divBdr>
        <w:top w:val="none" w:sz="0" w:space="0" w:color="auto"/>
        <w:left w:val="none" w:sz="0" w:space="0" w:color="auto"/>
        <w:bottom w:val="none" w:sz="0" w:space="0" w:color="auto"/>
        <w:right w:val="none" w:sz="0" w:space="0" w:color="auto"/>
      </w:divBdr>
      <w:divsChild>
        <w:div w:id="1980649945">
          <w:marLeft w:val="640"/>
          <w:marRight w:val="0"/>
          <w:marTop w:val="0"/>
          <w:marBottom w:val="0"/>
          <w:divBdr>
            <w:top w:val="none" w:sz="0" w:space="0" w:color="auto"/>
            <w:left w:val="none" w:sz="0" w:space="0" w:color="auto"/>
            <w:bottom w:val="none" w:sz="0" w:space="0" w:color="auto"/>
            <w:right w:val="none" w:sz="0" w:space="0" w:color="auto"/>
          </w:divBdr>
        </w:div>
        <w:div w:id="456029865">
          <w:marLeft w:val="640"/>
          <w:marRight w:val="0"/>
          <w:marTop w:val="0"/>
          <w:marBottom w:val="0"/>
          <w:divBdr>
            <w:top w:val="none" w:sz="0" w:space="0" w:color="auto"/>
            <w:left w:val="none" w:sz="0" w:space="0" w:color="auto"/>
            <w:bottom w:val="none" w:sz="0" w:space="0" w:color="auto"/>
            <w:right w:val="none" w:sz="0" w:space="0" w:color="auto"/>
          </w:divBdr>
        </w:div>
        <w:div w:id="941255245">
          <w:marLeft w:val="640"/>
          <w:marRight w:val="0"/>
          <w:marTop w:val="0"/>
          <w:marBottom w:val="0"/>
          <w:divBdr>
            <w:top w:val="none" w:sz="0" w:space="0" w:color="auto"/>
            <w:left w:val="none" w:sz="0" w:space="0" w:color="auto"/>
            <w:bottom w:val="none" w:sz="0" w:space="0" w:color="auto"/>
            <w:right w:val="none" w:sz="0" w:space="0" w:color="auto"/>
          </w:divBdr>
        </w:div>
        <w:div w:id="1444108006">
          <w:marLeft w:val="640"/>
          <w:marRight w:val="0"/>
          <w:marTop w:val="0"/>
          <w:marBottom w:val="0"/>
          <w:divBdr>
            <w:top w:val="none" w:sz="0" w:space="0" w:color="auto"/>
            <w:left w:val="none" w:sz="0" w:space="0" w:color="auto"/>
            <w:bottom w:val="none" w:sz="0" w:space="0" w:color="auto"/>
            <w:right w:val="none" w:sz="0" w:space="0" w:color="auto"/>
          </w:divBdr>
        </w:div>
        <w:div w:id="944112880">
          <w:marLeft w:val="640"/>
          <w:marRight w:val="0"/>
          <w:marTop w:val="0"/>
          <w:marBottom w:val="0"/>
          <w:divBdr>
            <w:top w:val="none" w:sz="0" w:space="0" w:color="auto"/>
            <w:left w:val="none" w:sz="0" w:space="0" w:color="auto"/>
            <w:bottom w:val="none" w:sz="0" w:space="0" w:color="auto"/>
            <w:right w:val="none" w:sz="0" w:space="0" w:color="auto"/>
          </w:divBdr>
        </w:div>
        <w:div w:id="70391865">
          <w:marLeft w:val="640"/>
          <w:marRight w:val="0"/>
          <w:marTop w:val="0"/>
          <w:marBottom w:val="0"/>
          <w:divBdr>
            <w:top w:val="none" w:sz="0" w:space="0" w:color="auto"/>
            <w:left w:val="none" w:sz="0" w:space="0" w:color="auto"/>
            <w:bottom w:val="none" w:sz="0" w:space="0" w:color="auto"/>
            <w:right w:val="none" w:sz="0" w:space="0" w:color="auto"/>
          </w:divBdr>
        </w:div>
        <w:div w:id="1853833860">
          <w:marLeft w:val="640"/>
          <w:marRight w:val="0"/>
          <w:marTop w:val="0"/>
          <w:marBottom w:val="0"/>
          <w:divBdr>
            <w:top w:val="none" w:sz="0" w:space="0" w:color="auto"/>
            <w:left w:val="none" w:sz="0" w:space="0" w:color="auto"/>
            <w:bottom w:val="none" w:sz="0" w:space="0" w:color="auto"/>
            <w:right w:val="none" w:sz="0" w:space="0" w:color="auto"/>
          </w:divBdr>
        </w:div>
        <w:div w:id="2027321769">
          <w:marLeft w:val="640"/>
          <w:marRight w:val="0"/>
          <w:marTop w:val="0"/>
          <w:marBottom w:val="0"/>
          <w:divBdr>
            <w:top w:val="none" w:sz="0" w:space="0" w:color="auto"/>
            <w:left w:val="none" w:sz="0" w:space="0" w:color="auto"/>
            <w:bottom w:val="none" w:sz="0" w:space="0" w:color="auto"/>
            <w:right w:val="none" w:sz="0" w:space="0" w:color="auto"/>
          </w:divBdr>
        </w:div>
        <w:div w:id="1101529247">
          <w:marLeft w:val="640"/>
          <w:marRight w:val="0"/>
          <w:marTop w:val="0"/>
          <w:marBottom w:val="0"/>
          <w:divBdr>
            <w:top w:val="none" w:sz="0" w:space="0" w:color="auto"/>
            <w:left w:val="none" w:sz="0" w:space="0" w:color="auto"/>
            <w:bottom w:val="none" w:sz="0" w:space="0" w:color="auto"/>
            <w:right w:val="none" w:sz="0" w:space="0" w:color="auto"/>
          </w:divBdr>
        </w:div>
        <w:div w:id="435365499">
          <w:marLeft w:val="640"/>
          <w:marRight w:val="0"/>
          <w:marTop w:val="0"/>
          <w:marBottom w:val="0"/>
          <w:divBdr>
            <w:top w:val="none" w:sz="0" w:space="0" w:color="auto"/>
            <w:left w:val="none" w:sz="0" w:space="0" w:color="auto"/>
            <w:bottom w:val="none" w:sz="0" w:space="0" w:color="auto"/>
            <w:right w:val="none" w:sz="0" w:space="0" w:color="auto"/>
          </w:divBdr>
        </w:div>
        <w:div w:id="312570183">
          <w:marLeft w:val="640"/>
          <w:marRight w:val="0"/>
          <w:marTop w:val="0"/>
          <w:marBottom w:val="0"/>
          <w:divBdr>
            <w:top w:val="none" w:sz="0" w:space="0" w:color="auto"/>
            <w:left w:val="none" w:sz="0" w:space="0" w:color="auto"/>
            <w:bottom w:val="none" w:sz="0" w:space="0" w:color="auto"/>
            <w:right w:val="none" w:sz="0" w:space="0" w:color="auto"/>
          </w:divBdr>
        </w:div>
        <w:div w:id="2067365472">
          <w:marLeft w:val="640"/>
          <w:marRight w:val="0"/>
          <w:marTop w:val="0"/>
          <w:marBottom w:val="0"/>
          <w:divBdr>
            <w:top w:val="none" w:sz="0" w:space="0" w:color="auto"/>
            <w:left w:val="none" w:sz="0" w:space="0" w:color="auto"/>
            <w:bottom w:val="none" w:sz="0" w:space="0" w:color="auto"/>
            <w:right w:val="none" w:sz="0" w:space="0" w:color="auto"/>
          </w:divBdr>
        </w:div>
        <w:div w:id="781803324">
          <w:marLeft w:val="640"/>
          <w:marRight w:val="0"/>
          <w:marTop w:val="0"/>
          <w:marBottom w:val="0"/>
          <w:divBdr>
            <w:top w:val="none" w:sz="0" w:space="0" w:color="auto"/>
            <w:left w:val="none" w:sz="0" w:space="0" w:color="auto"/>
            <w:bottom w:val="none" w:sz="0" w:space="0" w:color="auto"/>
            <w:right w:val="none" w:sz="0" w:space="0" w:color="auto"/>
          </w:divBdr>
        </w:div>
        <w:div w:id="350304852">
          <w:marLeft w:val="640"/>
          <w:marRight w:val="0"/>
          <w:marTop w:val="0"/>
          <w:marBottom w:val="0"/>
          <w:divBdr>
            <w:top w:val="none" w:sz="0" w:space="0" w:color="auto"/>
            <w:left w:val="none" w:sz="0" w:space="0" w:color="auto"/>
            <w:bottom w:val="none" w:sz="0" w:space="0" w:color="auto"/>
            <w:right w:val="none" w:sz="0" w:space="0" w:color="auto"/>
          </w:divBdr>
        </w:div>
        <w:div w:id="1001666911">
          <w:marLeft w:val="640"/>
          <w:marRight w:val="0"/>
          <w:marTop w:val="0"/>
          <w:marBottom w:val="0"/>
          <w:divBdr>
            <w:top w:val="none" w:sz="0" w:space="0" w:color="auto"/>
            <w:left w:val="none" w:sz="0" w:space="0" w:color="auto"/>
            <w:bottom w:val="none" w:sz="0" w:space="0" w:color="auto"/>
            <w:right w:val="none" w:sz="0" w:space="0" w:color="auto"/>
          </w:divBdr>
        </w:div>
        <w:div w:id="709647945">
          <w:marLeft w:val="640"/>
          <w:marRight w:val="0"/>
          <w:marTop w:val="0"/>
          <w:marBottom w:val="0"/>
          <w:divBdr>
            <w:top w:val="none" w:sz="0" w:space="0" w:color="auto"/>
            <w:left w:val="none" w:sz="0" w:space="0" w:color="auto"/>
            <w:bottom w:val="none" w:sz="0" w:space="0" w:color="auto"/>
            <w:right w:val="none" w:sz="0" w:space="0" w:color="auto"/>
          </w:divBdr>
        </w:div>
        <w:div w:id="1371373267">
          <w:marLeft w:val="640"/>
          <w:marRight w:val="0"/>
          <w:marTop w:val="0"/>
          <w:marBottom w:val="0"/>
          <w:divBdr>
            <w:top w:val="none" w:sz="0" w:space="0" w:color="auto"/>
            <w:left w:val="none" w:sz="0" w:space="0" w:color="auto"/>
            <w:bottom w:val="none" w:sz="0" w:space="0" w:color="auto"/>
            <w:right w:val="none" w:sz="0" w:space="0" w:color="auto"/>
          </w:divBdr>
        </w:div>
        <w:div w:id="337924232">
          <w:marLeft w:val="640"/>
          <w:marRight w:val="0"/>
          <w:marTop w:val="0"/>
          <w:marBottom w:val="0"/>
          <w:divBdr>
            <w:top w:val="none" w:sz="0" w:space="0" w:color="auto"/>
            <w:left w:val="none" w:sz="0" w:space="0" w:color="auto"/>
            <w:bottom w:val="none" w:sz="0" w:space="0" w:color="auto"/>
            <w:right w:val="none" w:sz="0" w:space="0" w:color="auto"/>
          </w:divBdr>
        </w:div>
        <w:div w:id="916134332">
          <w:marLeft w:val="640"/>
          <w:marRight w:val="0"/>
          <w:marTop w:val="0"/>
          <w:marBottom w:val="0"/>
          <w:divBdr>
            <w:top w:val="none" w:sz="0" w:space="0" w:color="auto"/>
            <w:left w:val="none" w:sz="0" w:space="0" w:color="auto"/>
            <w:bottom w:val="none" w:sz="0" w:space="0" w:color="auto"/>
            <w:right w:val="none" w:sz="0" w:space="0" w:color="auto"/>
          </w:divBdr>
        </w:div>
        <w:div w:id="520626431">
          <w:marLeft w:val="640"/>
          <w:marRight w:val="0"/>
          <w:marTop w:val="0"/>
          <w:marBottom w:val="0"/>
          <w:divBdr>
            <w:top w:val="none" w:sz="0" w:space="0" w:color="auto"/>
            <w:left w:val="none" w:sz="0" w:space="0" w:color="auto"/>
            <w:bottom w:val="none" w:sz="0" w:space="0" w:color="auto"/>
            <w:right w:val="none" w:sz="0" w:space="0" w:color="auto"/>
          </w:divBdr>
        </w:div>
        <w:div w:id="1456408797">
          <w:marLeft w:val="640"/>
          <w:marRight w:val="0"/>
          <w:marTop w:val="0"/>
          <w:marBottom w:val="0"/>
          <w:divBdr>
            <w:top w:val="none" w:sz="0" w:space="0" w:color="auto"/>
            <w:left w:val="none" w:sz="0" w:space="0" w:color="auto"/>
            <w:bottom w:val="none" w:sz="0" w:space="0" w:color="auto"/>
            <w:right w:val="none" w:sz="0" w:space="0" w:color="auto"/>
          </w:divBdr>
        </w:div>
        <w:div w:id="1655450950">
          <w:marLeft w:val="640"/>
          <w:marRight w:val="0"/>
          <w:marTop w:val="0"/>
          <w:marBottom w:val="0"/>
          <w:divBdr>
            <w:top w:val="none" w:sz="0" w:space="0" w:color="auto"/>
            <w:left w:val="none" w:sz="0" w:space="0" w:color="auto"/>
            <w:bottom w:val="none" w:sz="0" w:space="0" w:color="auto"/>
            <w:right w:val="none" w:sz="0" w:space="0" w:color="auto"/>
          </w:divBdr>
        </w:div>
        <w:div w:id="1920166856">
          <w:marLeft w:val="640"/>
          <w:marRight w:val="0"/>
          <w:marTop w:val="0"/>
          <w:marBottom w:val="0"/>
          <w:divBdr>
            <w:top w:val="none" w:sz="0" w:space="0" w:color="auto"/>
            <w:left w:val="none" w:sz="0" w:space="0" w:color="auto"/>
            <w:bottom w:val="none" w:sz="0" w:space="0" w:color="auto"/>
            <w:right w:val="none" w:sz="0" w:space="0" w:color="auto"/>
          </w:divBdr>
        </w:div>
        <w:div w:id="212038338">
          <w:marLeft w:val="640"/>
          <w:marRight w:val="0"/>
          <w:marTop w:val="0"/>
          <w:marBottom w:val="0"/>
          <w:divBdr>
            <w:top w:val="none" w:sz="0" w:space="0" w:color="auto"/>
            <w:left w:val="none" w:sz="0" w:space="0" w:color="auto"/>
            <w:bottom w:val="none" w:sz="0" w:space="0" w:color="auto"/>
            <w:right w:val="none" w:sz="0" w:space="0" w:color="auto"/>
          </w:divBdr>
        </w:div>
        <w:div w:id="495730780">
          <w:marLeft w:val="640"/>
          <w:marRight w:val="0"/>
          <w:marTop w:val="0"/>
          <w:marBottom w:val="0"/>
          <w:divBdr>
            <w:top w:val="none" w:sz="0" w:space="0" w:color="auto"/>
            <w:left w:val="none" w:sz="0" w:space="0" w:color="auto"/>
            <w:bottom w:val="none" w:sz="0" w:space="0" w:color="auto"/>
            <w:right w:val="none" w:sz="0" w:space="0" w:color="auto"/>
          </w:divBdr>
        </w:div>
        <w:div w:id="540636079">
          <w:marLeft w:val="640"/>
          <w:marRight w:val="0"/>
          <w:marTop w:val="0"/>
          <w:marBottom w:val="0"/>
          <w:divBdr>
            <w:top w:val="none" w:sz="0" w:space="0" w:color="auto"/>
            <w:left w:val="none" w:sz="0" w:space="0" w:color="auto"/>
            <w:bottom w:val="none" w:sz="0" w:space="0" w:color="auto"/>
            <w:right w:val="none" w:sz="0" w:space="0" w:color="auto"/>
          </w:divBdr>
        </w:div>
        <w:div w:id="80417265">
          <w:marLeft w:val="640"/>
          <w:marRight w:val="0"/>
          <w:marTop w:val="0"/>
          <w:marBottom w:val="0"/>
          <w:divBdr>
            <w:top w:val="none" w:sz="0" w:space="0" w:color="auto"/>
            <w:left w:val="none" w:sz="0" w:space="0" w:color="auto"/>
            <w:bottom w:val="none" w:sz="0" w:space="0" w:color="auto"/>
            <w:right w:val="none" w:sz="0" w:space="0" w:color="auto"/>
          </w:divBdr>
        </w:div>
        <w:div w:id="862205844">
          <w:marLeft w:val="640"/>
          <w:marRight w:val="0"/>
          <w:marTop w:val="0"/>
          <w:marBottom w:val="0"/>
          <w:divBdr>
            <w:top w:val="none" w:sz="0" w:space="0" w:color="auto"/>
            <w:left w:val="none" w:sz="0" w:space="0" w:color="auto"/>
            <w:bottom w:val="none" w:sz="0" w:space="0" w:color="auto"/>
            <w:right w:val="none" w:sz="0" w:space="0" w:color="auto"/>
          </w:divBdr>
        </w:div>
        <w:div w:id="1680112066">
          <w:marLeft w:val="640"/>
          <w:marRight w:val="0"/>
          <w:marTop w:val="0"/>
          <w:marBottom w:val="0"/>
          <w:divBdr>
            <w:top w:val="none" w:sz="0" w:space="0" w:color="auto"/>
            <w:left w:val="none" w:sz="0" w:space="0" w:color="auto"/>
            <w:bottom w:val="none" w:sz="0" w:space="0" w:color="auto"/>
            <w:right w:val="none" w:sz="0" w:space="0" w:color="auto"/>
          </w:divBdr>
        </w:div>
        <w:div w:id="764882570">
          <w:marLeft w:val="640"/>
          <w:marRight w:val="0"/>
          <w:marTop w:val="0"/>
          <w:marBottom w:val="0"/>
          <w:divBdr>
            <w:top w:val="none" w:sz="0" w:space="0" w:color="auto"/>
            <w:left w:val="none" w:sz="0" w:space="0" w:color="auto"/>
            <w:bottom w:val="none" w:sz="0" w:space="0" w:color="auto"/>
            <w:right w:val="none" w:sz="0" w:space="0" w:color="auto"/>
          </w:divBdr>
        </w:div>
        <w:div w:id="1108815964">
          <w:marLeft w:val="640"/>
          <w:marRight w:val="0"/>
          <w:marTop w:val="0"/>
          <w:marBottom w:val="0"/>
          <w:divBdr>
            <w:top w:val="none" w:sz="0" w:space="0" w:color="auto"/>
            <w:left w:val="none" w:sz="0" w:space="0" w:color="auto"/>
            <w:bottom w:val="none" w:sz="0" w:space="0" w:color="auto"/>
            <w:right w:val="none" w:sz="0" w:space="0" w:color="auto"/>
          </w:divBdr>
        </w:div>
        <w:div w:id="584655100">
          <w:marLeft w:val="640"/>
          <w:marRight w:val="0"/>
          <w:marTop w:val="0"/>
          <w:marBottom w:val="0"/>
          <w:divBdr>
            <w:top w:val="none" w:sz="0" w:space="0" w:color="auto"/>
            <w:left w:val="none" w:sz="0" w:space="0" w:color="auto"/>
            <w:bottom w:val="none" w:sz="0" w:space="0" w:color="auto"/>
            <w:right w:val="none" w:sz="0" w:space="0" w:color="auto"/>
          </w:divBdr>
        </w:div>
        <w:div w:id="492769090">
          <w:marLeft w:val="640"/>
          <w:marRight w:val="0"/>
          <w:marTop w:val="0"/>
          <w:marBottom w:val="0"/>
          <w:divBdr>
            <w:top w:val="none" w:sz="0" w:space="0" w:color="auto"/>
            <w:left w:val="none" w:sz="0" w:space="0" w:color="auto"/>
            <w:bottom w:val="none" w:sz="0" w:space="0" w:color="auto"/>
            <w:right w:val="none" w:sz="0" w:space="0" w:color="auto"/>
          </w:divBdr>
        </w:div>
        <w:div w:id="1972200465">
          <w:marLeft w:val="640"/>
          <w:marRight w:val="0"/>
          <w:marTop w:val="0"/>
          <w:marBottom w:val="0"/>
          <w:divBdr>
            <w:top w:val="none" w:sz="0" w:space="0" w:color="auto"/>
            <w:left w:val="none" w:sz="0" w:space="0" w:color="auto"/>
            <w:bottom w:val="none" w:sz="0" w:space="0" w:color="auto"/>
            <w:right w:val="none" w:sz="0" w:space="0" w:color="auto"/>
          </w:divBdr>
        </w:div>
        <w:div w:id="1270939948">
          <w:marLeft w:val="640"/>
          <w:marRight w:val="0"/>
          <w:marTop w:val="0"/>
          <w:marBottom w:val="0"/>
          <w:divBdr>
            <w:top w:val="none" w:sz="0" w:space="0" w:color="auto"/>
            <w:left w:val="none" w:sz="0" w:space="0" w:color="auto"/>
            <w:bottom w:val="none" w:sz="0" w:space="0" w:color="auto"/>
            <w:right w:val="none" w:sz="0" w:space="0" w:color="auto"/>
          </w:divBdr>
        </w:div>
        <w:div w:id="2141991964">
          <w:marLeft w:val="640"/>
          <w:marRight w:val="0"/>
          <w:marTop w:val="0"/>
          <w:marBottom w:val="0"/>
          <w:divBdr>
            <w:top w:val="none" w:sz="0" w:space="0" w:color="auto"/>
            <w:left w:val="none" w:sz="0" w:space="0" w:color="auto"/>
            <w:bottom w:val="none" w:sz="0" w:space="0" w:color="auto"/>
            <w:right w:val="none" w:sz="0" w:space="0" w:color="auto"/>
          </w:divBdr>
        </w:div>
      </w:divsChild>
    </w:div>
    <w:div w:id="363141880">
      <w:bodyDiv w:val="1"/>
      <w:marLeft w:val="0"/>
      <w:marRight w:val="0"/>
      <w:marTop w:val="0"/>
      <w:marBottom w:val="0"/>
      <w:divBdr>
        <w:top w:val="none" w:sz="0" w:space="0" w:color="auto"/>
        <w:left w:val="none" w:sz="0" w:space="0" w:color="auto"/>
        <w:bottom w:val="none" w:sz="0" w:space="0" w:color="auto"/>
        <w:right w:val="none" w:sz="0" w:space="0" w:color="auto"/>
      </w:divBdr>
      <w:divsChild>
        <w:div w:id="478956884">
          <w:marLeft w:val="640"/>
          <w:marRight w:val="0"/>
          <w:marTop w:val="0"/>
          <w:marBottom w:val="0"/>
          <w:divBdr>
            <w:top w:val="none" w:sz="0" w:space="0" w:color="auto"/>
            <w:left w:val="none" w:sz="0" w:space="0" w:color="auto"/>
            <w:bottom w:val="none" w:sz="0" w:space="0" w:color="auto"/>
            <w:right w:val="none" w:sz="0" w:space="0" w:color="auto"/>
          </w:divBdr>
        </w:div>
        <w:div w:id="756514488">
          <w:marLeft w:val="640"/>
          <w:marRight w:val="0"/>
          <w:marTop w:val="0"/>
          <w:marBottom w:val="0"/>
          <w:divBdr>
            <w:top w:val="none" w:sz="0" w:space="0" w:color="auto"/>
            <w:left w:val="none" w:sz="0" w:space="0" w:color="auto"/>
            <w:bottom w:val="none" w:sz="0" w:space="0" w:color="auto"/>
            <w:right w:val="none" w:sz="0" w:space="0" w:color="auto"/>
          </w:divBdr>
        </w:div>
        <w:div w:id="1713535884">
          <w:marLeft w:val="640"/>
          <w:marRight w:val="0"/>
          <w:marTop w:val="0"/>
          <w:marBottom w:val="0"/>
          <w:divBdr>
            <w:top w:val="none" w:sz="0" w:space="0" w:color="auto"/>
            <w:left w:val="none" w:sz="0" w:space="0" w:color="auto"/>
            <w:bottom w:val="none" w:sz="0" w:space="0" w:color="auto"/>
            <w:right w:val="none" w:sz="0" w:space="0" w:color="auto"/>
          </w:divBdr>
        </w:div>
        <w:div w:id="2002997203">
          <w:marLeft w:val="640"/>
          <w:marRight w:val="0"/>
          <w:marTop w:val="0"/>
          <w:marBottom w:val="0"/>
          <w:divBdr>
            <w:top w:val="none" w:sz="0" w:space="0" w:color="auto"/>
            <w:left w:val="none" w:sz="0" w:space="0" w:color="auto"/>
            <w:bottom w:val="none" w:sz="0" w:space="0" w:color="auto"/>
            <w:right w:val="none" w:sz="0" w:space="0" w:color="auto"/>
          </w:divBdr>
        </w:div>
        <w:div w:id="157379626">
          <w:marLeft w:val="640"/>
          <w:marRight w:val="0"/>
          <w:marTop w:val="0"/>
          <w:marBottom w:val="0"/>
          <w:divBdr>
            <w:top w:val="none" w:sz="0" w:space="0" w:color="auto"/>
            <w:left w:val="none" w:sz="0" w:space="0" w:color="auto"/>
            <w:bottom w:val="none" w:sz="0" w:space="0" w:color="auto"/>
            <w:right w:val="none" w:sz="0" w:space="0" w:color="auto"/>
          </w:divBdr>
        </w:div>
        <w:div w:id="842889621">
          <w:marLeft w:val="640"/>
          <w:marRight w:val="0"/>
          <w:marTop w:val="0"/>
          <w:marBottom w:val="0"/>
          <w:divBdr>
            <w:top w:val="none" w:sz="0" w:space="0" w:color="auto"/>
            <w:left w:val="none" w:sz="0" w:space="0" w:color="auto"/>
            <w:bottom w:val="none" w:sz="0" w:space="0" w:color="auto"/>
            <w:right w:val="none" w:sz="0" w:space="0" w:color="auto"/>
          </w:divBdr>
        </w:div>
        <w:div w:id="93406846">
          <w:marLeft w:val="640"/>
          <w:marRight w:val="0"/>
          <w:marTop w:val="0"/>
          <w:marBottom w:val="0"/>
          <w:divBdr>
            <w:top w:val="none" w:sz="0" w:space="0" w:color="auto"/>
            <w:left w:val="none" w:sz="0" w:space="0" w:color="auto"/>
            <w:bottom w:val="none" w:sz="0" w:space="0" w:color="auto"/>
            <w:right w:val="none" w:sz="0" w:space="0" w:color="auto"/>
          </w:divBdr>
        </w:div>
        <w:div w:id="1861357801">
          <w:marLeft w:val="640"/>
          <w:marRight w:val="0"/>
          <w:marTop w:val="0"/>
          <w:marBottom w:val="0"/>
          <w:divBdr>
            <w:top w:val="none" w:sz="0" w:space="0" w:color="auto"/>
            <w:left w:val="none" w:sz="0" w:space="0" w:color="auto"/>
            <w:bottom w:val="none" w:sz="0" w:space="0" w:color="auto"/>
            <w:right w:val="none" w:sz="0" w:space="0" w:color="auto"/>
          </w:divBdr>
        </w:div>
        <w:div w:id="1117480698">
          <w:marLeft w:val="640"/>
          <w:marRight w:val="0"/>
          <w:marTop w:val="0"/>
          <w:marBottom w:val="0"/>
          <w:divBdr>
            <w:top w:val="none" w:sz="0" w:space="0" w:color="auto"/>
            <w:left w:val="none" w:sz="0" w:space="0" w:color="auto"/>
            <w:bottom w:val="none" w:sz="0" w:space="0" w:color="auto"/>
            <w:right w:val="none" w:sz="0" w:space="0" w:color="auto"/>
          </w:divBdr>
        </w:div>
        <w:div w:id="1250042708">
          <w:marLeft w:val="640"/>
          <w:marRight w:val="0"/>
          <w:marTop w:val="0"/>
          <w:marBottom w:val="0"/>
          <w:divBdr>
            <w:top w:val="none" w:sz="0" w:space="0" w:color="auto"/>
            <w:left w:val="none" w:sz="0" w:space="0" w:color="auto"/>
            <w:bottom w:val="none" w:sz="0" w:space="0" w:color="auto"/>
            <w:right w:val="none" w:sz="0" w:space="0" w:color="auto"/>
          </w:divBdr>
        </w:div>
        <w:div w:id="2103718042">
          <w:marLeft w:val="640"/>
          <w:marRight w:val="0"/>
          <w:marTop w:val="0"/>
          <w:marBottom w:val="0"/>
          <w:divBdr>
            <w:top w:val="none" w:sz="0" w:space="0" w:color="auto"/>
            <w:left w:val="none" w:sz="0" w:space="0" w:color="auto"/>
            <w:bottom w:val="none" w:sz="0" w:space="0" w:color="auto"/>
            <w:right w:val="none" w:sz="0" w:space="0" w:color="auto"/>
          </w:divBdr>
        </w:div>
        <w:div w:id="289944948">
          <w:marLeft w:val="640"/>
          <w:marRight w:val="0"/>
          <w:marTop w:val="0"/>
          <w:marBottom w:val="0"/>
          <w:divBdr>
            <w:top w:val="none" w:sz="0" w:space="0" w:color="auto"/>
            <w:left w:val="none" w:sz="0" w:space="0" w:color="auto"/>
            <w:bottom w:val="none" w:sz="0" w:space="0" w:color="auto"/>
            <w:right w:val="none" w:sz="0" w:space="0" w:color="auto"/>
          </w:divBdr>
        </w:div>
        <w:div w:id="684131718">
          <w:marLeft w:val="640"/>
          <w:marRight w:val="0"/>
          <w:marTop w:val="0"/>
          <w:marBottom w:val="0"/>
          <w:divBdr>
            <w:top w:val="none" w:sz="0" w:space="0" w:color="auto"/>
            <w:left w:val="none" w:sz="0" w:space="0" w:color="auto"/>
            <w:bottom w:val="none" w:sz="0" w:space="0" w:color="auto"/>
            <w:right w:val="none" w:sz="0" w:space="0" w:color="auto"/>
          </w:divBdr>
        </w:div>
        <w:div w:id="1533805902">
          <w:marLeft w:val="640"/>
          <w:marRight w:val="0"/>
          <w:marTop w:val="0"/>
          <w:marBottom w:val="0"/>
          <w:divBdr>
            <w:top w:val="none" w:sz="0" w:space="0" w:color="auto"/>
            <w:left w:val="none" w:sz="0" w:space="0" w:color="auto"/>
            <w:bottom w:val="none" w:sz="0" w:space="0" w:color="auto"/>
            <w:right w:val="none" w:sz="0" w:space="0" w:color="auto"/>
          </w:divBdr>
        </w:div>
        <w:div w:id="443966339">
          <w:marLeft w:val="640"/>
          <w:marRight w:val="0"/>
          <w:marTop w:val="0"/>
          <w:marBottom w:val="0"/>
          <w:divBdr>
            <w:top w:val="none" w:sz="0" w:space="0" w:color="auto"/>
            <w:left w:val="none" w:sz="0" w:space="0" w:color="auto"/>
            <w:bottom w:val="none" w:sz="0" w:space="0" w:color="auto"/>
            <w:right w:val="none" w:sz="0" w:space="0" w:color="auto"/>
          </w:divBdr>
        </w:div>
        <w:div w:id="1149129419">
          <w:marLeft w:val="640"/>
          <w:marRight w:val="0"/>
          <w:marTop w:val="0"/>
          <w:marBottom w:val="0"/>
          <w:divBdr>
            <w:top w:val="none" w:sz="0" w:space="0" w:color="auto"/>
            <w:left w:val="none" w:sz="0" w:space="0" w:color="auto"/>
            <w:bottom w:val="none" w:sz="0" w:space="0" w:color="auto"/>
            <w:right w:val="none" w:sz="0" w:space="0" w:color="auto"/>
          </w:divBdr>
        </w:div>
        <w:div w:id="1454052357">
          <w:marLeft w:val="640"/>
          <w:marRight w:val="0"/>
          <w:marTop w:val="0"/>
          <w:marBottom w:val="0"/>
          <w:divBdr>
            <w:top w:val="none" w:sz="0" w:space="0" w:color="auto"/>
            <w:left w:val="none" w:sz="0" w:space="0" w:color="auto"/>
            <w:bottom w:val="none" w:sz="0" w:space="0" w:color="auto"/>
            <w:right w:val="none" w:sz="0" w:space="0" w:color="auto"/>
          </w:divBdr>
        </w:div>
        <w:div w:id="1586766736">
          <w:marLeft w:val="640"/>
          <w:marRight w:val="0"/>
          <w:marTop w:val="0"/>
          <w:marBottom w:val="0"/>
          <w:divBdr>
            <w:top w:val="none" w:sz="0" w:space="0" w:color="auto"/>
            <w:left w:val="none" w:sz="0" w:space="0" w:color="auto"/>
            <w:bottom w:val="none" w:sz="0" w:space="0" w:color="auto"/>
            <w:right w:val="none" w:sz="0" w:space="0" w:color="auto"/>
          </w:divBdr>
        </w:div>
        <w:div w:id="175926682">
          <w:marLeft w:val="640"/>
          <w:marRight w:val="0"/>
          <w:marTop w:val="0"/>
          <w:marBottom w:val="0"/>
          <w:divBdr>
            <w:top w:val="none" w:sz="0" w:space="0" w:color="auto"/>
            <w:left w:val="none" w:sz="0" w:space="0" w:color="auto"/>
            <w:bottom w:val="none" w:sz="0" w:space="0" w:color="auto"/>
            <w:right w:val="none" w:sz="0" w:space="0" w:color="auto"/>
          </w:divBdr>
        </w:div>
        <w:div w:id="1573348049">
          <w:marLeft w:val="640"/>
          <w:marRight w:val="0"/>
          <w:marTop w:val="0"/>
          <w:marBottom w:val="0"/>
          <w:divBdr>
            <w:top w:val="none" w:sz="0" w:space="0" w:color="auto"/>
            <w:left w:val="none" w:sz="0" w:space="0" w:color="auto"/>
            <w:bottom w:val="none" w:sz="0" w:space="0" w:color="auto"/>
            <w:right w:val="none" w:sz="0" w:space="0" w:color="auto"/>
          </w:divBdr>
        </w:div>
        <w:div w:id="824979661">
          <w:marLeft w:val="640"/>
          <w:marRight w:val="0"/>
          <w:marTop w:val="0"/>
          <w:marBottom w:val="0"/>
          <w:divBdr>
            <w:top w:val="none" w:sz="0" w:space="0" w:color="auto"/>
            <w:left w:val="none" w:sz="0" w:space="0" w:color="auto"/>
            <w:bottom w:val="none" w:sz="0" w:space="0" w:color="auto"/>
            <w:right w:val="none" w:sz="0" w:space="0" w:color="auto"/>
          </w:divBdr>
        </w:div>
        <w:div w:id="264116234">
          <w:marLeft w:val="640"/>
          <w:marRight w:val="0"/>
          <w:marTop w:val="0"/>
          <w:marBottom w:val="0"/>
          <w:divBdr>
            <w:top w:val="none" w:sz="0" w:space="0" w:color="auto"/>
            <w:left w:val="none" w:sz="0" w:space="0" w:color="auto"/>
            <w:bottom w:val="none" w:sz="0" w:space="0" w:color="auto"/>
            <w:right w:val="none" w:sz="0" w:space="0" w:color="auto"/>
          </w:divBdr>
        </w:div>
        <w:div w:id="608778769">
          <w:marLeft w:val="640"/>
          <w:marRight w:val="0"/>
          <w:marTop w:val="0"/>
          <w:marBottom w:val="0"/>
          <w:divBdr>
            <w:top w:val="none" w:sz="0" w:space="0" w:color="auto"/>
            <w:left w:val="none" w:sz="0" w:space="0" w:color="auto"/>
            <w:bottom w:val="none" w:sz="0" w:space="0" w:color="auto"/>
            <w:right w:val="none" w:sz="0" w:space="0" w:color="auto"/>
          </w:divBdr>
        </w:div>
        <w:div w:id="1287084302">
          <w:marLeft w:val="640"/>
          <w:marRight w:val="0"/>
          <w:marTop w:val="0"/>
          <w:marBottom w:val="0"/>
          <w:divBdr>
            <w:top w:val="none" w:sz="0" w:space="0" w:color="auto"/>
            <w:left w:val="none" w:sz="0" w:space="0" w:color="auto"/>
            <w:bottom w:val="none" w:sz="0" w:space="0" w:color="auto"/>
            <w:right w:val="none" w:sz="0" w:space="0" w:color="auto"/>
          </w:divBdr>
        </w:div>
        <w:div w:id="1221592326">
          <w:marLeft w:val="640"/>
          <w:marRight w:val="0"/>
          <w:marTop w:val="0"/>
          <w:marBottom w:val="0"/>
          <w:divBdr>
            <w:top w:val="none" w:sz="0" w:space="0" w:color="auto"/>
            <w:left w:val="none" w:sz="0" w:space="0" w:color="auto"/>
            <w:bottom w:val="none" w:sz="0" w:space="0" w:color="auto"/>
            <w:right w:val="none" w:sz="0" w:space="0" w:color="auto"/>
          </w:divBdr>
        </w:div>
        <w:div w:id="2118138965">
          <w:marLeft w:val="640"/>
          <w:marRight w:val="0"/>
          <w:marTop w:val="0"/>
          <w:marBottom w:val="0"/>
          <w:divBdr>
            <w:top w:val="none" w:sz="0" w:space="0" w:color="auto"/>
            <w:left w:val="none" w:sz="0" w:space="0" w:color="auto"/>
            <w:bottom w:val="none" w:sz="0" w:space="0" w:color="auto"/>
            <w:right w:val="none" w:sz="0" w:space="0" w:color="auto"/>
          </w:divBdr>
        </w:div>
        <w:div w:id="147215239">
          <w:marLeft w:val="640"/>
          <w:marRight w:val="0"/>
          <w:marTop w:val="0"/>
          <w:marBottom w:val="0"/>
          <w:divBdr>
            <w:top w:val="none" w:sz="0" w:space="0" w:color="auto"/>
            <w:left w:val="none" w:sz="0" w:space="0" w:color="auto"/>
            <w:bottom w:val="none" w:sz="0" w:space="0" w:color="auto"/>
            <w:right w:val="none" w:sz="0" w:space="0" w:color="auto"/>
          </w:divBdr>
        </w:div>
        <w:div w:id="1602059582">
          <w:marLeft w:val="640"/>
          <w:marRight w:val="0"/>
          <w:marTop w:val="0"/>
          <w:marBottom w:val="0"/>
          <w:divBdr>
            <w:top w:val="none" w:sz="0" w:space="0" w:color="auto"/>
            <w:left w:val="none" w:sz="0" w:space="0" w:color="auto"/>
            <w:bottom w:val="none" w:sz="0" w:space="0" w:color="auto"/>
            <w:right w:val="none" w:sz="0" w:space="0" w:color="auto"/>
          </w:divBdr>
        </w:div>
        <w:div w:id="2076123495">
          <w:marLeft w:val="640"/>
          <w:marRight w:val="0"/>
          <w:marTop w:val="0"/>
          <w:marBottom w:val="0"/>
          <w:divBdr>
            <w:top w:val="none" w:sz="0" w:space="0" w:color="auto"/>
            <w:left w:val="none" w:sz="0" w:space="0" w:color="auto"/>
            <w:bottom w:val="none" w:sz="0" w:space="0" w:color="auto"/>
            <w:right w:val="none" w:sz="0" w:space="0" w:color="auto"/>
          </w:divBdr>
        </w:div>
        <w:div w:id="892304354">
          <w:marLeft w:val="640"/>
          <w:marRight w:val="0"/>
          <w:marTop w:val="0"/>
          <w:marBottom w:val="0"/>
          <w:divBdr>
            <w:top w:val="none" w:sz="0" w:space="0" w:color="auto"/>
            <w:left w:val="none" w:sz="0" w:space="0" w:color="auto"/>
            <w:bottom w:val="none" w:sz="0" w:space="0" w:color="auto"/>
            <w:right w:val="none" w:sz="0" w:space="0" w:color="auto"/>
          </w:divBdr>
        </w:div>
        <w:div w:id="718021160">
          <w:marLeft w:val="640"/>
          <w:marRight w:val="0"/>
          <w:marTop w:val="0"/>
          <w:marBottom w:val="0"/>
          <w:divBdr>
            <w:top w:val="none" w:sz="0" w:space="0" w:color="auto"/>
            <w:left w:val="none" w:sz="0" w:space="0" w:color="auto"/>
            <w:bottom w:val="none" w:sz="0" w:space="0" w:color="auto"/>
            <w:right w:val="none" w:sz="0" w:space="0" w:color="auto"/>
          </w:divBdr>
        </w:div>
        <w:div w:id="1789545687">
          <w:marLeft w:val="640"/>
          <w:marRight w:val="0"/>
          <w:marTop w:val="0"/>
          <w:marBottom w:val="0"/>
          <w:divBdr>
            <w:top w:val="none" w:sz="0" w:space="0" w:color="auto"/>
            <w:left w:val="none" w:sz="0" w:space="0" w:color="auto"/>
            <w:bottom w:val="none" w:sz="0" w:space="0" w:color="auto"/>
            <w:right w:val="none" w:sz="0" w:space="0" w:color="auto"/>
          </w:divBdr>
        </w:div>
        <w:div w:id="1300846472">
          <w:marLeft w:val="640"/>
          <w:marRight w:val="0"/>
          <w:marTop w:val="0"/>
          <w:marBottom w:val="0"/>
          <w:divBdr>
            <w:top w:val="none" w:sz="0" w:space="0" w:color="auto"/>
            <w:left w:val="none" w:sz="0" w:space="0" w:color="auto"/>
            <w:bottom w:val="none" w:sz="0" w:space="0" w:color="auto"/>
            <w:right w:val="none" w:sz="0" w:space="0" w:color="auto"/>
          </w:divBdr>
        </w:div>
        <w:div w:id="1967394700">
          <w:marLeft w:val="640"/>
          <w:marRight w:val="0"/>
          <w:marTop w:val="0"/>
          <w:marBottom w:val="0"/>
          <w:divBdr>
            <w:top w:val="none" w:sz="0" w:space="0" w:color="auto"/>
            <w:left w:val="none" w:sz="0" w:space="0" w:color="auto"/>
            <w:bottom w:val="none" w:sz="0" w:space="0" w:color="auto"/>
            <w:right w:val="none" w:sz="0" w:space="0" w:color="auto"/>
          </w:divBdr>
        </w:div>
        <w:div w:id="1101533518">
          <w:marLeft w:val="640"/>
          <w:marRight w:val="0"/>
          <w:marTop w:val="0"/>
          <w:marBottom w:val="0"/>
          <w:divBdr>
            <w:top w:val="none" w:sz="0" w:space="0" w:color="auto"/>
            <w:left w:val="none" w:sz="0" w:space="0" w:color="auto"/>
            <w:bottom w:val="none" w:sz="0" w:space="0" w:color="auto"/>
            <w:right w:val="none" w:sz="0" w:space="0" w:color="auto"/>
          </w:divBdr>
        </w:div>
        <w:div w:id="323823584">
          <w:marLeft w:val="640"/>
          <w:marRight w:val="0"/>
          <w:marTop w:val="0"/>
          <w:marBottom w:val="0"/>
          <w:divBdr>
            <w:top w:val="none" w:sz="0" w:space="0" w:color="auto"/>
            <w:left w:val="none" w:sz="0" w:space="0" w:color="auto"/>
            <w:bottom w:val="none" w:sz="0" w:space="0" w:color="auto"/>
            <w:right w:val="none" w:sz="0" w:space="0" w:color="auto"/>
          </w:divBdr>
        </w:div>
        <w:div w:id="1376390557">
          <w:marLeft w:val="640"/>
          <w:marRight w:val="0"/>
          <w:marTop w:val="0"/>
          <w:marBottom w:val="0"/>
          <w:divBdr>
            <w:top w:val="none" w:sz="0" w:space="0" w:color="auto"/>
            <w:left w:val="none" w:sz="0" w:space="0" w:color="auto"/>
            <w:bottom w:val="none" w:sz="0" w:space="0" w:color="auto"/>
            <w:right w:val="none" w:sz="0" w:space="0" w:color="auto"/>
          </w:divBdr>
        </w:div>
        <w:div w:id="1986624702">
          <w:marLeft w:val="640"/>
          <w:marRight w:val="0"/>
          <w:marTop w:val="0"/>
          <w:marBottom w:val="0"/>
          <w:divBdr>
            <w:top w:val="none" w:sz="0" w:space="0" w:color="auto"/>
            <w:left w:val="none" w:sz="0" w:space="0" w:color="auto"/>
            <w:bottom w:val="none" w:sz="0" w:space="0" w:color="auto"/>
            <w:right w:val="none" w:sz="0" w:space="0" w:color="auto"/>
          </w:divBdr>
        </w:div>
        <w:div w:id="2012873149">
          <w:marLeft w:val="640"/>
          <w:marRight w:val="0"/>
          <w:marTop w:val="0"/>
          <w:marBottom w:val="0"/>
          <w:divBdr>
            <w:top w:val="none" w:sz="0" w:space="0" w:color="auto"/>
            <w:left w:val="none" w:sz="0" w:space="0" w:color="auto"/>
            <w:bottom w:val="none" w:sz="0" w:space="0" w:color="auto"/>
            <w:right w:val="none" w:sz="0" w:space="0" w:color="auto"/>
          </w:divBdr>
        </w:div>
        <w:div w:id="1136722341">
          <w:marLeft w:val="640"/>
          <w:marRight w:val="0"/>
          <w:marTop w:val="0"/>
          <w:marBottom w:val="0"/>
          <w:divBdr>
            <w:top w:val="none" w:sz="0" w:space="0" w:color="auto"/>
            <w:left w:val="none" w:sz="0" w:space="0" w:color="auto"/>
            <w:bottom w:val="none" w:sz="0" w:space="0" w:color="auto"/>
            <w:right w:val="none" w:sz="0" w:space="0" w:color="auto"/>
          </w:divBdr>
        </w:div>
        <w:div w:id="1417634861">
          <w:marLeft w:val="640"/>
          <w:marRight w:val="0"/>
          <w:marTop w:val="0"/>
          <w:marBottom w:val="0"/>
          <w:divBdr>
            <w:top w:val="none" w:sz="0" w:space="0" w:color="auto"/>
            <w:left w:val="none" w:sz="0" w:space="0" w:color="auto"/>
            <w:bottom w:val="none" w:sz="0" w:space="0" w:color="auto"/>
            <w:right w:val="none" w:sz="0" w:space="0" w:color="auto"/>
          </w:divBdr>
        </w:div>
        <w:div w:id="928738251">
          <w:marLeft w:val="640"/>
          <w:marRight w:val="0"/>
          <w:marTop w:val="0"/>
          <w:marBottom w:val="0"/>
          <w:divBdr>
            <w:top w:val="none" w:sz="0" w:space="0" w:color="auto"/>
            <w:left w:val="none" w:sz="0" w:space="0" w:color="auto"/>
            <w:bottom w:val="none" w:sz="0" w:space="0" w:color="auto"/>
            <w:right w:val="none" w:sz="0" w:space="0" w:color="auto"/>
          </w:divBdr>
        </w:div>
      </w:divsChild>
    </w:div>
    <w:div w:id="370114495">
      <w:bodyDiv w:val="1"/>
      <w:marLeft w:val="0"/>
      <w:marRight w:val="0"/>
      <w:marTop w:val="0"/>
      <w:marBottom w:val="0"/>
      <w:divBdr>
        <w:top w:val="none" w:sz="0" w:space="0" w:color="auto"/>
        <w:left w:val="none" w:sz="0" w:space="0" w:color="auto"/>
        <w:bottom w:val="none" w:sz="0" w:space="0" w:color="auto"/>
        <w:right w:val="none" w:sz="0" w:space="0" w:color="auto"/>
      </w:divBdr>
      <w:divsChild>
        <w:div w:id="1967392469">
          <w:marLeft w:val="640"/>
          <w:marRight w:val="0"/>
          <w:marTop w:val="0"/>
          <w:marBottom w:val="0"/>
          <w:divBdr>
            <w:top w:val="none" w:sz="0" w:space="0" w:color="auto"/>
            <w:left w:val="none" w:sz="0" w:space="0" w:color="auto"/>
            <w:bottom w:val="none" w:sz="0" w:space="0" w:color="auto"/>
            <w:right w:val="none" w:sz="0" w:space="0" w:color="auto"/>
          </w:divBdr>
        </w:div>
        <w:div w:id="1412432198">
          <w:marLeft w:val="640"/>
          <w:marRight w:val="0"/>
          <w:marTop w:val="0"/>
          <w:marBottom w:val="0"/>
          <w:divBdr>
            <w:top w:val="none" w:sz="0" w:space="0" w:color="auto"/>
            <w:left w:val="none" w:sz="0" w:space="0" w:color="auto"/>
            <w:bottom w:val="none" w:sz="0" w:space="0" w:color="auto"/>
            <w:right w:val="none" w:sz="0" w:space="0" w:color="auto"/>
          </w:divBdr>
        </w:div>
        <w:div w:id="370348476">
          <w:marLeft w:val="640"/>
          <w:marRight w:val="0"/>
          <w:marTop w:val="0"/>
          <w:marBottom w:val="0"/>
          <w:divBdr>
            <w:top w:val="none" w:sz="0" w:space="0" w:color="auto"/>
            <w:left w:val="none" w:sz="0" w:space="0" w:color="auto"/>
            <w:bottom w:val="none" w:sz="0" w:space="0" w:color="auto"/>
            <w:right w:val="none" w:sz="0" w:space="0" w:color="auto"/>
          </w:divBdr>
        </w:div>
        <w:div w:id="255672434">
          <w:marLeft w:val="640"/>
          <w:marRight w:val="0"/>
          <w:marTop w:val="0"/>
          <w:marBottom w:val="0"/>
          <w:divBdr>
            <w:top w:val="none" w:sz="0" w:space="0" w:color="auto"/>
            <w:left w:val="none" w:sz="0" w:space="0" w:color="auto"/>
            <w:bottom w:val="none" w:sz="0" w:space="0" w:color="auto"/>
            <w:right w:val="none" w:sz="0" w:space="0" w:color="auto"/>
          </w:divBdr>
        </w:div>
        <w:div w:id="2122845202">
          <w:marLeft w:val="640"/>
          <w:marRight w:val="0"/>
          <w:marTop w:val="0"/>
          <w:marBottom w:val="0"/>
          <w:divBdr>
            <w:top w:val="none" w:sz="0" w:space="0" w:color="auto"/>
            <w:left w:val="none" w:sz="0" w:space="0" w:color="auto"/>
            <w:bottom w:val="none" w:sz="0" w:space="0" w:color="auto"/>
            <w:right w:val="none" w:sz="0" w:space="0" w:color="auto"/>
          </w:divBdr>
        </w:div>
        <w:div w:id="838737517">
          <w:marLeft w:val="640"/>
          <w:marRight w:val="0"/>
          <w:marTop w:val="0"/>
          <w:marBottom w:val="0"/>
          <w:divBdr>
            <w:top w:val="none" w:sz="0" w:space="0" w:color="auto"/>
            <w:left w:val="none" w:sz="0" w:space="0" w:color="auto"/>
            <w:bottom w:val="none" w:sz="0" w:space="0" w:color="auto"/>
            <w:right w:val="none" w:sz="0" w:space="0" w:color="auto"/>
          </w:divBdr>
        </w:div>
        <w:div w:id="846751615">
          <w:marLeft w:val="640"/>
          <w:marRight w:val="0"/>
          <w:marTop w:val="0"/>
          <w:marBottom w:val="0"/>
          <w:divBdr>
            <w:top w:val="none" w:sz="0" w:space="0" w:color="auto"/>
            <w:left w:val="none" w:sz="0" w:space="0" w:color="auto"/>
            <w:bottom w:val="none" w:sz="0" w:space="0" w:color="auto"/>
            <w:right w:val="none" w:sz="0" w:space="0" w:color="auto"/>
          </w:divBdr>
        </w:div>
        <w:div w:id="411008639">
          <w:marLeft w:val="640"/>
          <w:marRight w:val="0"/>
          <w:marTop w:val="0"/>
          <w:marBottom w:val="0"/>
          <w:divBdr>
            <w:top w:val="none" w:sz="0" w:space="0" w:color="auto"/>
            <w:left w:val="none" w:sz="0" w:space="0" w:color="auto"/>
            <w:bottom w:val="none" w:sz="0" w:space="0" w:color="auto"/>
            <w:right w:val="none" w:sz="0" w:space="0" w:color="auto"/>
          </w:divBdr>
        </w:div>
        <w:div w:id="2017226820">
          <w:marLeft w:val="640"/>
          <w:marRight w:val="0"/>
          <w:marTop w:val="0"/>
          <w:marBottom w:val="0"/>
          <w:divBdr>
            <w:top w:val="none" w:sz="0" w:space="0" w:color="auto"/>
            <w:left w:val="none" w:sz="0" w:space="0" w:color="auto"/>
            <w:bottom w:val="none" w:sz="0" w:space="0" w:color="auto"/>
            <w:right w:val="none" w:sz="0" w:space="0" w:color="auto"/>
          </w:divBdr>
        </w:div>
        <w:div w:id="2064743216">
          <w:marLeft w:val="640"/>
          <w:marRight w:val="0"/>
          <w:marTop w:val="0"/>
          <w:marBottom w:val="0"/>
          <w:divBdr>
            <w:top w:val="none" w:sz="0" w:space="0" w:color="auto"/>
            <w:left w:val="none" w:sz="0" w:space="0" w:color="auto"/>
            <w:bottom w:val="none" w:sz="0" w:space="0" w:color="auto"/>
            <w:right w:val="none" w:sz="0" w:space="0" w:color="auto"/>
          </w:divBdr>
        </w:div>
        <w:div w:id="184754036">
          <w:marLeft w:val="640"/>
          <w:marRight w:val="0"/>
          <w:marTop w:val="0"/>
          <w:marBottom w:val="0"/>
          <w:divBdr>
            <w:top w:val="none" w:sz="0" w:space="0" w:color="auto"/>
            <w:left w:val="none" w:sz="0" w:space="0" w:color="auto"/>
            <w:bottom w:val="none" w:sz="0" w:space="0" w:color="auto"/>
            <w:right w:val="none" w:sz="0" w:space="0" w:color="auto"/>
          </w:divBdr>
        </w:div>
        <w:div w:id="673649004">
          <w:marLeft w:val="640"/>
          <w:marRight w:val="0"/>
          <w:marTop w:val="0"/>
          <w:marBottom w:val="0"/>
          <w:divBdr>
            <w:top w:val="none" w:sz="0" w:space="0" w:color="auto"/>
            <w:left w:val="none" w:sz="0" w:space="0" w:color="auto"/>
            <w:bottom w:val="none" w:sz="0" w:space="0" w:color="auto"/>
            <w:right w:val="none" w:sz="0" w:space="0" w:color="auto"/>
          </w:divBdr>
        </w:div>
        <w:div w:id="1802919632">
          <w:marLeft w:val="640"/>
          <w:marRight w:val="0"/>
          <w:marTop w:val="0"/>
          <w:marBottom w:val="0"/>
          <w:divBdr>
            <w:top w:val="none" w:sz="0" w:space="0" w:color="auto"/>
            <w:left w:val="none" w:sz="0" w:space="0" w:color="auto"/>
            <w:bottom w:val="none" w:sz="0" w:space="0" w:color="auto"/>
            <w:right w:val="none" w:sz="0" w:space="0" w:color="auto"/>
          </w:divBdr>
        </w:div>
      </w:divsChild>
    </w:div>
    <w:div w:id="371999715">
      <w:bodyDiv w:val="1"/>
      <w:marLeft w:val="0"/>
      <w:marRight w:val="0"/>
      <w:marTop w:val="0"/>
      <w:marBottom w:val="0"/>
      <w:divBdr>
        <w:top w:val="none" w:sz="0" w:space="0" w:color="auto"/>
        <w:left w:val="none" w:sz="0" w:space="0" w:color="auto"/>
        <w:bottom w:val="none" w:sz="0" w:space="0" w:color="auto"/>
        <w:right w:val="none" w:sz="0" w:space="0" w:color="auto"/>
      </w:divBdr>
      <w:divsChild>
        <w:div w:id="939682300">
          <w:marLeft w:val="640"/>
          <w:marRight w:val="0"/>
          <w:marTop w:val="0"/>
          <w:marBottom w:val="0"/>
          <w:divBdr>
            <w:top w:val="none" w:sz="0" w:space="0" w:color="auto"/>
            <w:left w:val="none" w:sz="0" w:space="0" w:color="auto"/>
            <w:bottom w:val="none" w:sz="0" w:space="0" w:color="auto"/>
            <w:right w:val="none" w:sz="0" w:space="0" w:color="auto"/>
          </w:divBdr>
        </w:div>
        <w:div w:id="72708807">
          <w:marLeft w:val="640"/>
          <w:marRight w:val="0"/>
          <w:marTop w:val="0"/>
          <w:marBottom w:val="0"/>
          <w:divBdr>
            <w:top w:val="none" w:sz="0" w:space="0" w:color="auto"/>
            <w:left w:val="none" w:sz="0" w:space="0" w:color="auto"/>
            <w:bottom w:val="none" w:sz="0" w:space="0" w:color="auto"/>
            <w:right w:val="none" w:sz="0" w:space="0" w:color="auto"/>
          </w:divBdr>
        </w:div>
        <w:div w:id="2083864897">
          <w:marLeft w:val="640"/>
          <w:marRight w:val="0"/>
          <w:marTop w:val="0"/>
          <w:marBottom w:val="0"/>
          <w:divBdr>
            <w:top w:val="none" w:sz="0" w:space="0" w:color="auto"/>
            <w:left w:val="none" w:sz="0" w:space="0" w:color="auto"/>
            <w:bottom w:val="none" w:sz="0" w:space="0" w:color="auto"/>
            <w:right w:val="none" w:sz="0" w:space="0" w:color="auto"/>
          </w:divBdr>
        </w:div>
        <w:div w:id="1719160511">
          <w:marLeft w:val="640"/>
          <w:marRight w:val="0"/>
          <w:marTop w:val="0"/>
          <w:marBottom w:val="0"/>
          <w:divBdr>
            <w:top w:val="none" w:sz="0" w:space="0" w:color="auto"/>
            <w:left w:val="none" w:sz="0" w:space="0" w:color="auto"/>
            <w:bottom w:val="none" w:sz="0" w:space="0" w:color="auto"/>
            <w:right w:val="none" w:sz="0" w:space="0" w:color="auto"/>
          </w:divBdr>
        </w:div>
        <w:div w:id="339821552">
          <w:marLeft w:val="640"/>
          <w:marRight w:val="0"/>
          <w:marTop w:val="0"/>
          <w:marBottom w:val="0"/>
          <w:divBdr>
            <w:top w:val="none" w:sz="0" w:space="0" w:color="auto"/>
            <w:left w:val="none" w:sz="0" w:space="0" w:color="auto"/>
            <w:bottom w:val="none" w:sz="0" w:space="0" w:color="auto"/>
            <w:right w:val="none" w:sz="0" w:space="0" w:color="auto"/>
          </w:divBdr>
        </w:div>
        <w:div w:id="172307233">
          <w:marLeft w:val="640"/>
          <w:marRight w:val="0"/>
          <w:marTop w:val="0"/>
          <w:marBottom w:val="0"/>
          <w:divBdr>
            <w:top w:val="none" w:sz="0" w:space="0" w:color="auto"/>
            <w:left w:val="none" w:sz="0" w:space="0" w:color="auto"/>
            <w:bottom w:val="none" w:sz="0" w:space="0" w:color="auto"/>
            <w:right w:val="none" w:sz="0" w:space="0" w:color="auto"/>
          </w:divBdr>
        </w:div>
        <w:div w:id="1570965220">
          <w:marLeft w:val="640"/>
          <w:marRight w:val="0"/>
          <w:marTop w:val="0"/>
          <w:marBottom w:val="0"/>
          <w:divBdr>
            <w:top w:val="none" w:sz="0" w:space="0" w:color="auto"/>
            <w:left w:val="none" w:sz="0" w:space="0" w:color="auto"/>
            <w:bottom w:val="none" w:sz="0" w:space="0" w:color="auto"/>
            <w:right w:val="none" w:sz="0" w:space="0" w:color="auto"/>
          </w:divBdr>
        </w:div>
        <w:div w:id="2078934665">
          <w:marLeft w:val="640"/>
          <w:marRight w:val="0"/>
          <w:marTop w:val="0"/>
          <w:marBottom w:val="0"/>
          <w:divBdr>
            <w:top w:val="none" w:sz="0" w:space="0" w:color="auto"/>
            <w:left w:val="none" w:sz="0" w:space="0" w:color="auto"/>
            <w:bottom w:val="none" w:sz="0" w:space="0" w:color="auto"/>
            <w:right w:val="none" w:sz="0" w:space="0" w:color="auto"/>
          </w:divBdr>
        </w:div>
        <w:div w:id="1447693535">
          <w:marLeft w:val="640"/>
          <w:marRight w:val="0"/>
          <w:marTop w:val="0"/>
          <w:marBottom w:val="0"/>
          <w:divBdr>
            <w:top w:val="none" w:sz="0" w:space="0" w:color="auto"/>
            <w:left w:val="none" w:sz="0" w:space="0" w:color="auto"/>
            <w:bottom w:val="none" w:sz="0" w:space="0" w:color="auto"/>
            <w:right w:val="none" w:sz="0" w:space="0" w:color="auto"/>
          </w:divBdr>
        </w:div>
        <w:div w:id="1762994669">
          <w:marLeft w:val="640"/>
          <w:marRight w:val="0"/>
          <w:marTop w:val="0"/>
          <w:marBottom w:val="0"/>
          <w:divBdr>
            <w:top w:val="none" w:sz="0" w:space="0" w:color="auto"/>
            <w:left w:val="none" w:sz="0" w:space="0" w:color="auto"/>
            <w:bottom w:val="none" w:sz="0" w:space="0" w:color="auto"/>
            <w:right w:val="none" w:sz="0" w:space="0" w:color="auto"/>
          </w:divBdr>
        </w:div>
        <w:div w:id="1052656600">
          <w:marLeft w:val="640"/>
          <w:marRight w:val="0"/>
          <w:marTop w:val="0"/>
          <w:marBottom w:val="0"/>
          <w:divBdr>
            <w:top w:val="none" w:sz="0" w:space="0" w:color="auto"/>
            <w:left w:val="none" w:sz="0" w:space="0" w:color="auto"/>
            <w:bottom w:val="none" w:sz="0" w:space="0" w:color="auto"/>
            <w:right w:val="none" w:sz="0" w:space="0" w:color="auto"/>
          </w:divBdr>
        </w:div>
        <w:div w:id="580525303">
          <w:marLeft w:val="640"/>
          <w:marRight w:val="0"/>
          <w:marTop w:val="0"/>
          <w:marBottom w:val="0"/>
          <w:divBdr>
            <w:top w:val="none" w:sz="0" w:space="0" w:color="auto"/>
            <w:left w:val="none" w:sz="0" w:space="0" w:color="auto"/>
            <w:bottom w:val="none" w:sz="0" w:space="0" w:color="auto"/>
            <w:right w:val="none" w:sz="0" w:space="0" w:color="auto"/>
          </w:divBdr>
        </w:div>
        <w:div w:id="1006521209">
          <w:marLeft w:val="640"/>
          <w:marRight w:val="0"/>
          <w:marTop w:val="0"/>
          <w:marBottom w:val="0"/>
          <w:divBdr>
            <w:top w:val="none" w:sz="0" w:space="0" w:color="auto"/>
            <w:left w:val="none" w:sz="0" w:space="0" w:color="auto"/>
            <w:bottom w:val="none" w:sz="0" w:space="0" w:color="auto"/>
            <w:right w:val="none" w:sz="0" w:space="0" w:color="auto"/>
          </w:divBdr>
        </w:div>
        <w:div w:id="834608648">
          <w:marLeft w:val="640"/>
          <w:marRight w:val="0"/>
          <w:marTop w:val="0"/>
          <w:marBottom w:val="0"/>
          <w:divBdr>
            <w:top w:val="none" w:sz="0" w:space="0" w:color="auto"/>
            <w:left w:val="none" w:sz="0" w:space="0" w:color="auto"/>
            <w:bottom w:val="none" w:sz="0" w:space="0" w:color="auto"/>
            <w:right w:val="none" w:sz="0" w:space="0" w:color="auto"/>
          </w:divBdr>
        </w:div>
        <w:div w:id="1934168673">
          <w:marLeft w:val="640"/>
          <w:marRight w:val="0"/>
          <w:marTop w:val="0"/>
          <w:marBottom w:val="0"/>
          <w:divBdr>
            <w:top w:val="none" w:sz="0" w:space="0" w:color="auto"/>
            <w:left w:val="none" w:sz="0" w:space="0" w:color="auto"/>
            <w:bottom w:val="none" w:sz="0" w:space="0" w:color="auto"/>
            <w:right w:val="none" w:sz="0" w:space="0" w:color="auto"/>
          </w:divBdr>
        </w:div>
        <w:div w:id="320355476">
          <w:marLeft w:val="640"/>
          <w:marRight w:val="0"/>
          <w:marTop w:val="0"/>
          <w:marBottom w:val="0"/>
          <w:divBdr>
            <w:top w:val="none" w:sz="0" w:space="0" w:color="auto"/>
            <w:left w:val="none" w:sz="0" w:space="0" w:color="auto"/>
            <w:bottom w:val="none" w:sz="0" w:space="0" w:color="auto"/>
            <w:right w:val="none" w:sz="0" w:space="0" w:color="auto"/>
          </w:divBdr>
        </w:div>
        <w:div w:id="1040402856">
          <w:marLeft w:val="640"/>
          <w:marRight w:val="0"/>
          <w:marTop w:val="0"/>
          <w:marBottom w:val="0"/>
          <w:divBdr>
            <w:top w:val="none" w:sz="0" w:space="0" w:color="auto"/>
            <w:left w:val="none" w:sz="0" w:space="0" w:color="auto"/>
            <w:bottom w:val="none" w:sz="0" w:space="0" w:color="auto"/>
            <w:right w:val="none" w:sz="0" w:space="0" w:color="auto"/>
          </w:divBdr>
        </w:div>
        <w:div w:id="1029381330">
          <w:marLeft w:val="640"/>
          <w:marRight w:val="0"/>
          <w:marTop w:val="0"/>
          <w:marBottom w:val="0"/>
          <w:divBdr>
            <w:top w:val="none" w:sz="0" w:space="0" w:color="auto"/>
            <w:left w:val="none" w:sz="0" w:space="0" w:color="auto"/>
            <w:bottom w:val="none" w:sz="0" w:space="0" w:color="auto"/>
            <w:right w:val="none" w:sz="0" w:space="0" w:color="auto"/>
          </w:divBdr>
        </w:div>
        <w:div w:id="1192837512">
          <w:marLeft w:val="640"/>
          <w:marRight w:val="0"/>
          <w:marTop w:val="0"/>
          <w:marBottom w:val="0"/>
          <w:divBdr>
            <w:top w:val="none" w:sz="0" w:space="0" w:color="auto"/>
            <w:left w:val="none" w:sz="0" w:space="0" w:color="auto"/>
            <w:bottom w:val="none" w:sz="0" w:space="0" w:color="auto"/>
            <w:right w:val="none" w:sz="0" w:space="0" w:color="auto"/>
          </w:divBdr>
        </w:div>
        <w:div w:id="291860795">
          <w:marLeft w:val="640"/>
          <w:marRight w:val="0"/>
          <w:marTop w:val="0"/>
          <w:marBottom w:val="0"/>
          <w:divBdr>
            <w:top w:val="none" w:sz="0" w:space="0" w:color="auto"/>
            <w:left w:val="none" w:sz="0" w:space="0" w:color="auto"/>
            <w:bottom w:val="none" w:sz="0" w:space="0" w:color="auto"/>
            <w:right w:val="none" w:sz="0" w:space="0" w:color="auto"/>
          </w:divBdr>
        </w:div>
        <w:div w:id="677198161">
          <w:marLeft w:val="640"/>
          <w:marRight w:val="0"/>
          <w:marTop w:val="0"/>
          <w:marBottom w:val="0"/>
          <w:divBdr>
            <w:top w:val="none" w:sz="0" w:space="0" w:color="auto"/>
            <w:left w:val="none" w:sz="0" w:space="0" w:color="auto"/>
            <w:bottom w:val="none" w:sz="0" w:space="0" w:color="auto"/>
            <w:right w:val="none" w:sz="0" w:space="0" w:color="auto"/>
          </w:divBdr>
        </w:div>
        <w:div w:id="465973008">
          <w:marLeft w:val="640"/>
          <w:marRight w:val="0"/>
          <w:marTop w:val="0"/>
          <w:marBottom w:val="0"/>
          <w:divBdr>
            <w:top w:val="none" w:sz="0" w:space="0" w:color="auto"/>
            <w:left w:val="none" w:sz="0" w:space="0" w:color="auto"/>
            <w:bottom w:val="none" w:sz="0" w:space="0" w:color="auto"/>
            <w:right w:val="none" w:sz="0" w:space="0" w:color="auto"/>
          </w:divBdr>
        </w:div>
        <w:div w:id="1685402065">
          <w:marLeft w:val="640"/>
          <w:marRight w:val="0"/>
          <w:marTop w:val="0"/>
          <w:marBottom w:val="0"/>
          <w:divBdr>
            <w:top w:val="none" w:sz="0" w:space="0" w:color="auto"/>
            <w:left w:val="none" w:sz="0" w:space="0" w:color="auto"/>
            <w:bottom w:val="none" w:sz="0" w:space="0" w:color="auto"/>
            <w:right w:val="none" w:sz="0" w:space="0" w:color="auto"/>
          </w:divBdr>
        </w:div>
        <w:div w:id="1725368183">
          <w:marLeft w:val="640"/>
          <w:marRight w:val="0"/>
          <w:marTop w:val="0"/>
          <w:marBottom w:val="0"/>
          <w:divBdr>
            <w:top w:val="none" w:sz="0" w:space="0" w:color="auto"/>
            <w:left w:val="none" w:sz="0" w:space="0" w:color="auto"/>
            <w:bottom w:val="none" w:sz="0" w:space="0" w:color="auto"/>
            <w:right w:val="none" w:sz="0" w:space="0" w:color="auto"/>
          </w:divBdr>
        </w:div>
        <w:div w:id="1708220676">
          <w:marLeft w:val="640"/>
          <w:marRight w:val="0"/>
          <w:marTop w:val="0"/>
          <w:marBottom w:val="0"/>
          <w:divBdr>
            <w:top w:val="none" w:sz="0" w:space="0" w:color="auto"/>
            <w:left w:val="none" w:sz="0" w:space="0" w:color="auto"/>
            <w:bottom w:val="none" w:sz="0" w:space="0" w:color="auto"/>
            <w:right w:val="none" w:sz="0" w:space="0" w:color="auto"/>
          </w:divBdr>
        </w:div>
        <w:div w:id="454131377">
          <w:marLeft w:val="640"/>
          <w:marRight w:val="0"/>
          <w:marTop w:val="0"/>
          <w:marBottom w:val="0"/>
          <w:divBdr>
            <w:top w:val="none" w:sz="0" w:space="0" w:color="auto"/>
            <w:left w:val="none" w:sz="0" w:space="0" w:color="auto"/>
            <w:bottom w:val="none" w:sz="0" w:space="0" w:color="auto"/>
            <w:right w:val="none" w:sz="0" w:space="0" w:color="auto"/>
          </w:divBdr>
        </w:div>
        <w:div w:id="540171515">
          <w:marLeft w:val="640"/>
          <w:marRight w:val="0"/>
          <w:marTop w:val="0"/>
          <w:marBottom w:val="0"/>
          <w:divBdr>
            <w:top w:val="none" w:sz="0" w:space="0" w:color="auto"/>
            <w:left w:val="none" w:sz="0" w:space="0" w:color="auto"/>
            <w:bottom w:val="none" w:sz="0" w:space="0" w:color="auto"/>
            <w:right w:val="none" w:sz="0" w:space="0" w:color="auto"/>
          </w:divBdr>
        </w:div>
        <w:div w:id="1213155606">
          <w:marLeft w:val="640"/>
          <w:marRight w:val="0"/>
          <w:marTop w:val="0"/>
          <w:marBottom w:val="0"/>
          <w:divBdr>
            <w:top w:val="none" w:sz="0" w:space="0" w:color="auto"/>
            <w:left w:val="none" w:sz="0" w:space="0" w:color="auto"/>
            <w:bottom w:val="none" w:sz="0" w:space="0" w:color="auto"/>
            <w:right w:val="none" w:sz="0" w:space="0" w:color="auto"/>
          </w:divBdr>
        </w:div>
        <w:div w:id="1378048580">
          <w:marLeft w:val="640"/>
          <w:marRight w:val="0"/>
          <w:marTop w:val="0"/>
          <w:marBottom w:val="0"/>
          <w:divBdr>
            <w:top w:val="none" w:sz="0" w:space="0" w:color="auto"/>
            <w:left w:val="none" w:sz="0" w:space="0" w:color="auto"/>
            <w:bottom w:val="none" w:sz="0" w:space="0" w:color="auto"/>
            <w:right w:val="none" w:sz="0" w:space="0" w:color="auto"/>
          </w:divBdr>
        </w:div>
        <w:div w:id="44448607">
          <w:marLeft w:val="640"/>
          <w:marRight w:val="0"/>
          <w:marTop w:val="0"/>
          <w:marBottom w:val="0"/>
          <w:divBdr>
            <w:top w:val="none" w:sz="0" w:space="0" w:color="auto"/>
            <w:left w:val="none" w:sz="0" w:space="0" w:color="auto"/>
            <w:bottom w:val="none" w:sz="0" w:space="0" w:color="auto"/>
            <w:right w:val="none" w:sz="0" w:space="0" w:color="auto"/>
          </w:divBdr>
        </w:div>
        <w:div w:id="1171871321">
          <w:marLeft w:val="640"/>
          <w:marRight w:val="0"/>
          <w:marTop w:val="0"/>
          <w:marBottom w:val="0"/>
          <w:divBdr>
            <w:top w:val="none" w:sz="0" w:space="0" w:color="auto"/>
            <w:left w:val="none" w:sz="0" w:space="0" w:color="auto"/>
            <w:bottom w:val="none" w:sz="0" w:space="0" w:color="auto"/>
            <w:right w:val="none" w:sz="0" w:space="0" w:color="auto"/>
          </w:divBdr>
        </w:div>
        <w:div w:id="72507847">
          <w:marLeft w:val="640"/>
          <w:marRight w:val="0"/>
          <w:marTop w:val="0"/>
          <w:marBottom w:val="0"/>
          <w:divBdr>
            <w:top w:val="none" w:sz="0" w:space="0" w:color="auto"/>
            <w:left w:val="none" w:sz="0" w:space="0" w:color="auto"/>
            <w:bottom w:val="none" w:sz="0" w:space="0" w:color="auto"/>
            <w:right w:val="none" w:sz="0" w:space="0" w:color="auto"/>
          </w:divBdr>
        </w:div>
        <w:div w:id="91517455">
          <w:marLeft w:val="640"/>
          <w:marRight w:val="0"/>
          <w:marTop w:val="0"/>
          <w:marBottom w:val="0"/>
          <w:divBdr>
            <w:top w:val="none" w:sz="0" w:space="0" w:color="auto"/>
            <w:left w:val="none" w:sz="0" w:space="0" w:color="auto"/>
            <w:bottom w:val="none" w:sz="0" w:space="0" w:color="auto"/>
            <w:right w:val="none" w:sz="0" w:space="0" w:color="auto"/>
          </w:divBdr>
        </w:div>
        <w:div w:id="10961604">
          <w:marLeft w:val="640"/>
          <w:marRight w:val="0"/>
          <w:marTop w:val="0"/>
          <w:marBottom w:val="0"/>
          <w:divBdr>
            <w:top w:val="none" w:sz="0" w:space="0" w:color="auto"/>
            <w:left w:val="none" w:sz="0" w:space="0" w:color="auto"/>
            <w:bottom w:val="none" w:sz="0" w:space="0" w:color="auto"/>
            <w:right w:val="none" w:sz="0" w:space="0" w:color="auto"/>
          </w:divBdr>
        </w:div>
        <w:div w:id="1397364498">
          <w:marLeft w:val="640"/>
          <w:marRight w:val="0"/>
          <w:marTop w:val="0"/>
          <w:marBottom w:val="0"/>
          <w:divBdr>
            <w:top w:val="none" w:sz="0" w:space="0" w:color="auto"/>
            <w:left w:val="none" w:sz="0" w:space="0" w:color="auto"/>
            <w:bottom w:val="none" w:sz="0" w:space="0" w:color="auto"/>
            <w:right w:val="none" w:sz="0" w:space="0" w:color="auto"/>
          </w:divBdr>
        </w:div>
        <w:div w:id="402720153">
          <w:marLeft w:val="640"/>
          <w:marRight w:val="0"/>
          <w:marTop w:val="0"/>
          <w:marBottom w:val="0"/>
          <w:divBdr>
            <w:top w:val="none" w:sz="0" w:space="0" w:color="auto"/>
            <w:left w:val="none" w:sz="0" w:space="0" w:color="auto"/>
            <w:bottom w:val="none" w:sz="0" w:space="0" w:color="auto"/>
            <w:right w:val="none" w:sz="0" w:space="0" w:color="auto"/>
          </w:divBdr>
        </w:div>
        <w:div w:id="1245264315">
          <w:marLeft w:val="640"/>
          <w:marRight w:val="0"/>
          <w:marTop w:val="0"/>
          <w:marBottom w:val="0"/>
          <w:divBdr>
            <w:top w:val="none" w:sz="0" w:space="0" w:color="auto"/>
            <w:left w:val="none" w:sz="0" w:space="0" w:color="auto"/>
            <w:bottom w:val="none" w:sz="0" w:space="0" w:color="auto"/>
            <w:right w:val="none" w:sz="0" w:space="0" w:color="auto"/>
          </w:divBdr>
        </w:div>
        <w:div w:id="1324968277">
          <w:marLeft w:val="640"/>
          <w:marRight w:val="0"/>
          <w:marTop w:val="0"/>
          <w:marBottom w:val="0"/>
          <w:divBdr>
            <w:top w:val="none" w:sz="0" w:space="0" w:color="auto"/>
            <w:left w:val="none" w:sz="0" w:space="0" w:color="auto"/>
            <w:bottom w:val="none" w:sz="0" w:space="0" w:color="auto"/>
            <w:right w:val="none" w:sz="0" w:space="0" w:color="auto"/>
          </w:divBdr>
        </w:div>
        <w:div w:id="635910183">
          <w:marLeft w:val="640"/>
          <w:marRight w:val="0"/>
          <w:marTop w:val="0"/>
          <w:marBottom w:val="0"/>
          <w:divBdr>
            <w:top w:val="none" w:sz="0" w:space="0" w:color="auto"/>
            <w:left w:val="none" w:sz="0" w:space="0" w:color="auto"/>
            <w:bottom w:val="none" w:sz="0" w:space="0" w:color="auto"/>
            <w:right w:val="none" w:sz="0" w:space="0" w:color="auto"/>
          </w:divBdr>
        </w:div>
        <w:div w:id="446195278">
          <w:marLeft w:val="640"/>
          <w:marRight w:val="0"/>
          <w:marTop w:val="0"/>
          <w:marBottom w:val="0"/>
          <w:divBdr>
            <w:top w:val="none" w:sz="0" w:space="0" w:color="auto"/>
            <w:left w:val="none" w:sz="0" w:space="0" w:color="auto"/>
            <w:bottom w:val="none" w:sz="0" w:space="0" w:color="auto"/>
            <w:right w:val="none" w:sz="0" w:space="0" w:color="auto"/>
          </w:divBdr>
        </w:div>
        <w:div w:id="708997095">
          <w:marLeft w:val="640"/>
          <w:marRight w:val="0"/>
          <w:marTop w:val="0"/>
          <w:marBottom w:val="0"/>
          <w:divBdr>
            <w:top w:val="none" w:sz="0" w:space="0" w:color="auto"/>
            <w:left w:val="none" w:sz="0" w:space="0" w:color="auto"/>
            <w:bottom w:val="none" w:sz="0" w:space="0" w:color="auto"/>
            <w:right w:val="none" w:sz="0" w:space="0" w:color="auto"/>
          </w:divBdr>
        </w:div>
        <w:div w:id="898783647">
          <w:marLeft w:val="640"/>
          <w:marRight w:val="0"/>
          <w:marTop w:val="0"/>
          <w:marBottom w:val="0"/>
          <w:divBdr>
            <w:top w:val="none" w:sz="0" w:space="0" w:color="auto"/>
            <w:left w:val="none" w:sz="0" w:space="0" w:color="auto"/>
            <w:bottom w:val="none" w:sz="0" w:space="0" w:color="auto"/>
            <w:right w:val="none" w:sz="0" w:space="0" w:color="auto"/>
          </w:divBdr>
        </w:div>
        <w:div w:id="556669807">
          <w:marLeft w:val="640"/>
          <w:marRight w:val="0"/>
          <w:marTop w:val="0"/>
          <w:marBottom w:val="0"/>
          <w:divBdr>
            <w:top w:val="none" w:sz="0" w:space="0" w:color="auto"/>
            <w:left w:val="none" w:sz="0" w:space="0" w:color="auto"/>
            <w:bottom w:val="none" w:sz="0" w:space="0" w:color="auto"/>
            <w:right w:val="none" w:sz="0" w:space="0" w:color="auto"/>
          </w:divBdr>
        </w:div>
        <w:div w:id="1036126026">
          <w:marLeft w:val="640"/>
          <w:marRight w:val="0"/>
          <w:marTop w:val="0"/>
          <w:marBottom w:val="0"/>
          <w:divBdr>
            <w:top w:val="none" w:sz="0" w:space="0" w:color="auto"/>
            <w:left w:val="none" w:sz="0" w:space="0" w:color="auto"/>
            <w:bottom w:val="none" w:sz="0" w:space="0" w:color="auto"/>
            <w:right w:val="none" w:sz="0" w:space="0" w:color="auto"/>
          </w:divBdr>
        </w:div>
        <w:div w:id="335494988">
          <w:marLeft w:val="640"/>
          <w:marRight w:val="0"/>
          <w:marTop w:val="0"/>
          <w:marBottom w:val="0"/>
          <w:divBdr>
            <w:top w:val="none" w:sz="0" w:space="0" w:color="auto"/>
            <w:left w:val="none" w:sz="0" w:space="0" w:color="auto"/>
            <w:bottom w:val="none" w:sz="0" w:space="0" w:color="auto"/>
            <w:right w:val="none" w:sz="0" w:space="0" w:color="auto"/>
          </w:divBdr>
        </w:div>
      </w:divsChild>
    </w:div>
    <w:div w:id="374619462">
      <w:bodyDiv w:val="1"/>
      <w:marLeft w:val="0"/>
      <w:marRight w:val="0"/>
      <w:marTop w:val="0"/>
      <w:marBottom w:val="0"/>
      <w:divBdr>
        <w:top w:val="none" w:sz="0" w:space="0" w:color="auto"/>
        <w:left w:val="none" w:sz="0" w:space="0" w:color="auto"/>
        <w:bottom w:val="none" w:sz="0" w:space="0" w:color="auto"/>
        <w:right w:val="none" w:sz="0" w:space="0" w:color="auto"/>
      </w:divBdr>
      <w:divsChild>
        <w:div w:id="1786339488">
          <w:marLeft w:val="640"/>
          <w:marRight w:val="0"/>
          <w:marTop w:val="0"/>
          <w:marBottom w:val="0"/>
          <w:divBdr>
            <w:top w:val="none" w:sz="0" w:space="0" w:color="auto"/>
            <w:left w:val="none" w:sz="0" w:space="0" w:color="auto"/>
            <w:bottom w:val="none" w:sz="0" w:space="0" w:color="auto"/>
            <w:right w:val="none" w:sz="0" w:space="0" w:color="auto"/>
          </w:divBdr>
        </w:div>
        <w:div w:id="1321469468">
          <w:marLeft w:val="640"/>
          <w:marRight w:val="0"/>
          <w:marTop w:val="0"/>
          <w:marBottom w:val="0"/>
          <w:divBdr>
            <w:top w:val="none" w:sz="0" w:space="0" w:color="auto"/>
            <w:left w:val="none" w:sz="0" w:space="0" w:color="auto"/>
            <w:bottom w:val="none" w:sz="0" w:space="0" w:color="auto"/>
            <w:right w:val="none" w:sz="0" w:space="0" w:color="auto"/>
          </w:divBdr>
        </w:div>
        <w:div w:id="40787221">
          <w:marLeft w:val="640"/>
          <w:marRight w:val="0"/>
          <w:marTop w:val="0"/>
          <w:marBottom w:val="0"/>
          <w:divBdr>
            <w:top w:val="none" w:sz="0" w:space="0" w:color="auto"/>
            <w:left w:val="none" w:sz="0" w:space="0" w:color="auto"/>
            <w:bottom w:val="none" w:sz="0" w:space="0" w:color="auto"/>
            <w:right w:val="none" w:sz="0" w:space="0" w:color="auto"/>
          </w:divBdr>
        </w:div>
        <w:div w:id="543518353">
          <w:marLeft w:val="640"/>
          <w:marRight w:val="0"/>
          <w:marTop w:val="0"/>
          <w:marBottom w:val="0"/>
          <w:divBdr>
            <w:top w:val="none" w:sz="0" w:space="0" w:color="auto"/>
            <w:left w:val="none" w:sz="0" w:space="0" w:color="auto"/>
            <w:bottom w:val="none" w:sz="0" w:space="0" w:color="auto"/>
            <w:right w:val="none" w:sz="0" w:space="0" w:color="auto"/>
          </w:divBdr>
        </w:div>
        <w:div w:id="1493526692">
          <w:marLeft w:val="640"/>
          <w:marRight w:val="0"/>
          <w:marTop w:val="0"/>
          <w:marBottom w:val="0"/>
          <w:divBdr>
            <w:top w:val="none" w:sz="0" w:space="0" w:color="auto"/>
            <w:left w:val="none" w:sz="0" w:space="0" w:color="auto"/>
            <w:bottom w:val="none" w:sz="0" w:space="0" w:color="auto"/>
            <w:right w:val="none" w:sz="0" w:space="0" w:color="auto"/>
          </w:divBdr>
        </w:div>
        <w:div w:id="628439011">
          <w:marLeft w:val="640"/>
          <w:marRight w:val="0"/>
          <w:marTop w:val="0"/>
          <w:marBottom w:val="0"/>
          <w:divBdr>
            <w:top w:val="none" w:sz="0" w:space="0" w:color="auto"/>
            <w:left w:val="none" w:sz="0" w:space="0" w:color="auto"/>
            <w:bottom w:val="none" w:sz="0" w:space="0" w:color="auto"/>
            <w:right w:val="none" w:sz="0" w:space="0" w:color="auto"/>
          </w:divBdr>
        </w:div>
        <w:div w:id="1547184394">
          <w:marLeft w:val="640"/>
          <w:marRight w:val="0"/>
          <w:marTop w:val="0"/>
          <w:marBottom w:val="0"/>
          <w:divBdr>
            <w:top w:val="none" w:sz="0" w:space="0" w:color="auto"/>
            <w:left w:val="none" w:sz="0" w:space="0" w:color="auto"/>
            <w:bottom w:val="none" w:sz="0" w:space="0" w:color="auto"/>
            <w:right w:val="none" w:sz="0" w:space="0" w:color="auto"/>
          </w:divBdr>
        </w:div>
        <w:div w:id="162552883">
          <w:marLeft w:val="640"/>
          <w:marRight w:val="0"/>
          <w:marTop w:val="0"/>
          <w:marBottom w:val="0"/>
          <w:divBdr>
            <w:top w:val="none" w:sz="0" w:space="0" w:color="auto"/>
            <w:left w:val="none" w:sz="0" w:space="0" w:color="auto"/>
            <w:bottom w:val="none" w:sz="0" w:space="0" w:color="auto"/>
            <w:right w:val="none" w:sz="0" w:space="0" w:color="auto"/>
          </w:divBdr>
        </w:div>
        <w:div w:id="452989781">
          <w:marLeft w:val="640"/>
          <w:marRight w:val="0"/>
          <w:marTop w:val="0"/>
          <w:marBottom w:val="0"/>
          <w:divBdr>
            <w:top w:val="none" w:sz="0" w:space="0" w:color="auto"/>
            <w:left w:val="none" w:sz="0" w:space="0" w:color="auto"/>
            <w:bottom w:val="none" w:sz="0" w:space="0" w:color="auto"/>
            <w:right w:val="none" w:sz="0" w:space="0" w:color="auto"/>
          </w:divBdr>
        </w:div>
        <w:div w:id="1367027738">
          <w:marLeft w:val="640"/>
          <w:marRight w:val="0"/>
          <w:marTop w:val="0"/>
          <w:marBottom w:val="0"/>
          <w:divBdr>
            <w:top w:val="none" w:sz="0" w:space="0" w:color="auto"/>
            <w:left w:val="none" w:sz="0" w:space="0" w:color="auto"/>
            <w:bottom w:val="none" w:sz="0" w:space="0" w:color="auto"/>
            <w:right w:val="none" w:sz="0" w:space="0" w:color="auto"/>
          </w:divBdr>
        </w:div>
        <w:div w:id="194543064">
          <w:marLeft w:val="640"/>
          <w:marRight w:val="0"/>
          <w:marTop w:val="0"/>
          <w:marBottom w:val="0"/>
          <w:divBdr>
            <w:top w:val="none" w:sz="0" w:space="0" w:color="auto"/>
            <w:left w:val="none" w:sz="0" w:space="0" w:color="auto"/>
            <w:bottom w:val="none" w:sz="0" w:space="0" w:color="auto"/>
            <w:right w:val="none" w:sz="0" w:space="0" w:color="auto"/>
          </w:divBdr>
        </w:div>
        <w:div w:id="581185745">
          <w:marLeft w:val="640"/>
          <w:marRight w:val="0"/>
          <w:marTop w:val="0"/>
          <w:marBottom w:val="0"/>
          <w:divBdr>
            <w:top w:val="none" w:sz="0" w:space="0" w:color="auto"/>
            <w:left w:val="none" w:sz="0" w:space="0" w:color="auto"/>
            <w:bottom w:val="none" w:sz="0" w:space="0" w:color="auto"/>
            <w:right w:val="none" w:sz="0" w:space="0" w:color="auto"/>
          </w:divBdr>
        </w:div>
        <w:div w:id="1224637254">
          <w:marLeft w:val="640"/>
          <w:marRight w:val="0"/>
          <w:marTop w:val="0"/>
          <w:marBottom w:val="0"/>
          <w:divBdr>
            <w:top w:val="none" w:sz="0" w:space="0" w:color="auto"/>
            <w:left w:val="none" w:sz="0" w:space="0" w:color="auto"/>
            <w:bottom w:val="none" w:sz="0" w:space="0" w:color="auto"/>
            <w:right w:val="none" w:sz="0" w:space="0" w:color="auto"/>
          </w:divBdr>
        </w:div>
        <w:div w:id="299379744">
          <w:marLeft w:val="640"/>
          <w:marRight w:val="0"/>
          <w:marTop w:val="0"/>
          <w:marBottom w:val="0"/>
          <w:divBdr>
            <w:top w:val="none" w:sz="0" w:space="0" w:color="auto"/>
            <w:left w:val="none" w:sz="0" w:space="0" w:color="auto"/>
            <w:bottom w:val="none" w:sz="0" w:space="0" w:color="auto"/>
            <w:right w:val="none" w:sz="0" w:space="0" w:color="auto"/>
          </w:divBdr>
        </w:div>
        <w:div w:id="1160193404">
          <w:marLeft w:val="640"/>
          <w:marRight w:val="0"/>
          <w:marTop w:val="0"/>
          <w:marBottom w:val="0"/>
          <w:divBdr>
            <w:top w:val="none" w:sz="0" w:space="0" w:color="auto"/>
            <w:left w:val="none" w:sz="0" w:space="0" w:color="auto"/>
            <w:bottom w:val="none" w:sz="0" w:space="0" w:color="auto"/>
            <w:right w:val="none" w:sz="0" w:space="0" w:color="auto"/>
          </w:divBdr>
        </w:div>
        <w:div w:id="2065177509">
          <w:marLeft w:val="640"/>
          <w:marRight w:val="0"/>
          <w:marTop w:val="0"/>
          <w:marBottom w:val="0"/>
          <w:divBdr>
            <w:top w:val="none" w:sz="0" w:space="0" w:color="auto"/>
            <w:left w:val="none" w:sz="0" w:space="0" w:color="auto"/>
            <w:bottom w:val="none" w:sz="0" w:space="0" w:color="auto"/>
            <w:right w:val="none" w:sz="0" w:space="0" w:color="auto"/>
          </w:divBdr>
        </w:div>
        <w:div w:id="1664577396">
          <w:marLeft w:val="640"/>
          <w:marRight w:val="0"/>
          <w:marTop w:val="0"/>
          <w:marBottom w:val="0"/>
          <w:divBdr>
            <w:top w:val="none" w:sz="0" w:space="0" w:color="auto"/>
            <w:left w:val="none" w:sz="0" w:space="0" w:color="auto"/>
            <w:bottom w:val="none" w:sz="0" w:space="0" w:color="auto"/>
            <w:right w:val="none" w:sz="0" w:space="0" w:color="auto"/>
          </w:divBdr>
        </w:div>
        <w:div w:id="1319576626">
          <w:marLeft w:val="640"/>
          <w:marRight w:val="0"/>
          <w:marTop w:val="0"/>
          <w:marBottom w:val="0"/>
          <w:divBdr>
            <w:top w:val="none" w:sz="0" w:space="0" w:color="auto"/>
            <w:left w:val="none" w:sz="0" w:space="0" w:color="auto"/>
            <w:bottom w:val="none" w:sz="0" w:space="0" w:color="auto"/>
            <w:right w:val="none" w:sz="0" w:space="0" w:color="auto"/>
          </w:divBdr>
        </w:div>
        <w:div w:id="740640491">
          <w:marLeft w:val="640"/>
          <w:marRight w:val="0"/>
          <w:marTop w:val="0"/>
          <w:marBottom w:val="0"/>
          <w:divBdr>
            <w:top w:val="none" w:sz="0" w:space="0" w:color="auto"/>
            <w:left w:val="none" w:sz="0" w:space="0" w:color="auto"/>
            <w:bottom w:val="none" w:sz="0" w:space="0" w:color="auto"/>
            <w:right w:val="none" w:sz="0" w:space="0" w:color="auto"/>
          </w:divBdr>
        </w:div>
        <w:div w:id="678002432">
          <w:marLeft w:val="640"/>
          <w:marRight w:val="0"/>
          <w:marTop w:val="0"/>
          <w:marBottom w:val="0"/>
          <w:divBdr>
            <w:top w:val="none" w:sz="0" w:space="0" w:color="auto"/>
            <w:left w:val="none" w:sz="0" w:space="0" w:color="auto"/>
            <w:bottom w:val="none" w:sz="0" w:space="0" w:color="auto"/>
            <w:right w:val="none" w:sz="0" w:space="0" w:color="auto"/>
          </w:divBdr>
        </w:div>
        <w:div w:id="1027636811">
          <w:marLeft w:val="640"/>
          <w:marRight w:val="0"/>
          <w:marTop w:val="0"/>
          <w:marBottom w:val="0"/>
          <w:divBdr>
            <w:top w:val="none" w:sz="0" w:space="0" w:color="auto"/>
            <w:left w:val="none" w:sz="0" w:space="0" w:color="auto"/>
            <w:bottom w:val="none" w:sz="0" w:space="0" w:color="auto"/>
            <w:right w:val="none" w:sz="0" w:space="0" w:color="auto"/>
          </w:divBdr>
        </w:div>
        <w:div w:id="1541554893">
          <w:marLeft w:val="640"/>
          <w:marRight w:val="0"/>
          <w:marTop w:val="0"/>
          <w:marBottom w:val="0"/>
          <w:divBdr>
            <w:top w:val="none" w:sz="0" w:space="0" w:color="auto"/>
            <w:left w:val="none" w:sz="0" w:space="0" w:color="auto"/>
            <w:bottom w:val="none" w:sz="0" w:space="0" w:color="auto"/>
            <w:right w:val="none" w:sz="0" w:space="0" w:color="auto"/>
          </w:divBdr>
        </w:div>
        <w:div w:id="477382748">
          <w:marLeft w:val="640"/>
          <w:marRight w:val="0"/>
          <w:marTop w:val="0"/>
          <w:marBottom w:val="0"/>
          <w:divBdr>
            <w:top w:val="none" w:sz="0" w:space="0" w:color="auto"/>
            <w:left w:val="none" w:sz="0" w:space="0" w:color="auto"/>
            <w:bottom w:val="none" w:sz="0" w:space="0" w:color="auto"/>
            <w:right w:val="none" w:sz="0" w:space="0" w:color="auto"/>
          </w:divBdr>
        </w:div>
        <w:div w:id="139932028">
          <w:marLeft w:val="640"/>
          <w:marRight w:val="0"/>
          <w:marTop w:val="0"/>
          <w:marBottom w:val="0"/>
          <w:divBdr>
            <w:top w:val="none" w:sz="0" w:space="0" w:color="auto"/>
            <w:left w:val="none" w:sz="0" w:space="0" w:color="auto"/>
            <w:bottom w:val="none" w:sz="0" w:space="0" w:color="auto"/>
            <w:right w:val="none" w:sz="0" w:space="0" w:color="auto"/>
          </w:divBdr>
        </w:div>
        <w:div w:id="1569656541">
          <w:marLeft w:val="640"/>
          <w:marRight w:val="0"/>
          <w:marTop w:val="0"/>
          <w:marBottom w:val="0"/>
          <w:divBdr>
            <w:top w:val="none" w:sz="0" w:space="0" w:color="auto"/>
            <w:left w:val="none" w:sz="0" w:space="0" w:color="auto"/>
            <w:bottom w:val="none" w:sz="0" w:space="0" w:color="auto"/>
            <w:right w:val="none" w:sz="0" w:space="0" w:color="auto"/>
          </w:divBdr>
        </w:div>
        <w:div w:id="776098010">
          <w:marLeft w:val="640"/>
          <w:marRight w:val="0"/>
          <w:marTop w:val="0"/>
          <w:marBottom w:val="0"/>
          <w:divBdr>
            <w:top w:val="none" w:sz="0" w:space="0" w:color="auto"/>
            <w:left w:val="none" w:sz="0" w:space="0" w:color="auto"/>
            <w:bottom w:val="none" w:sz="0" w:space="0" w:color="auto"/>
            <w:right w:val="none" w:sz="0" w:space="0" w:color="auto"/>
          </w:divBdr>
        </w:div>
        <w:div w:id="905914738">
          <w:marLeft w:val="640"/>
          <w:marRight w:val="0"/>
          <w:marTop w:val="0"/>
          <w:marBottom w:val="0"/>
          <w:divBdr>
            <w:top w:val="none" w:sz="0" w:space="0" w:color="auto"/>
            <w:left w:val="none" w:sz="0" w:space="0" w:color="auto"/>
            <w:bottom w:val="none" w:sz="0" w:space="0" w:color="auto"/>
            <w:right w:val="none" w:sz="0" w:space="0" w:color="auto"/>
          </w:divBdr>
        </w:div>
        <w:div w:id="116606211">
          <w:marLeft w:val="640"/>
          <w:marRight w:val="0"/>
          <w:marTop w:val="0"/>
          <w:marBottom w:val="0"/>
          <w:divBdr>
            <w:top w:val="none" w:sz="0" w:space="0" w:color="auto"/>
            <w:left w:val="none" w:sz="0" w:space="0" w:color="auto"/>
            <w:bottom w:val="none" w:sz="0" w:space="0" w:color="auto"/>
            <w:right w:val="none" w:sz="0" w:space="0" w:color="auto"/>
          </w:divBdr>
        </w:div>
        <w:div w:id="1974555226">
          <w:marLeft w:val="640"/>
          <w:marRight w:val="0"/>
          <w:marTop w:val="0"/>
          <w:marBottom w:val="0"/>
          <w:divBdr>
            <w:top w:val="none" w:sz="0" w:space="0" w:color="auto"/>
            <w:left w:val="none" w:sz="0" w:space="0" w:color="auto"/>
            <w:bottom w:val="none" w:sz="0" w:space="0" w:color="auto"/>
            <w:right w:val="none" w:sz="0" w:space="0" w:color="auto"/>
          </w:divBdr>
        </w:div>
        <w:div w:id="2113627818">
          <w:marLeft w:val="640"/>
          <w:marRight w:val="0"/>
          <w:marTop w:val="0"/>
          <w:marBottom w:val="0"/>
          <w:divBdr>
            <w:top w:val="none" w:sz="0" w:space="0" w:color="auto"/>
            <w:left w:val="none" w:sz="0" w:space="0" w:color="auto"/>
            <w:bottom w:val="none" w:sz="0" w:space="0" w:color="auto"/>
            <w:right w:val="none" w:sz="0" w:space="0" w:color="auto"/>
          </w:divBdr>
        </w:div>
        <w:div w:id="1734696868">
          <w:marLeft w:val="640"/>
          <w:marRight w:val="0"/>
          <w:marTop w:val="0"/>
          <w:marBottom w:val="0"/>
          <w:divBdr>
            <w:top w:val="none" w:sz="0" w:space="0" w:color="auto"/>
            <w:left w:val="none" w:sz="0" w:space="0" w:color="auto"/>
            <w:bottom w:val="none" w:sz="0" w:space="0" w:color="auto"/>
            <w:right w:val="none" w:sz="0" w:space="0" w:color="auto"/>
          </w:divBdr>
        </w:div>
        <w:div w:id="1185174755">
          <w:marLeft w:val="640"/>
          <w:marRight w:val="0"/>
          <w:marTop w:val="0"/>
          <w:marBottom w:val="0"/>
          <w:divBdr>
            <w:top w:val="none" w:sz="0" w:space="0" w:color="auto"/>
            <w:left w:val="none" w:sz="0" w:space="0" w:color="auto"/>
            <w:bottom w:val="none" w:sz="0" w:space="0" w:color="auto"/>
            <w:right w:val="none" w:sz="0" w:space="0" w:color="auto"/>
          </w:divBdr>
        </w:div>
        <w:div w:id="469519080">
          <w:marLeft w:val="640"/>
          <w:marRight w:val="0"/>
          <w:marTop w:val="0"/>
          <w:marBottom w:val="0"/>
          <w:divBdr>
            <w:top w:val="none" w:sz="0" w:space="0" w:color="auto"/>
            <w:left w:val="none" w:sz="0" w:space="0" w:color="auto"/>
            <w:bottom w:val="none" w:sz="0" w:space="0" w:color="auto"/>
            <w:right w:val="none" w:sz="0" w:space="0" w:color="auto"/>
          </w:divBdr>
        </w:div>
        <w:div w:id="138570653">
          <w:marLeft w:val="640"/>
          <w:marRight w:val="0"/>
          <w:marTop w:val="0"/>
          <w:marBottom w:val="0"/>
          <w:divBdr>
            <w:top w:val="none" w:sz="0" w:space="0" w:color="auto"/>
            <w:left w:val="none" w:sz="0" w:space="0" w:color="auto"/>
            <w:bottom w:val="none" w:sz="0" w:space="0" w:color="auto"/>
            <w:right w:val="none" w:sz="0" w:space="0" w:color="auto"/>
          </w:divBdr>
        </w:div>
        <w:div w:id="1430390191">
          <w:marLeft w:val="640"/>
          <w:marRight w:val="0"/>
          <w:marTop w:val="0"/>
          <w:marBottom w:val="0"/>
          <w:divBdr>
            <w:top w:val="none" w:sz="0" w:space="0" w:color="auto"/>
            <w:left w:val="none" w:sz="0" w:space="0" w:color="auto"/>
            <w:bottom w:val="none" w:sz="0" w:space="0" w:color="auto"/>
            <w:right w:val="none" w:sz="0" w:space="0" w:color="auto"/>
          </w:divBdr>
        </w:div>
        <w:div w:id="63533075">
          <w:marLeft w:val="640"/>
          <w:marRight w:val="0"/>
          <w:marTop w:val="0"/>
          <w:marBottom w:val="0"/>
          <w:divBdr>
            <w:top w:val="none" w:sz="0" w:space="0" w:color="auto"/>
            <w:left w:val="none" w:sz="0" w:space="0" w:color="auto"/>
            <w:bottom w:val="none" w:sz="0" w:space="0" w:color="auto"/>
            <w:right w:val="none" w:sz="0" w:space="0" w:color="auto"/>
          </w:divBdr>
        </w:div>
        <w:div w:id="1827092784">
          <w:marLeft w:val="640"/>
          <w:marRight w:val="0"/>
          <w:marTop w:val="0"/>
          <w:marBottom w:val="0"/>
          <w:divBdr>
            <w:top w:val="none" w:sz="0" w:space="0" w:color="auto"/>
            <w:left w:val="none" w:sz="0" w:space="0" w:color="auto"/>
            <w:bottom w:val="none" w:sz="0" w:space="0" w:color="auto"/>
            <w:right w:val="none" w:sz="0" w:space="0" w:color="auto"/>
          </w:divBdr>
        </w:div>
        <w:div w:id="1639188666">
          <w:marLeft w:val="640"/>
          <w:marRight w:val="0"/>
          <w:marTop w:val="0"/>
          <w:marBottom w:val="0"/>
          <w:divBdr>
            <w:top w:val="none" w:sz="0" w:space="0" w:color="auto"/>
            <w:left w:val="none" w:sz="0" w:space="0" w:color="auto"/>
            <w:bottom w:val="none" w:sz="0" w:space="0" w:color="auto"/>
            <w:right w:val="none" w:sz="0" w:space="0" w:color="auto"/>
          </w:divBdr>
        </w:div>
        <w:div w:id="2089113346">
          <w:marLeft w:val="640"/>
          <w:marRight w:val="0"/>
          <w:marTop w:val="0"/>
          <w:marBottom w:val="0"/>
          <w:divBdr>
            <w:top w:val="none" w:sz="0" w:space="0" w:color="auto"/>
            <w:left w:val="none" w:sz="0" w:space="0" w:color="auto"/>
            <w:bottom w:val="none" w:sz="0" w:space="0" w:color="auto"/>
            <w:right w:val="none" w:sz="0" w:space="0" w:color="auto"/>
          </w:divBdr>
        </w:div>
        <w:div w:id="1795369538">
          <w:marLeft w:val="640"/>
          <w:marRight w:val="0"/>
          <w:marTop w:val="0"/>
          <w:marBottom w:val="0"/>
          <w:divBdr>
            <w:top w:val="none" w:sz="0" w:space="0" w:color="auto"/>
            <w:left w:val="none" w:sz="0" w:space="0" w:color="auto"/>
            <w:bottom w:val="none" w:sz="0" w:space="0" w:color="auto"/>
            <w:right w:val="none" w:sz="0" w:space="0" w:color="auto"/>
          </w:divBdr>
        </w:div>
        <w:div w:id="1840582297">
          <w:marLeft w:val="640"/>
          <w:marRight w:val="0"/>
          <w:marTop w:val="0"/>
          <w:marBottom w:val="0"/>
          <w:divBdr>
            <w:top w:val="none" w:sz="0" w:space="0" w:color="auto"/>
            <w:left w:val="none" w:sz="0" w:space="0" w:color="auto"/>
            <w:bottom w:val="none" w:sz="0" w:space="0" w:color="auto"/>
            <w:right w:val="none" w:sz="0" w:space="0" w:color="auto"/>
          </w:divBdr>
        </w:div>
      </w:divsChild>
    </w:div>
    <w:div w:id="384064165">
      <w:bodyDiv w:val="1"/>
      <w:marLeft w:val="0"/>
      <w:marRight w:val="0"/>
      <w:marTop w:val="0"/>
      <w:marBottom w:val="0"/>
      <w:divBdr>
        <w:top w:val="none" w:sz="0" w:space="0" w:color="auto"/>
        <w:left w:val="none" w:sz="0" w:space="0" w:color="auto"/>
        <w:bottom w:val="none" w:sz="0" w:space="0" w:color="auto"/>
        <w:right w:val="none" w:sz="0" w:space="0" w:color="auto"/>
      </w:divBdr>
      <w:divsChild>
        <w:div w:id="1889605698">
          <w:marLeft w:val="640"/>
          <w:marRight w:val="0"/>
          <w:marTop w:val="0"/>
          <w:marBottom w:val="0"/>
          <w:divBdr>
            <w:top w:val="none" w:sz="0" w:space="0" w:color="auto"/>
            <w:left w:val="none" w:sz="0" w:space="0" w:color="auto"/>
            <w:bottom w:val="none" w:sz="0" w:space="0" w:color="auto"/>
            <w:right w:val="none" w:sz="0" w:space="0" w:color="auto"/>
          </w:divBdr>
        </w:div>
        <w:div w:id="2056929031">
          <w:marLeft w:val="640"/>
          <w:marRight w:val="0"/>
          <w:marTop w:val="0"/>
          <w:marBottom w:val="0"/>
          <w:divBdr>
            <w:top w:val="none" w:sz="0" w:space="0" w:color="auto"/>
            <w:left w:val="none" w:sz="0" w:space="0" w:color="auto"/>
            <w:bottom w:val="none" w:sz="0" w:space="0" w:color="auto"/>
            <w:right w:val="none" w:sz="0" w:space="0" w:color="auto"/>
          </w:divBdr>
        </w:div>
        <w:div w:id="2054035824">
          <w:marLeft w:val="640"/>
          <w:marRight w:val="0"/>
          <w:marTop w:val="0"/>
          <w:marBottom w:val="0"/>
          <w:divBdr>
            <w:top w:val="none" w:sz="0" w:space="0" w:color="auto"/>
            <w:left w:val="none" w:sz="0" w:space="0" w:color="auto"/>
            <w:bottom w:val="none" w:sz="0" w:space="0" w:color="auto"/>
            <w:right w:val="none" w:sz="0" w:space="0" w:color="auto"/>
          </w:divBdr>
        </w:div>
        <w:div w:id="1096899095">
          <w:marLeft w:val="640"/>
          <w:marRight w:val="0"/>
          <w:marTop w:val="0"/>
          <w:marBottom w:val="0"/>
          <w:divBdr>
            <w:top w:val="none" w:sz="0" w:space="0" w:color="auto"/>
            <w:left w:val="none" w:sz="0" w:space="0" w:color="auto"/>
            <w:bottom w:val="none" w:sz="0" w:space="0" w:color="auto"/>
            <w:right w:val="none" w:sz="0" w:space="0" w:color="auto"/>
          </w:divBdr>
        </w:div>
        <w:div w:id="1520074603">
          <w:marLeft w:val="640"/>
          <w:marRight w:val="0"/>
          <w:marTop w:val="0"/>
          <w:marBottom w:val="0"/>
          <w:divBdr>
            <w:top w:val="none" w:sz="0" w:space="0" w:color="auto"/>
            <w:left w:val="none" w:sz="0" w:space="0" w:color="auto"/>
            <w:bottom w:val="none" w:sz="0" w:space="0" w:color="auto"/>
            <w:right w:val="none" w:sz="0" w:space="0" w:color="auto"/>
          </w:divBdr>
        </w:div>
        <w:div w:id="912546966">
          <w:marLeft w:val="640"/>
          <w:marRight w:val="0"/>
          <w:marTop w:val="0"/>
          <w:marBottom w:val="0"/>
          <w:divBdr>
            <w:top w:val="none" w:sz="0" w:space="0" w:color="auto"/>
            <w:left w:val="none" w:sz="0" w:space="0" w:color="auto"/>
            <w:bottom w:val="none" w:sz="0" w:space="0" w:color="auto"/>
            <w:right w:val="none" w:sz="0" w:space="0" w:color="auto"/>
          </w:divBdr>
        </w:div>
        <w:div w:id="287132554">
          <w:marLeft w:val="640"/>
          <w:marRight w:val="0"/>
          <w:marTop w:val="0"/>
          <w:marBottom w:val="0"/>
          <w:divBdr>
            <w:top w:val="none" w:sz="0" w:space="0" w:color="auto"/>
            <w:left w:val="none" w:sz="0" w:space="0" w:color="auto"/>
            <w:bottom w:val="none" w:sz="0" w:space="0" w:color="auto"/>
            <w:right w:val="none" w:sz="0" w:space="0" w:color="auto"/>
          </w:divBdr>
        </w:div>
        <w:div w:id="1449357048">
          <w:marLeft w:val="640"/>
          <w:marRight w:val="0"/>
          <w:marTop w:val="0"/>
          <w:marBottom w:val="0"/>
          <w:divBdr>
            <w:top w:val="none" w:sz="0" w:space="0" w:color="auto"/>
            <w:left w:val="none" w:sz="0" w:space="0" w:color="auto"/>
            <w:bottom w:val="none" w:sz="0" w:space="0" w:color="auto"/>
            <w:right w:val="none" w:sz="0" w:space="0" w:color="auto"/>
          </w:divBdr>
        </w:div>
        <w:div w:id="666981923">
          <w:marLeft w:val="640"/>
          <w:marRight w:val="0"/>
          <w:marTop w:val="0"/>
          <w:marBottom w:val="0"/>
          <w:divBdr>
            <w:top w:val="none" w:sz="0" w:space="0" w:color="auto"/>
            <w:left w:val="none" w:sz="0" w:space="0" w:color="auto"/>
            <w:bottom w:val="none" w:sz="0" w:space="0" w:color="auto"/>
            <w:right w:val="none" w:sz="0" w:space="0" w:color="auto"/>
          </w:divBdr>
        </w:div>
        <w:div w:id="206912420">
          <w:marLeft w:val="640"/>
          <w:marRight w:val="0"/>
          <w:marTop w:val="0"/>
          <w:marBottom w:val="0"/>
          <w:divBdr>
            <w:top w:val="none" w:sz="0" w:space="0" w:color="auto"/>
            <w:left w:val="none" w:sz="0" w:space="0" w:color="auto"/>
            <w:bottom w:val="none" w:sz="0" w:space="0" w:color="auto"/>
            <w:right w:val="none" w:sz="0" w:space="0" w:color="auto"/>
          </w:divBdr>
        </w:div>
        <w:div w:id="220790924">
          <w:marLeft w:val="640"/>
          <w:marRight w:val="0"/>
          <w:marTop w:val="0"/>
          <w:marBottom w:val="0"/>
          <w:divBdr>
            <w:top w:val="none" w:sz="0" w:space="0" w:color="auto"/>
            <w:left w:val="none" w:sz="0" w:space="0" w:color="auto"/>
            <w:bottom w:val="none" w:sz="0" w:space="0" w:color="auto"/>
            <w:right w:val="none" w:sz="0" w:space="0" w:color="auto"/>
          </w:divBdr>
        </w:div>
        <w:div w:id="958492052">
          <w:marLeft w:val="640"/>
          <w:marRight w:val="0"/>
          <w:marTop w:val="0"/>
          <w:marBottom w:val="0"/>
          <w:divBdr>
            <w:top w:val="none" w:sz="0" w:space="0" w:color="auto"/>
            <w:left w:val="none" w:sz="0" w:space="0" w:color="auto"/>
            <w:bottom w:val="none" w:sz="0" w:space="0" w:color="auto"/>
            <w:right w:val="none" w:sz="0" w:space="0" w:color="auto"/>
          </w:divBdr>
        </w:div>
        <w:div w:id="1327322901">
          <w:marLeft w:val="640"/>
          <w:marRight w:val="0"/>
          <w:marTop w:val="0"/>
          <w:marBottom w:val="0"/>
          <w:divBdr>
            <w:top w:val="none" w:sz="0" w:space="0" w:color="auto"/>
            <w:left w:val="none" w:sz="0" w:space="0" w:color="auto"/>
            <w:bottom w:val="none" w:sz="0" w:space="0" w:color="auto"/>
            <w:right w:val="none" w:sz="0" w:space="0" w:color="auto"/>
          </w:divBdr>
        </w:div>
        <w:div w:id="1808275193">
          <w:marLeft w:val="640"/>
          <w:marRight w:val="0"/>
          <w:marTop w:val="0"/>
          <w:marBottom w:val="0"/>
          <w:divBdr>
            <w:top w:val="none" w:sz="0" w:space="0" w:color="auto"/>
            <w:left w:val="none" w:sz="0" w:space="0" w:color="auto"/>
            <w:bottom w:val="none" w:sz="0" w:space="0" w:color="auto"/>
            <w:right w:val="none" w:sz="0" w:space="0" w:color="auto"/>
          </w:divBdr>
        </w:div>
        <w:div w:id="52433767">
          <w:marLeft w:val="640"/>
          <w:marRight w:val="0"/>
          <w:marTop w:val="0"/>
          <w:marBottom w:val="0"/>
          <w:divBdr>
            <w:top w:val="none" w:sz="0" w:space="0" w:color="auto"/>
            <w:left w:val="none" w:sz="0" w:space="0" w:color="auto"/>
            <w:bottom w:val="none" w:sz="0" w:space="0" w:color="auto"/>
            <w:right w:val="none" w:sz="0" w:space="0" w:color="auto"/>
          </w:divBdr>
        </w:div>
        <w:div w:id="2061203897">
          <w:marLeft w:val="640"/>
          <w:marRight w:val="0"/>
          <w:marTop w:val="0"/>
          <w:marBottom w:val="0"/>
          <w:divBdr>
            <w:top w:val="none" w:sz="0" w:space="0" w:color="auto"/>
            <w:left w:val="none" w:sz="0" w:space="0" w:color="auto"/>
            <w:bottom w:val="none" w:sz="0" w:space="0" w:color="auto"/>
            <w:right w:val="none" w:sz="0" w:space="0" w:color="auto"/>
          </w:divBdr>
        </w:div>
        <w:div w:id="807891475">
          <w:marLeft w:val="640"/>
          <w:marRight w:val="0"/>
          <w:marTop w:val="0"/>
          <w:marBottom w:val="0"/>
          <w:divBdr>
            <w:top w:val="none" w:sz="0" w:space="0" w:color="auto"/>
            <w:left w:val="none" w:sz="0" w:space="0" w:color="auto"/>
            <w:bottom w:val="none" w:sz="0" w:space="0" w:color="auto"/>
            <w:right w:val="none" w:sz="0" w:space="0" w:color="auto"/>
          </w:divBdr>
        </w:div>
        <w:div w:id="2033335842">
          <w:marLeft w:val="640"/>
          <w:marRight w:val="0"/>
          <w:marTop w:val="0"/>
          <w:marBottom w:val="0"/>
          <w:divBdr>
            <w:top w:val="none" w:sz="0" w:space="0" w:color="auto"/>
            <w:left w:val="none" w:sz="0" w:space="0" w:color="auto"/>
            <w:bottom w:val="none" w:sz="0" w:space="0" w:color="auto"/>
            <w:right w:val="none" w:sz="0" w:space="0" w:color="auto"/>
          </w:divBdr>
        </w:div>
        <w:div w:id="977494327">
          <w:marLeft w:val="640"/>
          <w:marRight w:val="0"/>
          <w:marTop w:val="0"/>
          <w:marBottom w:val="0"/>
          <w:divBdr>
            <w:top w:val="none" w:sz="0" w:space="0" w:color="auto"/>
            <w:left w:val="none" w:sz="0" w:space="0" w:color="auto"/>
            <w:bottom w:val="none" w:sz="0" w:space="0" w:color="auto"/>
            <w:right w:val="none" w:sz="0" w:space="0" w:color="auto"/>
          </w:divBdr>
        </w:div>
        <w:div w:id="1278290625">
          <w:marLeft w:val="640"/>
          <w:marRight w:val="0"/>
          <w:marTop w:val="0"/>
          <w:marBottom w:val="0"/>
          <w:divBdr>
            <w:top w:val="none" w:sz="0" w:space="0" w:color="auto"/>
            <w:left w:val="none" w:sz="0" w:space="0" w:color="auto"/>
            <w:bottom w:val="none" w:sz="0" w:space="0" w:color="auto"/>
            <w:right w:val="none" w:sz="0" w:space="0" w:color="auto"/>
          </w:divBdr>
        </w:div>
        <w:div w:id="1961567693">
          <w:marLeft w:val="640"/>
          <w:marRight w:val="0"/>
          <w:marTop w:val="0"/>
          <w:marBottom w:val="0"/>
          <w:divBdr>
            <w:top w:val="none" w:sz="0" w:space="0" w:color="auto"/>
            <w:left w:val="none" w:sz="0" w:space="0" w:color="auto"/>
            <w:bottom w:val="none" w:sz="0" w:space="0" w:color="auto"/>
            <w:right w:val="none" w:sz="0" w:space="0" w:color="auto"/>
          </w:divBdr>
        </w:div>
        <w:div w:id="829560781">
          <w:marLeft w:val="640"/>
          <w:marRight w:val="0"/>
          <w:marTop w:val="0"/>
          <w:marBottom w:val="0"/>
          <w:divBdr>
            <w:top w:val="none" w:sz="0" w:space="0" w:color="auto"/>
            <w:left w:val="none" w:sz="0" w:space="0" w:color="auto"/>
            <w:bottom w:val="none" w:sz="0" w:space="0" w:color="auto"/>
            <w:right w:val="none" w:sz="0" w:space="0" w:color="auto"/>
          </w:divBdr>
        </w:div>
        <w:div w:id="689332855">
          <w:marLeft w:val="640"/>
          <w:marRight w:val="0"/>
          <w:marTop w:val="0"/>
          <w:marBottom w:val="0"/>
          <w:divBdr>
            <w:top w:val="none" w:sz="0" w:space="0" w:color="auto"/>
            <w:left w:val="none" w:sz="0" w:space="0" w:color="auto"/>
            <w:bottom w:val="none" w:sz="0" w:space="0" w:color="auto"/>
            <w:right w:val="none" w:sz="0" w:space="0" w:color="auto"/>
          </w:divBdr>
        </w:div>
        <w:div w:id="1353875406">
          <w:marLeft w:val="640"/>
          <w:marRight w:val="0"/>
          <w:marTop w:val="0"/>
          <w:marBottom w:val="0"/>
          <w:divBdr>
            <w:top w:val="none" w:sz="0" w:space="0" w:color="auto"/>
            <w:left w:val="none" w:sz="0" w:space="0" w:color="auto"/>
            <w:bottom w:val="none" w:sz="0" w:space="0" w:color="auto"/>
            <w:right w:val="none" w:sz="0" w:space="0" w:color="auto"/>
          </w:divBdr>
        </w:div>
        <w:div w:id="1829907558">
          <w:marLeft w:val="640"/>
          <w:marRight w:val="0"/>
          <w:marTop w:val="0"/>
          <w:marBottom w:val="0"/>
          <w:divBdr>
            <w:top w:val="none" w:sz="0" w:space="0" w:color="auto"/>
            <w:left w:val="none" w:sz="0" w:space="0" w:color="auto"/>
            <w:bottom w:val="none" w:sz="0" w:space="0" w:color="auto"/>
            <w:right w:val="none" w:sz="0" w:space="0" w:color="auto"/>
          </w:divBdr>
        </w:div>
        <w:div w:id="359549897">
          <w:marLeft w:val="640"/>
          <w:marRight w:val="0"/>
          <w:marTop w:val="0"/>
          <w:marBottom w:val="0"/>
          <w:divBdr>
            <w:top w:val="none" w:sz="0" w:space="0" w:color="auto"/>
            <w:left w:val="none" w:sz="0" w:space="0" w:color="auto"/>
            <w:bottom w:val="none" w:sz="0" w:space="0" w:color="auto"/>
            <w:right w:val="none" w:sz="0" w:space="0" w:color="auto"/>
          </w:divBdr>
        </w:div>
        <w:div w:id="2063748223">
          <w:marLeft w:val="640"/>
          <w:marRight w:val="0"/>
          <w:marTop w:val="0"/>
          <w:marBottom w:val="0"/>
          <w:divBdr>
            <w:top w:val="none" w:sz="0" w:space="0" w:color="auto"/>
            <w:left w:val="none" w:sz="0" w:space="0" w:color="auto"/>
            <w:bottom w:val="none" w:sz="0" w:space="0" w:color="auto"/>
            <w:right w:val="none" w:sz="0" w:space="0" w:color="auto"/>
          </w:divBdr>
        </w:div>
        <w:div w:id="1750032148">
          <w:marLeft w:val="640"/>
          <w:marRight w:val="0"/>
          <w:marTop w:val="0"/>
          <w:marBottom w:val="0"/>
          <w:divBdr>
            <w:top w:val="none" w:sz="0" w:space="0" w:color="auto"/>
            <w:left w:val="none" w:sz="0" w:space="0" w:color="auto"/>
            <w:bottom w:val="none" w:sz="0" w:space="0" w:color="auto"/>
            <w:right w:val="none" w:sz="0" w:space="0" w:color="auto"/>
          </w:divBdr>
        </w:div>
        <w:div w:id="580917425">
          <w:marLeft w:val="640"/>
          <w:marRight w:val="0"/>
          <w:marTop w:val="0"/>
          <w:marBottom w:val="0"/>
          <w:divBdr>
            <w:top w:val="none" w:sz="0" w:space="0" w:color="auto"/>
            <w:left w:val="none" w:sz="0" w:space="0" w:color="auto"/>
            <w:bottom w:val="none" w:sz="0" w:space="0" w:color="auto"/>
            <w:right w:val="none" w:sz="0" w:space="0" w:color="auto"/>
          </w:divBdr>
        </w:div>
        <w:div w:id="1811440747">
          <w:marLeft w:val="640"/>
          <w:marRight w:val="0"/>
          <w:marTop w:val="0"/>
          <w:marBottom w:val="0"/>
          <w:divBdr>
            <w:top w:val="none" w:sz="0" w:space="0" w:color="auto"/>
            <w:left w:val="none" w:sz="0" w:space="0" w:color="auto"/>
            <w:bottom w:val="none" w:sz="0" w:space="0" w:color="auto"/>
            <w:right w:val="none" w:sz="0" w:space="0" w:color="auto"/>
          </w:divBdr>
        </w:div>
        <w:div w:id="808089602">
          <w:marLeft w:val="640"/>
          <w:marRight w:val="0"/>
          <w:marTop w:val="0"/>
          <w:marBottom w:val="0"/>
          <w:divBdr>
            <w:top w:val="none" w:sz="0" w:space="0" w:color="auto"/>
            <w:left w:val="none" w:sz="0" w:space="0" w:color="auto"/>
            <w:bottom w:val="none" w:sz="0" w:space="0" w:color="auto"/>
            <w:right w:val="none" w:sz="0" w:space="0" w:color="auto"/>
          </w:divBdr>
        </w:div>
        <w:div w:id="570384071">
          <w:marLeft w:val="640"/>
          <w:marRight w:val="0"/>
          <w:marTop w:val="0"/>
          <w:marBottom w:val="0"/>
          <w:divBdr>
            <w:top w:val="none" w:sz="0" w:space="0" w:color="auto"/>
            <w:left w:val="none" w:sz="0" w:space="0" w:color="auto"/>
            <w:bottom w:val="none" w:sz="0" w:space="0" w:color="auto"/>
            <w:right w:val="none" w:sz="0" w:space="0" w:color="auto"/>
          </w:divBdr>
        </w:div>
        <w:div w:id="392000798">
          <w:marLeft w:val="640"/>
          <w:marRight w:val="0"/>
          <w:marTop w:val="0"/>
          <w:marBottom w:val="0"/>
          <w:divBdr>
            <w:top w:val="none" w:sz="0" w:space="0" w:color="auto"/>
            <w:left w:val="none" w:sz="0" w:space="0" w:color="auto"/>
            <w:bottom w:val="none" w:sz="0" w:space="0" w:color="auto"/>
            <w:right w:val="none" w:sz="0" w:space="0" w:color="auto"/>
          </w:divBdr>
        </w:div>
        <w:div w:id="664632647">
          <w:marLeft w:val="640"/>
          <w:marRight w:val="0"/>
          <w:marTop w:val="0"/>
          <w:marBottom w:val="0"/>
          <w:divBdr>
            <w:top w:val="none" w:sz="0" w:space="0" w:color="auto"/>
            <w:left w:val="none" w:sz="0" w:space="0" w:color="auto"/>
            <w:bottom w:val="none" w:sz="0" w:space="0" w:color="auto"/>
            <w:right w:val="none" w:sz="0" w:space="0" w:color="auto"/>
          </w:divBdr>
        </w:div>
        <w:div w:id="969045005">
          <w:marLeft w:val="640"/>
          <w:marRight w:val="0"/>
          <w:marTop w:val="0"/>
          <w:marBottom w:val="0"/>
          <w:divBdr>
            <w:top w:val="none" w:sz="0" w:space="0" w:color="auto"/>
            <w:left w:val="none" w:sz="0" w:space="0" w:color="auto"/>
            <w:bottom w:val="none" w:sz="0" w:space="0" w:color="auto"/>
            <w:right w:val="none" w:sz="0" w:space="0" w:color="auto"/>
          </w:divBdr>
        </w:div>
        <w:div w:id="1628463123">
          <w:marLeft w:val="640"/>
          <w:marRight w:val="0"/>
          <w:marTop w:val="0"/>
          <w:marBottom w:val="0"/>
          <w:divBdr>
            <w:top w:val="none" w:sz="0" w:space="0" w:color="auto"/>
            <w:left w:val="none" w:sz="0" w:space="0" w:color="auto"/>
            <w:bottom w:val="none" w:sz="0" w:space="0" w:color="auto"/>
            <w:right w:val="none" w:sz="0" w:space="0" w:color="auto"/>
          </w:divBdr>
        </w:div>
        <w:div w:id="1980453286">
          <w:marLeft w:val="640"/>
          <w:marRight w:val="0"/>
          <w:marTop w:val="0"/>
          <w:marBottom w:val="0"/>
          <w:divBdr>
            <w:top w:val="none" w:sz="0" w:space="0" w:color="auto"/>
            <w:left w:val="none" w:sz="0" w:space="0" w:color="auto"/>
            <w:bottom w:val="none" w:sz="0" w:space="0" w:color="auto"/>
            <w:right w:val="none" w:sz="0" w:space="0" w:color="auto"/>
          </w:divBdr>
        </w:div>
        <w:div w:id="581185415">
          <w:marLeft w:val="640"/>
          <w:marRight w:val="0"/>
          <w:marTop w:val="0"/>
          <w:marBottom w:val="0"/>
          <w:divBdr>
            <w:top w:val="none" w:sz="0" w:space="0" w:color="auto"/>
            <w:left w:val="none" w:sz="0" w:space="0" w:color="auto"/>
            <w:bottom w:val="none" w:sz="0" w:space="0" w:color="auto"/>
            <w:right w:val="none" w:sz="0" w:space="0" w:color="auto"/>
          </w:divBdr>
        </w:div>
        <w:div w:id="1945454523">
          <w:marLeft w:val="640"/>
          <w:marRight w:val="0"/>
          <w:marTop w:val="0"/>
          <w:marBottom w:val="0"/>
          <w:divBdr>
            <w:top w:val="none" w:sz="0" w:space="0" w:color="auto"/>
            <w:left w:val="none" w:sz="0" w:space="0" w:color="auto"/>
            <w:bottom w:val="none" w:sz="0" w:space="0" w:color="auto"/>
            <w:right w:val="none" w:sz="0" w:space="0" w:color="auto"/>
          </w:divBdr>
        </w:div>
        <w:div w:id="642396527">
          <w:marLeft w:val="640"/>
          <w:marRight w:val="0"/>
          <w:marTop w:val="0"/>
          <w:marBottom w:val="0"/>
          <w:divBdr>
            <w:top w:val="none" w:sz="0" w:space="0" w:color="auto"/>
            <w:left w:val="none" w:sz="0" w:space="0" w:color="auto"/>
            <w:bottom w:val="none" w:sz="0" w:space="0" w:color="auto"/>
            <w:right w:val="none" w:sz="0" w:space="0" w:color="auto"/>
          </w:divBdr>
        </w:div>
        <w:div w:id="489491510">
          <w:marLeft w:val="640"/>
          <w:marRight w:val="0"/>
          <w:marTop w:val="0"/>
          <w:marBottom w:val="0"/>
          <w:divBdr>
            <w:top w:val="none" w:sz="0" w:space="0" w:color="auto"/>
            <w:left w:val="none" w:sz="0" w:space="0" w:color="auto"/>
            <w:bottom w:val="none" w:sz="0" w:space="0" w:color="auto"/>
            <w:right w:val="none" w:sz="0" w:space="0" w:color="auto"/>
          </w:divBdr>
        </w:div>
        <w:div w:id="2053646532">
          <w:marLeft w:val="640"/>
          <w:marRight w:val="0"/>
          <w:marTop w:val="0"/>
          <w:marBottom w:val="0"/>
          <w:divBdr>
            <w:top w:val="none" w:sz="0" w:space="0" w:color="auto"/>
            <w:left w:val="none" w:sz="0" w:space="0" w:color="auto"/>
            <w:bottom w:val="none" w:sz="0" w:space="0" w:color="auto"/>
            <w:right w:val="none" w:sz="0" w:space="0" w:color="auto"/>
          </w:divBdr>
        </w:div>
        <w:div w:id="1733849896">
          <w:marLeft w:val="640"/>
          <w:marRight w:val="0"/>
          <w:marTop w:val="0"/>
          <w:marBottom w:val="0"/>
          <w:divBdr>
            <w:top w:val="none" w:sz="0" w:space="0" w:color="auto"/>
            <w:left w:val="none" w:sz="0" w:space="0" w:color="auto"/>
            <w:bottom w:val="none" w:sz="0" w:space="0" w:color="auto"/>
            <w:right w:val="none" w:sz="0" w:space="0" w:color="auto"/>
          </w:divBdr>
        </w:div>
        <w:div w:id="1807356294">
          <w:marLeft w:val="640"/>
          <w:marRight w:val="0"/>
          <w:marTop w:val="0"/>
          <w:marBottom w:val="0"/>
          <w:divBdr>
            <w:top w:val="none" w:sz="0" w:space="0" w:color="auto"/>
            <w:left w:val="none" w:sz="0" w:space="0" w:color="auto"/>
            <w:bottom w:val="none" w:sz="0" w:space="0" w:color="auto"/>
            <w:right w:val="none" w:sz="0" w:space="0" w:color="auto"/>
          </w:divBdr>
        </w:div>
        <w:div w:id="1008483959">
          <w:marLeft w:val="640"/>
          <w:marRight w:val="0"/>
          <w:marTop w:val="0"/>
          <w:marBottom w:val="0"/>
          <w:divBdr>
            <w:top w:val="none" w:sz="0" w:space="0" w:color="auto"/>
            <w:left w:val="none" w:sz="0" w:space="0" w:color="auto"/>
            <w:bottom w:val="none" w:sz="0" w:space="0" w:color="auto"/>
            <w:right w:val="none" w:sz="0" w:space="0" w:color="auto"/>
          </w:divBdr>
        </w:div>
        <w:div w:id="2114015545">
          <w:marLeft w:val="640"/>
          <w:marRight w:val="0"/>
          <w:marTop w:val="0"/>
          <w:marBottom w:val="0"/>
          <w:divBdr>
            <w:top w:val="none" w:sz="0" w:space="0" w:color="auto"/>
            <w:left w:val="none" w:sz="0" w:space="0" w:color="auto"/>
            <w:bottom w:val="none" w:sz="0" w:space="0" w:color="auto"/>
            <w:right w:val="none" w:sz="0" w:space="0" w:color="auto"/>
          </w:divBdr>
        </w:div>
      </w:divsChild>
    </w:div>
    <w:div w:id="395932256">
      <w:bodyDiv w:val="1"/>
      <w:marLeft w:val="0"/>
      <w:marRight w:val="0"/>
      <w:marTop w:val="0"/>
      <w:marBottom w:val="0"/>
      <w:divBdr>
        <w:top w:val="none" w:sz="0" w:space="0" w:color="auto"/>
        <w:left w:val="none" w:sz="0" w:space="0" w:color="auto"/>
        <w:bottom w:val="none" w:sz="0" w:space="0" w:color="auto"/>
        <w:right w:val="none" w:sz="0" w:space="0" w:color="auto"/>
      </w:divBdr>
      <w:divsChild>
        <w:div w:id="1105924011">
          <w:marLeft w:val="640"/>
          <w:marRight w:val="0"/>
          <w:marTop w:val="0"/>
          <w:marBottom w:val="0"/>
          <w:divBdr>
            <w:top w:val="none" w:sz="0" w:space="0" w:color="auto"/>
            <w:left w:val="none" w:sz="0" w:space="0" w:color="auto"/>
            <w:bottom w:val="none" w:sz="0" w:space="0" w:color="auto"/>
            <w:right w:val="none" w:sz="0" w:space="0" w:color="auto"/>
          </w:divBdr>
        </w:div>
        <w:div w:id="631861863">
          <w:marLeft w:val="640"/>
          <w:marRight w:val="0"/>
          <w:marTop w:val="0"/>
          <w:marBottom w:val="0"/>
          <w:divBdr>
            <w:top w:val="none" w:sz="0" w:space="0" w:color="auto"/>
            <w:left w:val="none" w:sz="0" w:space="0" w:color="auto"/>
            <w:bottom w:val="none" w:sz="0" w:space="0" w:color="auto"/>
            <w:right w:val="none" w:sz="0" w:space="0" w:color="auto"/>
          </w:divBdr>
        </w:div>
        <w:div w:id="501162466">
          <w:marLeft w:val="640"/>
          <w:marRight w:val="0"/>
          <w:marTop w:val="0"/>
          <w:marBottom w:val="0"/>
          <w:divBdr>
            <w:top w:val="none" w:sz="0" w:space="0" w:color="auto"/>
            <w:left w:val="none" w:sz="0" w:space="0" w:color="auto"/>
            <w:bottom w:val="none" w:sz="0" w:space="0" w:color="auto"/>
            <w:right w:val="none" w:sz="0" w:space="0" w:color="auto"/>
          </w:divBdr>
        </w:div>
        <w:div w:id="1845781303">
          <w:marLeft w:val="640"/>
          <w:marRight w:val="0"/>
          <w:marTop w:val="0"/>
          <w:marBottom w:val="0"/>
          <w:divBdr>
            <w:top w:val="none" w:sz="0" w:space="0" w:color="auto"/>
            <w:left w:val="none" w:sz="0" w:space="0" w:color="auto"/>
            <w:bottom w:val="none" w:sz="0" w:space="0" w:color="auto"/>
            <w:right w:val="none" w:sz="0" w:space="0" w:color="auto"/>
          </w:divBdr>
        </w:div>
        <w:div w:id="527331204">
          <w:marLeft w:val="640"/>
          <w:marRight w:val="0"/>
          <w:marTop w:val="0"/>
          <w:marBottom w:val="0"/>
          <w:divBdr>
            <w:top w:val="none" w:sz="0" w:space="0" w:color="auto"/>
            <w:left w:val="none" w:sz="0" w:space="0" w:color="auto"/>
            <w:bottom w:val="none" w:sz="0" w:space="0" w:color="auto"/>
            <w:right w:val="none" w:sz="0" w:space="0" w:color="auto"/>
          </w:divBdr>
        </w:div>
        <w:div w:id="266617212">
          <w:marLeft w:val="640"/>
          <w:marRight w:val="0"/>
          <w:marTop w:val="0"/>
          <w:marBottom w:val="0"/>
          <w:divBdr>
            <w:top w:val="none" w:sz="0" w:space="0" w:color="auto"/>
            <w:left w:val="none" w:sz="0" w:space="0" w:color="auto"/>
            <w:bottom w:val="none" w:sz="0" w:space="0" w:color="auto"/>
            <w:right w:val="none" w:sz="0" w:space="0" w:color="auto"/>
          </w:divBdr>
        </w:div>
        <w:div w:id="2115245178">
          <w:marLeft w:val="640"/>
          <w:marRight w:val="0"/>
          <w:marTop w:val="0"/>
          <w:marBottom w:val="0"/>
          <w:divBdr>
            <w:top w:val="none" w:sz="0" w:space="0" w:color="auto"/>
            <w:left w:val="none" w:sz="0" w:space="0" w:color="auto"/>
            <w:bottom w:val="none" w:sz="0" w:space="0" w:color="auto"/>
            <w:right w:val="none" w:sz="0" w:space="0" w:color="auto"/>
          </w:divBdr>
        </w:div>
        <w:div w:id="589706359">
          <w:marLeft w:val="640"/>
          <w:marRight w:val="0"/>
          <w:marTop w:val="0"/>
          <w:marBottom w:val="0"/>
          <w:divBdr>
            <w:top w:val="none" w:sz="0" w:space="0" w:color="auto"/>
            <w:left w:val="none" w:sz="0" w:space="0" w:color="auto"/>
            <w:bottom w:val="none" w:sz="0" w:space="0" w:color="auto"/>
            <w:right w:val="none" w:sz="0" w:space="0" w:color="auto"/>
          </w:divBdr>
        </w:div>
        <w:div w:id="1976986739">
          <w:marLeft w:val="640"/>
          <w:marRight w:val="0"/>
          <w:marTop w:val="0"/>
          <w:marBottom w:val="0"/>
          <w:divBdr>
            <w:top w:val="none" w:sz="0" w:space="0" w:color="auto"/>
            <w:left w:val="none" w:sz="0" w:space="0" w:color="auto"/>
            <w:bottom w:val="none" w:sz="0" w:space="0" w:color="auto"/>
            <w:right w:val="none" w:sz="0" w:space="0" w:color="auto"/>
          </w:divBdr>
        </w:div>
        <w:div w:id="1574242723">
          <w:marLeft w:val="640"/>
          <w:marRight w:val="0"/>
          <w:marTop w:val="0"/>
          <w:marBottom w:val="0"/>
          <w:divBdr>
            <w:top w:val="none" w:sz="0" w:space="0" w:color="auto"/>
            <w:left w:val="none" w:sz="0" w:space="0" w:color="auto"/>
            <w:bottom w:val="none" w:sz="0" w:space="0" w:color="auto"/>
            <w:right w:val="none" w:sz="0" w:space="0" w:color="auto"/>
          </w:divBdr>
        </w:div>
        <w:div w:id="1919123412">
          <w:marLeft w:val="640"/>
          <w:marRight w:val="0"/>
          <w:marTop w:val="0"/>
          <w:marBottom w:val="0"/>
          <w:divBdr>
            <w:top w:val="none" w:sz="0" w:space="0" w:color="auto"/>
            <w:left w:val="none" w:sz="0" w:space="0" w:color="auto"/>
            <w:bottom w:val="none" w:sz="0" w:space="0" w:color="auto"/>
            <w:right w:val="none" w:sz="0" w:space="0" w:color="auto"/>
          </w:divBdr>
        </w:div>
        <w:div w:id="1464814463">
          <w:marLeft w:val="640"/>
          <w:marRight w:val="0"/>
          <w:marTop w:val="0"/>
          <w:marBottom w:val="0"/>
          <w:divBdr>
            <w:top w:val="none" w:sz="0" w:space="0" w:color="auto"/>
            <w:left w:val="none" w:sz="0" w:space="0" w:color="auto"/>
            <w:bottom w:val="none" w:sz="0" w:space="0" w:color="auto"/>
            <w:right w:val="none" w:sz="0" w:space="0" w:color="auto"/>
          </w:divBdr>
        </w:div>
        <w:div w:id="567501470">
          <w:marLeft w:val="640"/>
          <w:marRight w:val="0"/>
          <w:marTop w:val="0"/>
          <w:marBottom w:val="0"/>
          <w:divBdr>
            <w:top w:val="none" w:sz="0" w:space="0" w:color="auto"/>
            <w:left w:val="none" w:sz="0" w:space="0" w:color="auto"/>
            <w:bottom w:val="none" w:sz="0" w:space="0" w:color="auto"/>
            <w:right w:val="none" w:sz="0" w:space="0" w:color="auto"/>
          </w:divBdr>
        </w:div>
        <w:div w:id="1515072542">
          <w:marLeft w:val="640"/>
          <w:marRight w:val="0"/>
          <w:marTop w:val="0"/>
          <w:marBottom w:val="0"/>
          <w:divBdr>
            <w:top w:val="none" w:sz="0" w:space="0" w:color="auto"/>
            <w:left w:val="none" w:sz="0" w:space="0" w:color="auto"/>
            <w:bottom w:val="none" w:sz="0" w:space="0" w:color="auto"/>
            <w:right w:val="none" w:sz="0" w:space="0" w:color="auto"/>
          </w:divBdr>
        </w:div>
        <w:div w:id="1242330861">
          <w:marLeft w:val="640"/>
          <w:marRight w:val="0"/>
          <w:marTop w:val="0"/>
          <w:marBottom w:val="0"/>
          <w:divBdr>
            <w:top w:val="none" w:sz="0" w:space="0" w:color="auto"/>
            <w:left w:val="none" w:sz="0" w:space="0" w:color="auto"/>
            <w:bottom w:val="none" w:sz="0" w:space="0" w:color="auto"/>
            <w:right w:val="none" w:sz="0" w:space="0" w:color="auto"/>
          </w:divBdr>
        </w:div>
        <w:div w:id="1669089185">
          <w:marLeft w:val="640"/>
          <w:marRight w:val="0"/>
          <w:marTop w:val="0"/>
          <w:marBottom w:val="0"/>
          <w:divBdr>
            <w:top w:val="none" w:sz="0" w:space="0" w:color="auto"/>
            <w:left w:val="none" w:sz="0" w:space="0" w:color="auto"/>
            <w:bottom w:val="none" w:sz="0" w:space="0" w:color="auto"/>
            <w:right w:val="none" w:sz="0" w:space="0" w:color="auto"/>
          </w:divBdr>
        </w:div>
        <w:div w:id="1017661418">
          <w:marLeft w:val="640"/>
          <w:marRight w:val="0"/>
          <w:marTop w:val="0"/>
          <w:marBottom w:val="0"/>
          <w:divBdr>
            <w:top w:val="none" w:sz="0" w:space="0" w:color="auto"/>
            <w:left w:val="none" w:sz="0" w:space="0" w:color="auto"/>
            <w:bottom w:val="none" w:sz="0" w:space="0" w:color="auto"/>
            <w:right w:val="none" w:sz="0" w:space="0" w:color="auto"/>
          </w:divBdr>
        </w:div>
        <w:div w:id="2008942246">
          <w:marLeft w:val="640"/>
          <w:marRight w:val="0"/>
          <w:marTop w:val="0"/>
          <w:marBottom w:val="0"/>
          <w:divBdr>
            <w:top w:val="none" w:sz="0" w:space="0" w:color="auto"/>
            <w:left w:val="none" w:sz="0" w:space="0" w:color="auto"/>
            <w:bottom w:val="none" w:sz="0" w:space="0" w:color="auto"/>
            <w:right w:val="none" w:sz="0" w:space="0" w:color="auto"/>
          </w:divBdr>
        </w:div>
        <w:div w:id="480998324">
          <w:marLeft w:val="640"/>
          <w:marRight w:val="0"/>
          <w:marTop w:val="0"/>
          <w:marBottom w:val="0"/>
          <w:divBdr>
            <w:top w:val="none" w:sz="0" w:space="0" w:color="auto"/>
            <w:left w:val="none" w:sz="0" w:space="0" w:color="auto"/>
            <w:bottom w:val="none" w:sz="0" w:space="0" w:color="auto"/>
            <w:right w:val="none" w:sz="0" w:space="0" w:color="auto"/>
          </w:divBdr>
        </w:div>
        <w:div w:id="1514761279">
          <w:marLeft w:val="640"/>
          <w:marRight w:val="0"/>
          <w:marTop w:val="0"/>
          <w:marBottom w:val="0"/>
          <w:divBdr>
            <w:top w:val="none" w:sz="0" w:space="0" w:color="auto"/>
            <w:left w:val="none" w:sz="0" w:space="0" w:color="auto"/>
            <w:bottom w:val="none" w:sz="0" w:space="0" w:color="auto"/>
            <w:right w:val="none" w:sz="0" w:space="0" w:color="auto"/>
          </w:divBdr>
        </w:div>
        <w:div w:id="222327669">
          <w:marLeft w:val="640"/>
          <w:marRight w:val="0"/>
          <w:marTop w:val="0"/>
          <w:marBottom w:val="0"/>
          <w:divBdr>
            <w:top w:val="none" w:sz="0" w:space="0" w:color="auto"/>
            <w:left w:val="none" w:sz="0" w:space="0" w:color="auto"/>
            <w:bottom w:val="none" w:sz="0" w:space="0" w:color="auto"/>
            <w:right w:val="none" w:sz="0" w:space="0" w:color="auto"/>
          </w:divBdr>
        </w:div>
        <w:div w:id="1195341329">
          <w:marLeft w:val="640"/>
          <w:marRight w:val="0"/>
          <w:marTop w:val="0"/>
          <w:marBottom w:val="0"/>
          <w:divBdr>
            <w:top w:val="none" w:sz="0" w:space="0" w:color="auto"/>
            <w:left w:val="none" w:sz="0" w:space="0" w:color="auto"/>
            <w:bottom w:val="none" w:sz="0" w:space="0" w:color="auto"/>
            <w:right w:val="none" w:sz="0" w:space="0" w:color="auto"/>
          </w:divBdr>
        </w:div>
        <w:div w:id="1915430566">
          <w:marLeft w:val="640"/>
          <w:marRight w:val="0"/>
          <w:marTop w:val="0"/>
          <w:marBottom w:val="0"/>
          <w:divBdr>
            <w:top w:val="none" w:sz="0" w:space="0" w:color="auto"/>
            <w:left w:val="none" w:sz="0" w:space="0" w:color="auto"/>
            <w:bottom w:val="none" w:sz="0" w:space="0" w:color="auto"/>
            <w:right w:val="none" w:sz="0" w:space="0" w:color="auto"/>
          </w:divBdr>
        </w:div>
        <w:div w:id="1867675020">
          <w:marLeft w:val="640"/>
          <w:marRight w:val="0"/>
          <w:marTop w:val="0"/>
          <w:marBottom w:val="0"/>
          <w:divBdr>
            <w:top w:val="none" w:sz="0" w:space="0" w:color="auto"/>
            <w:left w:val="none" w:sz="0" w:space="0" w:color="auto"/>
            <w:bottom w:val="none" w:sz="0" w:space="0" w:color="auto"/>
            <w:right w:val="none" w:sz="0" w:space="0" w:color="auto"/>
          </w:divBdr>
        </w:div>
        <w:div w:id="442114101">
          <w:marLeft w:val="640"/>
          <w:marRight w:val="0"/>
          <w:marTop w:val="0"/>
          <w:marBottom w:val="0"/>
          <w:divBdr>
            <w:top w:val="none" w:sz="0" w:space="0" w:color="auto"/>
            <w:left w:val="none" w:sz="0" w:space="0" w:color="auto"/>
            <w:bottom w:val="none" w:sz="0" w:space="0" w:color="auto"/>
            <w:right w:val="none" w:sz="0" w:space="0" w:color="auto"/>
          </w:divBdr>
        </w:div>
        <w:div w:id="1440106832">
          <w:marLeft w:val="640"/>
          <w:marRight w:val="0"/>
          <w:marTop w:val="0"/>
          <w:marBottom w:val="0"/>
          <w:divBdr>
            <w:top w:val="none" w:sz="0" w:space="0" w:color="auto"/>
            <w:left w:val="none" w:sz="0" w:space="0" w:color="auto"/>
            <w:bottom w:val="none" w:sz="0" w:space="0" w:color="auto"/>
            <w:right w:val="none" w:sz="0" w:space="0" w:color="auto"/>
          </w:divBdr>
        </w:div>
        <w:div w:id="1386836781">
          <w:marLeft w:val="640"/>
          <w:marRight w:val="0"/>
          <w:marTop w:val="0"/>
          <w:marBottom w:val="0"/>
          <w:divBdr>
            <w:top w:val="none" w:sz="0" w:space="0" w:color="auto"/>
            <w:left w:val="none" w:sz="0" w:space="0" w:color="auto"/>
            <w:bottom w:val="none" w:sz="0" w:space="0" w:color="auto"/>
            <w:right w:val="none" w:sz="0" w:space="0" w:color="auto"/>
          </w:divBdr>
        </w:div>
        <w:div w:id="1044066224">
          <w:marLeft w:val="640"/>
          <w:marRight w:val="0"/>
          <w:marTop w:val="0"/>
          <w:marBottom w:val="0"/>
          <w:divBdr>
            <w:top w:val="none" w:sz="0" w:space="0" w:color="auto"/>
            <w:left w:val="none" w:sz="0" w:space="0" w:color="auto"/>
            <w:bottom w:val="none" w:sz="0" w:space="0" w:color="auto"/>
            <w:right w:val="none" w:sz="0" w:space="0" w:color="auto"/>
          </w:divBdr>
        </w:div>
        <w:div w:id="1496647666">
          <w:marLeft w:val="640"/>
          <w:marRight w:val="0"/>
          <w:marTop w:val="0"/>
          <w:marBottom w:val="0"/>
          <w:divBdr>
            <w:top w:val="none" w:sz="0" w:space="0" w:color="auto"/>
            <w:left w:val="none" w:sz="0" w:space="0" w:color="auto"/>
            <w:bottom w:val="none" w:sz="0" w:space="0" w:color="auto"/>
            <w:right w:val="none" w:sz="0" w:space="0" w:color="auto"/>
          </w:divBdr>
        </w:div>
        <w:div w:id="623925490">
          <w:marLeft w:val="640"/>
          <w:marRight w:val="0"/>
          <w:marTop w:val="0"/>
          <w:marBottom w:val="0"/>
          <w:divBdr>
            <w:top w:val="none" w:sz="0" w:space="0" w:color="auto"/>
            <w:left w:val="none" w:sz="0" w:space="0" w:color="auto"/>
            <w:bottom w:val="none" w:sz="0" w:space="0" w:color="auto"/>
            <w:right w:val="none" w:sz="0" w:space="0" w:color="auto"/>
          </w:divBdr>
        </w:div>
        <w:div w:id="1391802933">
          <w:marLeft w:val="640"/>
          <w:marRight w:val="0"/>
          <w:marTop w:val="0"/>
          <w:marBottom w:val="0"/>
          <w:divBdr>
            <w:top w:val="none" w:sz="0" w:space="0" w:color="auto"/>
            <w:left w:val="none" w:sz="0" w:space="0" w:color="auto"/>
            <w:bottom w:val="none" w:sz="0" w:space="0" w:color="auto"/>
            <w:right w:val="none" w:sz="0" w:space="0" w:color="auto"/>
          </w:divBdr>
        </w:div>
        <w:div w:id="1577864533">
          <w:marLeft w:val="640"/>
          <w:marRight w:val="0"/>
          <w:marTop w:val="0"/>
          <w:marBottom w:val="0"/>
          <w:divBdr>
            <w:top w:val="none" w:sz="0" w:space="0" w:color="auto"/>
            <w:left w:val="none" w:sz="0" w:space="0" w:color="auto"/>
            <w:bottom w:val="none" w:sz="0" w:space="0" w:color="auto"/>
            <w:right w:val="none" w:sz="0" w:space="0" w:color="auto"/>
          </w:divBdr>
        </w:div>
        <w:div w:id="1384980658">
          <w:marLeft w:val="640"/>
          <w:marRight w:val="0"/>
          <w:marTop w:val="0"/>
          <w:marBottom w:val="0"/>
          <w:divBdr>
            <w:top w:val="none" w:sz="0" w:space="0" w:color="auto"/>
            <w:left w:val="none" w:sz="0" w:space="0" w:color="auto"/>
            <w:bottom w:val="none" w:sz="0" w:space="0" w:color="auto"/>
            <w:right w:val="none" w:sz="0" w:space="0" w:color="auto"/>
          </w:divBdr>
        </w:div>
        <w:div w:id="107899520">
          <w:marLeft w:val="640"/>
          <w:marRight w:val="0"/>
          <w:marTop w:val="0"/>
          <w:marBottom w:val="0"/>
          <w:divBdr>
            <w:top w:val="none" w:sz="0" w:space="0" w:color="auto"/>
            <w:left w:val="none" w:sz="0" w:space="0" w:color="auto"/>
            <w:bottom w:val="none" w:sz="0" w:space="0" w:color="auto"/>
            <w:right w:val="none" w:sz="0" w:space="0" w:color="auto"/>
          </w:divBdr>
        </w:div>
        <w:div w:id="1386107184">
          <w:marLeft w:val="640"/>
          <w:marRight w:val="0"/>
          <w:marTop w:val="0"/>
          <w:marBottom w:val="0"/>
          <w:divBdr>
            <w:top w:val="none" w:sz="0" w:space="0" w:color="auto"/>
            <w:left w:val="none" w:sz="0" w:space="0" w:color="auto"/>
            <w:bottom w:val="none" w:sz="0" w:space="0" w:color="auto"/>
            <w:right w:val="none" w:sz="0" w:space="0" w:color="auto"/>
          </w:divBdr>
        </w:div>
        <w:div w:id="671876105">
          <w:marLeft w:val="640"/>
          <w:marRight w:val="0"/>
          <w:marTop w:val="0"/>
          <w:marBottom w:val="0"/>
          <w:divBdr>
            <w:top w:val="none" w:sz="0" w:space="0" w:color="auto"/>
            <w:left w:val="none" w:sz="0" w:space="0" w:color="auto"/>
            <w:bottom w:val="none" w:sz="0" w:space="0" w:color="auto"/>
            <w:right w:val="none" w:sz="0" w:space="0" w:color="auto"/>
          </w:divBdr>
        </w:div>
        <w:div w:id="960648141">
          <w:marLeft w:val="640"/>
          <w:marRight w:val="0"/>
          <w:marTop w:val="0"/>
          <w:marBottom w:val="0"/>
          <w:divBdr>
            <w:top w:val="none" w:sz="0" w:space="0" w:color="auto"/>
            <w:left w:val="none" w:sz="0" w:space="0" w:color="auto"/>
            <w:bottom w:val="none" w:sz="0" w:space="0" w:color="auto"/>
            <w:right w:val="none" w:sz="0" w:space="0" w:color="auto"/>
          </w:divBdr>
        </w:div>
        <w:div w:id="59407875">
          <w:marLeft w:val="640"/>
          <w:marRight w:val="0"/>
          <w:marTop w:val="0"/>
          <w:marBottom w:val="0"/>
          <w:divBdr>
            <w:top w:val="none" w:sz="0" w:space="0" w:color="auto"/>
            <w:left w:val="none" w:sz="0" w:space="0" w:color="auto"/>
            <w:bottom w:val="none" w:sz="0" w:space="0" w:color="auto"/>
            <w:right w:val="none" w:sz="0" w:space="0" w:color="auto"/>
          </w:divBdr>
        </w:div>
        <w:div w:id="1500150097">
          <w:marLeft w:val="640"/>
          <w:marRight w:val="0"/>
          <w:marTop w:val="0"/>
          <w:marBottom w:val="0"/>
          <w:divBdr>
            <w:top w:val="none" w:sz="0" w:space="0" w:color="auto"/>
            <w:left w:val="none" w:sz="0" w:space="0" w:color="auto"/>
            <w:bottom w:val="none" w:sz="0" w:space="0" w:color="auto"/>
            <w:right w:val="none" w:sz="0" w:space="0" w:color="auto"/>
          </w:divBdr>
        </w:div>
        <w:div w:id="1156611523">
          <w:marLeft w:val="640"/>
          <w:marRight w:val="0"/>
          <w:marTop w:val="0"/>
          <w:marBottom w:val="0"/>
          <w:divBdr>
            <w:top w:val="none" w:sz="0" w:space="0" w:color="auto"/>
            <w:left w:val="none" w:sz="0" w:space="0" w:color="auto"/>
            <w:bottom w:val="none" w:sz="0" w:space="0" w:color="auto"/>
            <w:right w:val="none" w:sz="0" w:space="0" w:color="auto"/>
          </w:divBdr>
        </w:div>
        <w:div w:id="705909072">
          <w:marLeft w:val="640"/>
          <w:marRight w:val="0"/>
          <w:marTop w:val="0"/>
          <w:marBottom w:val="0"/>
          <w:divBdr>
            <w:top w:val="none" w:sz="0" w:space="0" w:color="auto"/>
            <w:left w:val="none" w:sz="0" w:space="0" w:color="auto"/>
            <w:bottom w:val="none" w:sz="0" w:space="0" w:color="auto"/>
            <w:right w:val="none" w:sz="0" w:space="0" w:color="auto"/>
          </w:divBdr>
        </w:div>
      </w:divsChild>
    </w:div>
    <w:div w:id="403142362">
      <w:bodyDiv w:val="1"/>
      <w:marLeft w:val="0"/>
      <w:marRight w:val="0"/>
      <w:marTop w:val="0"/>
      <w:marBottom w:val="0"/>
      <w:divBdr>
        <w:top w:val="none" w:sz="0" w:space="0" w:color="auto"/>
        <w:left w:val="none" w:sz="0" w:space="0" w:color="auto"/>
        <w:bottom w:val="none" w:sz="0" w:space="0" w:color="auto"/>
        <w:right w:val="none" w:sz="0" w:space="0" w:color="auto"/>
      </w:divBdr>
      <w:divsChild>
        <w:div w:id="1562866445">
          <w:marLeft w:val="0"/>
          <w:marRight w:val="0"/>
          <w:marTop w:val="0"/>
          <w:marBottom w:val="0"/>
          <w:divBdr>
            <w:top w:val="none" w:sz="0" w:space="0" w:color="auto"/>
            <w:left w:val="none" w:sz="0" w:space="0" w:color="auto"/>
            <w:bottom w:val="none" w:sz="0" w:space="0" w:color="auto"/>
            <w:right w:val="none" w:sz="0" w:space="0" w:color="auto"/>
          </w:divBdr>
          <w:divsChild>
            <w:div w:id="295530546">
              <w:marLeft w:val="0"/>
              <w:marRight w:val="0"/>
              <w:marTop w:val="0"/>
              <w:marBottom w:val="0"/>
              <w:divBdr>
                <w:top w:val="none" w:sz="0" w:space="0" w:color="auto"/>
                <w:left w:val="none" w:sz="0" w:space="0" w:color="auto"/>
                <w:bottom w:val="none" w:sz="0" w:space="0" w:color="auto"/>
                <w:right w:val="none" w:sz="0" w:space="0" w:color="auto"/>
              </w:divBdr>
              <w:divsChild>
                <w:div w:id="204027064">
                  <w:marLeft w:val="0"/>
                  <w:marRight w:val="0"/>
                  <w:marTop w:val="0"/>
                  <w:marBottom w:val="0"/>
                  <w:divBdr>
                    <w:top w:val="none" w:sz="0" w:space="0" w:color="auto"/>
                    <w:left w:val="none" w:sz="0" w:space="0" w:color="auto"/>
                    <w:bottom w:val="none" w:sz="0" w:space="0" w:color="auto"/>
                    <w:right w:val="none" w:sz="0" w:space="0" w:color="auto"/>
                  </w:divBdr>
                  <w:divsChild>
                    <w:div w:id="136829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98870">
          <w:marLeft w:val="0"/>
          <w:marRight w:val="0"/>
          <w:marTop w:val="0"/>
          <w:marBottom w:val="0"/>
          <w:divBdr>
            <w:top w:val="none" w:sz="0" w:space="0" w:color="auto"/>
            <w:left w:val="none" w:sz="0" w:space="0" w:color="auto"/>
            <w:bottom w:val="none" w:sz="0" w:space="0" w:color="auto"/>
            <w:right w:val="none" w:sz="0" w:space="0" w:color="auto"/>
          </w:divBdr>
          <w:divsChild>
            <w:div w:id="1844390758">
              <w:marLeft w:val="0"/>
              <w:marRight w:val="0"/>
              <w:marTop w:val="0"/>
              <w:marBottom w:val="0"/>
              <w:divBdr>
                <w:top w:val="none" w:sz="0" w:space="0" w:color="auto"/>
                <w:left w:val="none" w:sz="0" w:space="0" w:color="auto"/>
                <w:bottom w:val="none" w:sz="0" w:space="0" w:color="auto"/>
                <w:right w:val="none" w:sz="0" w:space="0" w:color="auto"/>
              </w:divBdr>
              <w:divsChild>
                <w:div w:id="512647648">
                  <w:marLeft w:val="0"/>
                  <w:marRight w:val="0"/>
                  <w:marTop w:val="0"/>
                  <w:marBottom w:val="0"/>
                  <w:divBdr>
                    <w:top w:val="none" w:sz="0" w:space="0" w:color="auto"/>
                    <w:left w:val="none" w:sz="0" w:space="0" w:color="auto"/>
                    <w:bottom w:val="none" w:sz="0" w:space="0" w:color="auto"/>
                    <w:right w:val="none" w:sz="0" w:space="0" w:color="auto"/>
                  </w:divBdr>
                  <w:divsChild>
                    <w:div w:id="177026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900217">
      <w:bodyDiv w:val="1"/>
      <w:marLeft w:val="0"/>
      <w:marRight w:val="0"/>
      <w:marTop w:val="0"/>
      <w:marBottom w:val="0"/>
      <w:divBdr>
        <w:top w:val="none" w:sz="0" w:space="0" w:color="auto"/>
        <w:left w:val="none" w:sz="0" w:space="0" w:color="auto"/>
        <w:bottom w:val="none" w:sz="0" w:space="0" w:color="auto"/>
        <w:right w:val="none" w:sz="0" w:space="0" w:color="auto"/>
      </w:divBdr>
      <w:divsChild>
        <w:div w:id="774398806">
          <w:marLeft w:val="640"/>
          <w:marRight w:val="0"/>
          <w:marTop w:val="0"/>
          <w:marBottom w:val="0"/>
          <w:divBdr>
            <w:top w:val="none" w:sz="0" w:space="0" w:color="auto"/>
            <w:left w:val="none" w:sz="0" w:space="0" w:color="auto"/>
            <w:bottom w:val="none" w:sz="0" w:space="0" w:color="auto"/>
            <w:right w:val="none" w:sz="0" w:space="0" w:color="auto"/>
          </w:divBdr>
        </w:div>
        <w:div w:id="479421382">
          <w:marLeft w:val="640"/>
          <w:marRight w:val="0"/>
          <w:marTop w:val="0"/>
          <w:marBottom w:val="0"/>
          <w:divBdr>
            <w:top w:val="none" w:sz="0" w:space="0" w:color="auto"/>
            <w:left w:val="none" w:sz="0" w:space="0" w:color="auto"/>
            <w:bottom w:val="none" w:sz="0" w:space="0" w:color="auto"/>
            <w:right w:val="none" w:sz="0" w:space="0" w:color="auto"/>
          </w:divBdr>
        </w:div>
        <w:div w:id="2043747534">
          <w:marLeft w:val="640"/>
          <w:marRight w:val="0"/>
          <w:marTop w:val="0"/>
          <w:marBottom w:val="0"/>
          <w:divBdr>
            <w:top w:val="none" w:sz="0" w:space="0" w:color="auto"/>
            <w:left w:val="none" w:sz="0" w:space="0" w:color="auto"/>
            <w:bottom w:val="none" w:sz="0" w:space="0" w:color="auto"/>
            <w:right w:val="none" w:sz="0" w:space="0" w:color="auto"/>
          </w:divBdr>
        </w:div>
        <w:div w:id="717318759">
          <w:marLeft w:val="640"/>
          <w:marRight w:val="0"/>
          <w:marTop w:val="0"/>
          <w:marBottom w:val="0"/>
          <w:divBdr>
            <w:top w:val="none" w:sz="0" w:space="0" w:color="auto"/>
            <w:left w:val="none" w:sz="0" w:space="0" w:color="auto"/>
            <w:bottom w:val="none" w:sz="0" w:space="0" w:color="auto"/>
            <w:right w:val="none" w:sz="0" w:space="0" w:color="auto"/>
          </w:divBdr>
        </w:div>
        <w:div w:id="1001813731">
          <w:marLeft w:val="640"/>
          <w:marRight w:val="0"/>
          <w:marTop w:val="0"/>
          <w:marBottom w:val="0"/>
          <w:divBdr>
            <w:top w:val="none" w:sz="0" w:space="0" w:color="auto"/>
            <w:left w:val="none" w:sz="0" w:space="0" w:color="auto"/>
            <w:bottom w:val="none" w:sz="0" w:space="0" w:color="auto"/>
            <w:right w:val="none" w:sz="0" w:space="0" w:color="auto"/>
          </w:divBdr>
        </w:div>
        <w:div w:id="1895703179">
          <w:marLeft w:val="640"/>
          <w:marRight w:val="0"/>
          <w:marTop w:val="0"/>
          <w:marBottom w:val="0"/>
          <w:divBdr>
            <w:top w:val="none" w:sz="0" w:space="0" w:color="auto"/>
            <w:left w:val="none" w:sz="0" w:space="0" w:color="auto"/>
            <w:bottom w:val="none" w:sz="0" w:space="0" w:color="auto"/>
            <w:right w:val="none" w:sz="0" w:space="0" w:color="auto"/>
          </w:divBdr>
        </w:div>
        <w:div w:id="1978954915">
          <w:marLeft w:val="640"/>
          <w:marRight w:val="0"/>
          <w:marTop w:val="0"/>
          <w:marBottom w:val="0"/>
          <w:divBdr>
            <w:top w:val="none" w:sz="0" w:space="0" w:color="auto"/>
            <w:left w:val="none" w:sz="0" w:space="0" w:color="auto"/>
            <w:bottom w:val="none" w:sz="0" w:space="0" w:color="auto"/>
            <w:right w:val="none" w:sz="0" w:space="0" w:color="auto"/>
          </w:divBdr>
        </w:div>
        <w:div w:id="927925653">
          <w:marLeft w:val="640"/>
          <w:marRight w:val="0"/>
          <w:marTop w:val="0"/>
          <w:marBottom w:val="0"/>
          <w:divBdr>
            <w:top w:val="none" w:sz="0" w:space="0" w:color="auto"/>
            <w:left w:val="none" w:sz="0" w:space="0" w:color="auto"/>
            <w:bottom w:val="none" w:sz="0" w:space="0" w:color="auto"/>
            <w:right w:val="none" w:sz="0" w:space="0" w:color="auto"/>
          </w:divBdr>
        </w:div>
        <w:div w:id="2094665158">
          <w:marLeft w:val="640"/>
          <w:marRight w:val="0"/>
          <w:marTop w:val="0"/>
          <w:marBottom w:val="0"/>
          <w:divBdr>
            <w:top w:val="none" w:sz="0" w:space="0" w:color="auto"/>
            <w:left w:val="none" w:sz="0" w:space="0" w:color="auto"/>
            <w:bottom w:val="none" w:sz="0" w:space="0" w:color="auto"/>
            <w:right w:val="none" w:sz="0" w:space="0" w:color="auto"/>
          </w:divBdr>
        </w:div>
        <w:div w:id="1209301803">
          <w:marLeft w:val="640"/>
          <w:marRight w:val="0"/>
          <w:marTop w:val="0"/>
          <w:marBottom w:val="0"/>
          <w:divBdr>
            <w:top w:val="none" w:sz="0" w:space="0" w:color="auto"/>
            <w:left w:val="none" w:sz="0" w:space="0" w:color="auto"/>
            <w:bottom w:val="none" w:sz="0" w:space="0" w:color="auto"/>
            <w:right w:val="none" w:sz="0" w:space="0" w:color="auto"/>
          </w:divBdr>
        </w:div>
        <w:div w:id="1663119822">
          <w:marLeft w:val="640"/>
          <w:marRight w:val="0"/>
          <w:marTop w:val="0"/>
          <w:marBottom w:val="0"/>
          <w:divBdr>
            <w:top w:val="none" w:sz="0" w:space="0" w:color="auto"/>
            <w:left w:val="none" w:sz="0" w:space="0" w:color="auto"/>
            <w:bottom w:val="none" w:sz="0" w:space="0" w:color="auto"/>
            <w:right w:val="none" w:sz="0" w:space="0" w:color="auto"/>
          </w:divBdr>
        </w:div>
        <w:div w:id="1219436821">
          <w:marLeft w:val="640"/>
          <w:marRight w:val="0"/>
          <w:marTop w:val="0"/>
          <w:marBottom w:val="0"/>
          <w:divBdr>
            <w:top w:val="none" w:sz="0" w:space="0" w:color="auto"/>
            <w:left w:val="none" w:sz="0" w:space="0" w:color="auto"/>
            <w:bottom w:val="none" w:sz="0" w:space="0" w:color="auto"/>
            <w:right w:val="none" w:sz="0" w:space="0" w:color="auto"/>
          </w:divBdr>
        </w:div>
        <w:div w:id="418870037">
          <w:marLeft w:val="640"/>
          <w:marRight w:val="0"/>
          <w:marTop w:val="0"/>
          <w:marBottom w:val="0"/>
          <w:divBdr>
            <w:top w:val="none" w:sz="0" w:space="0" w:color="auto"/>
            <w:left w:val="none" w:sz="0" w:space="0" w:color="auto"/>
            <w:bottom w:val="none" w:sz="0" w:space="0" w:color="auto"/>
            <w:right w:val="none" w:sz="0" w:space="0" w:color="auto"/>
          </w:divBdr>
        </w:div>
        <w:div w:id="1581257673">
          <w:marLeft w:val="640"/>
          <w:marRight w:val="0"/>
          <w:marTop w:val="0"/>
          <w:marBottom w:val="0"/>
          <w:divBdr>
            <w:top w:val="none" w:sz="0" w:space="0" w:color="auto"/>
            <w:left w:val="none" w:sz="0" w:space="0" w:color="auto"/>
            <w:bottom w:val="none" w:sz="0" w:space="0" w:color="auto"/>
            <w:right w:val="none" w:sz="0" w:space="0" w:color="auto"/>
          </w:divBdr>
        </w:div>
        <w:div w:id="538667022">
          <w:marLeft w:val="640"/>
          <w:marRight w:val="0"/>
          <w:marTop w:val="0"/>
          <w:marBottom w:val="0"/>
          <w:divBdr>
            <w:top w:val="none" w:sz="0" w:space="0" w:color="auto"/>
            <w:left w:val="none" w:sz="0" w:space="0" w:color="auto"/>
            <w:bottom w:val="none" w:sz="0" w:space="0" w:color="auto"/>
            <w:right w:val="none" w:sz="0" w:space="0" w:color="auto"/>
          </w:divBdr>
        </w:div>
        <w:div w:id="154608741">
          <w:marLeft w:val="640"/>
          <w:marRight w:val="0"/>
          <w:marTop w:val="0"/>
          <w:marBottom w:val="0"/>
          <w:divBdr>
            <w:top w:val="none" w:sz="0" w:space="0" w:color="auto"/>
            <w:left w:val="none" w:sz="0" w:space="0" w:color="auto"/>
            <w:bottom w:val="none" w:sz="0" w:space="0" w:color="auto"/>
            <w:right w:val="none" w:sz="0" w:space="0" w:color="auto"/>
          </w:divBdr>
        </w:div>
        <w:div w:id="625893382">
          <w:marLeft w:val="640"/>
          <w:marRight w:val="0"/>
          <w:marTop w:val="0"/>
          <w:marBottom w:val="0"/>
          <w:divBdr>
            <w:top w:val="none" w:sz="0" w:space="0" w:color="auto"/>
            <w:left w:val="none" w:sz="0" w:space="0" w:color="auto"/>
            <w:bottom w:val="none" w:sz="0" w:space="0" w:color="auto"/>
            <w:right w:val="none" w:sz="0" w:space="0" w:color="auto"/>
          </w:divBdr>
        </w:div>
        <w:div w:id="463237739">
          <w:marLeft w:val="640"/>
          <w:marRight w:val="0"/>
          <w:marTop w:val="0"/>
          <w:marBottom w:val="0"/>
          <w:divBdr>
            <w:top w:val="none" w:sz="0" w:space="0" w:color="auto"/>
            <w:left w:val="none" w:sz="0" w:space="0" w:color="auto"/>
            <w:bottom w:val="none" w:sz="0" w:space="0" w:color="auto"/>
            <w:right w:val="none" w:sz="0" w:space="0" w:color="auto"/>
          </w:divBdr>
        </w:div>
        <w:div w:id="362832224">
          <w:marLeft w:val="640"/>
          <w:marRight w:val="0"/>
          <w:marTop w:val="0"/>
          <w:marBottom w:val="0"/>
          <w:divBdr>
            <w:top w:val="none" w:sz="0" w:space="0" w:color="auto"/>
            <w:left w:val="none" w:sz="0" w:space="0" w:color="auto"/>
            <w:bottom w:val="none" w:sz="0" w:space="0" w:color="auto"/>
            <w:right w:val="none" w:sz="0" w:space="0" w:color="auto"/>
          </w:divBdr>
        </w:div>
        <w:div w:id="1557230829">
          <w:marLeft w:val="640"/>
          <w:marRight w:val="0"/>
          <w:marTop w:val="0"/>
          <w:marBottom w:val="0"/>
          <w:divBdr>
            <w:top w:val="none" w:sz="0" w:space="0" w:color="auto"/>
            <w:left w:val="none" w:sz="0" w:space="0" w:color="auto"/>
            <w:bottom w:val="none" w:sz="0" w:space="0" w:color="auto"/>
            <w:right w:val="none" w:sz="0" w:space="0" w:color="auto"/>
          </w:divBdr>
        </w:div>
        <w:div w:id="1159930175">
          <w:marLeft w:val="640"/>
          <w:marRight w:val="0"/>
          <w:marTop w:val="0"/>
          <w:marBottom w:val="0"/>
          <w:divBdr>
            <w:top w:val="none" w:sz="0" w:space="0" w:color="auto"/>
            <w:left w:val="none" w:sz="0" w:space="0" w:color="auto"/>
            <w:bottom w:val="none" w:sz="0" w:space="0" w:color="auto"/>
            <w:right w:val="none" w:sz="0" w:space="0" w:color="auto"/>
          </w:divBdr>
        </w:div>
        <w:div w:id="227768291">
          <w:marLeft w:val="640"/>
          <w:marRight w:val="0"/>
          <w:marTop w:val="0"/>
          <w:marBottom w:val="0"/>
          <w:divBdr>
            <w:top w:val="none" w:sz="0" w:space="0" w:color="auto"/>
            <w:left w:val="none" w:sz="0" w:space="0" w:color="auto"/>
            <w:bottom w:val="none" w:sz="0" w:space="0" w:color="auto"/>
            <w:right w:val="none" w:sz="0" w:space="0" w:color="auto"/>
          </w:divBdr>
        </w:div>
        <w:div w:id="684285991">
          <w:marLeft w:val="640"/>
          <w:marRight w:val="0"/>
          <w:marTop w:val="0"/>
          <w:marBottom w:val="0"/>
          <w:divBdr>
            <w:top w:val="none" w:sz="0" w:space="0" w:color="auto"/>
            <w:left w:val="none" w:sz="0" w:space="0" w:color="auto"/>
            <w:bottom w:val="none" w:sz="0" w:space="0" w:color="auto"/>
            <w:right w:val="none" w:sz="0" w:space="0" w:color="auto"/>
          </w:divBdr>
        </w:div>
        <w:div w:id="1027756617">
          <w:marLeft w:val="640"/>
          <w:marRight w:val="0"/>
          <w:marTop w:val="0"/>
          <w:marBottom w:val="0"/>
          <w:divBdr>
            <w:top w:val="none" w:sz="0" w:space="0" w:color="auto"/>
            <w:left w:val="none" w:sz="0" w:space="0" w:color="auto"/>
            <w:bottom w:val="none" w:sz="0" w:space="0" w:color="auto"/>
            <w:right w:val="none" w:sz="0" w:space="0" w:color="auto"/>
          </w:divBdr>
        </w:div>
        <w:div w:id="550074235">
          <w:marLeft w:val="640"/>
          <w:marRight w:val="0"/>
          <w:marTop w:val="0"/>
          <w:marBottom w:val="0"/>
          <w:divBdr>
            <w:top w:val="none" w:sz="0" w:space="0" w:color="auto"/>
            <w:left w:val="none" w:sz="0" w:space="0" w:color="auto"/>
            <w:bottom w:val="none" w:sz="0" w:space="0" w:color="auto"/>
            <w:right w:val="none" w:sz="0" w:space="0" w:color="auto"/>
          </w:divBdr>
        </w:div>
        <w:div w:id="829753856">
          <w:marLeft w:val="640"/>
          <w:marRight w:val="0"/>
          <w:marTop w:val="0"/>
          <w:marBottom w:val="0"/>
          <w:divBdr>
            <w:top w:val="none" w:sz="0" w:space="0" w:color="auto"/>
            <w:left w:val="none" w:sz="0" w:space="0" w:color="auto"/>
            <w:bottom w:val="none" w:sz="0" w:space="0" w:color="auto"/>
            <w:right w:val="none" w:sz="0" w:space="0" w:color="auto"/>
          </w:divBdr>
        </w:div>
        <w:div w:id="533660171">
          <w:marLeft w:val="640"/>
          <w:marRight w:val="0"/>
          <w:marTop w:val="0"/>
          <w:marBottom w:val="0"/>
          <w:divBdr>
            <w:top w:val="none" w:sz="0" w:space="0" w:color="auto"/>
            <w:left w:val="none" w:sz="0" w:space="0" w:color="auto"/>
            <w:bottom w:val="none" w:sz="0" w:space="0" w:color="auto"/>
            <w:right w:val="none" w:sz="0" w:space="0" w:color="auto"/>
          </w:divBdr>
        </w:div>
        <w:div w:id="1893272545">
          <w:marLeft w:val="640"/>
          <w:marRight w:val="0"/>
          <w:marTop w:val="0"/>
          <w:marBottom w:val="0"/>
          <w:divBdr>
            <w:top w:val="none" w:sz="0" w:space="0" w:color="auto"/>
            <w:left w:val="none" w:sz="0" w:space="0" w:color="auto"/>
            <w:bottom w:val="none" w:sz="0" w:space="0" w:color="auto"/>
            <w:right w:val="none" w:sz="0" w:space="0" w:color="auto"/>
          </w:divBdr>
        </w:div>
        <w:div w:id="574123661">
          <w:marLeft w:val="640"/>
          <w:marRight w:val="0"/>
          <w:marTop w:val="0"/>
          <w:marBottom w:val="0"/>
          <w:divBdr>
            <w:top w:val="none" w:sz="0" w:space="0" w:color="auto"/>
            <w:left w:val="none" w:sz="0" w:space="0" w:color="auto"/>
            <w:bottom w:val="none" w:sz="0" w:space="0" w:color="auto"/>
            <w:right w:val="none" w:sz="0" w:space="0" w:color="auto"/>
          </w:divBdr>
        </w:div>
        <w:div w:id="1072238094">
          <w:marLeft w:val="640"/>
          <w:marRight w:val="0"/>
          <w:marTop w:val="0"/>
          <w:marBottom w:val="0"/>
          <w:divBdr>
            <w:top w:val="none" w:sz="0" w:space="0" w:color="auto"/>
            <w:left w:val="none" w:sz="0" w:space="0" w:color="auto"/>
            <w:bottom w:val="none" w:sz="0" w:space="0" w:color="auto"/>
            <w:right w:val="none" w:sz="0" w:space="0" w:color="auto"/>
          </w:divBdr>
        </w:div>
        <w:div w:id="455442344">
          <w:marLeft w:val="640"/>
          <w:marRight w:val="0"/>
          <w:marTop w:val="0"/>
          <w:marBottom w:val="0"/>
          <w:divBdr>
            <w:top w:val="none" w:sz="0" w:space="0" w:color="auto"/>
            <w:left w:val="none" w:sz="0" w:space="0" w:color="auto"/>
            <w:bottom w:val="none" w:sz="0" w:space="0" w:color="auto"/>
            <w:right w:val="none" w:sz="0" w:space="0" w:color="auto"/>
          </w:divBdr>
        </w:div>
        <w:div w:id="297682688">
          <w:marLeft w:val="640"/>
          <w:marRight w:val="0"/>
          <w:marTop w:val="0"/>
          <w:marBottom w:val="0"/>
          <w:divBdr>
            <w:top w:val="none" w:sz="0" w:space="0" w:color="auto"/>
            <w:left w:val="none" w:sz="0" w:space="0" w:color="auto"/>
            <w:bottom w:val="none" w:sz="0" w:space="0" w:color="auto"/>
            <w:right w:val="none" w:sz="0" w:space="0" w:color="auto"/>
          </w:divBdr>
        </w:div>
        <w:div w:id="1109473702">
          <w:marLeft w:val="640"/>
          <w:marRight w:val="0"/>
          <w:marTop w:val="0"/>
          <w:marBottom w:val="0"/>
          <w:divBdr>
            <w:top w:val="none" w:sz="0" w:space="0" w:color="auto"/>
            <w:left w:val="none" w:sz="0" w:space="0" w:color="auto"/>
            <w:bottom w:val="none" w:sz="0" w:space="0" w:color="auto"/>
            <w:right w:val="none" w:sz="0" w:space="0" w:color="auto"/>
          </w:divBdr>
        </w:div>
        <w:div w:id="1216547100">
          <w:marLeft w:val="640"/>
          <w:marRight w:val="0"/>
          <w:marTop w:val="0"/>
          <w:marBottom w:val="0"/>
          <w:divBdr>
            <w:top w:val="none" w:sz="0" w:space="0" w:color="auto"/>
            <w:left w:val="none" w:sz="0" w:space="0" w:color="auto"/>
            <w:bottom w:val="none" w:sz="0" w:space="0" w:color="auto"/>
            <w:right w:val="none" w:sz="0" w:space="0" w:color="auto"/>
          </w:divBdr>
        </w:div>
        <w:div w:id="785739842">
          <w:marLeft w:val="640"/>
          <w:marRight w:val="0"/>
          <w:marTop w:val="0"/>
          <w:marBottom w:val="0"/>
          <w:divBdr>
            <w:top w:val="none" w:sz="0" w:space="0" w:color="auto"/>
            <w:left w:val="none" w:sz="0" w:space="0" w:color="auto"/>
            <w:bottom w:val="none" w:sz="0" w:space="0" w:color="auto"/>
            <w:right w:val="none" w:sz="0" w:space="0" w:color="auto"/>
          </w:divBdr>
        </w:div>
        <w:div w:id="1420640215">
          <w:marLeft w:val="640"/>
          <w:marRight w:val="0"/>
          <w:marTop w:val="0"/>
          <w:marBottom w:val="0"/>
          <w:divBdr>
            <w:top w:val="none" w:sz="0" w:space="0" w:color="auto"/>
            <w:left w:val="none" w:sz="0" w:space="0" w:color="auto"/>
            <w:bottom w:val="none" w:sz="0" w:space="0" w:color="auto"/>
            <w:right w:val="none" w:sz="0" w:space="0" w:color="auto"/>
          </w:divBdr>
        </w:div>
        <w:div w:id="1192458506">
          <w:marLeft w:val="640"/>
          <w:marRight w:val="0"/>
          <w:marTop w:val="0"/>
          <w:marBottom w:val="0"/>
          <w:divBdr>
            <w:top w:val="none" w:sz="0" w:space="0" w:color="auto"/>
            <w:left w:val="none" w:sz="0" w:space="0" w:color="auto"/>
            <w:bottom w:val="none" w:sz="0" w:space="0" w:color="auto"/>
            <w:right w:val="none" w:sz="0" w:space="0" w:color="auto"/>
          </w:divBdr>
        </w:div>
        <w:div w:id="724060072">
          <w:marLeft w:val="640"/>
          <w:marRight w:val="0"/>
          <w:marTop w:val="0"/>
          <w:marBottom w:val="0"/>
          <w:divBdr>
            <w:top w:val="none" w:sz="0" w:space="0" w:color="auto"/>
            <w:left w:val="none" w:sz="0" w:space="0" w:color="auto"/>
            <w:bottom w:val="none" w:sz="0" w:space="0" w:color="auto"/>
            <w:right w:val="none" w:sz="0" w:space="0" w:color="auto"/>
          </w:divBdr>
        </w:div>
        <w:div w:id="705368752">
          <w:marLeft w:val="640"/>
          <w:marRight w:val="0"/>
          <w:marTop w:val="0"/>
          <w:marBottom w:val="0"/>
          <w:divBdr>
            <w:top w:val="none" w:sz="0" w:space="0" w:color="auto"/>
            <w:left w:val="none" w:sz="0" w:space="0" w:color="auto"/>
            <w:bottom w:val="none" w:sz="0" w:space="0" w:color="auto"/>
            <w:right w:val="none" w:sz="0" w:space="0" w:color="auto"/>
          </w:divBdr>
        </w:div>
        <w:div w:id="2034843862">
          <w:marLeft w:val="640"/>
          <w:marRight w:val="0"/>
          <w:marTop w:val="0"/>
          <w:marBottom w:val="0"/>
          <w:divBdr>
            <w:top w:val="none" w:sz="0" w:space="0" w:color="auto"/>
            <w:left w:val="none" w:sz="0" w:space="0" w:color="auto"/>
            <w:bottom w:val="none" w:sz="0" w:space="0" w:color="auto"/>
            <w:right w:val="none" w:sz="0" w:space="0" w:color="auto"/>
          </w:divBdr>
        </w:div>
        <w:div w:id="32269333">
          <w:marLeft w:val="640"/>
          <w:marRight w:val="0"/>
          <w:marTop w:val="0"/>
          <w:marBottom w:val="0"/>
          <w:divBdr>
            <w:top w:val="none" w:sz="0" w:space="0" w:color="auto"/>
            <w:left w:val="none" w:sz="0" w:space="0" w:color="auto"/>
            <w:bottom w:val="none" w:sz="0" w:space="0" w:color="auto"/>
            <w:right w:val="none" w:sz="0" w:space="0" w:color="auto"/>
          </w:divBdr>
        </w:div>
        <w:div w:id="1201094830">
          <w:marLeft w:val="640"/>
          <w:marRight w:val="0"/>
          <w:marTop w:val="0"/>
          <w:marBottom w:val="0"/>
          <w:divBdr>
            <w:top w:val="none" w:sz="0" w:space="0" w:color="auto"/>
            <w:left w:val="none" w:sz="0" w:space="0" w:color="auto"/>
            <w:bottom w:val="none" w:sz="0" w:space="0" w:color="auto"/>
            <w:right w:val="none" w:sz="0" w:space="0" w:color="auto"/>
          </w:divBdr>
        </w:div>
      </w:divsChild>
    </w:div>
    <w:div w:id="421804929">
      <w:bodyDiv w:val="1"/>
      <w:marLeft w:val="0"/>
      <w:marRight w:val="0"/>
      <w:marTop w:val="0"/>
      <w:marBottom w:val="0"/>
      <w:divBdr>
        <w:top w:val="none" w:sz="0" w:space="0" w:color="auto"/>
        <w:left w:val="none" w:sz="0" w:space="0" w:color="auto"/>
        <w:bottom w:val="none" w:sz="0" w:space="0" w:color="auto"/>
        <w:right w:val="none" w:sz="0" w:space="0" w:color="auto"/>
      </w:divBdr>
      <w:divsChild>
        <w:div w:id="174996580">
          <w:marLeft w:val="640"/>
          <w:marRight w:val="0"/>
          <w:marTop w:val="0"/>
          <w:marBottom w:val="0"/>
          <w:divBdr>
            <w:top w:val="none" w:sz="0" w:space="0" w:color="auto"/>
            <w:left w:val="none" w:sz="0" w:space="0" w:color="auto"/>
            <w:bottom w:val="none" w:sz="0" w:space="0" w:color="auto"/>
            <w:right w:val="none" w:sz="0" w:space="0" w:color="auto"/>
          </w:divBdr>
        </w:div>
        <w:div w:id="2074964009">
          <w:marLeft w:val="640"/>
          <w:marRight w:val="0"/>
          <w:marTop w:val="0"/>
          <w:marBottom w:val="0"/>
          <w:divBdr>
            <w:top w:val="none" w:sz="0" w:space="0" w:color="auto"/>
            <w:left w:val="none" w:sz="0" w:space="0" w:color="auto"/>
            <w:bottom w:val="none" w:sz="0" w:space="0" w:color="auto"/>
            <w:right w:val="none" w:sz="0" w:space="0" w:color="auto"/>
          </w:divBdr>
        </w:div>
        <w:div w:id="1832673879">
          <w:marLeft w:val="640"/>
          <w:marRight w:val="0"/>
          <w:marTop w:val="0"/>
          <w:marBottom w:val="0"/>
          <w:divBdr>
            <w:top w:val="none" w:sz="0" w:space="0" w:color="auto"/>
            <w:left w:val="none" w:sz="0" w:space="0" w:color="auto"/>
            <w:bottom w:val="none" w:sz="0" w:space="0" w:color="auto"/>
            <w:right w:val="none" w:sz="0" w:space="0" w:color="auto"/>
          </w:divBdr>
        </w:div>
        <w:div w:id="1706251764">
          <w:marLeft w:val="640"/>
          <w:marRight w:val="0"/>
          <w:marTop w:val="0"/>
          <w:marBottom w:val="0"/>
          <w:divBdr>
            <w:top w:val="none" w:sz="0" w:space="0" w:color="auto"/>
            <w:left w:val="none" w:sz="0" w:space="0" w:color="auto"/>
            <w:bottom w:val="none" w:sz="0" w:space="0" w:color="auto"/>
            <w:right w:val="none" w:sz="0" w:space="0" w:color="auto"/>
          </w:divBdr>
        </w:div>
        <w:div w:id="1629583948">
          <w:marLeft w:val="640"/>
          <w:marRight w:val="0"/>
          <w:marTop w:val="0"/>
          <w:marBottom w:val="0"/>
          <w:divBdr>
            <w:top w:val="none" w:sz="0" w:space="0" w:color="auto"/>
            <w:left w:val="none" w:sz="0" w:space="0" w:color="auto"/>
            <w:bottom w:val="none" w:sz="0" w:space="0" w:color="auto"/>
            <w:right w:val="none" w:sz="0" w:space="0" w:color="auto"/>
          </w:divBdr>
        </w:div>
        <w:div w:id="153188479">
          <w:marLeft w:val="640"/>
          <w:marRight w:val="0"/>
          <w:marTop w:val="0"/>
          <w:marBottom w:val="0"/>
          <w:divBdr>
            <w:top w:val="none" w:sz="0" w:space="0" w:color="auto"/>
            <w:left w:val="none" w:sz="0" w:space="0" w:color="auto"/>
            <w:bottom w:val="none" w:sz="0" w:space="0" w:color="auto"/>
            <w:right w:val="none" w:sz="0" w:space="0" w:color="auto"/>
          </w:divBdr>
        </w:div>
        <w:div w:id="2110930065">
          <w:marLeft w:val="640"/>
          <w:marRight w:val="0"/>
          <w:marTop w:val="0"/>
          <w:marBottom w:val="0"/>
          <w:divBdr>
            <w:top w:val="none" w:sz="0" w:space="0" w:color="auto"/>
            <w:left w:val="none" w:sz="0" w:space="0" w:color="auto"/>
            <w:bottom w:val="none" w:sz="0" w:space="0" w:color="auto"/>
            <w:right w:val="none" w:sz="0" w:space="0" w:color="auto"/>
          </w:divBdr>
        </w:div>
        <w:div w:id="26149186">
          <w:marLeft w:val="640"/>
          <w:marRight w:val="0"/>
          <w:marTop w:val="0"/>
          <w:marBottom w:val="0"/>
          <w:divBdr>
            <w:top w:val="none" w:sz="0" w:space="0" w:color="auto"/>
            <w:left w:val="none" w:sz="0" w:space="0" w:color="auto"/>
            <w:bottom w:val="none" w:sz="0" w:space="0" w:color="auto"/>
            <w:right w:val="none" w:sz="0" w:space="0" w:color="auto"/>
          </w:divBdr>
        </w:div>
        <w:div w:id="1596283494">
          <w:marLeft w:val="640"/>
          <w:marRight w:val="0"/>
          <w:marTop w:val="0"/>
          <w:marBottom w:val="0"/>
          <w:divBdr>
            <w:top w:val="none" w:sz="0" w:space="0" w:color="auto"/>
            <w:left w:val="none" w:sz="0" w:space="0" w:color="auto"/>
            <w:bottom w:val="none" w:sz="0" w:space="0" w:color="auto"/>
            <w:right w:val="none" w:sz="0" w:space="0" w:color="auto"/>
          </w:divBdr>
        </w:div>
        <w:div w:id="1469208103">
          <w:marLeft w:val="640"/>
          <w:marRight w:val="0"/>
          <w:marTop w:val="0"/>
          <w:marBottom w:val="0"/>
          <w:divBdr>
            <w:top w:val="none" w:sz="0" w:space="0" w:color="auto"/>
            <w:left w:val="none" w:sz="0" w:space="0" w:color="auto"/>
            <w:bottom w:val="none" w:sz="0" w:space="0" w:color="auto"/>
            <w:right w:val="none" w:sz="0" w:space="0" w:color="auto"/>
          </w:divBdr>
        </w:div>
        <w:div w:id="84691306">
          <w:marLeft w:val="640"/>
          <w:marRight w:val="0"/>
          <w:marTop w:val="0"/>
          <w:marBottom w:val="0"/>
          <w:divBdr>
            <w:top w:val="none" w:sz="0" w:space="0" w:color="auto"/>
            <w:left w:val="none" w:sz="0" w:space="0" w:color="auto"/>
            <w:bottom w:val="none" w:sz="0" w:space="0" w:color="auto"/>
            <w:right w:val="none" w:sz="0" w:space="0" w:color="auto"/>
          </w:divBdr>
        </w:div>
        <w:div w:id="1284578451">
          <w:marLeft w:val="640"/>
          <w:marRight w:val="0"/>
          <w:marTop w:val="0"/>
          <w:marBottom w:val="0"/>
          <w:divBdr>
            <w:top w:val="none" w:sz="0" w:space="0" w:color="auto"/>
            <w:left w:val="none" w:sz="0" w:space="0" w:color="auto"/>
            <w:bottom w:val="none" w:sz="0" w:space="0" w:color="auto"/>
            <w:right w:val="none" w:sz="0" w:space="0" w:color="auto"/>
          </w:divBdr>
        </w:div>
        <w:div w:id="1555313249">
          <w:marLeft w:val="640"/>
          <w:marRight w:val="0"/>
          <w:marTop w:val="0"/>
          <w:marBottom w:val="0"/>
          <w:divBdr>
            <w:top w:val="none" w:sz="0" w:space="0" w:color="auto"/>
            <w:left w:val="none" w:sz="0" w:space="0" w:color="auto"/>
            <w:bottom w:val="none" w:sz="0" w:space="0" w:color="auto"/>
            <w:right w:val="none" w:sz="0" w:space="0" w:color="auto"/>
          </w:divBdr>
        </w:div>
        <w:div w:id="950741154">
          <w:marLeft w:val="640"/>
          <w:marRight w:val="0"/>
          <w:marTop w:val="0"/>
          <w:marBottom w:val="0"/>
          <w:divBdr>
            <w:top w:val="none" w:sz="0" w:space="0" w:color="auto"/>
            <w:left w:val="none" w:sz="0" w:space="0" w:color="auto"/>
            <w:bottom w:val="none" w:sz="0" w:space="0" w:color="auto"/>
            <w:right w:val="none" w:sz="0" w:space="0" w:color="auto"/>
          </w:divBdr>
        </w:div>
        <w:div w:id="1927954077">
          <w:marLeft w:val="640"/>
          <w:marRight w:val="0"/>
          <w:marTop w:val="0"/>
          <w:marBottom w:val="0"/>
          <w:divBdr>
            <w:top w:val="none" w:sz="0" w:space="0" w:color="auto"/>
            <w:left w:val="none" w:sz="0" w:space="0" w:color="auto"/>
            <w:bottom w:val="none" w:sz="0" w:space="0" w:color="auto"/>
            <w:right w:val="none" w:sz="0" w:space="0" w:color="auto"/>
          </w:divBdr>
        </w:div>
        <w:div w:id="1248153000">
          <w:marLeft w:val="640"/>
          <w:marRight w:val="0"/>
          <w:marTop w:val="0"/>
          <w:marBottom w:val="0"/>
          <w:divBdr>
            <w:top w:val="none" w:sz="0" w:space="0" w:color="auto"/>
            <w:left w:val="none" w:sz="0" w:space="0" w:color="auto"/>
            <w:bottom w:val="none" w:sz="0" w:space="0" w:color="auto"/>
            <w:right w:val="none" w:sz="0" w:space="0" w:color="auto"/>
          </w:divBdr>
        </w:div>
        <w:div w:id="29695681">
          <w:marLeft w:val="640"/>
          <w:marRight w:val="0"/>
          <w:marTop w:val="0"/>
          <w:marBottom w:val="0"/>
          <w:divBdr>
            <w:top w:val="none" w:sz="0" w:space="0" w:color="auto"/>
            <w:left w:val="none" w:sz="0" w:space="0" w:color="auto"/>
            <w:bottom w:val="none" w:sz="0" w:space="0" w:color="auto"/>
            <w:right w:val="none" w:sz="0" w:space="0" w:color="auto"/>
          </w:divBdr>
        </w:div>
        <w:div w:id="1855800471">
          <w:marLeft w:val="640"/>
          <w:marRight w:val="0"/>
          <w:marTop w:val="0"/>
          <w:marBottom w:val="0"/>
          <w:divBdr>
            <w:top w:val="none" w:sz="0" w:space="0" w:color="auto"/>
            <w:left w:val="none" w:sz="0" w:space="0" w:color="auto"/>
            <w:bottom w:val="none" w:sz="0" w:space="0" w:color="auto"/>
            <w:right w:val="none" w:sz="0" w:space="0" w:color="auto"/>
          </w:divBdr>
        </w:div>
        <w:div w:id="1342077764">
          <w:marLeft w:val="640"/>
          <w:marRight w:val="0"/>
          <w:marTop w:val="0"/>
          <w:marBottom w:val="0"/>
          <w:divBdr>
            <w:top w:val="none" w:sz="0" w:space="0" w:color="auto"/>
            <w:left w:val="none" w:sz="0" w:space="0" w:color="auto"/>
            <w:bottom w:val="none" w:sz="0" w:space="0" w:color="auto"/>
            <w:right w:val="none" w:sz="0" w:space="0" w:color="auto"/>
          </w:divBdr>
        </w:div>
        <w:div w:id="1599412574">
          <w:marLeft w:val="640"/>
          <w:marRight w:val="0"/>
          <w:marTop w:val="0"/>
          <w:marBottom w:val="0"/>
          <w:divBdr>
            <w:top w:val="none" w:sz="0" w:space="0" w:color="auto"/>
            <w:left w:val="none" w:sz="0" w:space="0" w:color="auto"/>
            <w:bottom w:val="none" w:sz="0" w:space="0" w:color="auto"/>
            <w:right w:val="none" w:sz="0" w:space="0" w:color="auto"/>
          </w:divBdr>
        </w:div>
        <w:div w:id="1481969650">
          <w:marLeft w:val="640"/>
          <w:marRight w:val="0"/>
          <w:marTop w:val="0"/>
          <w:marBottom w:val="0"/>
          <w:divBdr>
            <w:top w:val="none" w:sz="0" w:space="0" w:color="auto"/>
            <w:left w:val="none" w:sz="0" w:space="0" w:color="auto"/>
            <w:bottom w:val="none" w:sz="0" w:space="0" w:color="auto"/>
            <w:right w:val="none" w:sz="0" w:space="0" w:color="auto"/>
          </w:divBdr>
        </w:div>
        <w:div w:id="1589921666">
          <w:marLeft w:val="640"/>
          <w:marRight w:val="0"/>
          <w:marTop w:val="0"/>
          <w:marBottom w:val="0"/>
          <w:divBdr>
            <w:top w:val="none" w:sz="0" w:space="0" w:color="auto"/>
            <w:left w:val="none" w:sz="0" w:space="0" w:color="auto"/>
            <w:bottom w:val="none" w:sz="0" w:space="0" w:color="auto"/>
            <w:right w:val="none" w:sz="0" w:space="0" w:color="auto"/>
          </w:divBdr>
        </w:div>
        <w:div w:id="1150176365">
          <w:marLeft w:val="640"/>
          <w:marRight w:val="0"/>
          <w:marTop w:val="0"/>
          <w:marBottom w:val="0"/>
          <w:divBdr>
            <w:top w:val="none" w:sz="0" w:space="0" w:color="auto"/>
            <w:left w:val="none" w:sz="0" w:space="0" w:color="auto"/>
            <w:bottom w:val="none" w:sz="0" w:space="0" w:color="auto"/>
            <w:right w:val="none" w:sz="0" w:space="0" w:color="auto"/>
          </w:divBdr>
        </w:div>
        <w:div w:id="574053836">
          <w:marLeft w:val="640"/>
          <w:marRight w:val="0"/>
          <w:marTop w:val="0"/>
          <w:marBottom w:val="0"/>
          <w:divBdr>
            <w:top w:val="none" w:sz="0" w:space="0" w:color="auto"/>
            <w:left w:val="none" w:sz="0" w:space="0" w:color="auto"/>
            <w:bottom w:val="none" w:sz="0" w:space="0" w:color="auto"/>
            <w:right w:val="none" w:sz="0" w:space="0" w:color="auto"/>
          </w:divBdr>
        </w:div>
        <w:div w:id="302933597">
          <w:marLeft w:val="640"/>
          <w:marRight w:val="0"/>
          <w:marTop w:val="0"/>
          <w:marBottom w:val="0"/>
          <w:divBdr>
            <w:top w:val="none" w:sz="0" w:space="0" w:color="auto"/>
            <w:left w:val="none" w:sz="0" w:space="0" w:color="auto"/>
            <w:bottom w:val="none" w:sz="0" w:space="0" w:color="auto"/>
            <w:right w:val="none" w:sz="0" w:space="0" w:color="auto"/>
          </w:divBdr>
        </w:div>
        <w:div w:id="871039018">
          <w:marLeft w:val="640"/>
          <w:marRight w:val="0"/>
          <w:marTop w:val="0"/>
          <w:marBottom w:val="0"/>
          <w:divBdr>
            <w:top w:val="none" w:sz="0" w:space="0" w:color="auto"/>
            <w:left w:val="none" w:sz="0" w:space="0" w:color="auto"/>
            <w:bottom w:val="none" w:sz="0" w:space="0" w:color="auto"/>
            <w:right w:val="none" w:sz="0" w:space="0" w:color="auto"/>
          </w:divBdr>
        </w:div>
        <w:div w:id="1253126916">
          <w:marLeft w:val="640"/>
          <w:marRight w:val="0"/>
          <w:marTop w:val="0"/>
          <w:marBottom w:val="0"/>
          <w:divBdr>
            <w:top w:val="none" w:sz="0" w:space="0" w:color="auto"/>
            <w:left w:val="none" w:sz="0" w:space="0" w:color="auto"/>
            <w:bottom w:val="none" w:sz="0" w:space="0" w:color="auto"/>
            <w:right w:val="none" w:sz="0" w:space="0" w:color="auto"/>
          </w:divBdr>
        </w:div>
        <w:div w:id="1793473426">
          <w:marLeft w:val="640"/>
          <w:marRight w:val="0"/>
          <w:marTop w:val="0"/>
          <w:marBottom w:val="0"/>
          <w:divBdr>
            <w:top w:val="none" w:sz="0" w:space="0" w:color="auto"/>
            <w:left w:val="none" w:sz="0" w:space="0" w:color="auto"/>
            <w:bottom w:val="none" w:sz="0" w:space="0" w:color="auto"/>
            <w:right w:val="none" w:sz="0" w:space="0" w:color="auto"/>
          </w:divBdr>
        </w:div>
        <w:div w:id="1085808694">
          <w:marLeft w:val="640"/>
          <w:marRight w:val="0"/>
          <w:marTop w:val="0"/>
          <w:marBottom w:val="0"/>
          <w:divBdr>
            <w:top w:val="none" w:sz="0" w:space="0" w:color="auto"/>
            <w:left w:val="none" w:sz="0" w:space="0" w:color="auto"/>
            <w:bottom w:val="none" w:sz="0" w:space="0" w:color="auto"/>
            <w:right w:val="none" w:sz="0" w:space="0" w:color="auto"/>
          </w:divBdr>
        </w:div>
        <w:div w:id="1734236512">
          <w:marLeft w:val="640"/>
          <w:marRight w:val="0"/>
          <w:marTop w:val="0"/>
          <w:marBottom w:val="0"/>
          <w:divBdr>
            <w:top w:val="none" w:sz="0" w:space="0" w:color="auto"/>
            <w:left w:val="none" w:sz="0" w:space="0" w:color="auto"/>
            <w:bottom w:val="none" w:sz="0" w:space="0" w:color="auto"/>
            <w:right w:val="none" w:sz="0" w:space="0" w:color="auto"/>
          </w:divBdr>
        </w:div>
        <w:div w:id="1122384771">
          <w:marLeft w:val="640"/>
          <w:marRight w:val="0"/>
          <w:marTop w:val="0"/>
          <w:marBottom w:val="0"/>
          <w:divBdr>
            <w:top w:val="none" w:sz="0" w:space="0" w:color="auto"/>
            <w:left w:val="none" w:sz="0" w:space="0" w:color="auto"/>
            <w:bottom w:val="none" w:sz="0" w:space="0" w:color="auto"/>
            <w:right w:val="none" w:sz="0" w:space="0" w:color="auto"/>
          </w:divBdr>
        </w:div>
        <w:div w:id="1232277447">
          <w:marLeft w:val="640"/>
          <w:marRight w:val="0"/>
          <w:marTop w:val="0"/>
          <w:marBottom w:val="0"/>
          <w:divBdr>
            <w:top w:val="none" w:sz="0" w:space="0" w:color="auto"/>
            <w:left w:val="none" w:sz="0" w:space="0" w:color="auto"/>
            <w:bottom w:val="none" w:sz="0" w:space="0" w:color="auto"/>
            <w:right w:val="none" w:sz="0" w:space="0" w:color="auto"/>
          </w:divBdr>
        </w:div>
        <w:div w:id="94714162">
          <w:marLeft w:val="640"/>
          <w:marRight w:val="0"/>
          <w:marTop w:val="0"/>
          <w:marBottom w:val="0"/>
          <w:divBdr>
            <w:top w:val="none" w:sz="0" w:space="0" w:color="auto"/>
            <w:left w:val="none" w:sz="0" w:space="0" w:color="auto"/>
            <w:bottom w:val="none" w:sz="0" w:space="0" w:color="auto"/>
            <w:right w:val="none" w:sz="0" w:space="0" w:color="auto"/>
          </w:divBdr>
        </w:div>
        <w:div w:id="1706127838">
          <w:marLeft w:val="640"/>
          <w:marRight w:val="0"/>
          <w:marTop w:val="0"/>
          <w:marBottom w:val="0"/>
          <w:divBdr>
            <w:top w:val="none" w:sz="0" w:space="0" w:color="auto"/>
            <w:left w:val="none" w:sz="0" w:space="0" w:color="auto"/>
            <w:bottom w:val="none" w:sz="0" w:space="0" w:color="auto"/>
            <w:right w:val="none" w:sz="0" w:space="0" w:color="auto"/>
          </w:divBdr>
        </w:div>
        <w:div w:id="1531189662">
          <w:marLeft w:val="640"/>
          <w:marRight w:val="0"/>
          <w:marTop w:val="0"/>
          <w:marBottom w:val="0"/>
          <w:divBdr>
            <w:top w:val="none" w:sz="0" w:space="0" w:color="auto"/>
            <w:left w:val="none" w:sz="0" w:space="0" w:color="auto"/>
            <w:bottom w:val="none" w:sz="0" w:space="0" w:color="auto"/>
            <w:right w:val="none" w:sz="0" w:space="0" w:color="auto"/>
          </w:divBdr>
        </w:div>
        <w:div w:id="511989733">
          <w:marLeft w:val="640"/>
          <w:marRight w:val="0"/>
          <w:marTop w:val="0"/>
          <w:marBottom w:val="0"/>
          <w:divBdr>
            <w:top w:val="none" w:sz="0" w:space="0" w:color="auto"/>
            <w:left w:val="none" w:sz="0" w:space="0" w:color="auto"/>
            <w:bottom w:val="none" w:sz="0" w:space="0" w:color="auto"/>
            <w:right w:val="none" w:sz="0" w:space="0" w:color="auto"/>
          </w:divBdr>
        </w:div>
      </w:divsChild>
    </w:div>
    <w:div w:id="430321865">
      <w:bodyDiv w:val="1"/>
      <w:marLeft w:val="0"/>
      <w:marRight w:val="0"/>
      <w:marTop w:val="0"/>
      <w:marBottom w:val="0"/>
      <w:divBdr>
        <w:top w:val="none" w:sz="0" w:space="0" w:color="auto"/>
        <w:left w:val="none" w:sz="0" w:space="0" w:color="auto"/>
        <w:bottom w:val="none" w:sz="0" w:space="0" w:color="auto"/>
        <w:right w:val="none" w:sz="0" w:space="0" w:color="auto"/>
      </w:divBdr>
      <w:divsChild>
        <w:div w:id="272640236">
          <w:marLeft w:val="640"/>
          <w:marRight w:val="0"/>
          <w:marTop w:val="0"/>
          <w:marBottom w:val="0"/>
          <w:divBdr>
            <w:top w:val="none" w:sz="0" w:space="0" w:color="auto"/>
            <w:left w:val="none" w:sz="0" w:space="0" w:color="auto"/>
            <w:bottom w:val="none" w:sz="0" w:space="0" w:color="auto"/>
            <w:right w:val="none" w:sz="0" w:space="0" w:color="auto"/>
          </w:divBdr>
        </w:div>
        <w:div w:id="1288469656">
          <w:marLeft w:val="640"/>
          <w:marRight w:val="0"/>
          <w:marTop w:val="0"/>
          <w:marBottom w:val="0"/>
          <w:divBdr>
            <w:top w:val="none" w:sz="0" w:space="0" w:color="auto"/>
            <w:left w:val="none" w:sz="0" w:space="0" w:color="auto"/>
            <w:bottom w:val="none" w:sz="0" w:space="0" w:color="auto"/>
            <w:right w:val="none" w:sz="0" w:space="0" w:color="auto"/>
          </w:divBdr>
        </w:div>
        <w:div w:id="1279603661">
          <w:marLeft w:val="640"/>
          <w:marRight w:val="0"/>
          <w:marTop w:val="0"/>
          <w:marBottom w:val="0"/>
          <w:divBdr>
            <w:top w:val="none" w:sz="0" w:space="0" w:color="auto"/>
            <w:left w:val="none" w:sz="0" w:space="0" w:color="auto"/>
            <w:bottom w:val="none" w:sz="0" w:space="0" w:color="auto"/>
            <w:right w:val="none" w:sz="0" w:space="0" w:color="auto"/>
          </w:divBdr>
        </w:div>
        <w:div w:id="430198041">
          <w:marLeft w:val="640"/>
          <w:marRight w:val="0"/>
          <w:marTop w:val="0"/>
          <w:marBottom w:val="0"/>
          <w:divBdr>
            <w:top w:val="none" w:sz="0" w:space="0" w:color="auto"/>
            <w:left w:val="none" w:sz="0" w:space="0" w:color="auto"/>
            <w:bottom w:val="none" w:sz="0" w:space="0" w:color="auto"/>
            <w:right w:val="none" w:sz="0" w:space="0" w:color="auto"/>
          </w:divBdr>
        </w:div>
        <w:div w:id="1396204548">
          <w:marLeft w:val="640"/>
          <w:marRight w:val="0"/>
          <w:marTop w:val="0"/>
          <w:marBottom w:val="0"/>
          <w:divBdr>
            <w:top w:val="none" w:sz="0" w:space="0" w:color="auto"/>
            <w:left w:val="none" w:sz="0" w:space="0" w:color="auto"/>
            <w:bottom w:val="none" w:sz="0" w:space="0" w:color="auto"/>
            <w:right w:val="none" w:sz="0" w:space="0" w:color="auto"/>
          </w:divBdr>
        </w:div>
        <w:div w:id="1403403154">
          <w:marLeft w:val="640"/>
          <w:marRight w:val="0"/>
          <w:marTop w:val="0"/>
          <w:marBottom w:val="0"/>
          <w:divBdr>
            <w:top w:val="none" w:sz="0" w:space="0" w:color="auto"/>
            <w:left w:val="none" w:sz="0" w:space="0" w:color="auto"/>
            <w:bottom w:val="none" w:sz="0" w:space="0" w:color="auto"/>
            <w:right w:val="none" w:sz="0" w:space="0" w:color="auto"/>
          </w:divBdr>
        </w:div>
        <w:div w:id="1585187441">
          <w:marLeft w:val="640"/>
          <w:marRight w:val="0"/>
          <w:marTop w:val="0"/>
          <w:marBottom w:val="0"/>
          <w:divBdr>
            <w:top w:val="none" w:sz="0" w:space="0" w:color="auto"/>
            <w:left w:val="none" w:sz="0" w:space="0" w:color="auto"/>
            <w:bottom w:val="none" w:sz="0" w:space="0" w:color="auto"/>
            <w:right w:val="none" w:sz="0" w:space="0" w:color="auto"/>
          </w:divBdr>
        </w:div>
        <w:div w:id="1383094103">
          <w:marLeft w:val="640"/>
          <w:marRight w:val="0"/>
          <w:marTop w:val="0"/>
          <w:marBottom w:val="0"/>
          <w:divBdr>
            <w:top w:val="none" w:sz="0" w:space="0" w:color="auto"/>
            <w:left w:val="none" w:sz="0" w:space="0" w:color="auto"/>
            <w:bottom w:val="none" w:sz="0" w:space="0" w:color="auto"/>
            <w:right w:val="none" w:sz="0" w:space="0" w:color="auto"/>
          </w:divBdr>
        </w:div>
        <w:div w:id="1256400243">
          <w:marLeft w:val="640"/>
          <w:marRight w:val="0"/>
          <w:marTop w:val="0"/>
          <w:marBottom w:val="0"/>
          <w:divBdr>
            <w:top w:val="none" w:sz="0" w:space="0" w:color="auto"/>
            <w:left w:val="none" w:sz="0" w:space="0" w:color="auto"/>
            <w:bottom w:val="none" w:sz="0" w:space="0" w:color="auto"/>
            <w:right w:val="none" w:sz="0" w:space="0" w:color="auto"/>
          </w:divBdr>
        </w:div>
        <w:div w:id="1326858006">
          <w:marLeft w:val="640"/>
          <w:marRight w:val="0"/>
          <w:marTop w:val="0"/>
          <w:marBottom w:val="0"/>
          <w:divBdr>
            <w:top w:val="none" w:sz="0" w:space="0" w:color="auto"/>
            <w:left w:val="none" w:sz="0" w:space="0" w:color="auto"/>
            <w:bottom w:val="none" w:sz="0" w:space="0" w:color="auto"/>
            <w:right w:val="none" w:sz="0" w:space="0" w:color="auto"/>
          </w:divBdr>
        </w:div>
        <w:div w:id="1159073334">
          <w:marLeft w:val="640"/>
          <w:marRight w:val="0"/>
          <w:marTop w:val="0"/>
          <w:marBottom w:val="0"/>
          <w:divBdr>
            <w:top w:val="none" w:sz="0" w:space="0" w:color="auto"/>
            <w:left w:val="none" w:sz="0" w:space="0" w:color="auto"/>
            <w:bottom w:val="none" w:sz="0" w:space="0" w:color="auto"/>
            <w:right w:val="none" w:sz="0" w:space="0" w:color="auto"/>
          </w:divBdr>
        </w:div>
        <w:div w:id="586772601">
          <w:marLeft w:val="640"/>
          <w:marRight w:val="0"/>
          <w:marTop w:val="0"/>
          <w:marBottom w:val="0"/>
          <w:divBdr>
            <w:top w:val="none" w:sz="0" w:space="0" w:color="auto"/>
            <w:left w:val="none" w:sz="0" w:space="0" w:color="auto"/>
            <w:bottom w:val="none" w:sz="0" w:space="0" w:color="auto"/>
            <w:right w:val="none" w:sz="0" w:space="0" w:color="auto"/>
          </w:divBdr>
        </w:div>
        <w:div w:id="1393233269">
          <w:marLeft w:val="640"/>
          <w:marRight w:val="0"/>
          <w:marTop w:val="0"/>
          <w:marBottom w:val="0"/>
          <w:divBdr>
            <w:top w:val="none" w:sz="0" w:space="0" w:color="auto"/>
            <w:left w:val="none" w:sz="0" w:space="0" w:color="auto"/>
            <w:bottom w:val="none" w:sz="0" w:space="0" w:color="auto"/>
            <w:right w:val="none" w:sz="0" w:space="0" w:color="auto"/>
          </w:divBdr>
        </w:div>
        <w:div w:id="1380662277">
          <w:marLeft w:val="640"/>
          <w:marRight w:val="0"/>
          <w:marTop w:val="0"/>
          <w:marBottom w:val="0"/>
          <w:divBdr>
            <w:top w:val="none" w:sz="0" w:space="0" w:color="auto"/>
            <w:left w:val="none" w:sz="0" w:space="0" w:color="auto"/>
            <w:bottom w:val="none" w:sz="0" w:space="0" w:color="auto"/>
            <w:right w:val="none" w:sz="0" w:space="0" w:color="auto"/>
          </w:divBdr>
        </w:div>
        <w:div w:id="1599438322">
          <w:marLeft w:val="640"/>
          <w:marRight w:val="0"/>
          <w:marTop w:val="0"/>
          <w:marBottom w:val="0"/>
          <w:divBdr>
            <w:top w:val="none" w:sz="0" w:space="0" w:color="auto"/>
            <w:left w:val="none" w:sz="0" w:space="0" w:color="auto"/>
            <w:bottom w:val="none" w:sz="0" w:space="0" w:color="auto"/>
            <w:right w:val="none" w:sz="0" w:space="0" w:color="auto"/>
          </w:divBdr>
        </w:div>
        <w:div w:id="1164705902">
          <w:marLeft w:val="640"/>
          <w:marRight w:val="0"/>
          <w:marTop w:val="0"/>
          <w:marBottom w:val="0"/>
          <w:divBdr>
            <w:top w:val="none" w:sz="0" w:space="0" w:color="auto"/>
            <w:left w:val="none" w:sz="0" w:space="0" w:color="auto"/>
            <w:bottom w:val="none" w:sz="0" w:space="0" w:color="auto"/>
            <w:right w:val="none" w:sz="0" w:space="0" w:color="auto"/>
          </w:divBdr>
        </w:div>
        <w:div w:id="384138930">
          <w:marLeft w:val="640"/>
          <w:marRight w:val="0"/>
          <w:marTop w:val="0"/>
          <w:marBottom w:val="0"/>
          <w:divBdr>
            <w:top w:val="none" w:sz="0" w:space="0" w:color="auto"/>
            <w:left w:val="none" w:sz="0" w:space="0" w:color="auto"/>
            <w:bottom w:val="none" w:sz="0" w:space="0" w:color="auto"/>
            <w:right w:val="none" w:sz="0" w:space="0" w:color="auto"/>
          </w:divBdr>
        </w:div>
        <w:div w:id="1543177651">
          <w:marLeft w:val="640"/>
          <w:marRight w:val="0"/>
          <w:marTop w:val="0"/>
          <w:marBottom w:val="0"/>
          <w:divBdr>
            <w:top w:val="none" w:sz="0" w:space="0" w:color="auto"/>
            <w:left w:val="none" w:sz="0" w:space="0" w:color="auto"/>
            <w:bottom w:val="none" w:sz="0" w:space="0" w:color="auto"/>
            <w:right w:val="none" w:sz="0" w:space="0" w:color="auto"/>
          </w:divBdr>
        </w:div>
        <w:div w:id="1845240222">
          <w:marLeft w:val="640"/>
          <w:marRight w:val="0"/>
          <w:marTop w:val="0"/>
          <w:marBottom w:val="0"/>
          <w:divBdr>
            <w:top w:val="none" w:sz="0" w:space="0" w:color="auto"/>
            <w:left w:val="none" w:sz="0" w:space="0" w:color="auto"/>
            <w:bottom w:val="none" w:sz="0" w:space="0" w:color="auto"/>
            <w:right w:val="none" w:sz="0" w:space="0" w:color="auto"/>
          </w:divBdr>
        </w:div>
        <w:div w:id="1994945936">
          <w:marLeft w:val="640"/>
          <w:marRight w:val="0"/>
          <w:marTop w:val="0"/>
          <w:marBottom w:val="0"/>
          <w:divBdr>
            <w:top w:val="none" w:sz="0" w:space="0" w:color="auto"/>
            <w:left w:val="none" w:sz="0" w:space="0" w:color="auto"/>
            <w:bottom w:val="none" w:sz="0" w:space="0" w:color="auto"/>
            <w:right w:val="none" w:sz="0" w:space="0" w:color="auto"/>
          </w:divBdr>
        </w:div>
        <w:div w:id="1564751821">
          <w:marLeft w:val="640"/>
          <w:marRight w:val="0"/>
          <w:marTop w:val="0"/>
          <w:marBottom w:val="0"/>
          <w:divBdr>
            <w:top w:val="none" w:sz="0" w:space="0" w:color="auto"/>
            <w:left w:val="none" w:sz="0" w:space="0" w:color="auto"/>
            <w:bottom w:val="none" w:sz="0" w:space="0" w:color="auto"/>
            <w:right w:val="none" w:sz="0" w:space="0" w:color="auto"/>
          </w:divBdr>
        </w:div>
        <w:div w:id="1235698283">
          <w:marLeft w:val="640"/>
          <w:marRight w:val="0"/>
          <w:marTop w:val="0"/>
          <w:marBottom w:val="0"/>
          <w:divBdr>
            <w:top w:val="none" w:sz="0" w:space="0" w:color="auto"/>
            <w:left w:val="none" w:sz="0" w:space="0" w:color="auto"/>
            <w:bottom w:val="none" w:sz="0" w:space="0" w:color="auto"/>
            <w:right w:val="none" w:sz="0" w:space="0" w:color="auto"/>
          </w:divBdr>
        </w:div>
        <w:div w:id="1098677191">
          <w:marLeft w:val="640"/>
          <w:marRight w:val="0"/>
          <w:marTop w:val="0"/>
          <w:marBottom w:val="0"/>
          <w:divBdr>
            <w:top w:val="none" w:sz="0" w:space="0" w:color="auto"/>
            <w:left w:val="none" w:sz="0" w:space="0" w:color="auto"/>
            <w:bottom w:val="none" w:sz="0" w:space="0" w:color="auto"/>
            <w:right w:val="none" w:sz="0" w:space="0" w:color="auto"/>
          </w:divBdr>
        </w:div>
        <w:div w:id="1429041579">
          <w:marLeft w:val="640"/>
          <w:marRight w:val="0"/>
          <w:marTop w:val="0"/>
          <w:marBottom w:val="0"/>
          <w:divBdr>
            <w:top w:val="none" w:sz="0" w:space="0" w:color="auto"/>
            <w:left w:val="none" w:sz="0" w:space="0" w:color="auto"/>
            <w:bottom w:val="none" w:sz="0" w:space="0" w:color="auto"/>
            <w:right w:val="none" w:sz="0" w:space="0" w:color="auto"/>
          </w:divBdr>
        </w:div>
        <w:div w:id="1850362811">
          <w:marLeft w:val="640"/>
          <w:marRight w:val="0"/>
          <w:marTop w:val="0"/>
          <w:marBottom w:val="0"/>
          <w:divBdr>
            <w:top w:val="none" w:sz="0" w:space="0" w:color="auto"/>
            <w:left w:val="none" w:sz="0" w:space="0" w:color="auto"/>
            <w:bottom w:val="none" w:sz="0" w:space="0" w:color="auto"/>
            <w:right w:val="none" w:sz="0" w:space="0" w:color="auto"/>
          </w:divBdr>
        </w:div>
        <w:div w:id="1728141837">
          <w:marLeft w:val="640"/>
          <w:marRight w:val="0"/>
          <w:marTop w:val="0"/>
          <w:marBottom w:val="0"/>
          <w:divBdr>
            <w:top w:val="none" w:sz="0" w:space="0" w:color="auto"/>
            <w:left w:val="none" w:sz="0" w:space="0" w:color="auto"/>
            <w:bottom w:val="none" w:sz="0" w:space="0" w:color="auto"/>
            <w:right w:val="none" w:sz="0" w:space="0" w:color="auto"/>
          </w:divBdr>
        </w:div>
        <w:div w:id="1303928901">
          <w:marLeft w:val="640"/>
          <w:marRight w:val="0"/>
          <w:marTop w:val="0"/>
          <w:marBottom w:val="0"/>
          <w:divBdr>
            <w:top w:val="none" w:sz="0" w:space="0" w:color="auto"/>
            <w:left w:val="none" w:sz="0" w:space="0" w:color="auto"/>
            <w:bottom w:val="none" w:sz="0" w:space="0" w:color="auto"/>
            <w:right w:val="none" w:sz="0" w:space="0" w:color="auto"/>
          </w:divBdr>
        </w:div>
        <w:div w:id="2068721370">
          <w:marLeft w:val="640"/>
          <w:marRight w:val="0"/>
          <w:marTop w:val="0"/>
          <w:marBottom w:val="0"/>
          <w:divBdr>
            <w:top w:val="none" w:sz="0" w:space="0" w:color="auto"/>
            <w:left w:val="none" w:sz="0" w:space="0" w:color="auto"/>
            <w:bottom w:val="none" w:sz="0" w:space="0" w:color="auto"/>
            <w:right w:val="none" w:sz="0" w:space="0" w:color="auto"/>
          </w:divBdr>
        </w:div>
        <w:div w:id="1673794255">
          <w:marLeft w:val="640"/>
          <w:marRight w:val="0"/>
          <w:marTop w:val="0"/>
          <w:marBottom w:val="0"/>
          <w:divBdr>
            <w:top w:val="none" w:sz="0" w:space="0" w:color="auto"/>
            <w:left w:val="none" w:sz="0" w:space="0" w:color="auto"/>
            <w:bottom w:val="none" w:sz="0" w:space="0" w:color="auto"/>
            <w:right w:val="none" w:sz="0" w:space="0" w:color="auto"/>
          </w:divBdr>
        </w:div>
        <w:div w:id="1910967863">
          <w:marLeft w:val="640"/>
          <w:marRight w:val="0"/>
          <w:marTop w:val="0"/>
          <w:marBottom w:val="0"/>
          <w:divBdr>
            <w:top w:val="none" w:sz="0" w:space="0" w:color="auto"/>
            <w:left w:val="none" w:sz="0" w:space="0" w:color="auto"/>
            <w:bottom w:val="none" w:sz="0" w:space="0" w:color="auto"/>
            <w:right w:val="none" w:sz="0" w:space="0" w:color="auto"/>
          </w:divBdr>
        </w:div>
        <w:div w:id="2131587098">
          <w:marLeft w:val="640"/>
          <w:marRight w:val="0"/>
          <w:marTop w:val="0"/>
          <w:marBottom w:val="0"/>
          <w:divBdr>
            <w:top w:val="none" w:sz="0" w:space="0" w:color="auto"/>
            <w:left w:val="none" w:sz="0" w:space="0" w:color="auto"/>
            <w:bottom w:val="none" w:sz="0" w:space="0" w:color="auto"/>
            <w:right w:val="none" w:sz="0" w:space="0" w:color="auto"/>
          </w:divBdr>
        </w:div>
        <w:div w:id="922647424">
          <w:marLeft w:val="640"/>
          <w:marRight w:val="0"/>
          <w:marTop w:val="0"/>
          <w:marBottom w:val="0"/>
          <w:divBdr>
            <w:top w:val="none" w:sz="0" w:space="0" w:color="auto"/>
            <w:left w:val="none" w:sz="0" w:space="0" w:color="auto"/>
            <w:bottom w:val="none" w:sz="0" w:space="0" w:color="auto"/>
            <w:right w:val="none" w:sz="0" w:space="0" w:color="auto"/>
          </w:divBdr>
        </w:div>
        <w:div w:id="53239360">
          <w:marLeft w:val="640"/>
          <w:marRight w:val="0"/>
          <w:marTop w:val="0"/>
          <w:marBottom w:val="0"/>
          <w:divBdr>
            <w:top w:val="none" w:sz="0" w:space="0" w:color="auto"/>
            <w:left w:val="none" w:sz="0" w:space="0" w:color="auto"/>
            <w:bottom w:val="none" w:sz="0" w:space="0" w:color="auto"/>
            <w:right w:val="none" w:sz="0" w:space="0" w:color="auto"/>
          </w:divBdr>
        </w:div>
        <w:div w:id="2102408168">
          <w:marLeft w:val="640"/>
          <w:marRight w:val="0"/>
          <w:marTop w:val="0"/>
          <w:marBottom w:val="0"/>
          <w:divBdr>
            <w:top w:val="none" w:sz="0" w:space="0" w:color="auto"/>
            <w:left w:val="none" w:sz="0" w:space="0" w:color="auto"/>
            <w:bottom w:val="none" w:sz="0" w:space="0" w:color="auto"/>
            <w:right w:val="none" w:sz="0" w:space="0" w:color="auto"/>
          </w:divBdr>
        </w:div>
        <w:div w:id="327565045">
          <w:marLeft w:val="640"/>
          <w:marRight w:val="0"/>
          <w:marTop w:val="0"/>
          <w:marBottom w:val="0"/>
          <w:divBdr>
            <w:top w:val="none" w:sz="0" w:space="0" w:color="auto"/>
            <w:left w:val="none" w:sz="0" w:space="0" w:color="auto"/>
            <w:bottom w:val="none" w:sz="0" w:space="0" w:color="auto"/>
            <w:right w:val="none" w:sz="0" w:space="0" w:color="auto"/>
          </w:divBdr>
        </w:div>
        <w:div w:id="1053804">
          <w:marLeft w:val="640"/>
          <w:marRight w:val="0"/>
          <w:marTop w:val="0"/>
          <w:marBottom w:val="0"/>
          <w:divBdr>
            <w:top w:val="none" w:sz="0" w:space="0" w:color="auto"/>
            <w:left w:val="none" w:sz="0" w:space="0" w:color="auto"/>
            <w:bottom w:val="none" w:sz="0" w:space="0" w:color="auto"/>
            <w:right w:val="none" w:sz="0" w:space="0" w:color="auto"/>
          </w:divBdr>
        </w:div>
        <w:div w:id="1573201145">
          <w:marLeft w:val="640"/>
          <w:marRight w:val="0"/>
          <w:marTop w:val="0"/>
          <w:marBottom w:val="0"/>
          <w:divBdr>
            <w:top w:val="none" w:sz="0" w:space="0" w:color="auto"/>
            <w:left w:val="none" w:sz="0" w:space="0" w:color="auto"/>
            <w:bottom w:val="none" w:sz="0" w:space="0" w:color="auto"/>
            <w:right w:val="none" w:sz="0" w:space="0" w:color="auto"/>
          </w:divBdr>
        </w:div>
        <w:div w:id="683938277">
          <w:marLeft w:val="640"/>
          <w:marRight w:val="0"/>
          <w:marTop w:val="0"/>
          <w:marBottom w:val="0"/>
          <w:divBdr>
            <w:top w:val="none" w:sz="0" w:space="0" w:color="auto"/>
            <w:left w:val="none" w:sz="0" w:space="0" w:color="auto"/>
            <w:bottom w:val="none" w:sz="0" w:space="0" w:color="auto"/>
            <w:right w:val="none" w:sz="0" w:space="0" w:color="auto"/>
          </w:divBdr>
        </w:div>
        <w:div w:id="1507402450">
          <w:marLeft w:val="640"/>
          <w:marRight w:val="0"/>
          <w:marTop w:val="0"/>
          <w:marBottom w:val="0"/>
          <w:divBdr>
            <w:top w:val="none" w:sz="0" w:space="0" w:color="auto"/>
            <w:left w:val="none" w:sz="0" w:space="0" w:color="auto"/>
            <w:bottom w:val="none" w:sz="0" w:space="0" w:color="auto"/>
            <w:right w:val="none" w:sz="0" w:space="0" w:color="auto"/>
          </w:divBdr>
        </w:div>
        <w:div w:id="201525679">
          <w:marLeft w:val="640"/>
          <w:marRight w:val="0"/>
          <w:marTop w:val="0"/>
          <w:marBottom w:val="0"/>
          <w:divBdr>
            <w:top w:val="none" w:sz="0" w:space="0" w:color="auto"/>
            <w:left w:val="none" w:sz="0" w:space="0" w:color="auto"/>
            <w:bottom w:val="none" w:sz="0" w:space="0" w:color="auto"/>
            <w:right w:val="none" w:sz="0" w:space="0" w:color="auto"/>
          </w:divBdr>
        </w:div>
        <w:div w:id="204610829">
          <w:marLeft w:val="640"/>
          <w:marRight w:val="0"/>
          <w:marTop w:val="0"/>
          <w:marBottom w:val="0"/>
          <w:divBdr>
            <w:top w:val="none" w:sz="0" w:space="0" w:color="auto"/>
            <w:left w:val="none" w:sz="0" w:space="0" w:color="auto"/>
            <w:bottom w:val="none" w:sz="0" w:space="0" w:color="auto"/>
            <w:right w:val="none" w:sz="0" w:space="0" w:color="auto"/>
          </w:divBdr>
        </w:div>
        <w:div w:id="1482767308">
          <w:marLeft w:val="640"/>
          <w:marRight w:val="0"/>
          <w:marTop w:val="0"/>
          <w:marBottom w:val="0"/>
          <w:divBdr>
            <w:top w:val="none" w:sz="0" w:space="0" w:color="auto"/>
            <w:left w:val="none" w:sz="0" w:space="0" w:color="auto"/>
            <w:bottom w:val="none" w:sz="0" w:space="0" w:color="auto"/>
            <w:right w:val="none" w:sz="0" w:space="0" w:color="auto"/>
          </w:divBdr>
        </w:div>
      </w:divsChild>
    </w:div>
    <w:div w:id="438719850">
      <w:bodyDiv w:val="1"/>
      <w:marLeft w:val="0"/>
      <w:marRight w:val="0"/>
      <w:marTop w:val="0"/>
      <w:marBottom w:val="0"/>
      <w:divBdr>
        <w:top w:val="none" w:sz="0" w:space="0" w:color="auto"/>
        <w:left w:val="none" w:sz="0" w:space="0" w:color="auto"/>
        <w:bottom w:val="none" w:sz="0" w:space="0" w:color="auto"/>
        <w:right w:val="none" w:sz="0" w:space="0" w:color="auto"/>
      </w:divBdr>
      <w:divsChild>
        <w:div w:id="2124032977">
          <w:marLeft w:val="640"/>
          <w:marRight w:val="0"/>
          <w:marTop w:val="0"/>
          <w:marBottom w:val="0"/>
          <w:divBdr>
            <w:top w:val="none" w:sz="0" w:space="0" w:color="auto"/>
            <w:left w:val="none" w:sz="0" w:space="0" w:color="auto"/>
            <w:bottom w:val="none" w:sz="0" w:space="0" w:color="auto"/>
            <w:right w:val="none" w:sz="0" w:space="0" w:color="auto"/>
          </w:divBdr>
        </w:div>
        <w:div w:id="1363939529">
          <w:marLeft w:val="640"/>
          <w:marRight w:val="0"/>
          <w:marTop w:val="0"/>
          <w:marBottom w:val="0"/>
          <w:divBdr>
            <w:top w:val="none" w:sz="0" w:space="0" w:color="auto"/>
            <w:left w:val="none" w:sz="0" w:space="0" w:color="auto"/>
            <w:bottom w:val="none" w:sz="0" w:space="0" w:color="auto"/>
            <w:right w:val="none" w:sz="0" w:space="0" w:color="auto"/>
          </w:divBdr>
        </w:div>
        <w:div w:id="880753955">
          <w:marLeft w:val="640"/>
          <w:marRight w:val="0"/>
          <w:marTop w:val="0"/>
          <w:marBottom w:val="0"/>
          <w:divBdr>
            <w:top w:val="none" w:sz="0" w:space="0" w:color="auto"/>
            <w:left w:val="none" w:sz="0" w:space="0" w:color="auto"/>
            <w:bottom w:val="none" w:sz="0" w:space="0" w:color="auto"/>
            <w:right w:val="none" w:sz="0" w:space="0" w:color="auto"/>
          </w:divBdr>
        </w:div>
        <w:div w:id="2118789913">
          <w:marLeft w:val="640"/>
          <w:marRight w:val="0"/>
          <w:marTop w:val="0"/>
          <w:marBottom w:val="0"/>
          <w:divBdr>
            <w:top w:val="none" w:sz="0" w:space="0" w:color="auto"/>
            <w:left w:val="none" w:sz="0" w:space="0" w:color="auto"/>
            <w:bottom w:val="none" w:sz="0" w:space="0" w:color="auto"/>
            <w:right w:val="none" w:sz="0" w:space="0" w:color="auto"/>
          </w:divBdr>
        </w:div>
        <w:div w:id="1887642612">
          <w:marLeft w:val="640"/>
          <w:marRight w:val="0"/>
          <w:marTop w:val="0"/>
          <w:marBottom w:val="0"/>
          <w:divBdr>
            <w:top w:val="none" w:sz="0" w:space="0" w:color="auto"/>
            <w:left w:val="none" w:sz="0" w:space="0" w:color="auto"/>
            <w:bottom w:val="none" w:sz="0" w:space="0" w:color="auto"/>
            <w:right w:val="none" w:sz="0" w:space="0" w:color="auto"/>
          </w:divBdr>
        </w:div>
        <w:div w:id="615676760">
          <w:marLeft w:val="640"/>
          <w:marRight w:val="0"/>
          <w:marTop w:val="0"/>
          <w:marBottom w:val="0"/>
          <w:divBdr>
            <w:top w:val="none" w:sz="0" w:space="0" w:color="auto"/>
            <w:left w:val="none" w:sz="0" w:space="0" w:color="auto"/>
            <w:bottom w:val="none" w:sz="0" w:space="0" w:color="auto"/>
            <w:right w:val="none" w:sz="0" w:space="0" w:color="auto"/>
          </w:divBdr>
        </w:div>
        <w:div w:id="1004015738">
          <w:marLeft w:val="640"/>
          <w:marRight w:val="0"/>
          <w:marTop w:val="0"/>
          <w:marBottom w:val="0"/>
          <w:divBdr>
            <w:top w:val="none" w:sz="0" w:space="0" w:color="auto"/>
            <w:left w:val="none" w:sz="0" w:space="0" w:color="auto"/>
            <w:bottom w:val="none" w:sz="0" w:space="0" w:color="auto"/>
            <w:right w:val="none" w:sz="0" w:space="0" w:color="auto"/>
          </w:divBdr>
        </w:div>
        <w:div w:id="540947153">
          <w:marLeft w:val="640"/>
          <w:marRight w:val="0"/>
          <w:marTop w:val="0"/>
          <w:marBottom w:val="0"/>
          <w:divBdr>
            <w:top w:val="none" w:sz="0" w:space="0" w:color="auto"/>
            <w:left w:val="none" w:sz="0" w:space="0" w:color="auto"/>
            <w:bottom w:val="none" w:sz="0" w:space="0" w:color="auto"/>
            <w:right w:val="none" w:sz="0" w:space="0" w:color="auto"/>
          </w:divBdr>
        </w:div>
        <w:div w:id="534316201">
          <w:marLeft w:val="640"/>
          <w:marRight w:val="0"/>
          <w:marTop w:val="0"/>
          <w:marBottom w:val="0"/>
          <w:divBdr>
            <w:top w:val="none" w:sz="0" w:space="0" w:color="auto"/>
            <w:left w:val="none" w:sz="0" w:space="0" w:color="auto"/>
            <w:bottom w:val="none" w:sz="0" w:space="0" w:color="auto"/>
            <w:right w:val="none" w:sz="0" w:space="0" w:color="auto"/>
          </w:divBdr>
        </w:div>
        <w:div w:id="1329751367">
          <w:marLeft w:val="640"/>
          <w:marRight w:val="0"/>
          <w:marTop w:val="0"/>
          <w:marBottom w:val="0"/>
          <w:divBdr>
            <w:top w:val="none" w:sz="0" w:space="0" w:color="auto"/>
            <w:left w:val="none" w:sz="0" w:space="0" w:color="auto"/>
            <w:bottom w:val="none" w:sz="0" w:space="0" w:color="auto"/>
            <w:right w:val="none" w:sz="0" w:space="0" w:color="auto"/>
          </w:divBdr>
        </w:div>
        <w:div w:id="467091072">
          <w:marLeft w:val="640"/>
          <w:marRight w:val="0"/>
          <w:marTop w:val="0"/>
          <w:marBottom w:val="0"/>
          <w:divBdr>
            <w:top w:val="none" w:sz="0" w:space="0" w:color="auto"/>
            <w:left w:val="none" w:sz="0" w:space="0" w:color="auto"/>
            <w:bottom w:val="none" w:sz="0" w:space="0" w:color="auto"/>
            <w:right w:val="none" w:sz="0" w:space="0" w:color="auto"/>
          </w:divBdr>
        </w:div>
        <w:div w:id="698315972">
          <w:marLeft w:val="640"/>
          <w:marRight w:val="0"/>
          <w:marTop w:val="0"/>
          <w:marBottom w:val="0"/>
          <w:divBdr>
            <w:top w:val="none" w:sz="0" w:space="0" w:color="auto"/>
            <w:left w:val="none" w:sz="0" w:space="0" w:color="auto"/>
            <w:bottom w:val="none" w:sz="0" w:space="0" w:color="auto"/>
            <w:right w:val="none" w:sz="0" w:space="0" w:color="auto"/>
          </w:divBdr>
        </w:div>
        <w:div w:id="1555509048">
          <w:marLeft w:val="640"/>
          <w:marRight w:val="0"/>
          <w:marTop w:val="0"/>
          <w:marBottom w:val="0"/>
          <w:divBdr>
            <w:top w:val="none" w:sz="0" w:space="0" w:color="auto"/>
            <w:left w:val="none" w:sz="0" w:space="0" w:color="auto"/>
            <w:bottom w:val="none" w:sz="0" w:space="0" w:color="auto"/>
            <w:right w:val="none" w:sz="0" w:space="0" w:color="auto"/>
          </w:divBdr>
        </w:div>
        <w:div w:id="1387608916">
          <w:marLeft w:val="640"/>
          <w:marRight w:val="0"/>
          <w:marTop w:val="0"/>
          <w:marBottom w:val="0"/>
          <w:divBdr>
            <w:top w:val="none" w:sz="0" w:space="0" w:color="auto"/>
            <w:left w:val="none" w:sz="0" w:space="0" w:color="auto"/>
            <w:bottom w:val="none" w:sz="0" w:space="0" w:color="auto"/>
            <w:right w:val="none" w:sz="0" w:space="0" w:color="auto"/>
          </w:divBdr>
        </w:div>
        <w:div w:id="640699445">
          <w:marLeft w:val="640"/>
          <w:marRight w:val="0"/>
          <w:marTop w:val="0"/>
          <w:marBottom w:val="0"/>
          <w:divBdr>
            <w:top w:val="none" w:sz="0" w:space="0" w:color="auto"/>
            <w:left w:val="none" w:sz="0" w:space="0" w:color="auto"/>
            <w:bottom w:val="none" w:sz="0" w:space="0" w:color="auto"/>
            <w:right w:val="none" w:sz="0" w:space="0" w:color="auto"/>
          </w:divBdr>
        </w:div>
        <w:div w:id="47189718">
          <w:marLeft w:val="640"/>
          <w:marRight w:val="0"/>
          <w:marTop w:val="0"/>
          <w:marBottom w:val="0"/>
          <w:divBdr>
            <w:top w:val="none" w:sz="0" w:space="0" w:color="auto"/>
            <w:left w:val="none" w:sz="0" w:space="0" w:color="auto"/>
            <w:bottom w:val="none" w:sz="0" w:space="0" w:color="auto"/>
            <w:right w:val="none" w:sz="0" w:space="0" w:color="auto"/>
          </w:divBdr>
        </w:div>
        <w:div w:id="948512823">
          <w:marLeft w:val="640"/>
          <w:marRight w:val="0"/>
          <w:marTop w:val="0"/>
          <w:marBottom w:val="0"/>
          <w:divBdr>
            <w:top w:val="none" w:sz="0" w:space="0" w:color="auto"/>
            <w:left w:val="none" w:sz="0" w:space="0" w:color="auto"/>
            <w:bottom w:val="none" w:sz="0" w:space="0" w:color="auto"/>
            <w:right w:val="none" w:sz="0" w:space="0" w:color="auto"/>
          </w:divBdr>
        </w:div>
        <w:div w:id="1183783354">
          <w:marLeft w:val="640"/>
          <w:marRight w:val="0"/>
          <w:marTop w:val="0"/>
          <w:marBottom w:val="0"/>
          <w:divBdr>
            <w:top w:val="none" w:sz="0" w:space="0" w:color="auto"/>
            <w:left w:val="none" w:sz="0" w:space="0" w:color="auto"/>
            <w:bottom w:val="none" w:sz="0" w:space="0" w:color="auto"/>
            <w:right w:val="none" w:sz="0" w:space="0" w:color="auto"/>
          </w:divBdr>
        </w:div>
        <w:div w:id="1233588733">
          <w:marLeft w:val="640"/>
          <w:marRight w:val="0"/>
          <w:marTop w:val="0"/>
          <w:marBottom w:val="0"/>
          <w:divBdr>
            <w:top w:val="none" w:sz="0" w:space="0" w:color="auto"/>
            <w:left w:val="none" w:sz="0" w:space="0" w:color="auto"/>
            <w:bottom w:val="none" w:sz="0" w:space="0" w:color="auto"/>
            <w:right w:val="none" w:sz="0" w:space="0" w:color="auto"/>
          </w:divBdr>
        </w:div>
        <w:div w:id="714701013">
          <w:marLeft w:val="640"/>
          <w:marRight w:val="0"/>
          <w:marTop w:val="0"/>
          <w:marBottom w:val="0"/>
          <w:divBdr>
            <w:top w:val="none" w:sz="0" w:space="0" w:color="auto"/>
            <w:left w:val="none" w:sz="0" w:space="0" w:color="auto"/>
            <w:bottom w:val="none" w:sz="0" w:space="0" w:color="auto"/>
            <w:right w:val="none" w:sz="0" w:space="0" w:color="auto"/>
          </w:divBdr>
        </w:div>
        <w:div w:id="561210303">
          <w:marLeft w:val="640"/>
          <w:marRight w:val="0"/>
          <w:marTop w:val="0"/>
          <w:marBottom w:val="0"/>
          <w:divBdr>
            <w:top w:val="none" w:sz="0" w:space="0" w:color="auto"/>
            <w:left w:val="none" w:sz="0" w:space="0" w:color="auto"/>
            <w:bottom w:val="none" w:sz="0" w:space="0" w:color="auto"/>
            <w:right w:val="none" w:sz="0" w:space="0" w:color="auto"/>
          </w:divBdr>
        </w:div>
        <w:div w:id="1939017338">
          <w:marLeft w:val="640"/>
          <w:marRight w:val="0"/>
          <w:marTop w:val="0"/>
          <w:marBottom w:val="0"/>
          <w:divBdr>
            <w:top w:val="none" w:sz="0" w:space="0" w:color="auto"/>
            <w:left w:val="none" w:sz="0" w:space="0" w:color="auto"/>
            <w:bottom w:val="none" w:sz="0" w:space="0" w:color="auto"/>
            <w:right w:val="none" w:sz="0" w:space="0" w:color="auto"/>
          </w:divBdr>
        </w:div>
        <w:div w:id="662969112">
          <w:marLeft w:val="640"/>
          <w:marRight w:val="0"/>
          <w:marTop w:val="0"/>
          <w:marBottom w:val="0"/>
          <w:divBdr>
            <w:top w:val="none" w:sz="0" w:space="0" w:color="auto"/>
            <w:left w:val="none" w:sz="0" w:space="0" w:color="auto"/>
            <w:bottom w:val="none" w:sz="0" w:space="0" w:color="auto"/>
            <w:right w:val="none" w:sz="0" w:space="0" w:color="auto"/>
          </w:divBdr>
        </w:div>
        <w:div w:id="1878348096">
          <w:marLeft w:val="640"/>
          <w:marRight w:val="0"/>
          <w:marTop w:val="0"/>
          <w:marBottom w:val="0"/>
          <w:divBdr>
            <w:top w:val="none" w:sz="0" w:space="0" w:color="auto"/>
            <w:left w:val="none" w:sz="0" w:space="0" w:color="auto"/>
            <w:bottom w:val="none" w:sz="0" w:space="0" w:color="auto"/>
            <w:right w:val="none" w:sz="0" w:space="0" w:color="auto"/>
          </w:divBdr>
        </w:div>
        <w:div w:id="700085926">
          <w:marLeft w:val="640"/>
          <w:marRight w:val="0"/>
          <w:marTop w:val="0"/>
          <w:marBottom w:val="0"/>
          <w:divBdr>
            <w:top w:val="none" w:sz="0" w:space="0" w:color="auto"/>
            <w:left w:val="none" w:sz="0" w:space="0" w:color="auto"/>
            <w:bottom w:val="none" w:sz="0" w:space="0" w:color="auto"/>
            <w:right w:val="none" w:sz="0" w:space="0" w:color="auto"/>
          </w:divBdr>
        </w:div>
        <w:div w:id="1881672807">
          <w:marLeft w:val="640"/>
          <w:marRight w:val="0"/>
          <w:marTop w:val="0"/>
          <w:marBottom w:val="0"/>
          <w:divBdr>
            <w:top w:val="none" w:sz="0" w:space="0" w:color="auto"/>
            <w:left w:val="none" w:sz="0" w:space="0" w:color="auto"/>
            <w:bottom w:val="none" w:sz="0" w:space="0" w:color="auto"/>
            <w:right w:val="none" w:sz="0" w:space="0" w:color="auto"/>
          </w:divBdr>
        </w:div>
        <w:div w:id="1561943861">
          <w:marLeft w:val="640"/>
          <w:marRight w:val="0"/>
          <w:marTop w:val="0"/>
          <w:marBottom w:val="0"/>
          <w:divBdr>
            <w:top w:val="none" w:sz="0" w:space="0" w:color="auto"/>
            <w:left w:val="none" w:sz="0" w:space="0" w:color="auto"/>
            <w:bottom w:val="none" w:sz="0" w:space="0" w:color="auto"/>
            <w:right w:val="none" w:sz="0" w:space="0" w:color="auto"/>
          </w:divBdr>
        </w:div>
        <w:div w:id="1687631349">
          <w:marLeft w:val="640"/>
          <w:marRight w:val="0"/>
          <w:marTop w:val="0"/>
          <w:marBottom w:val="0"/>
          <w:divBdr>
            <w:top w:val="none" w:sz="0" w:space="0" w:color="auto"/>
            <w:left w:val="none" w:sz="0" w:space="0" w:color="auto"/>
            <w:bottom w:val="none" w:sz="0" w:space="0" w:color="auto"/>
            <w:right w:val="none" w:sz="0" w:space="0" w:color="auto"/>
          </w:divBdr>
        </w:div>
        <w:div w:id="1861040691">
          <w:marLeft w:val="640"/>
          <w:marRight w:val="0"/>
          <w:marTop w:val="0"/>
          <w:marBottom w:val="0"/>
          <w:divBdr>
            <w:top w:val="none" w:sz="0" w:space="0" w:color="auto"/>
            <w:left w:val="none" w:sz="0" w:space="0" w:color="auto"/>
            <w:bottom w:val="none" w:sz="0" w:space="0" w:color="auto"/>
            <w:right w:val="none" w:sz="0" w:space="0" w:color="auto"/>
          </w:divBdr>
        </w:div>
        <w:div w:id="74479292">
          <w:marLeft w:val="640"/>
          <w:marRight w:val="0"/>
          <w:marTop w:val="0"/>
          <w:marBottom w:val="0"/>
          <w:divBdr>
            <w:top w:val="none" w:sz="0" w:space="0" w:color="auto"/>
            <w:left w:val="none" w:sz="0" w:space="0" w:color="auto"/>
            <w:bottom w:val="none" w:sz="0" w:space="0" w:color="auto"/>
            <w:right w:val="none" w:sz="0" w:space="0" w:color="auto"/>
          </w:divBdr>
        </w:div>
        <w:div w:id="15355088">
          <w:marLeft w:val="640"/>
          <w:marRight w:val="0"/>
          <w:marTop w:val="0"/>
          <w:marBottom w:val="0"/>
          <w:divBdr>
            <w:top w:val="none" w:sz="0" w:space="0" w:color="auto"/>
            <w:left w:val="none" w:sz="0" w:space="0" w:color="auto"/>
            <w:bottom w:val="none" w:sz="0" w:space="0" w:color="auto"/>
            <w:right w:val="none" w:sz="0" w:space="0" w:color="auto"/>
          </w:divBdr>
        </w:div>
        <w:div w:id="5794129">
          <w:marLeft w:val="640"/>
          <w:marRight w:val="0"/>
          <w:marTop w:val="0"/>
          <w:marBottom w:val="0"/>
          <w:divBdr>
            <w:top w:val="none" w:sz="0" w:space="0" w:color="auto"/>
            <w:left w:val="none" w:sz="0" w:space="0" w:color="auto"/>
            <w:bottom w:val="none" w:sz="0" w:space="0" w:color="auto"/>
            <w:right w:val="none" w:sz="0" w:space="0" w:color="auto"/>
          </w:divBdr>
        </w:div>
        <w:div w:id="625819349">
          <w:marLeft w:val="640"/>
          <w:marRight w:val="0"/>
          <w:marTop w:val="0"/>
          <w:marBottom w:val="0"/>
          <w:divBdr>
            <w:top w:val="none" w:sz="0" w:space="0" w:color="auto"/>
            <w:left w:val="none" w:sz="0" w:space="0" w:color="auto"/>
            <w:bottom w:val="none" w:sz="0" w:space="0" w:color="auto"/>
            <w:right w:val="none" w:sz="0" w:space="0" w:color="auto"/>
          </w:divBdr>
        </w:div>
        <w:div w:id="537666202">
          <w:marLeft w:val="640"/>
          <w:marRight w:val="0"/>
          <w:marTop w:val="0"/>
          <w:marBottom w:val="0"/>
          <w:divBdr>
            <w:top w:val="none" w:sz="0" w:space="0" w:color="auto"/>
            <w:left w:val="none" w:sz="0" w:space="0" w:color="auto"/>
            <w:bottom w:val="none" w:sz="0" w:space="0" w:color="auto"/>
            <w:right w:val="none" w:sz="0" w:space="0" w:color="auto"/>
          </w:divBdr>
        </w:div>
        <w:div w:id="127404895">
          <w:marLeft w:val="640"/>
          <w:marRight w:val="0"/>
          <w:marTop w:val="0"/>
          <w:marBottom w:val="0"/>
          <w:divBdr>
            <w:top w:val="none" w:sz="0" w:space="0" w:color="auto"/>
            <w:left w:val="none" w:sz="0" w:space="0" w:color="auto"/>
            <w:bottom w:val="none" w:sz="0" w:space="0" w:color="auto"/>
            <w:right w:val="none" w:sz="0" w:space="0" w:color="auto"/>
          </w:divBdr>
        </w:div>
      </w:divsChild>
    </w:div>
    <w:div w:id="448820225">
      <w:bodyDiv w:val="1"/>
      <w:marLeft w:val="0"/>
      <w:marRight w:val="0"/>
      <w:marTop w:val="0"/>
      <w:marBottom w:val="0"/>
      <w:divBdr>
        <w:top w:val="none" w:sz="0" w:space="0" w:color="auto"/>
        <w:left w:val="none" w:sz="0" w:space="0" w:color="auto"/>
        <w:bottom w:val="none" w:sz="0" w:space="0" w:color="auto"/>
        <w:right w:val="none" w:sz="0" w:space="0" w:color="auto"/>
      </w:divBdr>
      <w:divsChild>
        <w:div w:id="1059090355">
          <w:marLeft w:val="640"/>
          <w:marRight w:val="0"/>
          <w:marTop w:val="0"/>
          <w:marBottom w:val="0"/>
          <w:divBdr>
            <w:top w:val="none" w:sz="0" w:space="0" w:color="auto"/>
            <w:left w:val="none" w:sz="0" w:space="0" w:color="auto"/>
            <w:bottom w:val="none" w:sz="0" w:space="0" w:color="auto"/>
            <w:right w:val="none" w:sz="0" w:space="0" w:color="auto"/>
          </w:divBdr>
        </w:div>
        <w:div w:id="1168322770">
          <w:marLeft w:val="640"/>
          <w:marRight w:val="0"/>
          <w:marTop w:val="0"/>
          <w:marBottom w:val="0"/>
          <w:divBdr>
            <w:top w:val="none" w:sz="0" w:space="0" w:color="auto"/>
            <w:left w:val="none" w:sz="0" w:space="0" w:color="auto"/>
            <w:bottom w:val="none" w:sz="0" w:space="0" w:color="auto"/>
            <w:right w:val="none" w:sz="0" w:space="0" w:color="auto"/>
          </w:divBdr>
        </w:div>
        <w:div w:id="429590948">
          <w:marLeft w:val="640"/>
          <w:marRight w:val="0"/>
          <w:marTop w:val="0"/>
          <w:marBottom w:val="0"/>
          <w:divBdr>
            <w:top w:val="none" w:sz="0" w:space="0" w:color="auto"/>
            <w:left w:val="none" w:sz="0" w:space="0" w:color="auto"/>
            <w:bottom w:val="none" w:sz="0" w:space="0" w:color="auto"/>
            <w:right w:val="none" w:sz="0" w:space="0" w:color="auto"/>
          </w:divBdr>
        </w:div>
        <w:div w:id="447942191">
          <w:marLeft w:val="640"/>
          <w:marRight w:val="0"/>
          <w:marTop w:val="0"/>
          <w:marBottom w:val="0"/>
          <w:divBdr>
            <w:top w:val="none" w:sz="0" w:space="0" w:color="auto"/>
            <w:left w:val="none" w:sz="0" w:space="0" w:color="auto"/>
            <w:bottom w:val="none" w:sz="0" w:space="0" w:color="auto"/>
            <w:right w:val="none" w:sz="0" w:space="0" w:color="auto"/>
          </w:divBdr>
        </w:div>
        <w:div w:id="1944335097">
          <w:marLeft w:val="640"/>
          <w:marRight w:val="0"/>
          <w:marTop w:val="0"/>
          <w:marBottom w:val="0"/>
          <w:divBdr>
            <w:top w:val="none" w:sz="0" w:space="0" w:color="auto"/>
            <w:left w:val="none" w:sz="0" w:space="0" w:color="auto"/>
            <w:bottom w:val="none" w:sz="0" w:space="0" w:color="auto"/>
            <w:right w:val="none" w:sz="0" w:space="0" w:color="auto"/>
          </w:divBdr>
        </w:div>
        <w:div w:id="856191057">
          <w:marLeft w:val="640"/>
          <w:marRight w:val="0"/>
          <w:marTop w:val="0"/>
          <w:marBottom w:val="0"/>
          <w:divBdr>
            <w:top w:val="none" w:sz="0" w:space="0" w:color="auto"/>
            <w:left w:val="none" w:sz="0" w:space="0" w:color="auto"/>
            <w:bottom w:val="none" w:sz="0" w:space="0" w:color="auto"/>
            <w:right w:val="none" w:sz="0" w:space="0" w:color="auto"/>
          </w:divBdr>
        </w:div>
        <w:div w:id="1612711905">
          <w:marLeft w:val="640"/>
          <w:marRight w:val="0"/>
          <w:marTop w:val="0"/>
          <w:marBottom w:val="0"/>
          <w:divBdr>
            <w:top w:val="none" w:sz="0" w:space="0" w:color="auto"/>
            <w:left w:val="none" w:sz="0" w:space="0" w:color="auto"/>
            <w:bottom w:val="none" w:sz="0" w:space="0" w:color="auto"/>
            <w:right w:val="none" w:sz="0" w:space="0" w:color="auto"/>
          </w:divBdr>
        </w:div>
        <w:div w:id="419646588">
          <w:marLeft w:val="640"/>
          <w:marRight w:val="0"/>
          <w:marTop w:val="0"/>
          <w:marBottom w:val="0"/>
          <w:divBdr>
            <w:top w:val="none" w:sz="0" w:space="0" w:color="auto"/>
            <w:left w:val="none" w:sz="0" w:space="0" w:color="auto"/>
            <w:bottom w:val="none" w:sz="0" w:space="0" w:color="auto"/>
            <w:right w:val="none" w:sz="0" w:space="0" w:color="auto"/>
          </w:divBdr>
        </w:div>
        <w:div w:id="881014293">
          <w:marLeft w:val="640"/>
          <w:marRight w:val="0"/>
          <w:marTop w:val="0"/>
          <w:marBottom w:val="0"/>
          <w:divBdr>
            <w:top w:val="none" w:sz="0" w:space="0" w:color="auto"/>
            <w:left w:val="none" w:sz="0" w:space="0" w:color="auto"/>
            <w:bottom w:val="none" w:sz="0" w:space="0" w:color="auto"/>
            <w:right w:val="none" w:sz="0" w:space="0" w:color="auto"/>
          </w:divBdr>
        </w:div>
        <w:div w:id="367536426">
          <w:marLeft w:val="640"/>
          <w:marRight w:val="0"/>
          <w:marTop w:val="0"/>
          <w:marBottom w:val="0"/>
          <w:divBdr>
            <w:top w:val="none" w:sz="0" w:space="0" w:color="auto"/>
            <w:left w:val="none" w:sz="0" w:space="0" w:color="auto"/>
            <w:bottom w:val="none" w:sz="0" w:space="0" w:color="auto"/>
            <w:right w:val="none" w:sz="0" w:space="0" w:color="auto"/>
          </w:divBdr>
        </w:div>
        <w:div w:id="2016837386">
          <w:marLeft w:val="640"/>
          <w:marRight w:val="0"/>
          <w:marTop w:val="0"/>
          <w:marBottom w:val="0"/>
          <w:divBdr>
            <w:top w:val="none" w:sz="0" w:space="0" w:color="auto"/>
            <w:left w:val="none" w:sz="0" w:space="0" w:color="auto"/>
            <w:bottom w:val="none" w:sz="0" w:space="0" w:color="auto"/>
            <w:right w:val="none" w:sz="0" w:space="0" w:color="auto"/>
          </w:divBdr>
        </w:div>
        <w:div w:id="764575641">
          <w:marLeft w:val="640"/>
          <w:marRight w:val="0"/>
          <w:marTop w:val="0"/>
          <w:marBottom w:val="0"/>
          <w:divBdr>
            <w:top w:val="none" w:sz="0" w:space="0" w:color="auto"/>
            <w:left w:val="none" w:sz="0" w:space="0" w:color="auto"/>
            <w:bottom w:val="none" w:sz="0" w:space="0" w:color="auto"/>
            <w:right w:val="none" w:sz="0" w:space="0" w:color="auto"/>
          </w:divBdr>
        </w:div>
        <w:div w:id="1308975123">
          <w:marLeft w:val="640"/>
          <w:marRight w:val="0"/>
          <w:marTop w:val="0"/>
          <w:marBottom w:val="0"/>
          <w:divBdr>
            <w:top w:val="none" w:sz="0" w:space="0" w:color="auto"/>
            <w:left w:val="none" w:sz="0" w:space="0" w:color="auto"/>
            <w:bottom w:val="none" w:sz="0" w:space="0" w:color="auto"/>
            <w:right w:val="none" w:sz="0" w:space="0" w:color="auto"/>
          </w:divBdr>
        </w:div>
        <w:div w:id="1922985270">
          <w:marLeft w:val="640"/>
          <w:marRight w:val="0"/>
          <w:marTop w:val="0"/>
          <w:marBottom w:val="0"/>
          <w:divBdr>
            <w:top w:val="none" w:sz="0" w:space="0" w:color="auto"/>
            <w:left w:val="none" w:sz="0" w:space="0" w:color="auto"/>
            <w:bottom w:val="none" w:sz="0" w:space="0" w:color="auto"/>
            <w:right w:val="none" w:sz="0" w:space="0" w:color="auto"/>
          </w:divBdr>
        </w:div>
        <w:div w:id="246381303">
          <w:marLeft w:val="640"/>
          <w:marRight w:val="0"/>
          <w:marTop w:val="0"/>
          <w:marBottom w:val="0"/>
          <w:divBdr>
            <w:top w:val="none" w:sz="0" w:space="0" w:color="auto"/>
            <w:left w:val="none" w:sz="0" w:space="0" w:color="auto"/>
            <w:bottom w:val="none" w:sz="0" w:space="0" w:color="auto"/>
            <w:right w:val="none" w:sz="0" w:space="0" w:color="auto"/>
          </w:divBdr>
        </w:div>
        <w:div w:id="645744065">
          <w:marLeft w:val="640"/>
          <w:marRight w:val="0"/>
          <w:marTop w:val="0"/>
          <w:marBottom w:val="0"/>
          <w:divBdr>
            <w:top w:val="none" w:sz="0" w:space="0" w:color="auto"/>
            <w:left w:val="none" w:sz="0" w:space="0" w:color="auto"/>
            <w:bottom w:val="none" w:sz="0" w:space="0" w:color="auto"/>
            <w:right w:val="none" w:sz="0" w:space="0" w:color="auto"/>
          </w:divBdr>
        </w:div>
        <w:div w:id="307634667">
          <w:marLeft w:val="640"/>
          <w:marRight w:val="0"/>
          <w:marTop w:val="0"/>
          <w:marBottom w:val="0"/>
          <w:divBdr>
            <w:top w:val="none" w:sz="0" w:space="0" w:color="auto"/>
            <w:left w:val="none" w:sz="0" w:space="0" w:color="auto"/>
            <w:bottom w:val="none" w:sz="0" w:space="0" w:color="auto"/>
            <w:right w:val="none" w:sz="0" w:space="0" w:color="auto"/>
          </w:divBdr>
        </w:div>
        <w:div w:id="358825515">
          <w:marLeft w:val="640"/>
          <w:marRight w:val="0"/>
          <w:marTop w:val="0"/>
          <w:marBottom w:val="0"/>
          <w:divBdr>
            <w:top w:val="none" w:sz="0" w:space="0" w:color="auto"/>
            <w:left w:val="none" w:sz="0" w:space="0" w:color="auto"/>
            <w:bottom w:val="none" w:sz="0" w:space="0" w:color="auto"/>
            <w:right w:val="none" w:sz="0" w:space="0" w:color="auto"/>
          </w:divBdr>
        </w:div>
        <w:div w:id="1158811599">
          <w:marLeft w:val="640"/>
          <w:marRight w:val="0"/>
          <w:marTop w:val="0"/>
          <w:marBottom w:val="0"/>
          <w:divBdr>
            <w:top w:val="none" w:sz="0" w:space="0" w:color="auto"/>
            <w:left w:val="none" w:sz="0" w:space="0" w:color="auto"/>
            <w:bottom w:val="none" w:sz="0" w:space="0" w:color="auto"/>
            <w:right w:val="none" w:sz="0" w:space="0" w:color="auto"/>
          </w:divBdr>
        </w:div>
        <w:div w:id="281546425">
          <w:marLeft w:val="640"/>
          <w:marRight w:val="0"/>
          <w:marTop w:val="0"/>
          <w:marBottom w:val="0"/>
          <w:divBdr>
            <w:top w:val="none" w:sz="0" w:space="0" w:color="auto"/>
            <w:left w:val="none" w:sz="0" w:space="0" w:color="auto"/>
            <w:bottom w:val="none" w:sz="0" w:space="0" w:color="auto"/>
            <w:right w:val="none" w:sz="0" w:space="0" w:color="auto"/>
          </w:divBdr>
        </w:div>
        <w:div w:id="314726629">
          <w:marLeft w:val="640"/>
          <w:marRight w:val="0"/>
          <w:marTop w:val="0"/>
          <w:marBottom w:val="0"/>
          <w:divBdr>
            <w:top w:val="none" w:sz="0" w:space="0" w:color="auto"/>
            <w:left w:val="none" w:sz="0" w:space="0" w:color="auto"/>
            <w:bottom w:val="none" w:sz="0" w:space="0" w:color="auto"/>
            <w:right w:val="none" w:sz="0" w:space="0" w:color="auto"/>
          </w:divBdr>
        </w:div>
        <w:div w:id="1709063262">
          <w:marLeft w:val="640"/>
          <w:marRight w:val="0"/>
          <w:marTop w:val="0"/>
          <w:marBottom w:val="0"/>
          <w:divBdr>
            <w:top w:val="none" w:sz="0" w:space="0" w:color="auto"/>
            <w:left w:val="none" w:sz="0" w:space="0" w:color="auto"/>
            <w:bottom w:val="none" w:sz="0" w:space="0" w:color="auto"/>
            <w:right w:val="none" w:sz="0" w:space="0" w:color="auto"/>
          </w:divBdr>
        </w:div>
        <w:div w:id="1041897901">
          <w:marLeft w:val="640"/>
          <w:marRight w:val="0"/>
          <w:marTop w:val="0"/>
          <w:marBottom w:val="0"/>
          <w:divBdr>
            <w:top w:val="none" w:sz="0" w:space="0" w:color="auto"/>
            <w:left w:val="none" w:sz="0" w:space="0" w:color="auto"/>
            <w:bottom w:val="none" w:sz="0" w:space="0" w:color="auto"/>
            <w:right w:val="none" w:sz="0" w:space="0" w:color="auto"/>
          </w:divBdr>
        </w:div>
        <w:div w:id="844788750">
          <w:marLeft w:val="640"/>
          <w:marRight w:val="0"/>
          <w:marTop w:val="0"/>
          <w:marBottom w:val="0"/>
          <w:divBdr>
            <w:top w:val="none" w:sz="0" w:space="0" w:color="auto"/>
            <w:left w:val="none" w:sz="0" w:space="0" w:color="auto"/>
            <w:bottom w:val="none" w:sz="0" w:space="0" w:color="auto"/>
            <w:right w:val="none" w:sz="0" w:space="0" w:color="auto"/>
          </w:divBdr>
        </w:div>
        <w:div w:id="1086731249">
          <w:marLeft w:val="640"/>
          <w:marRight w:val="0"/>
          <w:marTop w:val="0"/>
          <w:marBottom w:val="0"/>
          <w:divBdr>
            <w:top w:val="none" w:sz="0" w:space="0" w:color="auto"/>
            <w:left w:val="none" w:sz="0" w:space="0" w:color="auto"/>
            <w:bottom w:val="none" w:sz="0" w:space="0" w:color="auto"/>
            <w:right w:val="none" w:sz="0" w:space="0" w:color="auto"/>
          </w:divBdr>
        </w:div>
        <w:div w:id="554779512">
          <w:marLeft w:val="640"/>
          <w:marRight w:val="0"/>
          <w:marTop w:val="0"/>
          <w:marBottom w:val="0"/>
          <w:divBdr>
            <w:top w:val="none" w:sz="0" w:space="0" w:color="auto"/>
            <w:left w:val="none" w:sz="0" w:space="0" w:color="auto"/>
            <w:bottom w:val="none" w:sz="0" w:space="0" w:color="auto"/>
            <w:right w:val="none" w:sz="0" w:space="0" w:color="auto"/>
          </w:divBdr>
        </w:div>
        <w:div w:id="1659842857">
          <w:marLeft w:val="640"/>
          <w:marRight w:val="0"/>
          <w:marTop w:val="0"/>
          <w:marBottom w:val="0"/>
          <w:divBdr>
            <w:top w:val="none" w:sz="0" w:space="0" w:color="auto"/>
            <w:left w:val="none" w:sz="0" w:space="0" w:color="auto"/>
            <w:bottom w:val="none" w:sz="0" w:space="0" w:color="auto"/>
            <w:right w:val="none" w:sz="0" w:space="0" w:color="auto"/>
          </w:divBdr>
        </w:div>
        <w:div w:id="324282363">
          <w:marLeft w:val="640"/>
          <w:marRight w:val="0"/>
          <w:marTop w:val="0"/>
          <w:marBottom w:val="0"/>
          <w:divBdr>
            <w:top w:val="none" w:sz="0" w:space="0" w:color="auto"/>
            <w:left w:val="none" w:sz="0" w:space="0" w:color="auto"/>
            <w:bottom w:val="none" w:sz="0" w:space="0" w:color="auto"/>
            <w:right w:val="none" w:sz="0" w:space="0" w:color="auto"/>
          </w:divBdr>
        </w:div>
        <w:div w:id="338390285">
          <w:marLeft w:val="640"/>
          <w:marRight w:val="0"/>
          <w:marTop w:val="0"/>
          <w:marBottom w:val="0"/>
          <w:divBdr>
            <w:top w:val="none" w:sz="0" w:space="0" w:color="auto"/>
            <w:left w:val="none" w:sz="0" w:space="0" w:color="auto"/>
            <w:bottom w:val="none" w:sz="0" w:space="0" w:color="auto"/>
            <w:right w:val="none" w:sz="0" w:space="0" w:color="auto"/>
          </w:divBdr>
        </w:div>
        <w:div w:id="1347246115">
          <w:marLeft w:val="640"/>
          <w:marRight w:val="0"/>
          <w:marTop w:val="0"/>
          <w:marBottom w:val="0"/>
          <w:divBdr>
            <w:top w:val="none" w:sz="0" w:space="0" w:color="auto"/>
            <w:left w:val="none" w:sz="0" w:space="0" w:color="auto"/>
            <w:bottom w:val="none" w:sz="0" w:space="0" w:color="auto"/>
            <w:right w:val="none" w:sz="0" w:space="0" w:color="auto"/>
          </w:divBdr>
        </w:div>
        <w:div w:id="387655514">
          <w:marLeft w:val="640"/>
          <w:marRight w:val="0"/>
          <w:marTop w:val="0"/>
          <w:marBottom w:val="0"/>
          <w:divBdr>
            <w:top w:val="none" w:sz="0" w:space="0" w:color="auto"/>
            <w:left w:val="none" w:sz="0" w:space="0" w:color="auto"/>
            <w:bottom w:val="none" w:sz="0" w:space="0" w:color="auto"/>
            <w:right w:val="none" w:sz="0" w:space="0" w:color="auto"/>
          </w:divBdr>
        </w:div>
        <w:div w:id="342900485">
          <w:marLeft w:val="640"/>
          <w:marRight w:val="0"/>
          <w:marTop w:val="0"/>
          <w:marBottom w:val="0"/>
          <w:divBdr>
            <w:top w:val="none" w:sz="0" w:space="0" w:color="auto"/>
            <w:left w:val="none" w:sz="0" w:space="0" w:color="auto"/>
            <w:bottom w:val="none" w:sz="0" w:space="0" w:color="auto"/>
            <w:right w:val="none" w:sz="0" w:space="0" w:color="auto"/>
          </w:divBdr>
        </w:div>
        <w:div w:id="155994089">
          <w:marLeft w:val="640"/>
          <w:marRight w:val="0"/>
          <w:marTop w:val="0"/>
          <w:marBottom w:val="0"/>
          <w:divBdr>
            <w:top w:val="none" w:sz="0" w:space="0" w:color="auto"/>
            <w:left w:val="none" w:sz="0" w:space="0" w:color="auto"/>
            <w:bottom w:val="none" w:sz="0" w:space="0" w:color="auto"/>
            <w:right w:val="none" w:sz="0" w:space="0" w:color="auto"/>
          </w:divBdr>
        </w:div>
        <w:div w:id="1724790584">
          <w:marLeft w:val="640"/>
          <w:marRight w:val="0"/>
          <w:marTop w:val="0"/>
          <w:marBottom w:val="0"/>
          <w:divBdr>
            <w:top w:val="none" w:sz="0" w:space="0" w:color="auto"/>
            <w:left w:val="none" w:sz="0" w:space="0" w:color="auto"/>
            <w:bottom w:val="none" w:sz="0" w:space="0" w:color="auto"/>
            <w:right w:val="none" w:sz="0" w:space="0" w:color="auto"/>
          </w:divBdr>
        </w:div>
        <w:div w:id="386808430">
          <w:marLeft w:val="640"/>
          <w:marRight w:val="0"/>
          <w:marTop w:val="0"/>
          <w:marBottom w:val="0"/>
          <w:divBdr>
            <w:top w:val="none" w:sz="0" w:space="0" w:color="auto"/>
            <w:left w:val="none" w:sz="0" w:space="0" w:color="auto"/>
            <w:bottom w:val="none" w:sz="0" w:space="0" w:color="auto"/>
            <w:right w:val="none" w:sz="0" w:space="0" w:color="auto"/>
          </w:divBdr>
        </w:div>
        <w:div w:id="544801571">
          <w:marLeft w:val="640"/>
          <w:marRight w:val="0"/>
          <w:marTop w:val="0"/>
          <w:marBottom w:val="0"/>
          <w:divBdr>
            <w:top w:val="none" w:sz="0" w:space="0" w:color="auto"/>
            <w:left w:val="none" w:sz="0" w:space="0" w:color="auto"/>
            <w:bottom w:val="none" w:sz="0" w:space="0" w:color="auto"/>
            <w:right w:val="none" w:sz="0" w:space="0" w:color="auto"/>
          </w:divBdr>
        </w:div>
        <w:div w:id="516427310">
          <w:marLeft w:val="640"/>
          <w:marRight w:val="0"/>
          <w:marTop w:val="0"/>
          <w:marBottom w:val="0"/>
          <w:divBdr>
            <w:top w:val="none" w:sz="0" w:space="0" w:color="auto"/>
            <w:left w:val="none" w:sz="0" w:space="0" w:color="auto"/>
            <w:bottom w:val="none" w:sz="0" w:space="0" w:color="auto"/>
            <w:right w:val="none" w:sz="0" w:space="0" w:color="auto"/>
          </w:divBdr>
        </w:div>
        <w:div w:id="1558277967">
          <w:marLeft w:val="640"/>
          <w:marRight w:val="0"/>
          <w:marTop w:val="0"/>
          <w:marBottom w:val="0"/>
          <w:divBdr>
            <w:top w:val="none" w:sz="0" w:space="0" w:color="auto"/>
            <w:left w:val="none" w:sz="0" w:space="0" w:color="auto"/>
            <w:bottom w:val="none" w:sz="0" w:space="0" w:color="auto"/>
            <w:right w:val="none" w:sz="0" w:space="0" w:color="auto"/>
          </w:divBdr>
        </w:div>
        <w:div w:id="1955743737">
          <w:marLeft w:val="640"/>
          <w:marRight w:val="0"/>
          <w:marTop w:val="0"/>
          <w:marBottom w:val="0"/>
          <w:divBdr>
            <w:top w:val="none" w:sz="0" w:space="0" w:color="auto"/>
            <w:left w:val="none" w:sz="0" w:space="0" w:color="auto"/>
            <w:bottom w:val="none" w:sz="0" w:space="0" w:color="auto"/>
            <w:right w:val="none" w:sz="0" w:space="0" w:color="auto"/>
          </w:divBdr>
        </w:div>
        <w:div w:id="2118018445">
          <w:marLeft w:val="640"/>
          <w:marRight w:val="0"/>
          <w:marTop w:val="0"/>
          <w:marBottom w:val="0"/>
          <w:divBdr>
            <w:top w:val="none" w:sz="0" w:space="0" w:color="auto"/>
            <w:left w:val="none" w:sz="0" w:space="0" w:color="auto"/>
            <w:bottom w:val="none" w:sz="0" w:space="0" w:color="auto"/>
            <w:right w:val="none" w:sz="0" w:space="0" w:color="auto"/>
          </w:divBdr>
        </w:div>
        <w:div w:id="401830132">
          <w:marLeft w:val="640"/>
          <w:marRight w:val="0"/>
          <w:marTop w:val="0"/>
          <w:marBottom w:val="0"/>
          <w:divBdr>
            <w:top w:val="none" w:sz="0" w:space="0" w:color="auto"/>
            <w:left w:val="none" w:sz="0" w:space="0" w:color="auto"/>
            <w:bottom w:val="none" w:sz="0" w:space="0" w:color="auto"/>
            <w:right w:val="none" w:sz="0" w:space="0" w:color="auto"/>
          </w:divBdr>
        </w:div>
        <w:div w:id="375392294">
          <w:marLeft w:val="640"/>
          <w:marRight w:val="0"/>
          <w:marTop w:val="0"/>
          <w:marBottom w:val="0"/>
          <w:divBdr>
            <w:top w:val="none" w:sz="0" w:space="0" w:color="auto"/>
            <w:left w:val="none" w:sz="0" w:space="0" w:color="auto"/>
            <w:bottom w:val="none" w:sz="0" w:space="0" w:color="auto"/>
            <w:right w:val="none" w:sz="0" w:space="0" w:color="auto"/>
          </w:divBdr>
        </w:div>
      </w:divsChild>
    </w:div>
    <w:div w:id="468207468">
      <w:bodyDiv w:val="1"/>
      <w:marLeft w:val="0"/>
      <w:marRight w:val="0"/>
      <w:marTop w:val="0"/>
      <w:marBottom w:val="0"/>
      <w:divBdr>
        <w:top w:val="none" w:sz="0" w:space="0" w:color="auto"/>
        <w:left w:val="none" w:sz="0" w:space="0" w:color="auto"/>
        <w:bottom w:val="none" w:sz="0" w:space="0" w:color="auto"/>
        <w:right w:val="none" w:sz="0" w:space="0" w:color="auto"/>
      </w:divBdr>
    </w:div>
    <w:div w:id="497576134">
      <w:bodyDiv w:val="1"/>
      <w:marLeft w:val="0"/>
      <w:marRight w:val="0"/>
      <w:marTop w:val="0"/>
      <w:marBottom w:val="0"/>
      <w:divBdr>
        <w:top w:val="none" w:sz="0" w:space="0" w:color="auto"/>
        <w:left w:val="none" w:sz="0" w:space="0" w:color="auto"/>
        <w:bottom w:val="none" w:sz="0" w:space="0" w:color="auto"/>
        <w:right w:val="none" w:sz="0" w:space="0" w:color="auto"/>
      </w:divBdr>
      <w:divsChild>
        <w:div w:id="6375280">
          <w:marLeft w:val="640"/>
          <w:marRight w:val="0"/>
          <w:marTop w:val="0"/>
          <w:marBottom w:val="0"/>
          <w:divBdr>
            <w:top w:val="none" w:sz="0" w:space="0" w:color="auto"/>
            <w:left w:val="none" w:sz="0" w:space="0" w:color="auto"/>
            <w:bottom w:val="none" w:sz="0" w:space="0" w:color="auto"/>
            <w:right w:val="none" w:sz="0" w:space="0" w:color="auto"/>
          </w:divBdr>
        </w:div>
        <w:div w:id="1199590650">
          <w:marLeft w:val="640"/>
          <w:marRight w:val="0"/>
          <w:marTop w:val="0"/>
          <w:marBottom w:val="0"/>
          <w:divBdr>
            <w:top w:val="none" w:sz="0" w:space="0" w:color="auto"/>
            <w:left w:val="none" w:sz="0" w:space="0" w:color="auto"/>
            <w:bottom w:val="none" w:sz="0" w:space="0" w:color="auto"/>
            <w:right w:val="none" w:sz="0" w:space="0" w:color="auto"/>
          </w:divBdr>
        </w:div>
        <w:div w:id="2079008501">
          <w:marLeft w:val="640"/>
          <w:marRight w:val="0"/>
          <w:marTop w:val="0"/>
          <w:marBottom w:val="0"/>
          <w:divBdr>
            <w:top w:val="none" w:sz="0" w:space="0" w:color="auto"/>
            <w:left w:val="none" w:sz="0" w:space="0" w:color="auto"/>
            <w:bottom w:val="none" w:sz="0" w:space="0" w:color="auto"/>
            <w:right w:val="none" w:sz="0" w:space="0" w:color="auto"/>
          </w:divBdr>
        </w:div>
        <w:div w:id="1855874139">
          <w:marLeft w:val="640"/>
          <w:marRight w:val="0"/>
          <w:marTop w:val="0"/>
          <w:marBottom w:val="0"/>
          <w:divBdr>
            <w:top w:val="none" w:sz="0" w:space="0" w:color="auto"/>
            <w:left w:val="none" w:sz="0" w:space="0" w:color="auto"/>
            <w:bottom w:val="none" w:sz="0" w:space="0" w:color="auto"/>
            <w:right w:val="none" w:sz="0" w:space="0" w:color="auto"/>
          </w:divBdr>
        </w:div>
        <w:div w:id="1473328217">
          <w:marLeft w:val="640"/>
          <w:marRight w:val="0"/>
          <w:marTop w:val="0"/>
          <w:marBottom w:val="0"/>
          <w:divBdr>
            <w:top w:val="none" w:sz="0" w:space="0" w:color="auto"/>
            <w:left w:val="none" w:sz="0" w:space="0" w:color="auto"/>
            <w:bottom w:val="none" w:sz="0" w:space="0" w:color="auto"/>
            <w:right w:val="none" w:sz="0" w:space="0" w:color="auto"/>
          </w:divBdr>
        </w:div>
        <w:div w:id="55400259">
          <w:marLeft w:val="640"/>
          <w:marRight w:val="0"/>
          <w:marTop w:val="0"/>
          <w:marBottom w:val="0"/>
          <w:divBdr>
            <w:top w:val="none" w:sz="0" w:space="0" w:color="auto"/>
            <w:left w:val="none" w:sz="0" w:space="0" w:color="auto"/>
            <w:bottom w:val="none" w:sz="0" w:space="0" w:color="auto"/>
            <w:right w:val="none" w:sz="0" w:space="0" w:color="auto"/>
          </w:divBdr>
        </w:div>
        <w:div w:id="213544123">
          <w:marLeft w:val="640"/>
          <w:marRight w:val="0"/>
          <w:marTop w:val="0"/>
          <w:marBottom w:val="0"/>
          <w:divBdr>
            <w:top w:val="none" w:sz="0" w:space="0" w:color="auto"/>
            <w:left w:val="none" w:sz="0" w:space="0" w:color="auto"/>
            <w:bottom w:val="none" w:sz="0" w:space="0" w:color="auto"/>
            <w:right w:val="none" w:sz="0" w:space="0" w:color="auto"/>
          </w:divBdr>
        </w:div>
        <w:div w:id="147475256">
          <w:marLeft w:val="640"/>
          <w:marRight w:val="0"/>
          <w:marTop w:val="0"/>
          <w:marBottom w:val="0"/>
          <w:divBdr>
            <w:top w:val="none" w:sz="0" w:space="0" w:color="auto"/>
            <w:left w:val="none" w:sz="0" w:space="0" w:color="auto"/>
            <w:bottom w:val="none" w:sz="0" w:space="0" w:color="auto"/>
            <w:right w:val="none" w:sz="0" w:space="0" w:color="auto"/>
          </w:divBdr>
        </w:div>
        <w:div w:id="779687472">
          <w:marLeft w:val="640"/>
          <w:marRight w:val="0"/>
          <w:marTop w:val="0"/>
          <w:marBottom w:val="0"/>
          <w:divBdr>
            <w:top w:val="none" w:sz="0" w:space="0" w:color="auto"/>
            <w:left w:val="none" w:sz="0" w:space="0" w:color="auto"/>
            <w:bottom w:val="none" w:sz="0" w:space="0" w:color="auto"/>
            <w:right w:val="none" w:sz="0" w:space="0" w:color="auto"/>
          </w:divBdr>
        </w:div>
        <w:div w:id="7679490">
          <w:marLeft w:val="640"/>
          <w:marRight w:val="0"/>
          <w:marTop w:val="0"/>
          <w:marBottom w:val="0"/>
          <w:divBdr>
            <w:top w:val="none" w:sz="0" w:space="0" w:color="auto"/>
            <w:left w:val="none" w:sz="0" w:space="0" w:color="auto"/>
            <w:bottom w:val="none" w:sz="0" w:space="0" w:color="auto"/>
            <w:right w:val="none" w:sz="0" w:space="0" w:color="auto"/>
          </w:divBdr>
        </w:div>
        <w:div w:id="1110473751">
          <w:marLeft w:val="640"/>
          <w:marRight w:val="0"/>
          <w:marTop w:val="0"/>
          <w:marBottom w:val="0"/>
          <w:divBdr>
            <w:top w:val="none" w:sz="0" w:space="0" w:color="auto"/>
            <w:left w:val="none" w:sz="0" w:space="0" w:color="auto"/>
            <w:bottom w:val="none" w:sz="0" w:space="0" w:color="auto"/>
            <w:right w:val="none" w:sz="0" w:space="0" w:color="auto"/>
          </w:divBdr>
        </w:div>
        <w:div w:id="824973173">
          <w:marLeft w:val="640"/>
          <w:marRight w:val="0"/>
          <w:marTop w:val="0"/>
          <w:marBottom w:val="0"/>
          <w:divBdr>
            <w:top w:val="none" w:sz="0" w:space="0" w:color="auto"/>
            <w:left w:val="none" w:sz="0" w:space="0" w:color="auto"/>
            <w:bottom w:val="none" w:sz="0" w:space="0" w:color="auto"/>
            <w:right w:val="none" w:sz="0" w:space="0" w:color="auto"/>
          </w:divBdr>
        </w:div>
        <w:div w:id="1962570916">
          <w:marLeft w:val="640"/>
          <w:marRight w:val="0"/>
          <w:marTop w:val="0"/>
          <w:marBottom w:val="0"/>
          <w:divBdr>
            <w:top w:val="none" w:sz="0" w:space="0" w:color="auto"/>
            <w:left w:val="none" w:sz="0" w:space="0" w:color="auto"/>
            <w:bottom w:val="none" w:sz="0" w:space="0" w:color="auto"/>
            <w:right w:val="none" w:sz="0" w:space="0" w:color="auto"/>
          </w:divBdr>
        </w:div>
        <w:div w:id="369959449">
          <w:marLeft w:val="640"/>
          <w:marRight w:val="0"/>
          <w:marTop w:val="0"/>
          <w:marBottom w:val="0"/>
          <w:divBdr>
            <w:top w:val="none" w:sz="0" w:space="0" w:color="auto"/>
            <w:left w:val="none" w:sz="0" w:space="0" w:color="auto"/>
            <w:bottom w:val="none" w:sz="0" w:space="0" w:color="auto"/>
            <w:right w:val="none" w:sz="0" w:space="0" w:color="auto"/>
          </w:divBdr>
        </w:div>
        <w:div w:id="298583197">
          <w:marLeft w:val="640"/>
          <w:marRight w:val="0"/>
          <w:marTop w:val="0"/>
          <w:marBottom w:val="0"/>
          <w:divBdr>
            <w:top w:val="none" w:sz="0" w:space="0" w:color="auto"/>
            <w:left w:val="none" w:sz="0" w:space="0" w:color="auto"/>
            <w:bottom w:val="none" w:sz="0" w:space="0" w:color="auto"/>
            <w:right w:val="none" w:sz="0" w:space="0" w:color="auto"/>
          </w:divBdr>
        </w:div>
        <w:div w:id="193659896">
          <w:marLeft w:val="640"/>
          <w:marRight w:val="0"/>
          <w:marTop w:val="0"/>
          <w:marBottom w:val="0"/>
          <w:divBdr>
            <w:top w:val="none" w:sz="0" w:space="0" w:color="auto"/>
            <w:left w:val="none" w:sz="0" w:space="0" w:color="auto"/>
            <w:bottom w:val="none" w:sz="0" w:space="0" w:color="auto"/>
            <w:right w:val="none" w:sz="0" w:space="0" w:color="auto"/>
          </w:divBdr>
        </w:div>
        <w:div w:id="1493790689">
          <w:marLeft w:val="640"/>
          <w:marRight w:val="0"/>
          <w:marTop w:val="0"/>
          <w:marBottom w:val="0"/>
          <w:divBdr>
            <w:top w:val="none" w:sz="0" w:space="0" w:color="auto"/>
            <w:left w:val="none" w:sz="0" w:space="0" w:color="auto"/>
            <w:bottom w:val="none" w:sz="0" w:space="0" w:color="auto"/>
            <w:right w:val="none" w:sz="0" w:space="0" w:color="auto"/>
          </w:divBdr>
        </w:div>
        <w:div w:id="827014888">
          <w:marLeft w:val="640"/>
          <w:marRight w:val="0"/>
          <w:marTop w:val="0"/>
          <w:marBottom w:val="0"/>
          <w:divBdr>
            <w:top w:val="none" w:sz="0" w:space="0" w:color="auto"/>
            <w:left w:val="none" w:sz="0" w:space="0" w:color="auto"/>
            <w:bottom w:val="none" w:sz="0" w:space="0" w:color="auto"/>
            <w:right w:val="none" w:sz="0" w:space="0" w:color="auto"/>
          </w:divBdr>
        </w:div>
        <w:div w:id="2073120189">
          <w:marLeft w:val="640"/>
          <w:marRight w:val="0"/>
          <w:marTop w:val="0"/>
          <w:marBottom w:val="0"/>
          <w:divBdr>
            <w:top w:val="none" w:sz="0" w:space="0" w:color="auto"/>
            <w:left w:val="none" w:sz="0" w:space="0" w:color="auto"/>
            <w:bottom w:val="none" w:sz="0" w:space="0" w:color="auto"/>
            <w:right w:val="none" w:sz="0" w:space="0" w:color="auto"/>
          </w:divBdr>
        </w:div>
        <w:div w:id="166554525">
          <w:marLeft w:val="640"/>
          <w:marRight w:val="0"/>
          <w:marTop w:val="0"/>
          <w:marBottom w:val="0"/>
          <w:divBdr>
            <w:top w:val="none" w:sz="0" w:space="0" w:color="auto"/>
            <w:left w:val="none" w:sz="0" w:space="0" w:color="auto"/>
            <w:bottom w:val="none" w:sz="0" w:space="0" w:color="auto"/>
            <w:right w:val="none" w:sz="0" w:space="0" w:color="auto"/>
          </w:divBdr>
        </w:div>
        <w:div w:id="643319893">
          <w:marLeft w:val="640"/>
          <w:marRight w:val="0"/>
          <w:marTop w:val="0"/>
          <w:marBottom w:val="0"/>
          <w:divBdr>
            <w:top w:val="none" w:sz="0" w:space="0" w:color="auto"/>
            <w:left w:val="none" w:sz="0" w:space="0" w:color="auto"/>
            <w:bottom w:val="none" w:sz="0" w:space="0" w:color="auto"/>
            <w:right w:val="none" w:sz="0" w:space="0" w:color="auto"/>
          </w:divBdr>
        </w:div>
        <w:div w:id="1801532825">
          <w:marLeft w:val="640"/>
          <w:marRight w:val="0"/>
          <w:marTop w:val="0"/>
          <w:marBottom w:val="0"/>
          <w:divBdr>
            <w:top w:val="none" w:sz="0" w:space="0" w:color="auto"/>
            <w:left w:val="none" w:sz="0" w:space="0" w:color="auto"/>
            <w:bottom w:val="none" w:sz="0" w:space="0" w:color="auto"/>
            <w:right w:val="none" w:sz="0" w:space="0" w:color="auto"/>
          </w:divBdr>
        </w:div>
        <w:div w:id="926186797">
          <w:marLeft w:val="640"/>
          <w:marRight w:val="0"/>
          <w:marTop w:val="0"/>
          <w:marBottom w:val="0"/>
          <w:divBdr>
            <w:top w:val="none" w:sz="0" w:space="0" w:color="auto"/>
            <w:left w:val="none" w:sz="0" w:space="0" w:color="auto"/>
            <w:bottom w:val="none" w:sz="0" w:space="0" w:color="auto"/>
            <w:right w:val="none" w:sz="0" w:space="0" w:color="auto"/>
          </w:divBdr>
        </w:div>
        <w:div w:id="1893541983">
          <w:marLeft w:val="640"/>
          <w:marRight w:val="0"/>
          <w:marTop w:val="0"/>
          <w:marBottom w:val="0"/>
          <w:divBdr>
            <w:top w:val="none" w:sz="0" w:space="0" w:color="auto"/>
            <w:left w:val="none" w:sz="0" w:space="0" w:color="auto"/>
            <w:bottom w:val="none" w:sz="0" w:space="0" w:color="auto"/>
            <w:right w:val="none" w:sz="0" w:space="0" w:color="auto"/>
          </w:divBdr>
        </w:div>
        <w:div w:id="1055349079">
          <w:marLeft w:val="640"/>
          <w:marRight w:val="0"/>
          <w:marTop w:val="0"/>
          <w:marBottom w:val="0"/>
          <w:divBdr>
            <w:top w:val="none" w:sz="0" w:space="0" w:color="auto"/>
            <w:left w:val="none" w:sz="0" w:space="0" w:color="auto"/>
            <w:bottom w:val="none" w:sz="0" w:space="0" w:color="auto"/>
            <w:right w:val="none" w:sz="0" w:space="0" w:color="auto"/>
          </w:divBdr>
        </w:div>
        <w:div w:id="858470255">
          <w:marLeft w:val="640"/>
          <w:marRight w:val="0"/>
          <w:marTop w:val="0"/>
          <w:marBottom w:val="0"/>
          <w:divBdr>
            <w:top w:val="none" w:sz="0" w:space="0" w:color="auto"/>
            <w:left w:val="none" w:sz="0" w:space="0" w:color="auto"/>
            <w:bottom w:val="none" w:sz="0" w:space="0" w:color="auto"/>
            <w:right w:val="none" w:sz="0" w:space="0" w:color="auto"/>
          </w:divBdr>
        </w:div>
        <w:div w:id="712778657">
          <w:marLeft w:val="640"/>
          <w:marRight w:val="0"/>
          <w:marTop w:val="0"/>
          <w:marBottom w:val="0"/>
          <w:divBdr>
            <w:top w:val="none" w:sz="0" w:space="0" w:color="auto"/>
            <w:left w:val="none" w:sz="0" w:space="0" w:color="auto"/>
            <w:bottom w:val="none" w:sz="0" w:space="0" w:color="auto"/>
            <w:right w:val="none" w:sz="0" w:space="0" w:color="auto"/>
          </w:divBdr>
        </w:div>
        <w:div w:id="1208764014">
          <w:marLeft w:val="640"/>
          <w:marRight w:val="0"/>
          <w:marTop w:val="0"/>
          <w:marBottom w:val="0"/>
          <w:divBdr>
            <w:top w:val="none" w:sz="0" w:space="0" w:color="auto"/>
            <w:left w:val="none" w:sz="0" w:space="0" w:color="auto"/>
            <w:bottom w:val="none" w:sz="0" w:space="0" w:color="auto"/>
            <w:right w:val="none" w:sz="0" w:space="0" w:color="auto"/>
          </w:divBdr>
        </w:div>
        <w:div w:id="1876427762">
          <w:marLeft w:val="640"/>
          <w:marRight w:val="0"/>
          <w:marTop w:val="0"/>
          <w:marBottom w:val="0"/>
          <w:divBdr>
            <w:top w:val="none" w:sz="0" w:space="0" w:color="auto"/>
            <w:left w:val="none" w:sz="0" w:space="0" w:color="auto"/>
            <w:bottom w:val="none" w:sz="0" w:space="0" w:color="auto"/>
            <w:right w:val="none" w:sz="0" w:space="0" w:color="auto"/>
          </w:divBdr>
        </w:div>
        <w:div w:id="1374846635">
          <w:marLeft w:val="640"/>
          <w:marRight w:val="0"/>
          <w:marTop w:val="0"/>
          <w:marBottom w:val="0"/>
          <w:divBdr>
            <w:top w:val="none" w:sz="0" w:space="0" w:color="auto"/>
            <w:left w:val="none" w:sz="0" w:space="0" w:color="auto"/>
            <w:bottom w:val="none" w:sz="0" w:space="0" w:color="auto"/>
            <w:right w:val="none" w:sz="0" w:space="0" w:color="auto"/>
          </w:divBdr>
        </w:div>
        <w:div w:id="895898448">
          <w:marLeft w:val="640"/>
          <w:marRight w:val="0"/>
          <w:marTop w:val="0"/>
          <w:marBottom w:val="0"/>
          <w:divBdr>
            <w:top w:val="none" w:sz="0" w:space="0" w:color="auto"/>
            <w:left w:val="none" w:sz="0" w:space="0" w:color="auto"/>
            <w:bottom w:val="none" w:sz="0" w:space="0" w:color="auto"/>
            <w:right w:val="none" w:sz="0" w:space="0" w:color="auto"/>
          </w:divBdr>
        </w:div>
        <w:div w:id="672075639">
          <w:marLeft w:val="640"/>
          <w:marRight w:val="0"/>
          <w:marTop w:val="0"/>
          <w:marBottom w:val="0"/>
          <w:divBdr>
            <w:top w:val="none" w:sz="0" w:space="0" w:color="auto"/>
            <w:left w:val="none" w:sz="0" w:space="0" w:color="auto"/>
            <w:bottom w:val="none" w:sz="0" w:space="0" w:color="auto"/>
            <w:right w:val="none" w:sz="0" w:space="0" w:color="auto"/>
          </w:divBdr>
        </w:div>
        <w:div w:id="296105412">
          <w:marLeft w:val="640"/>
          <w:marRight w:val="0"/>
          <w:marTop w:val="0"/>
          <w:marBottom w:val="0"/>
          <w:divBdr>
            <w:top w:val="none" w:sz="0" w:space="0" w:color="auto"/>
            <w:left w:val="none" w:sz="0" w:space="0" w:color="auto"/>
            <w:bottom w:val="none" w:sz="0" w:space="0" w:color="auto"/>
            <w:right w:val="none" w:sz="0" w:space="0" w:color="auto"/>
          </w:divBdr>
        </w:div>
        <w:div w:id="814219349">
          <w:marLeft w:val="640"/>
          <w:marRight w:val="0"/>
          <w:marTop w:val="0"/>
          <w:marBottom w:val="0"/>
          <w:divBdr>
            <w:top w:val="none" w:sz="0" w:space="0" w:color="auto"/>
            <w:left w:val="none" w:sz="0" w:space="0" w:color="auto"/>
            <w:bottom w:val="none" w:sz="0" w:space="0" w:color="auto"/>
            <w:right w:val="none" w:sz="0" w:space="0" w:color="auto"/>
          </w:divBdr>
        </w:div>
        <w:div w:id="2107922977">
          <w:marLeft w:val="640"/>
          <w:marRight w:val="0"/>
          <w:marTop w:val="0"/>
          <w:marBottom w:val="0"/>
          <w:divBdr>
            <w:top w:val="none" w:sz="0" w:space="0" w:color="auto"/>
            <w:left w:val="none" w:sz="0" w:space="0" w:color="auto"/>
            <w:bottom w:val="none" w:sz="0" w:space="0" w:color="auto"/>
            <w:right w:val="none" w:sz="0" w:space="0" w:color="auto"/>
          </w:divBdr>
        </w:div>
        <w:div w:id="1760716187">
          <w:marLeft w:val="640"/>
          <w:marRight w:val="0"/>
          <w:marTop w:val="0"/>
          <w:marBottom w:val="0"/>
          <w:divBdr>
            <w:top w:val="none" w:sz="0" w:space="0" w:color="auto"/>
            <w:left w:val="none" w:sz="0" w:space="0" w:color="auto"/>
            <w:bottom w:val="none" w:sz="0" w:space="0" w:color="auto"/>
            <w:right w:val="none" w:sz="0" w:space="0" w:color="auto"/>
          </w:divBdr>
        </w:div>
        <w:div w:id="1469123846">
          <w:marLeft w:val="640"/>
          <w:marRight w:val="0"/>
          <w:marTop w:val="0"/>
          <w:marBottom w:val="0"/>
          <w:divBdr>
            <w:top w:val="none" w:sz="0" w:space="0" w:color="auto"/>
            <w:left w:val="none" w:sz="0" w:space="0" w:color="auto"/>
            <w:bottom w:val="none" w:sz="0" w:space="0" w:color="auto"/>
            <w:right w:val="none" w:sz="0" w:space="0" w:color="auto"/>
          </w:divBdr>
        </w:div>
        <w:div w:id="1261599453">
          <w:marLeft w:val="640"/>
          <w:marRight w:val="0"/>
          <w:marTop w:val="0"/>
          <w:marBottom w:val="0"/>
          <w:divBdr>
            <w:top w:val="none" w:sz="0" w:space="0" w:color="auto"/>
            <w:left w:val="none" w:sz="0" w:space="0" w:color="auto"/>
            <w:bottom w:val="none" w:sz="0" w:space="0" w:color="auto"/>
            <w:right w:val="none" w:sz="0" w:space="0" w:color="auto"/>
          </w:divBdr>
        </w:div>
        <w:div w:id="1673797324">
          <w:marLeft w:val="640"/>
          <w:marRight w:val="0"/>
          <w:marTop w:val="0"/>
          <w:marBottom w:val="0"/>
          <w:divBdr>
            <w:top w:val="none" w:sz="0" w:space="0" w:color="auto"/>
            <w:left w:val="none" w:sz="0" w:space="0" w:color="auto"/>
            <w:bottom w:val="none" w:sz="0" w:space="0" w:color="auto"/>
            <w:right w:val="none" w:sz="0" w:space="0" w:color="auto"/>
          </w:divBdr>
        </w:div>
        <w:div w:id="1302271091">
          <w:marLeft w:val="640"/>
          <w:marRight w:val="0"/>
          <w:marTop w:val="0"/>
          <w:marBottom w:val="0"/>
          <w:divBdr>
            <w:top w:val="none" w:sz="0" w:space="0" w:color="auto"/>
            <w:left w:val="none" w:sz="0" w:space="0" w:color="auto"/>
            <w:bottom w:val="none" w:sz="0" w:space="0" w:color="auto"/>
            <w:right w:val="none" w:sz="0" w:space="0" w:color="auto"/>
          </w:divBdr>
        </w:div>
        <w:div w:id="264653112">
          <w:marLeft w:val="640"/>
          <w:marRight w:val="0"/>
          <w:marTop w:val="0"/>
          <w:marBottom w:val="0"/>
          <w:divBdr>
            <w:top w:val="none" w:sz="0" w:space="0" w:color="auto"/>
            <w:left w:val="none" w:sz="0" w:space="0" w:color="auto"/>
            <w:bottom w:val="none" w:sz="0" w:space="0" w:color="auto"/>
            <w:right w:val="none" w:sz="0" w:space="0" w:color="auto"/>
          </w:divBdr>
        </w:div>
        <w:div w:id="1996496565">
          <w:marLeft w:val="640"/>
          <w:marRight w:val="0"/>
          <w:marTop w:val="0"/>
          <w:marBottom w:val="0"/>
          <w:divBdr>
            <w:top w:val="none" w:sz="0" w:space="0" w:color="auto"/>
            <w:left w:val="none" w:sz="0" w:space="0" w:color="auto"/>
            <w:bottom w:val="none" w:sz="0" w:space="0" w:color="auto"/>
            <w:right w:val="none" w:sz="0" w:space="0" w:color="auto"/>
          </w:divBdr>
        </w:div>
        <w:div w:id="212817100">
          <w:marLeft w:val="640"/>
          <w:marRight w:val="0"/>
          <w:marTop w:val="0"/>
          <w:marBottom w:val="0"/>
          <w:divBdr>
            <w:top w:val="none" w:sz="0" w:space="0" w:color="auto"/>
            <w:left w:val="none" w:sz="0" w:space="0" w:color="auto"/>
            <w:bottom w:val="none" w:sz="0" w:space="0" w:color="auto"/>
            <w:right w:val="none" w:sz="0" w:space="0" w:color="auto"/>
          </w:divBdr>
        </w:div>
        <w:div w:id="167989293">
          <w:marLeft w:val="640"/>
          <w:marRight w:val="0"/>
          <w:marTop w:val="0"/>
          <w:marBottom w:val="0"/>
          <w:divBdr>
            <w:top w:val="none" w:sz="0" w:space="0" w:color="auto"/>
            <w:left w:val="none" w:sz="0" w:space="0" w:color="auto"/>
            <w:bottom w:val="none" w:sz="0" w:space="0" w:color="auto"/>
            <w:right w:val="none" w:sz="0" w:space="0" w:color="auto"/>
          </w:divBdr>
        </w:div>
        <w:div w:id="327905407">
          <w:marLeft w:val="640"/>
          <w:marRight w:val="0"/>
          <w:marTop w:val="0"/>
          <w:marBottom w:val="0"/>
          <w:divBdr>
            <w:top w:val="none" w:sz="0" w:space="0" w:color="auto"/>
            <w:left w:val="none" w:sz="0" w:space="0" w:color="auto"/>
            <w:bottom w:val="none" w:sz="0" w:space="0" w:color="auto"/>
            <w:right w:val="none" w:sz="0" w:space="0" w:color="auto"/>
          </w:divBdr>
        </w:div>
      </w:divsChild>
    </w:div>
    <w:div w:id="498816349">
      <w:bodyDiv w:val="1"/>
      <w:marLeft w:val="0"/>
      <w:marRight w:val="0"/>
      <w:marTop w:val="0"/>
      <w:marBottom w:val="0"/>
      <w:divBdr>
        <w:top w:val="none" w:sz="0" w:space="0" w:color="auto"/>
        <w:left w:val="none" w:sz="0" w:space="0" w:color="auto"/>
        <w:bottom w:val="none" w:sz="0" w:space="0" w:color="auto"/>
        <w:right w:val="none" w:sz="0" w:space="0" w:color="auto"/>
      </w:divBdr>
      <w:divsChild>
        <w:div w:id="2092195058">
          <w:marLeft w:val="640"/>
          <w:marRight w:val="0"/>
          <w:marTop w:val="0"/>
          <w:marBottom w:val="0"/>
          <w:divBdr>
            <w:top w:val="none" w:sz="0" w:space="0" w:color="auto"/>
            <w:left w:val="none" w:sz="0" w:space="0" w:color="auto"/>
            <w:bottom w:val="none" w:sz="0" w:space="0" w:color="auto"/>
            <w:right w:val="none" w:sz="0" w:space="0" w:color="auto"/>
          </w:divBdr>
        </w:div>
        <w:div w:id="1693722746">
          <w:marLeft w:val="640"/>
          <w:marRight w:val="0"/>
          <w:marTop w:val="0"/>
          <w:marBottom w:val="0"/>
          <w:divBdr>
            <w:top w:val="none" w:sz="0" w:space="0" w:color="auto"/>
            <w:left w:val="none" w:sz="0" w:space="0" w:color="auto"/>
            <w:bottom w:val="none" w:sz="0" w:space="0" w:color="auto"/>
            <w:right w:val="none" w:sz="0" w:space="0" w:color="auto"/>
          </w:divBdr>
        </w:div>
        <w:div w:id="1934973697">
          <w:marLeft w:val="640"/>
          <w:marRight w:val="0"/>
          <w:marTop w:val="0"/>
          <w:marBottom w:val="0"/>
          <w:divBdr>
            <w:top w:val="none" w:sz="0" w:space="0" w:color="auto"/>
            <w:left w:val="none" w:sz="0" w:space="0" w:color="auto"/>
            <w:bottom w:val="none" w:sz="0" w:space="0" w:color="auto"/>
            <w:right w:val="none" w:sz="0" w:space="0" w:color="auto"/>
          </w:divBdr>
        </w:div>
        <w:div w:id="314382129">
          <w:marLeft w:val="640"/>
          <w:marRight w:val="0"/>
          <w:marTop w:val="0"/>
          <w:marBottom w:val="0"/>
          <w:divBdr>
            <w:top w:val="none" w:sz="0" w:space="0" w:color="auto"/>
            <w:left w:val="none" w:sz="0" w:space="0" w:color="auto"/>
            <w:bottom w:val="none" w:sz="0" w:space="0" w:color="auto"/>
            <w:right w:val="none" w:sz="0" w:space="0" w:color="auto"/>
          </w:divBdr>
        </w:div>
        <w:div w:id="1409382010">
          <w:marLeft w:val="640"/>
          <w:marRight w:val="0"/>
          <w:marTop w:val="0"/>
          <w:marBottom w:val="0"/>
          <w:divBdr>
            <w:top w:val="none" w:sz="0" w:space="0" w:color="auto"/>
            <w:left w:val="none" w:sz="0" w:space="0" w:color="auto"/>
            <w:bottom w:val="none" w:sz="0" w:space="0" w:color="auto"/>
            <w:right w:val="none" w:sz="0" w:space="0" w:color="auto"/>
          </w:divBdr>
        </w:div>
        <w:div w:id="330066392">
          <w:marLeft w:val="640"/>
          <w:marRight w:val="0"/>
          <w:marTop w:val="0"/>
          <w:marBottom w:val="0"/>
          <w:divBdr>
            <w:top w:val="none" w:sz="0" w:space="0" w:color="auto"/>
            <w:left w:val="none" w:sz="0" w:space="0" w:color="auto"/>
            <w:bottom w:val="none" w:sz="0" w:space="0" w:color="auto"/>
            <w:right w:val="none" w:sz="0" w:space="0" w:color="auto"/>
          </w:divBdr>
        </w:div>
        <w:div w:id="2031223586">
          <w:marLeft w:val="640"/>
          <w:marRight w:val="0"/>
          <w:marTop w:val="0"/>
          <w:marBottom w:val="0"/>
          <w:divBdr>
            <w:top w:val="none" w:sz="0" w:space="0" w:color="auto"/>
            <w:left w:val="none" w:sz="0" w:space="0" w:color="auto"/>
            <w:bottom w:val="none" w:sz="0" w:space="0" w:color="auto"/>
            <w:right w:val="none" w:sz="0" w:space="0" w:color="auto"/>
          </w:divBdr>
        </w:div>
        <w:div w:id="943149956">
          <w:marLeft w:val="640"/>
          <w:marRight w:val="0"/>
          <w:marTop w:val="0"/>
          <w:marBottom w:val="0"/>
          <w:divBdr>
            <w:top w:val="none" w:sz="0" w:space="0" w:color="auto"/>
            <w:left w:val="none" w:sz="0" w:space="0" w:color="auto"/>
            <w:bottom w:val="none" w:sz="0" w:space="0" w:color="auto"/>
            <w:right w:val="none" w:sz="0" w:space="0" w:color="auto"/>
          </w:divBdr>
        </w:div>
        <w:div w:id="155463051">
          <w:marLeft w:val="640"/>
          <w:marRight w:val="0"/>
          <w:marTop w:val="0"/>
          <w:marBottom w:val="0"/>
          <w:divBdr>
            <w:top w:val="none" w:sz="0" w:space="0" w:color="auto"/>
            <w:left w:val="none" w:sz="0" w:space="0" w:color="auto"/>
            <w:bottom w:val="none" w:sz="0" w:space="0" w:color="auto"/>
            <w:right w:val="none" w:sz="0" w:space="0" w:color="auto"/>
          </w:divBdr>
        </w:div>
        <w:div w:id="1359547379">
          <w:marLeft w:val="640"/>
          <w:marRight w:val="0"/>
          <w:marTop w:val="0"/>
          <w:marBottom w:val="0"/>
          <w:divBdr>
            <w:top w:val="none" w:sz="0" w:space="0" w:color="auto"/>
            <w:left w:val="none" w:sz="0" w:space="0" w:color="auto"/>
            <w:bottom w:val="none" w:sz="0" w:space="0" w:color="auto"/>
            <w:right w:val="none" w:sz="0" w:space="0" w:color="auto"/>
          </w:divBdr>
        </w:div>
        <w:div w:id="529994973">
          <w:marLeft w:val="640"/>
          <w:marRight w:val="0"/>
          <w:marTop w:val="0"/>
          <w:marBottom w:val="0"/>
          <w:divBdr>
            <w:top w:val="none" w:sz="0" w:space="0" w:color="auto"/>
            <w:left w:val="none" w:sz="0" w:space="0" w:color="auto"/>
            <w:bottom w:val="none" w:sz="0" w:space="0" w:color="auto"/>
            <w:right w:val="none" w:sz="0" w:space="0" w:color="auto"/>
          </w:divBdr>
        </w:div>
        <w:div w:id="155189390">
          <w:marLeft w:val="640"/>
          <w:marRight w:val="0"/>
          <w:marTop w:val="0"/>
          <w:marBottom w:val="0"/>
          <w:divBdr>
            <w:top w:val="none" w:sz="0" w:space="0" w:color="auto"/>
            <w:left w:val="none" w:sz="0" w:space="0" w:color="auto"/>
            <w:bottom w:val="none" w:sz="0" w:space="0" w:color="auto"/>
            <w:right w:val="none" w:sz="0" w:space="0" w:color="auto"/>
          </w:divBdr>
        </w:div>
        <w:div w:id="314724077">
          <w:marLeft w:val="640"/>
          <w:marRight w:val="0"/>
          <w:marTop w:val="0"/>
          <w:marBottom w:val="0"/>
          <w:divBdr>
            <w:top w:val="none" w:sz="0" w:space="0" w:color="auto"/>
            <w:left w:val="none" w:sz="0" w:space="0" w:color="auto"/>
            <w:bottom w:val="none" w:sz="0" w:space="0" w:color="auto"/>
            <w:right w:val="none" w:sz="0" w:space="0" w:color="auto"/>
          </w:divBdr>
        </w:div>
        <w:div w:id="413405390">
          <w:marLeft w:val="640"/>
          <w:marRight w:val="0"/>
          <w:marTop w:val="0"/>
          <w:marBottom w:val="0"/>
          <w:divBdr>
            <w:top w:val="none" w:sz="0" w:space="0" w:color="auto"/>
            <w:left w:val="none" w:sz="0" w:space="0" w:color="auto"/>
            <w:bottom w:val="none" w:sz="0" w:space="0" w:color="auto"/>
            <w:right w:val="none" w:sz="0" w:space="0" w:color="auto"/>
          </w:divBdr>
        </w:div>
        <w:div w:id="1452935447">
          <w:marLeft w:val="640"/>
          <w:marRight w:val="0"/>
          <w:marTop w:val="0"/>
          <w:marBottom w:val="0"/>
          <w:divBdr>
            <w:top w:val="none" w:sz="0" w:space="0" w:color="auto"/>
            <w:left w:val="none" w:sz="0" w:space="0" w:color="auto"/>
            <w:bottom w:val="none" w:sz="0" w:space="0" w:color="auto"/>
            <w:right w:val="none" w:sz="0" w:space="0" w:color="auto"/>
          </w:divBdr>
        </w:div>
        <w:div w:id="889003497">
          <w:marLeft w:val="640"/>
          <w:marRight w:val="0"/>
          <w:marTop w:val="0"/>
          <w:marBottom w:val="0"/>
          <w:divBdr>
            <w:top w:val="none" w:sz="0" w:space="0" w:color="auto"/>
            <w:left w:val="none" w:sz="0" w:space="0" w:color="auto"/>
            <w:bottom w:val="none" w:sz="0" w:space="0" w:color="auto"/>
            <w:right w:val="none" w:sz="0" w:space="0" w:color="auto"/>
          </w:divBdr>
        </w:div>
        <w:div w:id="1325668160">
          <w:marLeft w:val="640"/>
          <w:marRight w:val="0"/>
          <w:marTop w:val="0"/>
          <w:marBottom w:val="0"/>
          <w:divBdr>
            <w:top w:val="none" w:sz="0" w:space="0" w:color="auto"/>
            <w:left w:val="none" w:sz="0" w:space="0" w:color="auto"/>
            <w:bottom w:val="none" w:sz="0" w:space="0" w:color="auto"/>
            <w:right w:val="none" w:sz="0" w:space="0" w:color="auto"/>
          </w:divBdr>
        </w:div>
        <w:div w:id="1259218537">
          <w:marLeft w:val="640"/>
          <w:marRight w:val="0"/>
          <w:marTop w:val="0"/>
          <w:marBottom w:val="0"/>
          <w:divBdr>
            <w:top w:val="none" w:sz="0" w:space="0" w:color="auto"/>
            <w:left w:val="none" w:sz="0" w:space="0" w:color="auto"/>
            <w:bottom w:val="none" w:sz="0" w:space="0" w:color="auto"/>
            <w:right w:val="none" w:sz="0" w:space="0" w:color="auto"/>
          </w:divBdr>
        </w:div>
        <w:div w:id="685330521">
          <w:marLeft w:val="640"/>
          <w:marRight w:val="0"/>
          <w:marTop w:val="0"/>
          <w:marBottom w:val="0"/>
          <w:divBdr>
            <w:top w:val="none" w:sz="0" w:space="0" w:color="auto"/>
            <w:left w:val="none" w:sz="0" w:space="0" w:color="auto"/>
            <w:bottom w:val="none" w:sz="0" w:space="0" w:color="auto"/>
            <w:right w:val="none" w:sz="0" w:space="0" w:color="auto"/>
          </w:divBdr>
        </w:div>
        <w:div w:id="512112936">
          <w:marLeft w:val="640"/>
          <w:marRight w:val="0"/>
          <w:marTop w:val="0"/>
          <w:marBottom w:val="0"/>
          <w:divBdr>
            <w:top w:val="none" w:sz="0" w:space="0" w:color="auto"/>
            <w:left w:val="none" w:sz="0" w:space="0" w:color="auto"/>
            <w:bottom w:val="none" w:sz="0" w:space="0" w:color="auto"/>
            <w:right w:val="none" w:sz="0" w:space="0" w:color="auto"/>
          </w:divBdr>
        </w:div>
        <w:div w:id="750466568">
          <w:marLeft w:val="640"/>
          <w:marRight w:val="0"/>
          <w:marTop w:val="0"/>
          <w:marBottom w:val="0"/>
          <w:divBdr>
            <w:top w:val="none" w:sz="0" w:space="0" w:color="auto"/>
            <w:left w:val="none" w:sz="0" w:space="0" w:color="auto"/>
            <w:bottom w:val="none" w:sz="0" w:space="0" w:color="auto"/>
            <w:right w:val="none" w:sz="0" w:space="0" w:color="auto"/>
          </w:divBdr>
        </w:div>
        <w:div w:id="1544253089">
          <w:marLeft w:val="640"/>
          <w:marRight w:val="0"/>
          <w:marTop w:val="0"/>
          <w:marBottom w:val="0"/>
          <w:divBdr>
            <w:top w:val="none" w:sz="0" w:space="0" w:color="auto"/>
            <w:left w:val="none" w:sz="0" w:space="0" w:color="auto"/>
            <w:bottom w:val="none" w:sz="0" w:space="0" w:color="auto"/>
            <w:right w:val="none" w:sz="0" w:space="0" w:color="auto"/>
          </w:divBdr>
        </w:div>
        <w:div w:id="1993412557">
          <w:marLeft w:val="640"/>
          <w:marRight w:val="0"/>
          <w:marTop w:val="0"/>
          <w:marBottom w:val="0"/>
          <w:divBdr>
            <w:top w:val="none" w:sz="0" w:space="0" w:color="auto"/>
            <w:left w:val="none" w:sz="0" w:space="0" w:color="auto"/>
            <w:bottom w:val="none" w:sz="0" w:space="0" w:color="auto"/>
            <w:right w:val="none" w:sz="0" w:space="0" w:color="auto"/>
          </w:divBdr>
        </w:div>
        <w:div w:id="1734503217">
          <w:marLeft w:val="640"/>
          <w:marRight w:val="0"/>
          <w:marTop w:val="0"/>
          <w:marBottom w:val="0"/>
          <w:divBdr>
            <w:top w:val="none" w:sz="0" w:space="0" w:color="auto"/>
            <w:left w:val="none" w:sz="0" w:space="0" w:color="auto"/>
            <w:bottom w:val="none" w:sz="0" w:space="0" w:color="auto"/>
            <w:right w:val="none" w:sz="0" w:space="0" w:color="auto"/>
          </w:divBdr>
        </w:div>
        <w:div w:id="1695763846">
          <w:marLeft w:val="640"/>
          <w:marRight w:val="0"/>
          <w:marTop w:val="0"/>
          <w:marBottom w:val="0"/>
          <w:divBdr>
            <w:top w:val="none" w:sz="0" w:space="0" w:color="auto"/>
            <w:left w:val="none" w:sz="0" w:space="0" w:color="auto"/>
            <w:bottom w:val="none" w:sz="0" w:space="0" w:color="auto"/>
            <w:right w:val="none" w:sz="0" w:space="0" w:color="auto"/>
          </w:divBdr>
        </w:div>
        <w:div w:id="736167229">
          <w:marLeft w:val="640"/>
          <w:marRight w:val="0"/>
          <w:marTop w:val="0"/>
          <w:marBottom w:val="0"/>
          <w:divBdr>
            <w:top w:val="none" w:sz="0" w:space="0" w:color="auto"/>
            <w:left w:val="none" w:sz="0" w:space="0" w:color="auto"/>
            <w:bottom w:val="none" w:sz="0" w:space="0" w:color="auto"/>
            <w:right w:val="none" w:sz="0" w:space="0" w:color="auto"/>
          </w:divBdr>
        </w:div>
        <w:div w:id="2127769162">
          <w:marLeft w:val="640"/>
          <w:marRight w:val="0"/>
          <w:marTop w:val="0"/>
          <w:marBottom w:val="0"/>
          <w:divBdr>
            <w:top w:val="none" w:sz="0" w:space="0" w:color="auto"/>
            <w:left w:val="none" w:sz="0" w:space="0" w:color="auto"/>
            <w:bottom w:val="none" w:sz="0" w:space="0" w:color="auto"/>
            <w:right w:val="none" w:sz="0" w:space="0" w:color="auto"/>
          </w:divBdr>
        </w:div>
        <w:div w:id="1070274811">
          <w:marLeft w:val="640"/>
          <w:marRight w:val="0"/>
          <w:marTop w:val="0"/>
          <w:marBottom w:val="0"/>
          <w:divBdr>
            <w:top w:val="none" w:sz="0" w:space="0" w:color="auto"/>
            <w:left w:val="none" w:sz="0" w:space="0" w:color="auto"/>
            <w:bottom w:val="none" w:sz="0" w:space="0" w:color="auto"/>
            <w:right w:val="none" w:sz="0" w:space="0" w:color="auto"/>
          </w:divBdr>
        </w:div>
        <w:div w:id="270090679">
          <w:marLeft w:val="640"/>
          <w:marRight w:val="0"/>
          <w:marTop w:val="0"/>
          <w:marBottom w:val="0"/>
          <w:divBdr>
            <w:top w:val="none" w:sz="0" w:space="0" w:color="auto"/>
            <w:left w:val="none" w:sz="0" w:space="0" w:color="auto"/>
            <w:bottom w:val="none" w:sz="0" w:space="0" w:color="auto"/>
            <w:right w:val="none" w:sz="0" w:space="0" w:color="auto"/>
          </w:divBdr>
        </w:div>
        <w:div w:id="982848610">
          <w:marLeft w:val="640"/>
          <w:marRight w:val="0"/>
          <w:marTop w:val="0"/>
          <w:marBottom w:val="0"/>
          <w:divBdr>
            <w:top w:val="none" w:sz="0" w:space="0" w:color="auto"/>
            <w:left w:val="none" w:sz="0" w:space="0" w:color="auto"/>
            <w:bottom w:val="none" w:sz="0" w:space="0" w:color="auto"/>
            <w:right w:val="none" w:sz="0" w:space="0" w:color="auto"/>
          </w:divBdr>
        </w:div>
        <w:div w:id="731394941">
          <w:marLeft w:val="640"/>
          <w:marRight w:val="0"/>
          <w:marTop w:val="0"/>
          <w:marBottom w:val="0"/>
          <w:divBdr>
            <w:top w:val="none" w:sz="0" w:space="0" w:color="auto"/>
            <w:left w:val="none" w:sz="0" w:space="0" w:color="auto"/>
            <w:bottom w:val="none" w:sz="0" w:space="0" w:color="auto"/>
            <w:right w:val="none" w:sz="0" w:space="0" w:color="auto"/>
          </w:divBdr>
        </w:div>
        <w:div w:id="1885410804">
          <w:marLeft w:val="640"/>
          <w:marRight w:val="0"/>
          <w:marTop w:val="0"/>
          <w:marBottom w:val="0"/>
          <w:divBdr>
            <w:top w:val="none" w:sz="0" w:space="0" w:color="auto"/>
            <w:left w:val="none" w:sz="0" w:space="0" w:color="auto"/>
            <w:bottom w:val="none" w:sz="0" w:space="0" w:color="auto"/>
            <w:right w:val="none" w:sz="0" w:space="0" w:color="auto"/>
          </w:divBdr>
        </w:div>
        <w:div w:id="1768427077">
          <w:marLeft w:val="640"/>
          <w:marRight w:val="0"/>
          <w:marTop w:val="0"/>
          <w:marBottom w:val="0"/>
          <w:divBdr>
            <w:top w:val="none" w:sz="0" w:space="0" w:color="auto"/>
            <w:left w:val="none" w:sz="0" w:space="0" w:color="auto"/>
            <w:bottom w:val="none" w:sz="0" w:space="0" w:color="auto"/>
            <w:right w:val="none" w:sz="0" w:space="0" w:color="auto"/>
          </w:divBdr>
        </w:div>
        <w:div w:id="1184787146">
          <w:marLeft w:val="640"/>
          <w:marRight w:val="0"/>
          <w:marTop w:val="0"/>
          <w:marBottom w:val="0"/>
          <w:divBdr>
            <w:top w:val="none" w:sz="0" w:space="0" w:color="auto"/>
            <w:left w:val="none" w:sz="0" w:space="0" w:color="auto"/>
            <w:bottom w:val="none" w:sz="0" w:space="0" w:color="auto"/>
            <w:right w:val="none" w:sz="0" w:space="0" w:color="auto"/>
          </w:divBdr>
        </w:div>
        <w:div w:id="1259485422">
          <w:marLeft w:val="640"/>
          <w:marRight w:val="0"/>
          <w:marTop w:val="0"/>
          <w:marBottom w:val="0"/>
          <w:divBdr>
            <w:top w:val="none" w:sz="0" w:space="0" w:color="auto"/>
            <w:left w:val="none" w:sz="0" w:space="0" w:color="auto"/>
            <w:bottom w:val="none" w:sz="0" w:space="0" w:color="auto"/>
            <w:right w:val="none" w:sz="0" w:space="0" w:color="auto"/>
          </w:divBdr>
        </w:div>
        <w:div w:id="644970157">
          <w:marLeft w:val="640"/>
          <w:marRight w:val="0"/>
          <w:marTop w:val="0"/>
          <w:marBottom w:val="0"/>
          <w:divBdr>
            <w:top w:val="none" w:sz="0" w:space="0" w:color="auto"/>
            <w:left w:val="none" w:sz="0" w:space="0" w:color="auto"/>
            <w:bottom w:val="none" w:sz="0" w:space="0" w:color="auto"/>
            <w:right w:val="none" w:sz="0" w:space="0" w:color="auto"/>
          </w:divBdr>
        </w:div>
        <w:div w:id="1737975474">
          <w:marLeft w:val="640"/>
          <w:marRight w:val="0"/>
          <w:marTop w:val="0"/>
          <w:marBottom w:val="0"/>
          <w:divBdr>
            <w:top w:val="none" w:sz="0" w:space="0" w:color="auto"/>
            <w:left w:val="none" w:sz="0" w:space="0" w:color="auto"/>
            <w:bottom w:val="none" w:sz="0" w:space="0" w:color="auto"/>
            <w:right w:val="none" w:sz="0" w:space="0" w:color="auto"/>
          </w:divBdr>
        </w:div>
        <w:div w:id="944506291">
          <w:marLeft w:val="640"/>
          <w:marRight w:val="0"/>
          <w:marTop w:val="0"/>
          <w:marBottom w:val="0"/>
          <w:divBdr>
            <w:top w:val="none" w:sz="0" w:space="0" w:color="auto"/>
            <w:left w:val="none" w:sz="0" w:space="0" w:color="auto"/>
            <w:bottom w:val="none" w:sz="0" w:space="0" w:color="auto"/>
            <w:right w:val="none" w:sz="0" w:space="0" w:color="auto"/>
          </w:divBdr>
        </w:div>
      </w:divsChild>
    </w:div>
    <w:div w:id="502665343">
      <w:bodyDiv w:val="1"/>
      <w:marLeft w:val="0"/>
      <w:marRight w:val="0"/>
      <w:marTop w:val="0"/>
      <w:marBottom w:val="0"/>
      <w:divBdr>
        <w:top w:val="none" w:sz="0" w:space="0" w:color="auto"/>
        <w:left w:val="none" w:sz="0" w:space="0" w:color="auto"/>
        <w:bottom w:val="none" w:sz="0" w:space="0" w:color="auto"/>
        <w:right w:val="none" w:sz="0" w:space="0" w:color="auto"/>
      </w:divBdr>
      <w:divsChild>
        <w:div w:id="1646545772">
          <w:marLeft w:val="640"/>
          <w:marRight w:val="0"/>
          <w:marTop w:val="0"/>
          <w:marBottom w:val="0"/>
          <w:divBdr>
            <w:top w:val="none" w:sz="0" w:space="0" w:color="auto"/>
            <w:left w:val="none" w:sz="0" w:space="0" w:color="auto"/>
            <w:bottom w:val="none" w:sz="0" w:space="0" w:color="auto"/>
            <w:right w:val="none" w:sz="0" w:space="0" w:color="auto"/>
          </w:divBdr>
        </w:div>
        <w:div w:id="261305065">
          <w:marLeft w:val="640"/>
          <w:marRight w:val="0"/>
          <w:marTop w:val="0"/>
          <w:marBottom w:val="0"/>
          <w:divBdr>
            <w:top w:val="none" w:sz="0" w:space="0" w:color="auto"/>
            <w:left w:val="none" w:sz="0" w:space="0" w:color="auto"/>
            <w:bottom w:val="none" w:sz="0" w:space="0" w:color="auto"/>
            <w:right w:val="none" w:sz="0" w:space="0" w:color="auto"/>
          </w:divBdr>
        </w:div>
        <w:div w:id="1645086748">
          <w:marLeft w:val="640"/>
          <w:marRight w:val="0"/>
          <w:marTop w:val="0"/>
          <w:marBottom w:val="0"/>
          <w:divBdr>
            <w:top w:val="none" w:sz="0" w:space="0" w:color="auto"/>
            <w:left w:val="none" w:sz="0" w:space="0" w:color="auto"/>
            <w:bottom w:val="none" w:sz="0" w:space="0" w:color="auto"/>
            <w:right w:val="none" w:sz="0" w:space="0" w:color="auto"/>
          </w:divBdr>
        </w:div>
        <w:div w:id="1958750758">
          <w:marLeft w:val="640"/>
          <w:marRight w:val="0"/>
          <w:marTop w:val="0"/>
          <w:marBottom w:val="0"/>
          <w:divBdr>
            <w:top w:val="none" w:sz="0" w:space="0" w:color="auto"/>
            <w:left w:val="none" w:sz="0" w:space="0" w:color="auto"/>
            <w:bottom w:val="none" w:sz="0" w:space="0" w:color="auto"/>
            <w:right w:val="none" w:sz="0" w:space="0" w:color="auto"/>
          </w:divBdr>
        </w:div>
        <w:div w:id="455610620">
          <w:marLeft w:val="640"/>
          <w:marRight w:val="0"/>
          <w:marTop w:val="0"/>
          <w:marBottom w:val="0"/>
          <w:divBdr>
            <w:top w:val="none" w:sz="0" w:space="0" w:color="auto"/>
            <w:left w:val="none" w:sz="0" w:space="0" w:color="auto"/>
            <w:bottom w:val="none" w:sz="0" w:space="0" w:color="auto"/>
            <w:right w:val="none" w:sz="0" w:space="0" w:color="auto"/>
          </w:divBdr>
        </w:div>
        <w:div w:id="1683167023">
          <w:marLeft w:val="640"/>
          <w:marRight w:val="0"/>
          <w:marTop w:val="0"/>
          <w:marBottom w:val="0"/>
          <w:divBdr>
            <w:top w:val="none" w:sz="0" w:space="0" w:color="auto"/>
            <w:left w:val="none" w:sz="0" w:space="0" w:color="auto"/>
            <w:bottom w:val="none" w:sz="0" w:space="0" w:color="auto"/>
            <w:right w:val="none" w:sz="0" w:space="0" w:color="auto"/>
          </w:divBdr>
        </w:div>
        <w:div w:id="1047804162">
          <w:marLeft w:val="640"/>
          <w:marRight w:val="0"/>
          <w:marTop w:val="0"/>
          <w:marBottom w:val="0"/>
          <w:divBdr>
            <w:top w:val="none" w:sz="0" w:space="0" w:color="auto"/>
            <w:left w:val="none" w:sz="0" w:space="0" w:color="auto"/>
            <w:bottom w:val="none" w:sz="0" w:space="0" w:color="auto"/>
            <w:right w:val="none" w:sz="0" w:space="0" w:color="auto"/>
          </w:divBdr>
        </w:div>
        <w:div w:id="787049868">
          <w:marLeft w:val="640"/>
          <w:marRight w:val="0"/>
          <w:marTop w:val="0"/>
          <w:marBottom w:val="0"/>
          <w:divBdr>
            <w:top w:val="none" w:sz="0" w:space="0" w:color="auto"/>
            <w:left w:val="none" w:sz="0" w:space="0" w:color="auto"/>
            <w:bottom w:val="none" w:sz="0" w:space="0" w:color="auto"/>
            <w:right w:val="none" w:sz="0" w:space="0" w:color="auto"/>
          </w:divBdr>
        </w:div>
        <w:div w:id="1707755587">
          <w:marLeft w:val="640"/>
          <w:marRight w:val="0"/>
          <w:marTop w:val="0"/>
          <w:marBottom w:val="0"/>
          <w:divBdr>
            <w:top w:val="none" w:sz="0" w:space="0" w:color="auto"/>
            <w:left w:val="none" w:sz="0" w:space="0" w:color="auto"/>
            <w:bottom w:val="none" w:sz="0" w:space="0" w:color="auto"/>
            <w:right w:val="none" w:sz="0" w:space="0" w:color="auto"/>
          </w:divBdr>
        </w:div>
        <w:div w:id="920405949">
          <w:marLeft w:val="640"/>
          <w:marRight w:val="0"/>
          <w:marTop w:val="0"/>
          <w:marBottom w:val="0"/>
          <w:divBdr>
            <w:top w:val="none" w:sz="0" w:space="0" w:color="auto"/>
            <w:left w:val="none" w:sz="0" w:space="0" w:color="auto"/>
            <w:bottom w:val="none" w:sz="0" w:space="0" w:color="auto"/>
            <w:right w:val="none" w:sz="0" w:space="0" w:color="auto"/>
          </w:divBdr>
        </w:div>
        <w:div w:id="847450702">
          <w:marLeft w:val="640"/>
          <w:marRight w:val="0"/>
          <w:marTop w:val="0"/>
          <w:marBottom w:val="0"/>
          <w:divBdr>
            <w:top w:val="none" w:sz="0" w:space="0" w:color="auto"/>
            <w:left w:val="none" w:sz="0" w:space="0" w:color="auto"/>
            <w:bottom w:val="none" w:sz="0" w:space="0" w:color="auto"/>
            <w:right w:val="none" w:sz="0" w:space="0" w:color="auto"/>
          </w:divBdr>
        </w:div>
        <w:div w:id="2040549492">
          <w:marLeft w:val="640"/>
          <w:marRight w:val="0"/>
          <w:marTop w:val="0"/>
          <w:marBottom w:val="0"/>
          <w:divBdr>
            <w:top w:val="none" w:sz="0" w:space="0" w:color="auto"/>
            <w:left w:val="none" w:sz="0" w:space="0" w:color="auto"/>
            <w:bottom w:val="none" w:sz="0" w:space="0" w:color="auto"/>
            <w:right w:val="none" w:sz="0" w:space="0" w:color="auto"/>
          </w:divBdr>
        </w:div>
        <w:div w:id="692850734">
          <w:marLeft w:val="640"/>
          <w:marRight w:val="0"/>
          <w:marTop w:val="0"/>
          <w:marBottom w:val="0"/>
          <w:divBdr>
            <w:top w:val="none" w:sz="0" w:space="0" w:color="auto"/>
            <w:left w:val="none" w:sz="0" w:space="0" w:color="auto"/>
            <w:bottom w:val="none" w:sz="0" w:space="0" w:color="auto"/>
            <w:right w:val="none" w:sz="0" w:space="0" w:color="auto"/>
          </w:divBdr>
        </w:div>
        <w:div w:id="1495802337">
          <w:marLeft w:val="640"/>
          <w:marRight w:val="0"/>
          <w:marTop w:val="0"/>
          <w:marBottom w:val="0"/>
          <w:divBdr>
            <w:top w:val="none" w:sz="0" w:space="0" w:color="auto"/>
            <w:left w:val="none" w:sz="0" w:space="0" w:color="auto"/>
            <w:bottom w:val="none" w:sz="0" w:space="0" w:color="auto"/>
            <w:right w:val="none" w:sz="0" w:space="0" w:color="auto"/>
          </w:divBdr>
        </w:div>
        <w:div w:id="29847461">
          <w:marLeft w:val="640"/>
          <w:marRight w:val="0"/>
          <w:marTop w:val="0"/>
          <w:marBottom w:val="0"/>
          <w:divBdr>
            <w:top w:val="none" w:sz="0" w:space="0" w:color="auto"/>
            <w:left w:val="none" w:sz="0" w:space="0" w:color="auto"/>
            <w:bottom w:val="none" w:sz="0" w:space="0" w:color="auto"/>
            <w:right w:val="none" w:sz="0" w:space="0" w:color="auto"/>
          </w:divBdr>
        </w:div>
        <w:div w:id="274026004">
          <w:marLeft w:val="640"/>
          <w:marRight w:val="0"/>
          <w:marTop w:val="0"/>
          <w:marBottom w:val="0"/>
          <w:divBdr>
            <w:top w:val="none" w:sz="0" w:space="0" w:color="auto"/>
            <w:left w:val="none" w:sz="0" w:space="0" w:color="auto"/>
            <w:bottom w:val="none" w:sz="0" w:space="0" w:color="auto"/>
            <w:right w:val="none" w:sz="0" w:space="0" w:color="auto"/>
          </w:divBdr>
        </w:div>
        <w:div w:id="1216621955">
          <w:marLeft w:val="640"/>
          <w:marRight w:val="0"/>
          <w:marTop w:val="0"/>
          <w:marBottom w:val="0"/>
          <w:divBdr>
            <w:top w:val="none" w:sz="0" w:space="0" w:color="auto"/>
            <w:left w:val="none" w:sz="0" w:space="0" w:color="auto"/>
            <w:bottom w:val="none" w:sz="0" w:space="0" w:color="auto"/>
            <w:right w:val="none" w:sz="0" w:space="0" w:color="auto"/>
          </w:divBdr>
        </w:div>
        <w:div w:id="61684368">
          <w:marLeft w:val="640"/>
          <w:marRight w:val="0"/>
          <w:marTop w:val="0"/>
          <w:marBottom w:val="0"/>
          <w:divBdr>
            <w:top w:val="none" w:sz="0" w:space="0" w:color="auto"/>
            <w:left w:val="none" w:sz="0" w:space="0" w:color="auto"/>
            <w:bottom w:val="none" w:sz="0" w:space="0" w:color="auto"/>
            <w:right w:val="none" w:sz="0" w:space="0" w:color="auto"/>
          </w:divBdr>
        </w:div>
        <w:div w:id="2034185292">
          <w:marLeft w:val="640"/>
          <w:marRight w:val="0"/>
          <w:marTop w:val="0"/>
          <w:marBottom w:val="0"/>
          <w:divBdr>
            <w:top w:val="none" w:sz="0" w:space="0" w:color="auto"/>
            <w:left w:val="none" w:sz="0" w:space="0" w:color="auto"/>
            <w:bottom w:val="none" w:sz="0" w:space="0" w:color="auto"/>
            <w:right w:val="none" w:sz="0" w:space="0" w:color="auto"/>
          </w:divBdr>
        </w:div>
        <w:div w:id="1056202121">
          <w:marLeft w:val="640"/>
          <w:marRight w:val="0"/>
          <w:marTop w:val="0"/>
          <w:marBottom w:val="0"/>
          <w:divBdr>
            <w:top w:val="none" w:sz="0" w:space="0" w:color="auto"/>
            <w:left w:val="none" w:sz="0" w:space="0" w:color="auto"/>
            <w:bottom w:val="none" w:sz="0" w:space="0" w:color="auto"/>
            <w:right w:val="none" w:sz="0" w:space="0" w:color="auto"/>
          </w:divBdr>
        </w:div>
        <w:div w:id="1398893560">
          <w:marLeft w:val="640"/>
          <w:marRight w:val="0"/>
          <w:marTop w:val="0"/>
          <w:marBottom w:val="0"/>
          <w:divBdr>
            <w:top w:val="none" w:sz="0" w:space="0" w:color="auto"/>
            <w:left w:val="none" w:sz="0" w:space="0" w:color="auto"/>
            <w:bottom w:val="none" w:sz="0" w:space="0" w:color="auto"/>
            <w:right w:val="none" w:sz="0" w:space="0" w:color="auto"/>
          </w:divBdr>
        </w:div>
        <w:div w:id="708644550">
          <w:marLeft w:val="640"/>
          <w:marRight w:val="0"/>
          <w:marTop w:val="0"/>
          <w:marBottom w:val="0"/>
          <w:divBdr>
            <w:top w:val="none" w:sz="0" w:space="0" w:color="auto"/>
            <w:left w:val="none" w:sz="0" w:space="0" w:color="auto"/>
            <w:bottom w:val="none" w:sz="0" w:space="0" w:color="auto"/>
            <w:right w:val="none" w:sz="0" w:space="0" w:color="auto"/>
          </w:divBdr>
        </w:div>
        <w:div w:id="1359742665">
          <w:marLeft w:val="640"/>
          <w:marRight w:val="0"/>
          <w:marTop w:val="0"/>
          <w:marBottom w:val="0"/>
          <w:divBdr>
            <w:top w:val="none" w:sz="0" w:space="0" w:color="auto"/>
            <w:left w:val="none" w:sz="0" w:space="0" w:color="auto"/>
            <w:bottom w:val="none" w:sz="0" w:space="0" w:color="auto"/>
            <w:right w:val="none" w:sz="0" w:space="0" w:color="auto"/>
          </w:divBdr>
        </w:div>
        <w:div w:id="714813478">
          <w:marLeft w:val="640"/>
          <w:marRight w:val="0"/>
          <w:marTop w:val="0"/>
          <w:marBottom w:val="0"/>
          <w:divBdr>
            <w:top w:val="none" w:sz="0" w:space="0" w:color="auto"/>
            <w:left w:val="none" w:sz="0" w:space="0" w:color="auto"/>
            <w:bottom w:val="none" w:sz="0" w:space="0" w:color="auto"/>
            <w:right w:val="none" w:sz="0" w:space="0" w:color="auto"/>
          </w:divBdr>
        </w:div>
        <w:div w:id="70154064">
          <w:marLeft w:val="640"/>
          <w:marRight w:val="0"/>
          <w:marTop w:val="0"/>
          <w:marBottom w:val="0"/>
          <w:divBdr>
            <w:top w:val="none" w:sz="0" w:space="0" w:color="auto"/>
            <w:left w:val="none" w:sz="0" w:space="0" w:color="auto"/>
            <w:bottom w:val="none" w:sz="0" w:space="0" w:color="auto"/>
            <w:right w:val="none" w:sz="0" w:space="0" w:color="auto"/>
          </w:divBdr>
        </w:div>
        <w:div w:id="1954284682">
          <w:marLeft w:val="640"/>
          <w:marRight w:val="0"/>
          <w:marTop w:val="0"/>
          <w:marBottom w:val="0"/>
          <w:divBdr>
            <w:top w:val="none" w:sz="0" w:space="0" w:color="auto"/>
            <w:left w:val="none" w:sz="0" w:space="0" w:color="auto"/>
            <w:bottom w:val="none" w:sz="0" w:space="0" w:color="auto"/>
            <w:right w:val="none" w:sz="0" w:space="0" w:color="auto"/>
          </w:divBdr>
        </w:div>
        <w:div w:id="519514168">
          <w:marLeft w:val="640"/>
          <w:marRight w:val="0"/>
          <w:marTop w:val="0"/>
          <w:marBottom w:val="0"/>
          <w:divBdr>
            <w:top w:val="none" w:sz="0" w:space="0" w:color="auto"/>
            <w:left w:val="none" w:sz="0" w:space="0" w:color="auto"/>
            <w:bottom w:val="none" w:sz="0" w:space="0" w:color="auto"/>
            <w:right w:val="none" w:sz="0" w:space="0" w:color="auto"/>
          </w:divBdr>
        </w:div>
        <w:div w:id="1631983337">
          <w:marLeft w:val="640"/>
          <w:marRight w:val="0"/>
          <w:marTop w:val="0"/>
          <w:marBottom w:val="0"/>
          <w:divBdr>
            <w:top w:val="none" w:sz="0" w:space="0" w:color="auto"/>
            <w:left w:val="none" w:sz="0" w:space="0" w:color="auto"/>
            <w:bottom w:val="none" w:sz="0" w:space="0" w:color="auto"/>
            <w:right w:val="none" w:sz="0" w:space="0" w:color="auto"/>
          </w:divBdr>
        </w:div>
        <w:div w:id="1155535832">
          <w:marLeft w:val="640"/>
          <w:marRight w:val="0"/>
          <w:marTop w:val="0"/>
          <w:marBottom w:val="0"/>
          <w:divBdr>
            <w:top w:val="none" w:sz="0" w:space="0" w:color="auto"/>
            <w:left w:val="none" w:sz="0" w:space="0" w:color="auto"/>
            <w:bottom w:val="none" w:sz="0" w:space="0" w:color="auto"/>
            <w:right w:val="none" w:sz="0" w:space="0" w:color="auto"/>
          </w:divBdr>
        </w:div>
        <w:div w:id="1687555086">
          <w:marLeft w:val="640"/>
          <w:marRight w:val="0"/>
          <w:marTop w:val="0"/>
          <w:marBottom w:val="0"/>
          <w:divBdr>
            <w:top w:val="none" w:sz="0" w:space="0" w:color="auto"/>
            <w:left w:val="none" w:sz="0" w:space="0" w:color="auto"/>
            <w:bottom w:val="none" w:sz="0" w:space="0" w:color="auto"/>
            <w:right w:val="none" w:sz="0" w:space="0" w:color="auto"/>
          </w:divBdr>
        </w:div>
        <w:div w:id="1955558937">
          <w:marLeft w:val="640"/>
          <w:marRight w:val="0"/>
          <w:marTop w:val="0"/>
          <w:marBottom w:val="0"/>
          <w:divBdr>
            <w:top w:val="none" w:sz="0" w:space="0" w:color="auto"/>
            <w:left w:val="none" w:sz="0" w:space="0" w:color="auto"/>
            <w:bottom w:val="none" w:sz="0" w:space="0" w:color="auto"/>
            <w:right w:val="none" w:sz="0" w:space="0" w:color="auto"/>
          </w:divBdr>
        </w:div>
        <w:div w:id="142242534">
          <w:marLeft w:val="640"/>
          <w:marRight w:val="0"/>
          <w:marTop w:val="0"/>
          <w:marBottom w:val="0"/>
          <w:divBdr>
            <w:top w:val="none" w:sz="0" w:space="0" w:color="auto"/>
            <w:left w:val="none" w:sz="0" w:space="0" w:color="auto"/>
            <w:bottom w:val="none" w:sz="0" w:space="0" w:color="auto"/>
            <w:right w:val="none" w:sz="0" w:space="0" w:color="auto"/>
          </w:divBdr>
        </w:div>
        <w:div w:id="1446345985">
          <w:marLeft w:val="640"/>
          <w:marRight w:val="0"/>
          <w:marTop w:val="0"/>
          <w:marBottom w:val="0"/>
          <w:divBdr>
            <w:top w:val="none" w:sz="0" w:space="0" w:color="auto"/>
            <w:left w:val="none" w:sz="0" w:space="0" w:color="auto"/>
            <w:bottom w:val="none" w:sz="0" w:space="0" w:color="auto"/>
            <w:right w:val="none" w:sz="0" w:space="0" w:color="auto"/>
          </w:divBdr>
        </w:div>
        <w:div w:id="585580565">
          <w:marLeft w:val="640"/>
          <w:marRight w:val="0"/>
          <w:marTop w:val="0"/>
          <w:marBottom w:val="0"/>
          <w:divBdr>
            <w:top w:val="none" w:sz="0" w:space="0" w:color="auto"/>
            <w:left w:val="none" w:sz="0" w:space="0" w:color="auto"/>
            <w:bottom w:val="none" w:sz="0" w:space="0" w:color="auto"/>
            <w:right w:val="none" w:sz="0" w:space="0" w:color="auto"/>
          </w:divBdr>
        </w:div>
        <w:div w:id="970790135">
          <w:marLeft w:val="640"/>
          <w:marRight w:val="0"/>
          <w:marTop w:val="0"/>
          <w:marBottom w:val="0"/>
          <w:divBdr>
            <w:top w:val="none" w:sz="0" w:space="0" w:color="auto"/>
            <w:left w:val="none" w:sz="0" w:space="0" w:color="auto"/>
            <w:bottom w:val="none" w:sz="0" w:space="0" w:color="auto"/>
            <w:right w:val="none" w:sz="0" w:space="0" w:color="auto"/>
          </w:divBdr>
        </w:div>
        <w:div w:id="824081850">
          <w:marLeft w:val="640"/>
          <w:marRight w:val="0"/>
          <w:marTop w:val="0"/>
          <w:marBottom w:val="0"/>
          <w:divBdr>
            <w:top w:val="none" w:sz="0" w:space="0" w:color="auto"/>
            <w:left w:val="none" w:sz="0" w:space="0" w:color="auto"/>
            <w:bottom w:val="none" w:sz="0" w:space="0" w:color="auto"/>
            <w:right w:val="none" w:sz="0" w:space="0" w:color="auto"/>
          </w:divBdr>
        </w:div>
        <w:div w:id="2070835178">
          <w:marLeft w:val="640"/>
          <w:marRight w:val="0"/>
          <w:marTop w:val="0"/>
          <w:marBottom w:val="0"/>
          <w:divBdr>
            <w:top w:val="none" w:sz="0" w:space="0" w:color="auto"/>
            <w:left w:val="none" w:sz="0" w:space="0" w:color="auto"/>
            <w:bottom w:val="none" w:sz="0" w:space="0" w:color="auto"/>
            <w:right w:val="none" w:sz="0" w:space="0" w:color="auto"/>
          </w:divBdr>
        </w:div>
      </w:divsChild>
    </w:div>
    <w:div w:id="522943840">
      <w:bodyDiv w:val="1"/>
      <w:marLeft w:val="0"/>
      <w:marRight w:val="0"/>
      <w:marTop w:val="0"/>
      <w:marBottom w:val="0"/>
      <w:divBdr>
        <w:top w:val="none" w:sz="0" w:space="0" w:color="auto"/>
        <w:left w:val="none" w:sz="0" w:space="0" w:color="auto"/>
        <w:bottom w:val="none" w:sz="0" w:space="0" w:color="auto"/>
        <w:right w:val="none" w:sz="0" w:space="0" w:color="auto"/>
      </w:divBdr>
      <w:divsChild>
        <w:div w:id="755901680">
          <w:marLeft w:val="0"/>
          <w:marRight w:val="0"/>
          <w:marTop w:val="0"/>
          <w:marBottom w:val="0"/>
          <w:divBdr>
            <w:top w:val="none" w:sz="0" w:space="0" w:color="auto"/>
            <w:left w:val="none" w:sz="0" w:space="0" w:color="auto"/>
            <w:bottom w:val="none" w:sz="0" w:space="0" w:color="auto"/>
            <w:right w:val="none" w:sz="0" w:space="0" w:color="auto"/>
          </w:divBdr>
          <w:divsChild>
            <w:div w:id="1747652934">
              <w:marLeft w:val="0"/>
              <w:marRight w:val="0"/>
              <w:marTop w:val="0"/>
              <w:marBottom w:val="0"/>
              <w:divBdr>
                <w:top w:val="none" w:sz="0" w:space="0" w:color="auto"/>
                <w:left w:val="none" w:sz="0" w:space="0" w:color="auto"/>
                <w:bottom w:val="none" w:sz="0" w:space="0" w:color="auto"/>
                <w:right w:val="none" w:sz="0" w:space="0" w:color="auto"/>
              </w:divBdr>
              <w:divsChild>
                <w:div w:id="136150318">
                  <w:marLeft w:val="0"/>
                  <w:marRight w:val="0"/>
                  <w:marTop w:val="0"/>
                  <w:marBottom w:val="0"/>
                  <w:divBdr>
                    <w:top w:val="none" w:sz="0" w:space="0" w:color="auto"/>
                    <w:left w:val="none" w:sz="0" w:space="0" w:color="auto"/>
                    <w:bottom w:val="none" w:sz="0" w:space="0" w:color="auto"/>
                    <w:right w:val="none" w:sz="0" w:space="0" w:color="auto"/>
                  </w:divBdr>
                  <w:divsChild>
                    <w:div w:id="1724064954">
                      <w:marLeft w:val="0"/>
                      <w:marRight w:val="0"/>
                      <w:marTop w:val="0"/>
                      <w:marBottom w:val="0"/>
                      <w:divBdr>
                        <w:top w:val="none" w:sz="0" w:space="0" w:color="auto"/>
                        <w:left w:val="none" w:sz="0" w:space="0" w:color="auto"/>
                        <w:bottom w:val="none" w:sz="0" w:space="0" w:color="auto"/>
                        <w:right w:val="none" w:sz="0" w:space="0" w:color="auto"/>
                      </w:divBdr>
                      <w:divsChild>
                        <w:div w:id="1174497350">
                          <w:marLeft w:val="0"/>
                          <w:marRight w:val="0"/>
                          <w:marTop w:val="0"/>
                          <w:marBottom w:val="0"/>
                          <w:divBdr>
                            <w:top w:val="none" w:sz="0" w:space="0" w:color="auto"/>
                            <w:left w:val="none" w:sz="0" w:space="0" w:color="auto"/>
                            <w:bottom w:val="none" w:sz="0" w:space="0" w:color="auto"/>
                            <w:right w:val="none" w:sz="0" w:space="0" w:color="auto"/>
                          </w:divBdr>
                          <w:divsChild>
                            <w:div w:id="13157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5795663">
      <w:bodyDiv w:val="1"/>
      <w:marLeft w:val="0"/>
      <w:marRight w:val="0"/>
      <w:marTop w:val="0"/>
      <w:marBottom w:val="0"/>
      <w:divBdr>
        <w:top w:val="none" w:sz="0" w:space="0" w:color="auto"/>
        <w:left w:val="none" w:sz="0" w:space="0" w:color="auto"/>
        <w:bottom w:val="none" w:sz="0" w:space="0" w:color="auto"/>
        <w:right w:val="none" w:sz="0" w:space="0" w:color="auto"/>
      </w:divBdr>
      <w:divsChild>
        <w:div w:id="1376546854">
          <w:marLeft w:val="640"/>
          <w:marRight w:val="0"/>
          <w:marTop w:val="0"/>
          <w:marBottom w:val="0"/>
          <w:divBdr>
            <w:top w:val="none" w:sz="0" w:space="0" w:color="auto"/>
            <w:left w:val="none" w:sz="0" w:space="0" w:color="auto"/>
            <w:bottom w:val="none" w:sz="0" w:space="0" w:color="auto"/>
            <w:right w:val="none" w:sz="0" w:space="0" w:color="auto"/>
          </w:divBdr>
        </w:div>
        <w:div w:id="1324776433">
          <w:marLeft w:val="640"/>
          <w:marRight w:val="0"/>
          <w:marTop w:val="0"/>
          <w:marBottom w:val="0"/>
          <w:divBdr>
            <w:top w:val="none" w:sz="0" w:space="0" w:color="auto"/>
            <w:left w:val="none" w:sz="0" w:space="0" w:color="auto"/>
            <w:bottom w:val="none" w:sz="0" w:space="0" w:color="auto"/>
            <w:right w:val="none" w:sz="0" w:space="0" w:color="auto"/>
          </w:divBdr>
        </w:div>
        <w:div w:id="707074142">
          <w:marLeft w:val="640"/>
          <w:marRight w:val="0"/>
          <w:marTop w:val="0"/>
          <w:marBottom w:val="0"/>
          <w:divBdr>
            <w:top w:val="none" w:sz="0" w:space="0" w:color="auto"/>
            <w:left w:val="none" w:sz="0" w:space="0" w:color="auto"/>
            <w:bottom w:val="none" w:sz="0" w:space="0" w:color="auto"/>
            <w:right w:val="none" w:sz="0" w:space="0" w:color="auto"/>
          </w:divBdr>
        </w:div>
        <w:div w:id="1655991275">
          <w:marLeft w:val="640"/>
          <w:marRight w:val="0"/>
          <w:marTop w:val="0"/>
          <w:marBottom w:val="0"/>
          <w:divBdr>
            <w:top w:val="none" w:sz="0" w:space="0" w:color="auto"/>
            <w:left w:val="none" w:sz="0" w:space="0" w:color="auto"/>
            <w:bottom w:val="none" w:sz="0" w:space="0" w:color="auto"/>
            <w:right w:val="none" w:sz="0" w:space="0" w:color="auto"/>
          </w:divBdr>
        </w:div>
        <w:div w:id="1688407244">
          <w:marLeft w:val="640"/>
          <w:marRight w:val="0"/>
          <w:marTop w:val="0"/>
          <w:marBottom w:val="0"/>
          <w:divBdr>
            <w:top w:val="none" w:sz="0" w:space="0" w:color="auto"/>
            <w:left w:val="none" w:sz="0" w:space="0" w:color="auto"/>
            <w:bottom w:val="none" w:sz="0" w:space="0" w:color="auto"/>
            <w:right w:val="none" w:sz="0" w:space="0" w:color="auto"/>
          </w:divBdr>
        </w:div>
        <w:div w:id="1460144567">
          <w:marLeft w:val="640"/>
          <w:marRight w:val="0"/>
          <w:marTop w:val="0"/>
          <w:marBottom w:val="0"/>
          <w:divBdr>
            <w:top w:val="none" w:sz="0" w:space="0" w:color="auto"/>
            <w:left w:val="none" w:sz="0" w:space="0" w:color="auto"/>
            <w:bottom w:val="none" w:sz="0" w:space="0" w:color="auto"/>
            <w:right w:val="none" w:sz="0" w:space="0" w:color="auto"/>
          </w:divBdr>
        </w:div>
        <w:div w:id="536162928">
          <w:marLeft w:val="640"/>
          <w:marRight w:val="0"/>
          <w:marTop w:val="0"/>
          <w:marBottom w:val="0"/>
          <w:divBdr>
            <w:top w:val="none" w:sz="0" w:space="0" w:color="auto"/>
            <w:left w:val="none" w:sz="0" w:space="0" w:color="auto"/>
            <w:bottom w:val="none" w:sz="0" w:space="0" w:color="auto"/>
            <w:right w:val="none" w:sz="0" w:space="0" w:color="auto"/>
          </w:divBdr>
        </w:div>
        <w:div w:id="345981137">
          <w:marLeft w:val="640"/>
          <w:marRight w:val="0"/>
          <w:marTop w:val="0"/>
          <w:marBottom w:val="0"/>
          <w:divBdr>
            <w:top w:val="none" w:sz="0" w:space="0" w:color="auto"/>
            <w:left w:val="none" w:sz="0" w:space="0" w:color="auto"/>
            <w:bottom w:val="none" w:sz="0" w:space="0" w:color="auto"/>
            <w:right w:val="none" w:sz="0" w:space="0" w:color="auto"/>
          </w:divBdr>
        </w:div>
        <w:div w:id="301545653">
          <w:marLeft w:val="640"/>
          <w:marRight w:val="0"/>
          <w:marTop w:val="0"/>
          <w:marBottom w:val="0"/>
          <w:divBdr>
            <w:top w:val="none" w:sz="0" w:space="0" w:color="auto"/>
            <w:left w:val="none" w:sz="0" w:space="0" w:color="auto"/>
            <w:bottom w:val="none" w:sz="0" w:space="0" w:color="auto"/>
            <w:right w:val="none" w:sz="0" w:space="0" w:color="auto"/>
          </w:divBdr>
        </w:div>
        <w:div w:id="1172716696">
          <w:marLeft w:val="640"/>
          <w:marRight w:val="0"/>
          <w:marTop w:val="0"/>
          <w:marBottom w:val="0"/>
          <w:divBdr>
            <w:top w:val="none" w:sz="0" w:space="0" w:color="auto"/>
            <w:left w:val="none" w:sz="0" w:space="0" w:color="auto"/>
            <w:bottom w:val="none" w:sz="0" w:space="0" w:color="auto"/>
            <w:right w:val="none" w:sz="0" w:space="0" w:color="auto"/>
          </w:divBdr>
        </w:div>
        <w:div w:id="609240209">
          <w:marLeft w:val="640"/>
          <w:marRight w:val="0"/>
          <w:marTop w:val="0"/>
          <w:marBottom w:val="0"/>
          <w:divBdr>
            <w:top w:val="none" w:sz="0" w:space="0" w:color="auto"/>
            <w:left w:val="none" w:sz="0" w:space="0" w:color="auto"/>
            <w:bottom w:val="none" w:sz="0" w:space="0" w:color="auto"/>
            <w:right w:val="none" w:sz="0" w:space="0" w:color="auto"/>
          </w:divBdr>
        </w:div>
        <w:div w:id="1103106558">
          <w:marLeft w:val="640"/>
          <w:marRight w:val="0"/>
          <w:marTop w:val="0"/>
          <w:marBottom w:val="0"/>
          <w:divBdr>
            <w:top w:val="none" w:sz="0" w:space="0" w:color="auto"/>
            <w:left w:val="none" w:sz="0" w:space="0" w:color="auto"/>
            <w:bottom w:val="none" w:sz="0" w:space="0" w:color="auto"/>
            <w:right w:val="none" w:sz="0" w:space="0" w:color="auto"/>
          </w:divBdr>
        </w:div>
        <w:div w:id="1992171441">
          <w:marLeft w:val="640"/>
          <w:marRight w:val="0"/>
          <w:marTop w:val="0"/>
          <w:marBottom w:val="0"/>
          <w:divBdr>
            <w:top w:val="none" w:sz="0" w:space="0" w:color="auto"/>
            <w:left w:val="none" w:sz="0" w:space="0" w:color="auto"/>
            <w:bottom w:val="none" w:sz="0" w:space="0" w:color="auto"/>
            <w:right w:val="none" w:sz="0" w:space="0" w:color="auto"/>
          </w:divBdr>
        </w:div>
        <w:div w:id="1806963855">
          <w:marLeft w:val="640"/>
          <w:marRight w:val="0"/>
          <w:marTop w:val="0"/>
          <w:marBottom w:val="0"/>
          <w:divBdr>
            <w:top w:val="none" w:sz="0" w:space="0" w:color="auto"/>
            <w:left w:val="none" w:sz="0" w:space="0" w:color="auto"/>
            <w:bottom w:val="none" w:sz="0" w:space="0" w:color="auto"/>
            <w:right w:val="none" w:sz="0" w:space="0" w:color="auto"/>
          </w:divBdr>
        </w:div>
        <w:div w:id="1814521818">
          <w:marLeft w:val="640"/>
          <w:marRight w:val="0"/>
          <w:marTop w:val="0"/>
          <w:marBottom w:val="0"/>
          <w:divBdr>
            <w:top w:val="none" w:sz="0" w:space="0" w:color="auto"/>
            <w:left w:val="none" w:sz="0" w:space="0" w:color="auto"/>
            <w:bottom w:val="none" w:sz="0" w:space="0" w:color="auto"/>
            <w:right w:val="none" w:sz="0" w:space="0" w:color="auto"/>
          </w:divBdr>
        </w:div>
        <w:div w:id="1853492050">
          <w:marLeft w:val="640"/>
          <w:marRight w:val="0"/>
          <w:marTop w:val="0"/>
          <w:marBottom w:val="0"/>
          <w:divBdr>
            <w:top w:val="none" w:sz="0" w:space="0" w:color="auto"/>
            <w:left w:val="none" w:sz="0" w:space="0" w:color="auto"/>
            <w:bottom w:val="none" w:sz="0" w:space="0" w:color="auto"/>
            <w:right w:val="none" w:sz="0" w:space="0" w:color="auto"/>
          </w:divBdr>
        </w:div>
        <w:div w:id="338891808">
          <w:marLeft w:val="640"/>
          <w:marRight w:val="0"/>
          <w:marTop w:val="0"/>
          <w:marBottom w:val="0"/>
          <w:divBdr>
            <w:top w:val="none" w:sz="0" w:space="0" w:color="auto"/>
            <w:left w:val="none" w:sz="0" w:space="0" w:color="auto"/>
            <w:bottom w:val="none" w:sz="0" w:space="0" w:color="auto"/>
            <w:right w:val="none" w:sz="0" w:space="0" w:color="auto"/>
          </w:divBdr>
        </w:div>
        <w:div w:id="1615357274">
          <w:marLeft w:val="640"/>
          <w:marRight w:val="0"/>
          <w:marTop w:val="0"/>
          <w:marBottom w:val="0"/>
          <w:divBdr>
            <w:top w:val="none" w:sz="0" w:space="0" w:color="auto"/>
            <w:left w:val="none" w:sz="0" w:space="0" w:color="auto"/>
            <w:bottom w:val="none" w:sz="0" w:space="0" w:color="auto"/>
            <w:right w:val="none" w:sz="0" w:space="0" w:color="auto"/>
          </w:divBdr>
        </w:div>
        <w:div w:id="1383990069">
          <w:marLeft w:val="640"/>
          <w:marRight w:val="0"/>
          <w:marTop w:val="0"/>
          <w:marBottom w:val="0"/>
          <w:divBdr>
            <w:top w:val="none" w:sz="0" w:space="0" w:color="auto"/>
            <w:left w:val="none" w:sz="0" w:space="0" w:color="auto"/>
            <w:bottom w:val="none" w:sz="0" w:space="0" w:color="auto"/>
            <w:right w:val="none" w:sz="0" w:space="0" w:color="auto"/>
          </w:divBdr>
        </w:div>
        <w:div w:id="1349939895">
          <w:marLeft w:val="640"/>
          <w:marRight w:val="0"/>
          <w:marTop w:val="0"/>
          <w:marBottom w:val="0"/>
          <w:divBdr>
            <w:top w:val="none" w:sz="0" w:space="0" w:color="auto"/>
            <w:left w:val="none" w:sz="0" w:space="0" w:color="auto"/>
            <w:bottom w:val="none" w:sz="0" w:space="0" w:color="auto"/>
            <w:right w:val="none" w:sz="0" w:space="0" w:color="auto"/>
          </w:divBdr>
        </w:div>
        <w:div w:id="1507356363">
          <w:marLeft w:val="640"/>
          <w:marRight w:val="0"/>
          <w:marTop w:val="0"/>
          <w:marBottom w:val="0"/>
          <w:divBdr>
            <w:top w:val="none" w:sz="0" w:space="0" w:color="auto"/>
            <w:left w:val="none" w:sz="0" w:space="0" w:color="auto"/>
            <w:bottom w:val="none" w:sz="0" w:space="0" w:color="auto"/>
            <w:right w:val="none" w:sz="0" w:space="0" w:color="auto"/>
          </w:divBdr>
        </w:div>
        <w:div w:id="698240055">
          <w:marLeft w:val="640"/>
          <w:marRight w:val="0"/>
          <w:marTop w:val="0"/>
          <w:marBottom w:val="0"/>
          <w:divBdr>
            <w:top w:val="none" w:sz="0" w:space="0" w:color="auto"/>
            <w:left w:val="none" w:sz="0" w:space="0" w:color="auto"/>
            <w:bottom w:val="none" w:sz="0" w:space="0" w:color="auto"/>
            <w:right w:val="none" w:sz="0" w:space="0" w:color="auto"/>
          </w:divBdr>
        </w:div>
        <w:div w:id="268509668">
          <w:marLeft w:val="640"/>
          <w:marRight w:val="0"/>
          <w:marTop w:val="0"/>
          <w:marBottom w:val="0"/>
          <w:divBdr>
            <w:top w:val="none" w:sz="0" w:space="0" w:color="auto"/>
            <w:left w:val="none" w:sz="0" w:space="0" w:color="auto"/>
            <w:bottom w:val="none" w:sz="0" w:space="0" w:color="auto"/>
            <w:right w:val="none" w:sz="0" w:space="0" w:color="auto"/>
          </w:divBdr>
        </w:div>
        <w:div w:id="894317722">
          <w:marLeft w:val="640"/>
          <w:marRight w:val="0"/>
          <w:marTop w:val="0"/>
          <w:marBottom w:val="0"/>
          <w:divBdr>
            <w:top w:val="none" w:sz="0" w:space="0" w:color="auto"/>
            <w:left w:val="none" w:sz="0" w:space="0" w:color="auto"/>
            <w:bottom w:val="none" w:sz="0" w:space="0" w:color="auto"/>
            <w:right w:val="none" w:sz="0" w:space="0" w:color="auto"/>
          </w:divBdr>
        </w:div>
        <w:div w:id="1032612592">
          <w:marLeft w:val="640"/>
          <w:marRight w:val="0"/>
          <w:marTop w:val="0"/>
          <w:marBottom w:val="0"/>
          <w:divBdr>
            <w:top w:val="none" w:sz="0" w:space="0" w:color="auto"/>
            <w:left w:val="none" w:sz="0" w:space="0" w:color="auto"/>
            <w:bottom w:val="none" w:sz="0" w:space="0" w:color="auto"/>
            <w:right w:val="none" w:sz="0" w:space="0" w:color="auto"/>
          </w:divBdr>
        </w:div>
        <w:div w:id="427314414">
          <w:marLeft w:val="640"/>
          <w:marRight w:val="0"/>
          <w:marTop w:val="0"/>
          <w:marBottom w:val="0"/>
          <w:divBdr>
            <w:top w:val="none" w:sz="0" w:space="0" w:color="auto"/>
            <w:left w:val="none" w:sz="0" w:space="0" w:color="auto"/>
            <w:bottom w:val="none" w:sz="0" w:space="0" w:color="auto"/>
            <w:right w:val="none" w:sz="0" w:space="0" w:color="auto"/>
          </w:divBdr>
        </w:div>
        <w:div w:id="1172331663">
          <w:marLeft w:val="640"/>
          <w:marRight w:val="0"/>
          <w:marTop w:val="0"/>
          <w:marBottom w:val="0"/>
          <w:divBdr>
            <w:top w:val="none" w:sz="0" w:space="0" w:color="auto"/>
            <w:left w:val="none" w:sz="0" w:space="0" w:color="auto"/>
            <w:bottom w:val="none" w:sz="0" w:space="0" w:color="auto"/>
            <w:right w:val="none" w:sz="0" w:space="0" w:color="auto"/>
          </w:divBdr>
        </w:div>
        <w:div w:id="362679443">
          <w:marLeft w:val="640"/>
          <w:marRight w:val="0"/>
          <w:marTop w:val="0"/>
          <w:marBottom w:val="0"/>
          <w:divBdr>
            <w:top w:val="none" w:sz="0" w:space="0" w:color="auto"/>
            <w:left w:val="none" w:sz="0" w:space="0" w:color="auto"/>
            <w:bottom w:val="none" w:sz="0" w:space="0" w:color="auto"/>
            <w:right w:val="none" w:sz="0" w:space="0" w:color="auto"/>
          </w:divBdr>
        </w:div>
        <w:div w:id="904221847">
          <w:marLeft w:val="640"/>
          <w:marRight w:val="0"/>
          <w:marTop w:val="0"/>
          <w:marBottom w:val="0"/>
          <w:divBdr>
            <w:top w:val="none" w:sz="0" w:space="0" w:color="auto"/>
            <w:left w:val="none" w:sz="0" w:space="0" w:color="auto"/>
            <w:bottom w:val="none" w:sz="0" w:space="0" w:color="auto"/>
            <w:right w:val="none" w:sz="0" w:space="0" w:color="auto"/>
          </w:divBdr>
        </w:div>
        <w:div w:id="2141485400">
          <w:marLeft w:val="640"/>
          <w:marRight w:val="0"/>
          <w:marTop w:val="0"/>
          <w:marBottom w:val="0"/>
          <w:divBdr>
            <w:top w:val="none" w:sz="0" w:space="0" w:color="auto"/>
            <w:left w:val="none" w:sz="0" w:space="0" w:color="auto"/>
            <w:bottom w:val="none" w:sz="0" w:space="0" w:color="auto"/>
            <w:right w:val="none" w:sz="0" w:space="0" w:color="auto"/>
          </w:divBdr>
        </w:div>
        <w:div w:id="1650552616">
          <w:marLeft w:val="640"/>
          <w:marRight w:val="0"/>
          <w:marTop w:val="0"/>
          <w:marBottom w:val="0"/>
          <w:divBdr>
            <w:top w:val="none" w:sz="0" w:space="0" w:color="auto"/>
            <w:left w:val="none" w:sz="0" w:space="0" w:color="auto"/>
            <w:bottom w:val="none" w:sz="0" w:space="0" w:color="auto"/>
            <w:right w:val="none" w:sz="0" w:space="0" w:color="auto"/>
          </w:divBdr>
        </w:div>
        <w:div w:id="1535003732">
          <w:marLeft w:val="640"/>
          <w:marRight w:val="0"/>
          <w:marTop w:val="0"/>
          <w:marBottom w:val="0"/>
          <w:divBdr>
            <w:top w:val="none" w:sz="0" w:space="0" w:color="auto"/>
            <w:left w:val="none" w:sz="0" w:space="0" w:color="auto"/>
            <w:bottom w:val="none" w:sz="0" w:space="0" w:color="auto"/>
            <w:right w:val="none" w:sz="0" w:space="0" w:color="auto"/>
          </w:divBdr>
        </w:div>
        <w:div w:id="1982270215">
          <w:marLeft w:val="640"/>
          <w:marRight w:val="0"/>
          <w:marTop w:val="0"/>
          <w:marBottom w:val="0"/>
          <w:divBdr>
            <w:top w:val="none" w:sz="0" w:space="0" w:color="auto"/>
            <w:left w:val="none" w:sz="0" w:space="0" w:color="auto"/>
            <w:bottom w:val="none" w:sz="0" w:space="0" w:color="auto"/>
            <w:right w:val="none" w:sz="0" w:space="0" w:color="auto"/>
          </w:divBdr>
        </w:div>
        <w:div w:id="997919781">
          <w:marLeft w:val="640"/>
          <w:marRight w:val="0"/>
          <w:marTop w:val="0"/>
          <w:marBottom w:val="0"/>
          <w:divBdr>
            <w:top w:val="none" w:sz="0" w:space="0" w:color="auto"/>
            <w:left w:val="none" w:sz="0" w:space="0" w:color="auto"/>
            <w:bottom w:val="none" w:sz="0" w:space="0" w:color="auto"/>
            <w:right w:val="none" w:sz="0" w:space="0" w:color="auto"/>
          </w:divBdr>
        </w:div>
        <w:div w:id="865951041">
          <w:marLeft w:val="640"/>
          <w:marRight w:val="0"/>
          <w:marTop w:val="0"/>
          <w:marBottom w:val="0"/>
          <w:divBdr>
            <w:top w:val="none" w:sz="0" w:space="0" w:color="auto"/>
            <w:left w:val="none" w:sz="0" w:space="0" w:color="auto"/>
            <w:bottom w:val="none" w:sz="0" w:space="0" w:color="auto"/>
            <w:right w:val="none" w:sz="0" w:space="0" w:color="auto"/>
          </w:divBdr>
        </w:div>
        <w:div w:id="2142532474">
          <w:marLeft w:val="640"/>
          <w:marRight w:val="0"/>
          <w:marTop w:val="0"/>
          <w:marBottom w:val="0"/>
          <w:divBdr>
            <w:top w:val="none" w:sz="0" w:space="0" w:color="auto"/>
            <w:left w:val="none" w:sz="0" w:space="0" w:color="auto"/>
            <w:bottom w:val="none" w:sz="0" w:space="0" w:color="auto"/>
            <w:right w:val="none" w:sz="0" w:space="0" w:color="auto"/>
          </w:divBdr>
        </w:div>
        <w:div w:id="1534994541">
          <w:marLeft w:val="640"/>
          <w:marRight w:val="0"/>
          <w:marTop w:val="0"/>
          <w:marBottom w:val="0"/>
          <w:divBdr>
            <w:top w:val="none" w:sz="0" w:space="0" w:color="auto"/>
            <w:left w:val="none" w:sz="0" w:space="0" w:color="auto"/>
            <w:bottom w:val="none" w:sz="0" w:space="0" w:color="auto"/>
            <w:right w:val="none" w:sz="0" w:space="0" w:color="auto"/>
          </w:divBdr>
        </w:div>
        <w:div w:id="804585481">
          <w:marLeft w:val="640"/>
          <w:marRight w:val="0"/>
          <w:marTop w:val="0"/>
          <w:marBottom w:val="0"/>
          <w:divBdr>
            <w:top w:val="none" w:sz="0" w:space="0" w:color="auto"/>
            <w:left w:val="none" w:sz="0" w:space="0" w:color="auto"/>
            <w:bottom w:val="none" w:sz="0" w:space="0" w:color="auto"/>
            <w:right w:val="none" w:sz="0" w:space="0" w:color="auto"/>
          </w:divBdr>
        </w:div>
      </w:divsChild>
    </w:div>
    <w:div w:id="534316273">
      <w:bodyDiv w:val="1"/>
      <w:marLeft w:val="0"/>
      <w:marRight w:val="0"/>
      <w:marTop w:val="0"/>
      <w:marBottom w:val="0"/>
      <w:divBdr>
        <w:top w:val="none" w:sz="0" w:space="0" w:color="auto"/>
        <w:left w:val="none" w:sz="0" w:space="0" w:color="auto"/>
        <w:bottom w:val="none" w:sz="0" w:space="0" w:color="auto"/>
        <w:right w:val="none" w:sz="0" w:space="0" w:color="auto"/>
      </w:divBdr>
      <w:divsChild>
        <w:div w:id="663124149">
          <w:marLeft w:val="640"/>
          <w:marRight w:val="0"/>
          <w:marTop w:val="0"/>
          <w:marBottom w:val="0"/>
          <w:divBdr>
            <w:top w:val="none" w:sz="0" w:space="0" w:color="auto"/>
            <w:left w:val="none" w:sz="0" w:space="0" w:color="auto"/>
            <w:bottom w:val="none" w:sz="0" w:space="0" w:color="auto"/>
            <w:right w:val="none" w:sz="0" w:space="0" w:color="auto"/>
          </w:divBdr>
        </w:div>
        <w:div w:id="1133912593">
          <w:marLeft w:val="640"/>
          <w:marRight w:val="0"/>
          <w:marTop w:val="0"/>
          <w:marBottom w:val="0"/>
          <w:divBdr>
            <w:top w:val="none" w:sz="0" w:space="0" w:color="auto"/>
            <w:left w:val="none" w:sz="0" w:space="0" w:color="auto"/>
            <w:bottom w:val="none" w:sz="0" w:space="0" w:color="auto"/>
            <w:right w:val="none" w:sz="0" w:space="0" w:color="auto"/>
          </w:divBdr>
        </w:div>
        <w:div w:id="1127089746">
          <w:marLeft w:val="640"/>
          <w:marRight w:val="0"/>
          <w:marTop w:val="0"/>
          <w:marBottom w:val="0"/>
          <w:divBdr>
            <w:top w:val="none" w:sz="0" w:space="0" w:color="auto"/>
            <w:left w:val="none" w:sz="0" w:space="0" w:color="auto"/>
            <w:bottom w:val="none" w:sz="0" w:space="0" w:color="auto"/>
            <w:right w:val="none" w:sz="0" w:space="0" w:color="auto"/>
          </w:divBdr>
        </w:div>
        <w:div w:id="1090002765">
          <w:marLeft w:val="640"/>
          <w:marRight w:val="0"/>
          <w:marTop w:val="0"/>
          <w:marBottom w:val="0"/>
          <w:divBdr>
            <w:top w:val="none" w:sz="0" w:space="0" w:color="auto"/>
            <w:left w:val="none" w:sz="0" w:space="0" w:color="auto"/>
            <w:bottom w:val="none" w:sz="0" w:space="0" w:color="auto"/>
            <w:right w:val="none" w:sz="0" w:space="0" w:color="auto"/>
          </w:divBdr>
        </w:div>
        <w:div w:id="49420848">
          <w:marLeft w:val="640"/>
          <w:marRight w:val="0"/>
          <w:marTop w:val="0"/>
          <w:marBottom w:val="0"/>
          <w:divBdr>
            <w:top w:val="none" w:sz="0" w:space="0" w:color="auto"/>
            <w:left w:val="none" w:sz="0" w:space="0" w:color="auto"/>
            <w:bottom w:val="none" w:sz="0" w:space="0" w:color="auto"/>
            <w:right w:val="none" w:sz="0" w:space="0" w:color="auto"/>
          </w:divBdr>
        </w:div>
        <w:div w:id="303584219">
          <w:marLeft w:val="640"/>
          <w:marRight w:val="0"/>
          <w:marTop w:val="0"/>
          <w:marBottom w:val="0"/>
          <w:divBdr>
            <w:top w:val="none" w:sz="0" w:space="0" w:color="auto"/>
            <w:left w:val="none" w:sz="0" w:space="0" w:color="auto"/>
            <w:bottom w:val="none" w:sz="0" w:space="0" w:color="auto"/>
            <w:right w:val="none" w:sz="0" w:space="0" w:color="auto"/>
          </w:divBdr>
        </w:div>
        <w:div w:id="353074645">
          <w:marLeft w:val="640"/>
          <w:marRight w:val="0"/>
          <w:marTop w:val="0"/>
          <w:marBottom w:val="0"/>
          <w:divBdr>
            <w:top w:val="none" w:sz="0" w:space="0" w:color="auto"/>
            <w:left w:val="none" w:sz="0" w:space="0" w:color="auto"/>
            <w:bottom w:val="none" w:sz="0" w:space="0" w:color="auto"/>
            <w:right w:val="none" w:sz="0" w:space="0" w:color="auto"/>
          </w:divBdr>
        </w:div>
        <w:div w:id="1708330578">
          <w:marLeft w:val="640"/>
          <w:marRight w:val="0"/>
          <w:marTop w:val="0"/>
          <w:marBottom w:val="0"/>
          <w:divBdr>
            <w:top w:val="none" w:sz="0" w:space="0" w:color="auto"/>
            <w:left w:val="none" w:sz="0" w:space="0" w:color="auto"/>
            <w:bottom w:val="none" w:sz="0" w:space="0" w:color="auto"/>
            <w:right w:val="none" w:sz="0" w:space="0" w:color="auto"/>
          </w:divBdr>
        </w:div>
        <w:div w:id="465853664">
          <w:marLeft w:val="640"/>
          <w:marRight w:val="0"/>
          <w:marTop w:val="0"/>
          <w:marBottom w:val="0"/>
          <w:divBdr>
            <w:top w:val="none" w:sz="0" w:space="0" w:color="auto"/>
            <w:left w:val="none" w:sz="0" w:space="0" w:color="auto"/>
            <w:bottom w:val="none" w:sz="0" w:space="0" w:color="auto"/>
            <w:right w:val="none" w:sz="0" w:space="0" w:color="auto"/>
          </w:divBdr>
        </w:div>
        <w:div w:id="1220438652">
          <w:marLeft w:val="640"/>
          <w:marRight w:val="0"/>
          <w:marTop w:val="0"/>
          <w:marBottom w:val="0"/>
          <w:divBdr>
            <w:top w:val="none" w:sz="0" w:space="0" w:color="auto"/>
            <w:left w:val="none" w:sz="0" w:space="0" w:color="auto"/>
            <w:bottom w:val="none" w:sz="0" w:space="0" w:color="auto"/>
            <w:right w:val="none" w:sz="0" w:space="0" w:color="auto"/>
          </w:divBdr>
        </w:div>
        <w:div w:id="684284466">
          <w:marLeft w:val="640"/>
          <w:marRight w:val="0"/>
          <w:marTop w:val="0"/>
          <w:marBottom w:val="0"/>
          <w:divBdr>
            <w:top w:val="none" w:sz="0" w:space="0" w:color="auto"/>
            <w:left w:val="none" w:sz="0" w:space="0" w:color="auto"/>
            <w:bottom w:val="none" w:sz="0" w:space="0" w:color="auto"/>
            <w:right w:val="none" w:sz="0" w:space="0" w:color="auto"/>
          </w:divBdr>
        </w:div>
        <w:div w:id="1580869617">
          <w:marLeft w:val="640"/>
          <w:marRight w:val="0"/>
          <w:marTop w:val="0"/>
          <w:marBottom w:val="0"/>
          <w:divBdr>
            <w:top w:val="none" w:sz="0" w:space="0" w:color="auto"/>
            <w:left w:val="none" w:sz="0" w:space="0" w:color="auto"/>
            <w:bottom w:val="none" w:sz="0" w:space="0" w:color="auto"/>
            <w:right w:val="none" w:sz="0" w:space="0" w:color="auto"/>
          </w:divBdr>
        </w:div>
        <w:div w:id="54015926">
          <w:marLeft w:val="640"/>
          <w:marRight w:val="0"/>
          <w:marTop w:val="0"/>
          <w:marBottom w:val="0"/>
          <w:divBdr>
            <w:top w:val="none" w:sz="0" w:space="0" w:color="auto"/>
            <w:left w:val="none" w:sz="0" w:space="0" w:color="auto"/>
            <w:bottom w:val="none" w:sz="0" w:space="0" w:color="auto"/>
            <w:right w:val="none" w:sz="0" w:space="0" w:color="auto"/>
          </w:divBdr>
        </w:div>
        <w:div w:id="656034615">
          <w:marLeft w:val="640"/>
          <w:marRight w:val="0"/>
          <w:marTop w:val="0"/>
          <w:marBottom w:val="0"/>
          <w:divBdr>
            <w:top w:val="none" w:sz="0" w:space="0" w:color="auto"/>
            <w:left w:val="none" w:sz="0" w:space="0" w:color="auto"/>
            <w:bottom w:val="none" w:sz="0" w:space="0" w:color="auto"/>
            <w:right w:val="none" w:sz="0" w:space="0" w:color="auto"/>
          </w:divBdr>
        </w:div>
        <w:div w:id="272983899">
          <w:marLeft w:val="640"/>
          <w:marRight w:val="0"/>
          <w:marTop w:val="0"/>
          <w:marBottom w:val="0"/>
          <w:divBdr>
            <w:top w:val="none" w:sz="0" w:space="0" w:color="auto"/>
            <w:left w:val="none" w:sz="0" w:space="0" w:color="auto"/>
            <w:bottom w:val="none" w:sz="0" w:space="0" w:color="auto"/>
            <w:right w:val="none" w:sz="0" w:space="0" w:color="auto"/>
          </w:divBdr>
        </w:div>
        <w:div w:id="2029211769">
          <w:marLeft w:val="640"/>
          <w:marRight w:val="0"/>
          <w:marTop w:val="0"/>
          <w:marBottom w:val="0"/>
          <w:divBdr>
            <w:top w:val="none" w:sz="0" w:space="0" w:color="auto"/>
            <w:left w:val="none" w:sz="0" w:space="0" w:color="auto"/>
            <w:bottom w:val="none" w:sz="0" w:space="0" w:color="auto"/>
            <w:right w:val="none" w:sz="0" w:space="0" w:color="auto"/>
          </w:divBdr>
        </w:div>
        <w:div w:id="1322739424">
          <w:marLeft w:val="640"/>
          <w:marRight w:val="0"/>
          <w:marTop w:val="0"/>
          <w:marBottom w:val="0"/>
          <w:divBdr>
            <w:top w:val="none" w:sz="0" w:space="0" w:color="auto"/>
            <w:left w:val="none" w:sz="0" w:space="0" w:color="auto"/>
            <w:bottom w:val="none" w:sz="0" w:space="0" w:color="auto"/>
            <w:right w:val="none" w:sz="0" w:space="0" w:color="auto"/>
          </w:divBdr>
        </w:div>
        <w:div w:id="920220641">
          <w:marLeft w:val="640"/>
          <w:marRight w:val="0"/>
          <w:marTop w:val="0"/>
          <w:marBottom w:val="0"/>
          <w:divBdr>
            <w:top w:val="none" w:sz="0" w:space="0" w:color="auto"/>
            <w:left w:val="none" w:sz="0" w:space="0" w:color="auto"/>
            <w:bottom w:val="none" w:sz="0" w:space="0" w:color="auto"/>
            <w:right w:val="none" w:sz="0" w:space="0" w:color="auto"/>
          </w:divBdr>
        </w:div>
        <w:div w:id="1345326881">
          <w:marLeft w:val="640"/>
          <w:marRight w:val="0"/>
          <w:marTop w:val="0"/>
          <w:marBottom w:val="0"/>
          <w:divBdr>
            <w:top w:val="none" w:sz="0" w:space="0" w:color="auto"/>
            <w:left w:val="none" w:sz="0" w:space="0" w:color="auto"/>
            <w:bottom w:val="none" w:sz="0" w:space="0" w:color="auto"/>
            <w:right w:val="none" w:sz="0" w:space="0" w:color="auto"/>
          </w:divBdr>
        </w:div>
        <w:div w:id="945430148">
          <w:marLeft w:val="640"/>
          <w:marRight w:val="0"/>
          <w:marTop w:val="0"/>
          <w:marBottom w:val="0"/>
          <w:divBdr>
            <w:top w:val="none" w:sz="0" w:space="0" w:color="auto"/>
            <w:left w:val="none" w:sz="0" w:space="0" w:color="auto"/>
            <w:bottom w:val="none" w:sz="0" w:space="0" w:color="auto"/>
            <w:right w:val="none" w:sz="0" w:space="0" w:color="auto"/>
          </w:divBdr>
        </w:div>
        <w:div w:id="337197000">
          <w:marLeft w:val="640"/>
          <w:marRight w:val="0"/>
          <w:marTop w:val="0"/>
          <w:marBottom w:val="0"/>
          <w:divBdr>
            <w:top w:val="none" w:sz="0" w:space="0" w:color="auto"/>
            <w:left w:val="none" w:sz="0" w:space="0" w:color="auto"/>
            <w:bottom w:val="none" w:sz="0" w:space="0" w:color="auto"/>
            <w:right w:val="none" w:sz="0" w:space="0" w:color="auto"/>
          </w:divBdr>
        </w:div>
        <w:div w:id="1363366114">
          <w:marLeft w:val="640"/>
          <w:marRight w:val="0"/>
          <w:marTop w:val="0"/>
          <w:marBottom w:val="0"/>
          <w:divBdr>
            <w:top w:val="none" w:sz="0" w:space="0" w:color="auto"/>
            <w:left w:val="none" w:sz="0" w:space="0" w:color="auto"/>
            <w:bottom w:val="none" w:sz="0" w:space="0" w:color="auto"/>
            <w:right w:val="none" w:sz="0" w:space="0" w:color="auto"/>
          </w:divBdr>
        </w:div>
        <w:div w:id="1074279058">
          <w:marLeft w:val="640"/>
          <w:marRight w:val="0"/>
          <w:marTop w:val="0"/>
          <w:marBottom w:val="0"/>
          <w:divBdr>
            <w:top w:val="none" w:sz="0" w:space="0" w:color="auto"/>
            <w:left w:val="none" w:sz="0" w:space="0" w:color="auto"/>
            <w:bottom w:val="none" w:sz="0" w:space="0" w:color="auto"/>
            <w:right w:val="none" w:sz="0" w:space="0" w:color="auto"/>
          </w:divBdr>
        </w:div>
        <w:div w:id="1502039261">
          <w:marLeft w:val="640"/>
          <w:marRight w:val="0"/>
          <w:marTop w:val="0"/>
          <w:marBottom w:val="0"/>
          <w:divBdr>
            <w:top w:val="none" w:sz="0" w:space="0" w:color="auto"/>
            <w:left w:val="none" w:sz="0" w:space="0" w:color="auto"/>
            <w:bottom w:val="none" w:sz="0" w:space="0" w:color="auto"/>
            <w:right w:val="none" w:sz="0" w:space="0" w:color="auto"/>
          </w:divBdr>
        </w:div>
        <w:div w:id="1859394427">
          <w:marLeft w:val="640"/>
          <w:marRight w:val="0"/>
          <w:marTop w:val="0"/>
          <w:marBottom w:val="0"/>
          <w:divBdr>
            <w:top w:val="none" w:sz="0" w:space="0" w:color="auto"/>
            <w:left w:val="none" w:sz="0" w:space="0" w:color="auto"/>
            <w:bottom w:val="none" w:sz="0" w:space="0" w:color="auto"/>
            <w:right w:val="none" w:sz="0" w:space="0" w:color="auto"/>
          </w:divBdr>
        </w:div>
        <w:div w:id="1029379723">
          <w:marLeft w:val="640"/>
          <w:marRight w:val="0"/>
          <w:marTop w:val="0"/>
          <w:marBottom w:val="0"/>
          <w:divBdr>
            <w:top w:val="none" w:sz="0" w:space="0" w:color="auto"/>
            <w:left w:val="none" w:sz="0" w:space="0" w:color="auto"/>
            <w:bottom w:val="none" w:sz="0" w:space="0" w:color="auto"/>
            <w:right w:val="none" w:sz="0" w:space="0" w:color="auto"/>
          </w:divBdr>
        </w:div>
        <w:div w:id="772281844">
          <w:marLeft w:val="640"/>
          <w:marRight w:val="0"/>
          <w:marTop w:val="0"/>
          <w:marBottom w:val="0"/>
          <w:divBdr>
            <w:top w:val="none" w:sz="0" w:space="0" w:color="auto"/>
            <w:left w:val="none" w:sz="0" w:space="0" w:color="auto"/>
            <w:bottom w:val="none" w:sz="0" w:space="0" w:color="auto"/>
            <w:right w:val="none" w:sz="0" w:space="0" w:color="auto"/>
          </w:divBdr>
        </w:div>
        <w:div w:id="81878958">
          <w:marLeft w:val="640"/>
          <w:marRight w:val="0"/>
          <w:marTop w:val="0"/>
          <w:marBottom w:val="0"/>
          <w:divBdr>
            <w:top w:val="none" w:sz="0" w:space="0" w:color="auto"/>
            <w:left w:val="none" w:sz="0" w:space="0" w:color="auto"/>
            <w:bottom w:val="none" w:sz="0" w:space="0" w:color="auto"/>
            <w:right w:val="none" w:sz="0" w:space="0" w:color="auto"/>
          </w:divBdr>
        </w:div>
        <w:div w:id="1099444330">
          <w:marLeft w:val="640"/>
          <w:marRight w:val="0"/>
          <w:marTop w:val="0"/>
          <w:marBottom w:val="0"/>
          <w:divBdr>
            <w:top w:val="none" w:sz="0" w:space="0" w:color="auto"/>
            <w:left w:val="none" w:sz="0" w:space="0" w:color="auto"/>
            <w:bottom w:val="none" w:sz="0" w:space="0" w:color="auto"/>
            <w:right w:val="none" w:sz="0" w:space="0" w:color="auto"/>
          </w:divBdr>
        </w:div>
        <w:div w:id="1056974705">
          <w:marLeft w:val="640"/>
          <w:marRight w:val="0"/>
          <w:marTop w:val="0"/>
          <w:marBottom w:val="0"/>
          <w:divBdr>
            <w:top w:val="none" w:sz="0" w:space="0" w:color="auto"/>
            <w:left w:val="none" w:sz="0" w:space="0" w:color="auto"/>
            <w:bottom w:val="none" w:sz="0" w:space="0" w:color="auto"/>
            <w:right w:val="none" w:sz="0" w:space="0" w:color="auto"/>
          </w:divBdr>
        </w:div>
        <w:div w:id="535778920">
          <w:marLeft w:val="640"/>
          <w:marRight w:val="0"/>
          <w:marTop w:val="0"/>
          <w:marBottom w:val="0"/>
          <w:divBdr>
            <w:top w:val="none" w:sz="0" w:space="0" w:color="auto"/>
            <w:left w:val="none" w:sz="0" w:space="0" w:color="auto"/>
            <w:bottom w:val="none" w:sz="0" w:space="0" w:color="auto"/>
            <w:right w:val="none" w:sz="0" w:space="0" w:color="auto"/>
          </w:divBdr>
        </w:div>
        <w:div w:id="1068648991">
          <w:marLeft w:val="640"/>
          <w:marRight w:val="0"/>
          <w:marTop w:val="0"/>
          <w:marBottom w:val="0"/>
          <w:divBdr>
            <w:top w:val="none" w:sz="0" w:space="0" w:color="auto"/>
            <w:left w:val="none" w:sz="0" w:space="0" w:color="auto"/>
            <w:bottom w:val="none" w:sz="0" w:space="0" w:color="auto"/>
            <w:right w:val="none" w:sz="0" w:space="0" w:color="auto"/>
          </w:divBdr>
        </w:div>
        <w:div w:id="1672640303">
          <w:marLeft w:val="640"/>
          <w:marRight w:val="0"/>
          <w:marTop w:val="0"/>
          <w:marBottom w:val="0"/>
          <w:divBdr>
            <w:top w:val="none" w:sz="0" w:space="0" w:color="auto"/>
            <w:left w:val="none" w:sz="0" w:space="0" w:color="auto"/>
            <w:bottom w:val="none" w:sz="0" w:space="0" w:color="auto"/>
            <w:right w:val="none" w:sz="0" w:space="0" w:color="auto"/>
          </w:divBdr>
        </w:div>
        <w:div w:id="959536282">
          <w:marLeft w:val="640"/>
          <w:marRight w:val="0"/>
          <w:marTop w:val="0"/>
          <w:marBottom w:val="0"/>
          <w:divBdr>
            <w:top w:val="none" w:sz="0" w:space="0" w:color="auto"/>
            <w:left w:val="none" w:sz="0" w:space="0" w:color="auto"/>
            <w:bottom w:val="none" w:sz="0" w:space="0" w:color="auto"/>
            <w:right w:val="none" w:sz="0" w:space="0" w:color="auto"/>
          </w:divBdr>
        </w:div>
        <w:div w:id="1716156940">
          <w:marLeft w:val="640"/>
          <w:marRight w:val="0"/>
          <w:marTop w:val="0"/>
          <w:marBottom w:val="0"/>
          <w:divBdr>
            <w:top w:val="none" w:sz="0" w:space="0" w:color="auto"/>
            <w:left w:val="none" w:sz="0" w:space="0" w:color="auto"/>
            <w:bottom w:val="none" w:sz="0" w:space="0" w:color="auto"/>
            <w:right w:val="none" w:sz="0" w:space="0" w:color="auto"/>
          </w:divBdr>
        </w:div>
        <w:div w:id="1437479181">
          <w:marLeft w:val="640"/>
          <w:marRight w:val="0"/>
          <w:marTop w:val="0"/>
          <w:marBottom w:val="0"/>
          <w:divBdr>
            <w:top w:val="none" w:sz="0" w:space="0" w:color="auto"/>
            <w:left w:val="none" w:sz="0" w:space="0" w:color="auto"/>
            <w:bottom w:val="none" w:sz="0" w:space="0" w:color="auto"/>
            <w:right w:val="none" w:sz="0" w:space="0" w:color="auto"/>
          </w:divBdr>
        </w:div>
        <w:div w:id="607659874">
          <w:marLeft w:val="640"/>
          <w:marRight w:val="0"/>
          <w:marTop w:val="0"/>
          <w:marBottom w:val="0"/>
          <w:divBdr>
            <w:top w:val="none" w:sz="0" w:space="0" w:color="auto"/>
            <w:left w:val="none" w:sz="0" w:space="0" w:color="auto"/>
            <w:bottom w:val="none" w:sz="0" w:space="0" w:color="auto"/>
            <w:right w:val="none" w:sz="0" w:space="0" w:color="auto"/>
          </w:divBdr>
        </w:div>
        <w:div w:id="1940914732">
          <w:marLeft w:val="640"/>
          <w:marRight w:val="0"/>
          <w:marTop w:val="0"/>
          <w:marBottom w:val="0"/>
          <w:divBdr>
            <w:top w:val="none" w:sz="0" w:space="0" w:color="auto"/>
            <w:left w:val="none" w:sz="0" w:space="0" w:color="auto"/>
            <w:bottom w:val="none" w:sz="0" w:space="0" w:color="auto"/>
            <w:right w:val="none" w:sz="0" w:space="0" w:color="auto"/>
          </w:divBdr>
        </w:div>
        <w:div w:id="95172539">
          <w:marLeft w:val="640"/>
          <w:marRight w:val="0"/>
          <w:marTop w:val="0"/>
          <w:marBottom w:val="0"/>
          <w:divBdr>
            <w:top w:val="none" w:sz="0" w:space="0" w:color="auto"/>
            <w:left w:val="none" w:sz="0" w:space="0" w:color="auto"/>
            <w:bottom w:val="none" w:sz="0" w:space="0" w:color="auto"/>
            <w:right w:val="none" w:sz="0" w:space="0" w:color="auto"/>
          </w:divBdr>
        </w:div>
        <w:div w:id="1028943219">
          <w:marLeft w:val="640"/>
          <w:marRight w:val="0"/>
          <w:marTop w:val="0"/>
          <w:marBottom w:val="0"/>
          <w:divBdr>
            <w:top w:val="none" w:sz="0" w:space="0" w:color="auto"/>
            <w:left w:val="none" w:sz="0" w:space="0" w:color="auto"/>
            <w:bottom w:val="none" w:sz="0" w:space="0" w:color="auto"/>
            <w:right w:val="none" w:sz="0" w:space="0" w:color="auto"/>
          </w:divBdr>
        </w:div>
        <w:div w:id="32996812">
          <w:marLeft w:val="640"/>
          <w:marRight w:val="0"/>
          <w:marTop w:val="0"/>
          <w:marBottom w:val="0"/>
          <w:divBdr>
            <w:top w:val="none" w:sz="0" w:space="0" w:color="auto"/>
            <w:left w:val="none" w:sz="0" w:space="0" w:color="auto"/>
            <w:bottom w:val="none" w:sz="0" w:space="0" w:color="auto"/>
            <w:right w:val="none" w:sz="0" w:space="0" w:color="auto"/>
          </w:divBdr>
        </w:div>
      </w:divsChild>
    </w:div>
    <w:div w:id="546452477">
      <w:bodyDiv w:val="1"/>
      <w:marLeft w:val="0"/>
      <w:marRight w:val="0"/>
      <w:marTop w:val="0"/>
      <w:marBottom w:val="0"/>
      <w:divBdr>
        <w:top w:val="none" w:sz="0" w:space="0" w:color="auto"/>
        <w:left w:val="none" w:sz="0" w:space="0" w:color="auto"/>
        <w:bottom w:val="none" w:sz="0" w:space="0" w:color="auto"/>
        <w:right w:val="none" w:sz="0" w:space="0" w:color="auto"/>
      </w:divBdr>
      <w:divsChild>
        <w:div w:id="1882938020">
          <w:marLeft w:val="640"/>
          <w:marRight w:val="0"/>
          <w:marTop w:val="0"/>
          <w:marBottom w:val="0"/>
          <w:divBdr>
            <w:top w:val="none" w:sz="0" w:space="0" w:color="auto"/>
            <w:left w:val="none" w:sz="0" w:space="0" w:color="auto"/>
            <w:bottom w:val="none" w:sz="0" w:space="0" w:color="auto"/>
            <w:right w:val="none" w:sz="0" w:space="0" w:color="auto"/>
          </w:divBdr>
        </w:div>
        <w:div w:id="623344876">
          <w:marLeft w:val="640"/>
          <w:marRight w:val="0"/>
          <w:marTop w:val="0"/>
          <w:marBottom w:val="0"/>
          <w:divBdr>
            <w:top w:val="none" w:sz="0" w:space="0" w:color="auto"/>
            <w:left w:val="none" w:sz="0" w:space="0" w:color="auto"/>
            <w:bottom w:val="none" w:sz="0" w:space="0" w:color="auto"/>
            <w:right w:val="none" w:sz="0" w:space="0" w:color="auto"/>
          </w:divBdr>
        </w:div>
        <w:div w:id="1260605791">
          <w:marLeft w:val="640"/>
          <w:marRight w:val="0"/>
          <w:marTop w:val="0"/>
          <w:marBottom w:val="0"/>
          <w:divBdr>
            <w:top w:val="none" w:sz="0" w:space="0" w:color="auto"/>
            <w:left w:val="none" w:sz="0" w:space="0" w:color="auto"/>
            <w:bottom w:val="none" w:sz="0" w:space="0" w:color="auto"/>
            <w:right w:val="none" w:sz="0" w:space="0" w:color="auto"/>
          </w:divBdr>
        </w:div>
        <w:div w:id="884831228">
          <w:marLeft w:val="640"/>
          <w:marRight w:val="0"/>
          <w:marTop w:val="0"/>
          <w:marBottom w:val="0"/>
          <w:divBdr>
            <w:top w:val="none" w:sz="0" w:space="0" w:color="auto"/>
            <w:left w:val="none" w:sz="0" w:space="0" w:color="auto"/>
            <w:bottom w:val="none" w:sz="0" w:space="0" w:color="auto"/>
            <w:right w:val="none" w:sz="0" w:space="0" w:color="auto"/>
          </w:divBdr>
        </w:div>
        <w:div w:id="1541740537">
          <w:marLeft w:val="640"/>
          <w:marRight w:val="0"/>
          <w:marTop w:val="0"/>
          <w:marBottom w:val="0"/>
          <w:divBdr>
            <w:top w:val="none" w:sz="0" w:space="0" w:color="auto"/>
            <w:left w:val="none" w:sz="0" w:space="0" w:color="auto"/>
            <w:bottom w:val="none" w:sz="0" w:space="0" w:color="auto"/>
            <w:right w:val="none" w:sz="0" w:space="0" w:color="auto"/>
          </w:divBdr>
        </w:div>
        <w:div w:id="1538811996">
          <w:marLeft w:val="640"/>
          <w:marRight w:val="0"/>
          <w:marTop w:val="0"/>
          <w:marBottom w:val="0"/>
          <w:divBdr>
            <w:top w:val="none" w:sz="0" w:space="0" w:color="auto"/>
            <w:left w:val="none" w:sz="0" w:space="0" w:color="auto"/>
            <w:bottom w:val="none" w:sz="0" w:space="0" w:color="auto"/>
            <w:right w:val="none" w:sz="0" w:space="0" w:color="auto"/>
          </w:divBdr>
        </w:div>
        <w:div w:id="642004864">
          <w:marLeft w:val="640"/>
          <w:marRight w:val="0"/>
          <w:marTop w:val="0"/>
          <w:marBottom w:val="0"/>
          <w:divBdr>
            <w:top w:val="none" w:sz="0" w:space="0" w:color="auto"/>
            <w:left w:val="none" w:sz="0" w:space="0" w:color="auto"/>
            <w:bottom w:val="none" w:sz="0" w:space="0" w:color="auto"/>
            <w:right w:val="none" w:sz="0" w:space="0" w:color="auto"/>
          </w:divBdr>
        </w:div>
        <w:div w:id="621694844">
          <w:marLeft w:val="640"/>
          <w:marRight w:val="0"/>
          <w:marTop w:val="0"/>
          <w:marBottom w:val="0"/>
          <w:divBdr>
            <w:top w:val="none" w:sz="0" w:space="0" w:color="auto"/>
            <w:left w:val="none" w:sz="0" w:space="0" w:color="auto"/>
            <w:bottom w:val="none" w:sz="0" w:space="0" w:color="auto"/>
            <w:right w:val="none" w:sz="0" w:space="0" w:color="auto"/>
          </w:divBdr>
        </w:div>
        <w:div w:id="500312732">
          <w:marLeft w:val="640"/>
          <w:marRight w:val="0"/>
          <w:marTop w:val="0"/>
          <w:marBottom w:val="0"/>
          <w:divBdr>
            <w:top w:val="none" w:sz="0" w:space="0" w:color="auto"/>
            <w:left w:val="none" w:sz="0" w:space="0" w:color="auto"/>
            <w:bottom w:val="none" w:sz="0" w:space="0" w:color="auto"/>
            <w:right w:val="none" w:sz="0" w:space="0" w:color="auto"/>
          </w:divBdr>
        </w:div>
        <w:div w:id="2033727293">
          <w:marLeft w:val="640"/>
          <w:marRight w:val="0"/>
          <w:marTop w:val="0"/>
          <w:marBottom w:val="0"/>
          <w:divBdr>
            <w:top w:val="none" w:sz="0" w:space="0" w:color="auto"/>
            <w:left w:val="none" w:sz="0" w:space="0" w:color="auto"/>
            <w:bottom w:val="none" w:sz="0" w:space="0" w:color="auto"/>
            <w:right w:val="none" w:sz="0" w:space="0" w:color="auto"/>
          </w:divBdr>
        </w:div>
        <w:div w:id="280842947">
          <w:marLeft w:val="640"/>
          <w:marRight w:val="0"/>
          <w:marTop w:val="0"/>
          <w:marBottom w:val="0"/>
          <w:divBdr>
            <w:top w:val="none" w:sz="0" w:space="0" w:color="auto"/>
            <w:left w:val="none" w:sz="0" w:space="0" w:color="auto"/>
            <w:bottom w:val="none" w:sz="0" w:space="0" w:color="auto"/>
            <w:right w:val="none" w:sz="0" w:space="0" w:color="auto"/>
          </w:divBdr>
        </w:div>
        <w:div w:id="519243858">
          <w:marLeft w:val="640"/>
          <w:marRight w:val="0"/>
          <w:marTop w:val="0"/>
          <w:marBottom w:val="0"/>
          <w:divBdr>
            <w:top w:val="none" w:sz="0" w:space="0" w:color="auto"/>
            <w:left w:val="none" w:sz="0" w:space="0" w:color="auto"/>
            <w:bottom w:val="none" w:sz="0" w:space="0" w:color="auto"/>
            <w:right w:val="none" w:sz="0" w:space="0" w:color="auto"/>
          </w:divBdr>
        </w:div>
        <w:div w:id="830368716">
          <w:marLeft w:val="640"/>
          <w:marRight w:val="0"/>
          <w:marTop w:val="0"/>
          <w:marBottom w:val="0"/>
          <w:divBdr>
            <w:top w:val="none" w:sz="0" w:space="0" w:color="auto"/>
            <w:left w:val="none" w:sz="0" w:space="0" w:color="auto"/>
            <w:bottom w:val="none" w:sz="0" w:space="0" w:color="auto"/>
            <w:right w:val="none" w:sz="0" w:space="0" w:color="auto"/>
          </w:divBdr>
        </w:div>
        <w:div w:id="184832277">
          <w:marLeft w:val="640"/>
          <w:marRight w:val="0"/>
          <w:marTop w:val="0"/>
          <w:marBottom w:val="0"/>
          <w:divBdr>
            <w:top w:val="none" w:sz="0" w:space="0" w:color="auto"/>
            <w:left w:val="none" w:sz="0" w:space="0" w:color="auto"/>
            <w:bottom w:val="none" w:sz="0" w:space="0" w:color="auto"/>
            <w:right w:val="none" w:sz="0" w:space="0" w:color="auto"/>
          </w:divBdr>
        </w:div>
        <w:div w:id="278804717">
          <w:marLeft w:val="640"/>
          <w:marRight w:val="0"/>
          <w:marTop w:val="0"/>
          <w:marBottom w:val="0"/>
          <w:divBdr>
            <w:top w:val="none" w:sz="0" w:space="0" w:color="auto"/>
            <w:left w:val="none" w:sz="0" w:space="0" w:color="auto"/>
            <w:bottom w:val="none" w:sz="0" w:space="0" w:color="auto"/>
            <w:right w:val="none" w:sz="0" w:space="0" w:color="auto"/>
          </w:divBdr>
        </w:div>
        <w:div w:id="1416974983">
          <w:marLeft w:val="640"/>
          <w:marRight w:val="0"/>
          <w:marTop w:val="0"/>
          <w:marBottom w:val="0"/>
          <w:divBdr>
            <w:top w:val="none" w:sz="0" w:space="0" w:color="auto"/>
            <w:left w:val="none" w:sz="0" w:space="0" w:color="auto"/>
            <w:bottom w:val="none" w:sz="0" w:space="0" w:color="auto"/>
            <w:right w:val="none" w:sz="0" w:space="0" w:color="auto"/>
          </w:divBdr>
        </w:div>
        <w:div w:id="1678076507">
          <w:marLeft w:val="640"/>
          <w:marRight w:val="0"/>
          <w:marTop w:val="0"/>
          <w:marBottom w:val="0"/>
          <w:divBdr>
            <w:top w:val="none" w:sz="0" w:space="0" w:color="auto"/>
            <w:left w:val="none" w:sz="0" w:space="0" w:color="auto"/>
            <w:bottom w:val="none" w:sz="0" w:space="0" w:color="auto"/>
            <w:right w:val="none" w:sz="0" w:space="0" w:color="auto"/>
          </w:divBdr>
        </w:div>
        <w:div w:id="1726955223">
          <w:marLeft w:val="640"/>
          <w:marRight w:val="0"/>
          <w:marTop w:val="0"/>
          <w:marBottom w:val="0"/>
          <w:divBdr>
            <w:top w:val="none" w:sz="0" w:space="0" w:color="auto"/>
            <w:left w:val="none" w:sz="0" w:space="0" w:color="auto"/>
            <w:bottom w:val="none" w:sz="0" w:space="0" w:color="auto"/>
            <w:right w:val="none" w:sz="0" w:space="0" w:color="auto"/>
          </w:divBdr>
        </w:div>
        <w:div w:id="91367553">
          <w:marLeft w:val="640"/>
          <w:marRight w:val="0"/>
          <w:marTop w:val="0"/>
          <w:marBottom w:val="0"/>
          <w:divBdr>
            <w:top w:val="none" w:sz="0" w:space="0" w:color="auto"/>
            <w:left w:val="none" w:sz="0" w:space="0" w:color="auto"/>
            <w:bottom w:val="none" w:sz="0" w:space="0" w:color="auto"/>
            <w:right w:val="none" w:sz="0" w:space="0" w:color="auto"/>
          </w:divBdr>
        </w:div>
        <w:div w:id="511529701">
          <w:marLeft w:val="640"/>
          <w:marRight w:val="0"/>
          <w:marTop w:val="0"/>
          <w:marBottom w:val="0"/>
          <w:divBdr>
            <w:top w:val="none" w:sz="0" w:space="0" w:color="auto"/>
            <w:left w:val="none" w:sz="0" w:space="0" w:color="auto"/>
            <w:bottom w:val="none" w:sz="0" w:space="0" w:color="auto"/>
            <w:right w:val="none" w:sz="0" w:space="0" w:color="auto"/>
          </w:divBdr>
        </w:div>
        <w:div w:id="1698892816">
          <w:marLeft w:val="640"/>
          <w:marRight w:val="0"/>
          <w:marTop w:val="0"/>
          <w:marBottom w:val="0"/>
          <w:divBdr>
            <w:top w:val="none" w:sz="0" w:space="0" w:color="auto"/>
            <w:left w:val="none" w:sz="0" w:space="0" w:color="auto"/>
            <w:bottom w:val="none" w:sz="0" w:space="0" w:color="auto"/>
            <w:right w:val="none" w:sz="0" w:space="0" w:color="auto"/>
          </w:divBdr>
        </w:div>
        <w:div w:id="1082800067">
          <w:marLeft w:val="640"/>
          <w:marRight w:val="0"/>
          <w:marTop w:val="0"/>
          <w:marBottom w:val="0"/>
          <w:divBdr>
            <w:top w:val="none" w:sz="0" w:space="0" w:color="auto"/>
            <w:left w:val="none" w:sz="0" w:space="0" w:color="auto"/>
            <w:bottom w:val="none" w:sz="0" w:space="0" w:color="auto"/>
            <w:right w:val="none" w:sz="0" w:space="0" w:color="auto"/>
          </w:divBdr>
        </w:div>
        <w:div w:id="2091265285">
          <w:marLeft w:val="640"/>
          <w:marRight w:val="0"/>
          <w:marTop w:val="0"/>
          <w:marBottom w:val="0"/>
          <w:divBdr>
            <w:top w:val="none" w:sz="0" w:space="0" w:color="auto"/>
            <w:left w:val="none" w:sz="0" w:space="0" w:color="auto"/>
            <w:bottom w:val="none" w:sz="0" w:space="0" w:color="auto"/>
            <w:right w:val="none" w:sz="0" w:space="0" w:color="auto"/>
          </w:divBdr>
        </w:div>
        <w:div w:id="1396589401">
          <w:marLeft w:val="640"/>
          <w:marRight w:val="0"/>
          <w:marTop w:val="0"/>
          <w:marBottom w:val="0"/>
          <w:divBdr>
            <w:top w:val="none" w:sz="0" w:space="0" w:color="auto"/>
            <w:left w:val="none" w:sz="0" w:space="0" w:color="auto"/>
            <w:bottom w:val="none" w:sz="0" w:space="0" w:color="auto"/>
            <w:right w:val="none" w:sz="0" w:space="0" w:color="auto"/>
          </w:divBdr>
        </w:div>
        <w:div w:id="2091000260">
          <w:marLeft w:val="640"/>
          <w:marRight w:val="0"/>
          <w:marTop w:val="0"/>
          <w:marBottom w:val="0"/>
          <w:divBdr>
            <w:top w:val="none" w:sz="0" w:space="0" w:color="auto"/>
            <w:left w:val="none" w:sz="0" w:space="0" w:color="auto"/>
            <w:bottom w:val="none" w:sz="0" w:space="0" w:color="auto"/>
            <w:right w:val="none" w:sz="0" w:space="0" w:color="auto"/>
          </w:divBdr>
        </w:div>
        <w:div w:id="215360979">
          <w:marLeft w:val="640"/>
          <w:marRight w:val="0"/>
          <w:marTop w:val="0"/>
          <w:marBottom w:val="0"/>
          <w:divBdr>
            <w:top w:val="none" w:sz="0" w:space="0" w:color="auto"/>
            <w:left w:val="none" w:sz="0" w:space="0" w:color="auto"/>
            <w:bottom w:val="none" w:sz="0" w:space="0" w:color="auto"/>
            <w:right w:val="none" w:sz="0" w:space="0" w:color="auto"/>
          </w:divBdr>
        </w:div>
        <w:div w:id="1060907872">
          <w:marLeft w:val="640"/>
          <w:marRight w:val="0"/>
          <w:marTop w:val="0"/>
          <w:marBottom w:val="0"/>
          <w:divBdr>
            <w:top w:val="none" w:sz="0" w:space="0" w:color="auto"/>
            <w:left w:val="none" w:sz="0" w:space="0" w:color="auto"/>
            <w:bottom w:val="none" w:sz="0" w:space="0" w:color="auto"/>
            <w:right w:val="none" w:sz="0" w:space="0" w:color="auto"/>
          </w:divBdr>
        </w:div>
        <w:div w:id="99183982">
          <w:marLeft w:val="640"/>
          <w:marRight w:val="0"/>
          <w:marTop w:val="0"/>
          <w:marBottom w:val="0"/>
          <w:divBdr>
            <w:top w:val="none" w:sz="0" w:space="0" w:color="auto"/>
            <w:left w:val="none" w:sz="0" w:space="0" w:color="auto"/>
            <w:bottom w:val="none" w:sz="0" w:space="0" w:color="auto"/>
            <w:right w:val="none" w:sz="0" w:space="0" w:color="auto"/>
          </w:divBdr>
        </w:div>
        <w:div w:id="1961302891">
          <w:marLeft w:val="640"/>
          <w:marRight w:val="0"/>
          <w:marTop w:val="0"/>
          <w:marBottom w:val="0"/>
          <w:divBdr>
            <w:top w:val="none" w:sz="0" w:space="0" w:color="auto"/>
            <w:left w:val="none" w:sz="0" w:space="0" w:color="auto"/>
            <w:bottom w:val="none" w:sz="0" w:space="0" w:color="auto"/>
            <w:right w:val="none" w:sz="0" w:space="0" w:color="auto"/>
          </w:divBdr>
        </w:div>
        <w:div w:id="1663778289">
          <w:marLeft w:val="640"/>
          <w:marRight w:val="0"/>
          <w:marTop w:val="0"/>
          <w:marBottom w:val="0"/>
          <w:divBdr>
            <w:top w:val="none" w:sz="0" w:space="0" w:color="auto"/>
            <w:left w:val="none" w:sz="0" w:space="0" w:color="auto"/>
            <w:bottom w:val="none" w:sz="0" w:space="0" w:color="auto"/>
            <w:right w:val="none" w:sz="0" w:space="0" w:color="auto"/>
          </w:divBdr>
        </w:div>
        <w:div w:id="1923444671">
          <w:marLeft w:val="640"/>
          <w:marRight w:val="0"/>
          <w:marTop w:val="0"/>
          <w:marBottom w:val="0"/>
          <w:divBdr>
            <w:top w:val="none" w:sz="0" w:space="0" w:color="auto"/>
            <w:left w:val="none" w:sz="0" w:space="0" w:color="auto"/>
            <w:bottom w:val="none" w:sz="0" w:space="0" w:color="auto"/>
            <w:right w:val="none" w:sz="0" w:space="0" w:color="auto"/>
          </w:divBdr>
        </w:div>
        <w:div w:id="1948659899">
          <w:marLeft w:val="640"/>
          <w:marRight w:val="0"/>
          <w:marTop w:val="0"/>
          <w:marBottom w:val="0"/>
          <w:divBdr>
            <w:top w:val="none" w:sz="0" w:space="0" w:color="auto"/>
            <w:left w:val="none" w:sz="0" w:space="0" w:color="auto"/>
            <w:bottom w:val="none" w:sz="0" w:space="0" w:color="auto"/>
            <w:right w:val="none" w:sz="0" w:space="0" w:color="auto"/>
          </w:divBdr>
        </w:div>
        <w:div w:id="1771579135">
          <w:marLeft w:val="640"/>
          <w:marRight w:val="0"/>
          <w:marTop w:val="0"/>
          <w:marBottom w:val="0"/>
          <w:divBdr>
            <w:top w:val="none" w:sz="0" w:space="0" w:color="auto"/>
            <w:left w:val="none" w:sz="0" w:space="0" w:color="auto"/>
            <w:bottom w:val="none" w:sz="0" w:space="0" w:color="auto"/>
            <w:right w:val="none" w:sz="0" w:space="0" w:color="auto"/>
          </w:divBdr>
        </w:div>
        <w:div w:id="1983004813">
          <w:marLeft w:val="640"/>
          <w:marRight w:val="0"/>
          <w:marTop w:val="0"/>
          <w:marBottom w:val="0"/>
          <w:divBdr>
            <w:top w:val="none" w:sz="0" w:space="0" w:color="auto"/>
            <w:left w:val="none" w:sz="0" w:space="0" w:color="auto"/>
            <w:bottom w:val="none" w:sz="0" w:space="0" w:color="auto"/>
            <w:right w:val="none" w:sz="0" w:space="0" w:color="auto"/>
          </w:divBdr>
        </w:div>
        <w:div w:id="1345552032">
          <w:marLeft w:val="640"/>
          <w:marRight w:val="0"/>
          <w:marTop w:val="0"/>
          <w:marBottom w:val="0"/>
          <w:divBdr>
            <w:top w:val="none" w:sz="0" w:space="0" w:color="auto"/>
            <w:left w:val="none" w:sz="0" w:space="0" w:color="auto"/>
            <w:bottom w:val="none" w:sz="0" w:space="0" w:color="auto"/>
            <w:right w:val="none" w:sz="0" w:space="0" w:color="auto"/>
          </w:divBdr>
        </w:div>
        <w:div w:id="1815831397">
          <w:marLeft w:val="640"/>
          <w:marRight w:val="0"/>
          <w:marTop w:val="0"/>
          <w:marBottom w:val="0"/>
          <w:divBdr>
            <w:top w:val="none" w:sz="0" w:space="0" w:color="auto"/>
            <w:left w:val="none" w:sz="0" w:space="0" w:color="auto"/>
            <w:bottom w:val="none" w:sz="0" w:space="0" w:color="auto"/>
            <w:right w:val="none" w:sz="0" w:space="0" w:color="auto"/>
          </w:divBdr>
        </w:div>
        <w:div w:id="1586305018">
          <w:marLeft w:val="640"/>
          <w:marRight w:val="0"/>
          <w:marTop w:val="0"/>
          <w:marBottom w:val="0"/>
          <w:divBdr>
            <w:top w:val="none" w:sz="0" w:space="0" w:color="auto"/>
            <w:left w:val="none" w:sz="0" w:space="0" w:color="auto"/>
            <w:bottom w:val="none" w:sz="0" w:space="0" w:color="auto"/>
            <w:right w:val="none" w:sz="0" w:space="0" w:color="auto"/>
          </w:divBdr>
        </w:div>
        <w:div w:id="456488221">
          <w:marLeft w:val="640"/>
          <w:marRight w:val="0"/>
          <w:marTop w:val="0"/>
          <w:marBottom w:val="0"/>
          <w:divBdr>
            <w:top w:val="none" w:sz="0" w:space="0" w:color="auto"/>
            <w:left w:val="none" w:sz="0" w:space="0" w:color="auto"/>
            <w:bottom w:val="none" w:sz="0" w:space="0" w:color="auto"/>
            <w:right w:val="none" w:sz="0" w:space="0" w:color="auto"/>
          </w:divBdr>
        </w:div>
        <w:div w:id="469707839">
          <w:marLeft w:val="640"/>
          <w:marRight w:val="0"/>
          <w:marTop w:val="0"/>
          <w:marBottom w:val="0"/>
          <w:divBdr>
            <w:top w:val="none" w:sz="0" w:space="0" w:color="auto"/>
            <w:left w:val="none" w:sz="0" w:space="0" w:color="auto"/>
            <w:bottom w:val="none" w:sz="0" w:space="0" w:color="auto"/>
            <w:right w:val="none" w:sz="0" w:space="0" w:color="auto"/>
          </w:divBdr>
        </w:div>
        <w:div w:id="860168239">
          <w:marLeft w:val="640"/>
          <w:marRight w:val="0"/>
          <w:marTop w:val="0"/>
          <w:marBottom w:val="0"/>
          <w:divBdr>
            <w:top w:val="none" w:sz="0" w:space="0" w:color="auto"/>
            <w:left w:val="none" w:sz="0" w:space="0" w:color="auto"/>
            <w:bottom w:val="none" w:sz="0" w:space="0" w:color="auto"/>
            <w:right w:val="none" w:sz="0" w:space="0" w:color="auto"/>
          </w:divBdr>
        </w:div>
        <w:div w:id="1952396412">
          <w:marLeft w:val="640"/>
          <w:marRight w:val="0"/>
          <w:marTop w:val="0"/>
          <w:marBottom w:val="0"/>
          <w:divBdr>
            <w:top w:val="none" w:sz="0" w:space="0" w:color="auto"/>
            <w:left w:val="none" w:sz="0" w:space="0" w:color="auto"/>
            <w:bottom w:val="none" w:sz="0" w:space="0" w:color="auto"/>
            <w:right w:val="none" w:sz="0" w:space="0" w:color="auto"/>
          </w:divBdr>
        </w:div>
        <w:div w:id="1260990565">
          <w:marLeft w:val="640"/>
          <w:marRight w:val="0"/>
          <w:marTop w:val="0"/>
          <w:marBottom w:val="0"/>
          <w:divBdr>
            <w:top w:val="none" w:sz="0" w:space="0" w:color="auto"/>
            <w:left w:val="none" w:sz="0" w:space="0" w:color="auto"/>
            <w:bottom w:val="none" w:sz="0" w:space="0" w:color="auto"/>
            <w:right w:val="none" w:sz="0" w:space="0" w:color="auto"/>
          </w:divBdr>
        </w:div>
      </w:divsChild>
    </w:div>
    <w:div w:id="551428726">
      <w:bodyDiv w:val="1"/>
      <w:marLeft w:val="0"/>
      <w:marRight w:val="0"/>
      <w:marTop w:val="0"/>
      <w:marBottom w:val="0"/>
      <w:divBdr>
        <w:top w:val="none" w:sz="0" w:space="0" w:color="auto"/>
        <w:left w:val="none" w:sz="0" w:space="0" w:color="auto"/>
        <w:bottom w:val="none" w:sz="0" w:space="0" w:color="auto"/>
        <w:right w:val="none" w:sz="0" w:space="0" w:color="auto"/>
      </w:divBdr>
      <w:divsChild>
        <w:div w:id="693576775">
          <w:marLeft w:val="640"/>
          <w:marRight w:val="0"/>
          <w:marTop w:val="0"/>
          <w:marBottom w:val="0"/>
          <w:divBdr>
            <w:top w:val="none" w:sz="0" w:space="0" w:color="auto"/>
            <w:left w:val="none" w:sz="0" w:space="0" w:color="auto"/>
            <w:bottom w:val="none" w:sz="0" w:space="0" w:color="auto"/>
            <w:right w:val="none" w:sz="0" w:space="0" w:color="auto"/>
          </w:divBdr>
        </w:div>
        <w:div w:id="310982932">
          <w:marLeft w:val="640"/>
          <w:marRight w:val="0"/>
          <w:marTop w:val="0"/>
          <w:marBottom w:val="0"/>
          <w:divBdr>
            <w:top w:val="none" w:sz="0" w:space="0" w:color="auto"/>
            <w:left w:val="none" w:sz="0" w:space="0" w:color="auto"/>
            <w:bottom w:val="none" w:sz="0" w:space="0" w:color="auto"/>
            <w:right w:val="none" w:sz="0" w:space="0" w:color="auto"/>
          </w:divBdr>
        </w:div>
        <w:div w:id="675620141">
          <w:marLeft w:val="640"/>
          <w:marRight w:val="0"/>
          <w:marTop w:val="0"/>
          <w:marBottom w:val="0"/>
          <w:divBdr>
            <w:top w:val="none" w:sz="0" w:space="0" w:color="auto"/>
            <w:left w:val="none" w:sz="0" w:space="0" w:color="auto"/>
            <w:bottom w:val="none" w:sz="0" w:space="0" w:color="auto"/>
            <w:right w:val="none" w:sz="0" w:space="0" w:color="auto"/>
          </w:divBdr>
        </w:div>
        <w:div w:id="676888301">
          <w:marLeft w:val="640"/>
          <w:marRight w:val="0"/>
          <w:marTop w:val="0"/>
          <w:marBottom w:val="0"/>
          <w:divBdr>
            <w:top w:val="none" w:sz="0" w:space="0" w:color="auto"/>
            <w:left w:val="none" w:sz="0" w:space="0" w:color="auto"/>
            <w:bottom w:val="none" w:sz="0" w:space="0" w:color="auto"/>
            <w:right w:val="none" w:sz="0" w:space="0" w:color="auto"/>
          </w:divBdr>
        </w:div>
        <w:div w:id="1027562265">
          <w:marLeft w:val="640"/>
          <w:marRight w:val="0"/>
          <w:marTop w:val="0"/>
          <w:marBottom w:val="0"/>
          <w:divBdr>
            <w:top w:val="none" w:sz="0" w:space="0" w:color="auto"/>
            <w:left w:val="none" w:sz="0" w:space="0" w:color="auto"/>
            <w:bottom w:val="none" w:sz="0" w:space="0" w:color="auto"/>
            <w:right w:val="none" w:sz="0" w:space="0" w:color="auto"/>
          </w:divBdr>
        </w:div>
        <w:div w:id="1302072769">
          <w:marLeft w:val="640"/>
          <w:marRight w:val="0"/>
          <w:marTop w:val="0"/>
          <w:marBottom w:val="0"/>
          <w:divBdr>
            <w:top w:val="none" w:sz="0" w:space="0" w:color="auto"/>
            <w:left w:val="none" w:sz="0" w:space="0" w:color="auto"/>
            <w:bottom w:val="none" w:sz="0" w:space="0" w:color="auto"/>
            <w:right w:val="none" w:sz="0" w:space="0" w:color="auto"/>
          </w:divBdr>
        </w:div>
        <w:div w:id="1675258561">
          <w:marLeft w:val="640"/>
          <w:marRight w:val="0"/>
          <w:marTop w:val="0"/>
          <w:marBottom w:val="0"/>
          <w:divBdr>
            <w:top w:val="none" w:sz="0" w:space="0" w:color="auto"/>
            <w:left w:val="none" w:sz="0" w:space="0" w:color="auto"/>
            <w:bottom w:val="none" w:sz="0" w:space="0" w:color="auto"/>
            <w:right w:val="none" w:sz="0" w:space="0" w:color="auto"/>
          </w:divBdr>
        </w:div>
        <w:div w:id="171646136">
          <w:marLeft w:val="640"/>
          <w:marRight w:val="0"/>
          <w:marTop w:val="0"/>
          <w:marBottom w:val="0"/>
          <w:divBdr>
            <w:top w:val="none" w:sz="0" w:space="0" w:color="auto"/>
            <w:left w:val="none" w:sz="0" w:space="0" w:color="auto"/>
            <w:bottom w:val="none" w:sz="0" w:space="0" w:color="auto"/>
            <w:right w:val="none" w:sz="0" w:space="0" w:color="auto"/>
          </w:divBdr>
        </w:div>
        <w:div w:id="223414182">
          <w:marLeft w:val="640"/>
          <w:marRight w:val="0"/>
          <w:marTop w:val="0"/>
          <w:marBottom w:val="0"/>
          <w:divBdr>
            <w:top w:val="none" w:sz="0" w:space="0" w:color="auto"/>
            <w:left w:val="none" w:sz="0" w:space="0" w:color="auto"/>
            <w:bottom w:val="none" w:sz="0" w:space="0" w:color="auto"/>
            <w:right w:val="none" w:sz="0" w:space="0" w:color="auto"/>
          </w:divBdr>
        </w:div>
        <w:div w:id="2128694623">
          <w:marLeft w:val="640"/>
          <w:marRight w:val="0"/>
          <w:marTop w:val="0"/>
          <w:marBottom w:val="0"/>
          <w:divBdr>
            <w:top w:val="none" w:sz="0" w:space="0" w:color="auto"/>
            <w:left w:val="none" w:sz="0" w:space="0" w:color="auto"/>
            <w:bottom w:val="none" w:sz="0" w:space="0" w:color="auto"/>
            <w:right w:val="none" w:sz="0" w:space="0" w:color="auto"/>
          </w:divBdr>
        </w:div>
        <w:div w:id="564951351">
          <w:marLeft w:val="640"/>
          <w:marRight w:val="0"/>
          <w:marTop w:val="0"/>
          <w:marBottom w:val="0"/>
          <w:divBdr>
            <w:top w:val="none" w:sz="0" w:space="0" w:color="auto"/>
            <w:left w:val="none" w:sz="0" w:space="0" w:color="auto"/>
            <w:bottom w:val="none" w:sz="0" w:space="0" w:color="auto"/>
            <w:right w:val="none" w:sz="0" w:space="0" w:color="auto"/>
          </w:divBdr>
        </w:div>
        <w:div w:id="846094418">
          <w:marLeft w:val="640"/>
          <w:marRight w:val="0"/>
          <w:marTop w:val="0"/>
          <w:marBottom w:val="0"/>
          <w:divBdr>
            <w:top w:val="none" w:sz="0" w:space="0" w:color="auto"/>
            <w:left w:val="none" w:sz="0" w:space="0" w:color="auto"/>
            <w:bottom w:val="none" w:sz="0" w:space="0" w:color="auto"/>
            <w:right w:val="none" w:sz="0" w:space="0" w:color="auto"/>
          </w:divBdr>
        </w:div>
        <w:div w:id="2006934734">
          <w:marLeft w:val="640"/>
          <w:marRight w:val="0"/>
          <w:marTop w:val="0"/>
          <w:marBottom w:val="0"/>
          <w:divBdr>
            <w:top w:val="none" w:sz="0" w:space="0" w:color="auto"/>
            <w:left w:val="none" w:sz="0" w:space="0" w:color="auto"/>
            <w:bottom w:val="none" w:sz="0" w:space="0" w:color="auto"/>
            <w:right w:val="none" w:sz="0" w:space="0" w:color="auto"/>
          </w:divBdr>
        </w:div>
        <w:div w:id="2002654094">
          <w:marLeft w:val="640"/>
          <w:marRight w:val="0"/>
          <w:marTop w:val="0"/>
          <w:marBottom w:val="0"/>
          <w:divBdr>
            <w:top w:val="none" w:sz="0" w:space="0" w:color="auto"/>
            <w:left w:val="none" w:sz="0" w:space="0" w:color="auto"/>
            <w:bottom w:val="none" w:sz="0" w:space="0" w:color="auto"/>
            <w:right w:val="none" w:sz="0" w:space="0" w:color="auto"/>
          </w:divBdr>
        </w:div>
        <w:div w:id="1690331366">
          <w:marLeft w:val="640"/>
          <w:marRight w:val="0"/>
          <w:marTop w:val="0"/>
          <w:marBottom w:val="0"/>
          <w:divBdr>
            <w:top w:val="none" w:sz="0" w:space="0" w:color="auto"/>
            <w:left w:val="none" w:sz="0" w:space="0" w:color="auto"/>
            <w:bottom w:val="none" w:sz="0" w:space="0" w:color="auto"/>
            <w:right w:val="none" w:sz="0" w:space="0" w:color="auto"/>
          </w:divBdr>
        </w:div>
        <w:div w:id="1472284416">
          <w:marLeft w:val="640"/>
          <w:marRight w:val="0"/>
          <w:marTop w:val="0"/>
          <w:marBottom w:val="0"/>
          <w:divBdr>
            <w:top w:val="none" w:sz="0" w:space="0" w:color="auto"/>
            <w:left w:val="none" w:sz="0" w:space="0" w:color="auto"/>
            <w:bottom w:val="none" w:sz="0" w:space="0" w:color="auto"/>
            <w:right w:val="none" w:sz="0" w:space="0" w:color="auto"/>
          </w:divBdr>
        </w:div>
        <w:div w:id="401103389">
          <w:marLeft w:val="640"/>
          <w:marRight w:val="0"/>
          <w:marTop w:val="0"/>
          <w:marBottom w:val="0"/>
          <w:divBdr>
            <w:top w:val="none" w:sz="0" w:space="0" w:color="auto"/>
            <w:left w:val="none" w:sz="0" w:space="0" w:color="auto"/>
            <w:bottom w:val="none" w:sz="0" w:space="0" w:color="auto"/>
            <w:right w:val="none" w:sz="0" w:space="0" w:color="auto"/>
          </w:divBdr>
        </w:div>
        <w:div w:id="17512035">
          <w:marLeft w:val="640"/>
          <w:marRight w:val="0"/>
          <w:marTop w:val="0"/>
          <w:marBottom w:val="0"/>
          <w:divBdr>
            <w:top w:val="none" w:sz="0" w:space="0" w:color="auto"/>
            <w:left w:val="none" w:sz="0" w:space="0" w:color="auto"/>
            <w:bottom w:val="none" w:sz="0" w:space="0" w:color="auto"/>
            <w:right w:val="none" w:sz="0" w:space="0" w:color="auto"/>
          </w:divBdr>
        </w:div>
        <w:div w:id="1007094065">
          <w:marLeft w:val="640"/>
          <w:marRight w:val="0"/>
          <w:marTop w:val="0"/>
          <w:marBottom w:val="0"/>
          <w:divBdr>
            <w:top w:val="none" w:sz="0" w:space="0" w:color="auto"/>
            <w:left w:val="none" w:sz="0" w:space="0" w:color="auto"/>
            <w:bottom w:val="none" w:sz="0" w:space="0" w:color="auto"/>
            <w:right w:val="none" w:sz="0" w:space="0" w:color="auto"/>
          </w:divBdr>
        </w:div>
        <w:div w:id="668673844">
          <w:marLeft w:val="640"/>
          <w:marRight w:val="0"/>
          <w:marTop w:val="0"/>
          <w:marBottom w:val="0"/>
          <w:divBdr>
            <w:top w:val="none" w:sz="0" w:space="0" w:color="auto"/>
            <w:left w:val="none" w:sz="0" w:space="0" w:color="auto"/>
            <w:bottom w:val="none" w:sz="0" w:space="0" w:color="auto"/>
            <w:right w:val="none" w:sz="0" w:space="0" w:color="auto"/>
          </w:divBdr>
        </w:div>
        <w:div w:id="859465720">
          <w:marLeft w:val="640"/>
          <w:marRight w:val="0"/>
          <w:marTop w:val="0"/>
          <w:marBottom w:val="0"/>
          <w:divBdr>
            <w:top w:val="none" w:sz="0" w:space="0" w:color="auto"/>
            <w:left w:val="none" w:sz="0" w:space="0" w:color="auto"/>
            <w:bottom w:val="none" w:sz="0" w:space="0" w:color="auto"/>
            <w:right w:val="none" w:sz="0" w:space="0" w:color="auto"/>
          </w:divBdr>
        </w:div>
        <w:div w:id="1171677796">
          <w:marLeft w:val="640"/>
          <w:marRight w:val="0"/>
          <w:marTop w:val="0"/>
          <w:marBottom w:val="0"/>
          <w:divBdr>
            <w:top w:val="none" w:sz="0" w:space="0" w:color="auto"/>
            <w:left w:val="none" w:sz="0" w:space="0" w:color="auto"/>
            <w:bottom w:val="none" w:sz="0" w:space="0" w:color="auto"/>
            <w:right w:val="none" w:sz="0" w:space="0" w:color="auto"/>
          </w:divBdr>
        </w:div>
        <w:div w:id="565528070">
          <w:marLeft w:val="640"/>
          <w:marRight w:val="0"/>
          <w:marTop w:val="0"/>
          <w:marBottom w:val="0"/>
          <w:divBdr>
            <w:top w:val="none" w:sz="0" w:space="0" w:color="auto"/>
            <w:left w:val="none" w:sz="0" w:space="0" w:color="auto"/>
            <w:bottom w:val="none" w:sz="0" w:space="0" w:color="auto"/>
            <w:right w:val="none" w:sz="0" w:space="0" w:color="auto"/>
          </w:divBdr>
        </w:div>
        <w:div w:id="189951237">
          <w:marLeft w:val="640"/>
          <w:marRight w:val="0"/>
          <w:marTop w:val="0"/>
          <w:marBottom w:val="0"/>
          <w:divBdr>
            <w:top w:val="none" w:sz="0" w:space="0" w:color="auto"/>
            <w:left w:val="none" w:sz="0" w:space="0" w:color="auto"/>
            <w:bottom w:val="none" w:sz="0" w:space="0" w:color="auto"/>
            <w:right w:val="none" w:sz="0" w:space="0" w:color="auto"/>
          </w:divBdr>
        </w:div>
        <w:div w:id="266347907">
          <w:marLeft w:val="640"/>
          <w:marRight w:val="0"/>
          <w:marTop w:val="0"/>
          <w:marBottom w:val="0"/>
          <w:divBdr>
            <w:top w:val="none" w:sz="0" w:space="0" w:color="auto"/>
            <w:left w:val="none" w:sz="0" w:space="0" w:color="auto"/>
            <w:bottom w:val="none" w:sz="0" w:space="0" w:color="auto"/>
            <w:right w:val="none" w:sz="0" w:space="0" w:color="auto"/>
          </w:divBdr>
        </w:div>
        <w:div w:id="1008218367">
          <w:marLeft w:val="640"/>
          <w:marRight w:val="0"/>
          <w:marTop w:val="0"/>
          <w:marBottom w:val="0"/>
          <w:divBdr>
            <w:top w:val="none" w:sz="0" w:space="0" w:color="auto"/>
            <w:left w:val="none" w:sz="0" w:space="0" w:color="auto"/>
            <w:bottom w:val="none" w:sz="0" w:space="0" w:color="auto"/>
            <w:right w:val="none" w:sz="0" w:space="0" w:color="auto"/>
          </w:divBdr>
        </w:div>
        <w:div w:id="36466759">
          <w:marLeft w:val="640"/>
          <w:marRight w:val="0"/>
          <w:marTop w:val="0"/>
          <w:marBottom w:val="0"/>
          <w:divBdr>
            <w:top w:val="none" w:sz="0" w:space="0" w:color="auto"/>
            <w:left w:val="none" w:sz="0" w:space="0" w:color="auto"/>
            <w:bottom w:val="none" w:sz="0" w:space="0" w:color="auto"/>
            <w:right w:val="none" w:sz="0" w:space="0" w:color="auto"/>
          </w:divBdr>
        </w:div>
        <w:div w:id="956301396">
          <w:marLeft w:val="640"/>
          <w:marRight w:val="0"/>
          <w:marTop w:val="0"/>
          <w:marBottom w:val="0"/>
          <w:divBdr>
            <w:top w:val="none" w:sz="0" w:space="0" w:color="auto"/>
            <w:left w:val="none" w:sz="0" w:space="0" w:color="auto"/>
            <w:bottom w:val="none" w:sz="0" w:space="0" w:color="auto"/>
            <w:right w:val="none" w:sz="0" w:space="0" w:color="auto"/>
          </w:divBdr>
        </w:div>
        <w:div w:id="1563298400">
          <w:marLeft w:val="640"/>
          <w:marRight w:val="0"/>
          <w:marTop w:val="0"/>
          <w:marBottom w:val="0"/>
          <w:divBdr>
            <w:top w:val="none" w:sz="0" w:space="0" w:color="auto"/>
            <w:left w:val="none" w:sz="0" w:space="0" w:color="auto"/>
            <w:bottom w:val="none" w:sz="0" w:space="0" w:color="auto"/>
            <w:right w:val="none" w:sz="0" w:space="0" w:color="auto"/>
          </w:divBdr>
        </w:div>
        <w:div w:id="2101902637">
          <w:marLeft w:val="640"/>
          <w:marRight w:val="0"/>
          <w:marTop w:val="0"/>
          <w:marBottom w:val="0"/>
          <w:divBdr>
            <w:top w:val="none" w:sz="0" w:space="0" w:color="auto"/>
            <w:left w:val="none" w:sz="0" w:space="0" w:color="auto"/>
            <w:bottom w:val="none" w:sz="0" w:space="0" w:color="auto"/>
            <w:right w:val="none" w:sz="0" w:space="0" w:color="auto"/>
          </w:divBdr>
        </w:div>
        <w:div w:id="1572500695">
          <w:marLeft w:val="640"/>
          <w:marRight w:val="0"/>
          <w:marTop w:val="0"/>
          <w:marBottom w:val="0"/>
          <w:divBdr>
            <w:top w:val="none" w:sz="0" w:space="0" w:color="auto"/>
            <w:left w:val="none" w:sz="0" w:space="0" w:color="auto"/>
            <w:bottom w:val="none" w:sz="0" w:space="0" w:color="auto"/>
            <w:right w:val="none" w:sz="0" w:space="0" w:color="auto"/>
          </w:divBdr>
        </w:div>
        <w:div w:id="2134277128">
          <w:marLeft w:val="640"/>
          <w:marRight w:val="0"/>
          <w:marTop w:val="0"/>
          <w:marBottom w:val="0"/>
          <w:divBdr>
            <w:top w:val="none" w:sz="0" w:space="0" w:color="auto"/>
            <w:left w:val="none" w:sz="0" w:space="0" w:color="auto"/>
            <w:bottom w:val="none" w:sz="0" w:space="0" w:color="auto"/>
            <w:right w:val="none" w:sz="0" w:space="0" w:color="auto"/>
          </w:divBdr>
        </w:div>
        <w:div w:id="513501577">
          <w:marLeft w:val="640"/>
          <w:marRight w:val="0"/>
          <w:marTop w:val="0"/>
          <w:marBottom w:val="0"/>
          <w:divBdr>
            <w:top w:val="none" w:sz="0" w:space="0" w:color="auto"/>
            <w:left w:val="none" w:sz="0" w:space="0" w:color="auto"/>
            <w:bottom w:val="none" w:sz="0" w:space="0" w:color="auto"/>
            <w:right w:val="none" w:sz="0" w:space="0" w:color="auto"/>
          </w:divBdr>
        </w:div>
        <w:div w:id="1375422341">
          <w:marLeft w:val="640"/>
          <w:marRight w:val="0"/>
          <w:marTop w:val="0"/>
          <w:marBottom w:val="0"/>
          <w:divBdr>
            <w:top w:val="none" w:sz="0" w:space="0" w:color="auto"/>
            <w:left w:val="none" w:sz="0" w:space="0" w:color="auto"/>
            <w:bottom w:val="none" w:sz="0" w:space="0" w:color="auto"/>
            <w:right w:val="none" w:sz="0" w:space="0" w:color="auto"/>
          </w:divBdr>
        </w:div>
        <w:div w:id="1107232415">
          <w:marLeft w:val="640"/>
          <w:marRight w:val="0"/>
          <w:marTop w:val="0"/>
          <w:marBottom w:val="0"/>
          <w:divBdr>
            <w:top w:val="none" w:sz="0" w:space="0" w:color="auto"/>
            <w:left w:val="none" w:sz="0" w:space="0" w:color="auto"/>
            <w:bottom w:val="none" w:sz="0" w:space="0" w:color="auto"/>
            <w:right w:val="none" w:sz="0" w:space="0" w:color="auto"/>
          </w:divBdr>
        </w:div>
        <w:div w:id="1401706580">
          <w:marLeft w:val="640"/>
          <w:marRight w:val="0"/>
          <w:marTop w:val="0"/>
          <w:marBottom w:val="0"/>
          <w:divBdr>
            <w:top w:val="none" w:sz="0" w:space="0" w:color="auto"/>
            <w:left w:val="none" w:sz="0" w:space="0" w:color="auto"/>
            <w:bottom w:val="none" w:sz="0" w:space="0" w:color="auto"/>
            <w:right w:val="none" w:sz="0" w:space="0" w:color="auto"/>
          </w:divBdr>
        </w:div>
        <w:div w:id="1696076199">
          <w:marLeft w:val="640"/>
          <w:marRight w:val="0"/>
          <w:marTop w:val="0"/>
          <w:marBottom w:val="0"/>
          <w:divBdr>
            <w:top w:val="none" w:sz="0" w:space="0" w:color="auto"/>
            <w:left w:val="none" w:sz="0" w:space="0" w:color="auto"/>
            <w:bottom w:val="none" w:sz="0" w:space="0" w:color="auto"/>
            <w:right w:val="none" w:sz="0" w:space="0" w:color="auto"/>
          </w:divBdr>
        </w:div>
        <w:div w:id="1957640998">
          <w:marLeft w:val="640"/>
          <w:marRight w:val="0"/>
          <w:marTop w:val="0"/>
          <w:marBottom w:val="0"/>
          <w:divBdr>
            <w:top w:val="none" w:sz="0" w:space="0" w:color="auto"/>
            <w:left w:val="none" w:sz="0" w:space="0" w:color="auto"/>
            <w:bottom w:val="none" w:sz="0" w:space="0" w:color="auto"/>
            <w:right w:val="none" w:sz="0" w:space="0" w:color="auto"/>
          </w:divBdr>
        </w:div>
        <w:div w:id="2125616213">
          <w:marLeft w:val="640"/>
          <w:marRight w:val="0"/>
          <w:marTop w:val="0"/>
          <w:marBottom w:val="0"/>
          <w:divBdr>
            <w:top w:val="none" w:sz="0" w:space="0" w:color="auto"/>
            <w:left w:val="none" w:sz="0" w:space="0" w:color="auto"/>
            <w:bottom w:val="none" w:sz="0" w:space="0" w:color="auto"/>
            <w:right w:val="none" w:sz="0" w:space="0" w:color="auto"/>
          </w:divBdr>
        </w:div>
        <w:div w:id="1215239989">
          <w:marLeft w:val="640"/>
          <w:marRight w:val="0"/>
          <w:marTop w:val="0"/>
          <w:marBottom w:val="0"/>
          <w:divBdr>
            <w:top w:val="none" w:sz="0" w:space="0" w:color="auto"/>
            <w:left w:val="none" w:sz="0" w:space="0" w:color="auto"/>
            <w:bottom w:val="none" w:sz="0" w:space="0" w:color="auto"/>
            <w:right w:val="none" w:sz="0" w:space="0" w:color="auto"/>
          </w:divBdr>
        </w:div>
        <w:div w:id="172960218">
          <w:marLeft w:val="640"/>
          <w:marRight w:val="0"/>
          <w:marTop w:val="0"/>
          <w:marBottom w:val="0"/>
          <w:divBdr>
            <w:top w:val="none" w:sz="0" w:space="0" w:color="auto"/>
            <w:left w:val="none" w:sz="0" w:space="0" w:color="auto"/>
            <w:bottom w:val="none" w:sz="0" w:space="0" w:color="auto"/>
            <w:right w:val="none" w:sz="0" w:space="0" w:color="auto"/>
          </w:divBdr>
        </w:div>
        <w:div w:id="1858618440">
          <w:marLeft w:val="640"/>
          <w:marRight w:val="0"/>
          <w:marTop w:val="0"/>
          <w:marBottom w:val="0"/>
          <w:divBdr>
            <w:top w:val="none" w:sz="0" w:space="0" w:color="auto"/>
            <w:left w:val="none" w:sz="0" w:space="0" w:color="auto"/>
            <w:bottom w:val="none" w:sz="0" w:space="0" w:color="auto"/>
            <w:right w:val="none" w:sz="0" w:space="0" w:color="auto"/>
          </w:divBdr>
        </w:div>
        <w:div w:id="1893232662">
          <w:marLeft w:val="640"/>
          <w:marRight w:val="0"/>
          <w:marTop w:val="0"/>
          <w:marBottom w:val="0"/>
          <w:divBdr>
            <w:top w:val="none" w:sz="0" w:space="0" w:color="auto"/>
            <w:left w:val="none" w:sz="0" w:space="0" w:color="auto"/>
            <w:bottom w:val="none" w:sz="0" w:space="0" w:color="auto"/>
            <w:right w:val="none" w:sz="0" w:space="0" w:color="auto"/>
          </w:divBdr>
        </w:div>
        <w:div w:id="875780295">
          <w:marLeft w:val="640"/>
          <w:marRight w:val="0"/>
          <w:marTop w:val="0"/>
          <w:marBottom w:val="0"/>
          <w:divBdr>
            <w:top w:val="none" w:sz="0" w:space="0" w:color="auto"/>
            <w:left w:val="none" w:sz="0" w:space="0" w:color="auto"/>
            <w:bottom w:val="none" w:sz="0" w:space="0" w:color="auto"/>
            <w:right w:val="none" w:sz="0" w:space="0" w:color="auto"/>
          </w:divBdr>
        </w:div>
      </w:divsChild>
    </w:div>
    <w:div w:id="557740001">
      <w:bodyDiv w:val="1"/>
      <w:marLeft w:val="0"/>
      <w:marRight w:val="0"/>
      <w:marTop w:val="0"/>
      <w:marBottom w:val="0"/>
      <w:divBdr>
        <w:top w:val="none" w:sz="0" w:space="0" w:color="auto"/>
        <w:left w:val="none" w:sz="0" w:space="0" w:color="auto"/>
        <w:bottom w:val="none" w:sz="0" w:space="0" w:color="auto"/>
        <w:right w:val="none" w:sz="0" w:space="0" w:color="auto"/>
      </w:divBdr>
      <w:divsChild>
        <w:div w:id="263849674">
          <w:marLeft w:val="640"/>
          <w:marRight w:val="0"/>
          <w:marTop w:val="0"/>
          <w:marBottom w:val="0"/>
          <w:divBdr>
            <w:top w:val="none" w:sz="0" w:space="0" w:color="auto"/>
            <w:left w:val="none" w:sz="0" w:space="0" w:color="auto"/>
            <w:bottom w:val="none" w:sz="0" w:space="0" w:color="auto"/>
            <w:right w:val="none" w:sz="0" w:space="0" w:color="auto"/>
          </w:divBdr>
        </w:div>
        <w:div w:id="1088187095">
          <w:marLeft w:val="640"/>
          <w:marRight w:val="0"/>
          <w:marTop w:val="0"/>
          <w:marBottom w:val="0"/>
          <w:divBdr>
            <w:top w:val="none" w:sz="0" w:space="0" w:color="auto"/>
            <w:left w:val="none" w:sz="0" w:space="0" w:color="auto"/>
            <w:bottom w:val="none" w:sz="0" w:space="0" w:color="auto"/>
            <w:right w:val="none" w:sz="0" w:space="0" w:color="auto"/>
          </w:divBdr>
        </w:div>
        <w:div w:id="284048314">
          <w:marLeft w:val="640"/>
          <w:marRight w:val="0"/>
          <w:marTop w:val="0"/>
          <w:marBottom w:val="0"/>
          <w:divBdr>
            <w:top w:val="none" w:sz="0" w:space="0" w:color="auto"/>
            <w:left w:val="none" w:sz="0" w:space="0" w:color="auto"/>
            <w:bottom w:val="none" w:sz="0" w:space="0" w:color="auto"/>
            <w:right w:val="none" w:sz="0" w:space="0" w:color="auto"/>
          </w:divBdr>
        </w:div>
        <w:div w:id="1002852492">
          <w:marLeft w:val="640"/>
          <w:marRight w:val="0"/>
          <w:marTop w:val="0"/>
          <w:marBottom w:val="0"/>
          <w:divBdr>
            <w:top w:val="none" w:sz="0" w:space="0" w:color="auto"/>
            <w:left w:val="none" w:sz="0" w:space="0" w:color="auto"/>
            <w:bottom w:val="none" w:sz="0" w:space="0" w:color="auto"/>
            <w:right w:val="none" w:sz="0" w:space="0" w:color="auto"/>
          </w:divBdr>
        </w:div>
        <w:div w:id="488598764">
          <w:marLeft w:val="640"/>
          <w:marRight w:val="0"/>
          <w:marTop w:val="0"/>
          <w:marBottom w:val="0"/>
          <w:divBdr>
            <w:top w:val="none" w:sz="0" w:space="0" w:color="auto"/>
            <w:left w:val="none" w:sz="0" w:space="0" w:color="auto"/>
            <w:bottom w:val="none" w:sz="0" w:space="0" w:color="auto"/>
            <w:right w:val="none" w:sz="0" w:space="0" w:color="auto"/>
          </w:divBdr>
        </w:div>
        <w:div w:id="2127507915">
          <w:marLeft w:val="640"/>
          <w:marRight w:val="0"/>
          <w:marTop w:val="0"/>
          <w:marBottom w:val="0"/>
          <w:divBdr>
            <w:top w:val="none" w:sz="0" w:space="0" w:color="auto"/>
            <w:left w:val="none" w:sz="0" w:space="0" w:color="auto"/>
            <w:bottom w:val="none" w:sz="0" w:space="0" w:color="auto"/>
            <w:right w:val="none" w:sz="0" w:space="0" w:color="auto"/>
          </w:divBdr>
        </w:div>
        <w:div w:id="1454908219">
          <w:marLeft w:val="640"/>
          <w:marRight w:val="0"/>
          <w:marTop w:val="0"/>
          <w:marBottom w:val="0"/>
          <w:divBdr>
            <w:top w:val="none" w:sz="0" w:space="0" w:color="auto"/>
            <w:left w:val="none" w:sz="0" w:space="0" w:color="auto"/>
            <w:bottom w:val="none" w:sz="0" w:space="0" w:color="auto"/>
            <w:right w:val="none" w:sz="0" w:space="0" w:color="auto"/>
          </w:divBdr>
        </w:div>
        <w:div w:id="646206719">
          <w:marLeft w:val="640"/>
          <w:marRight w:val="0"/>
          <w:marTop w:val="0"/>
          <w:marBottom w:val="0"/>
          <w:divBdr>
            <w:top w:val="none" w:sz="0" w:space="0" w:color="auto"/>
            <w:left w:val="none" w:sz="0" w:space="0" w:color="auto"/>
            <w:bottom w:val="none" w:sz="0" w:space="0" w:color="auto"/>
            <w:right w:val="none" w:sz="0" w:space="0" w:color="auto"/>
          </w:divBdr>
        </w:div>
        <w:div w:id="1933737389">
          <w:marLeft w:val="640"/>
          <w:marRight w:val="0"/>
          <w:marTop w:val="0"/>
          <w:marBottom w:val="0"/>
          <w:divBdr>
            <w:top w:val="none" w:sz="0" w:space="0" w:color="auto"/>
            <w:left w:val="none" w:sz="0" w:space="0" w:color="auto"/>
            <w:bottom w:val="none" w:sz="0" w:space="0" w:color="auto"/>
            <w:right w:val="none" w:sz="0" w:space="0" w:color="auto"/>
          </w:divBdr>
        </w:div>
        <w:div w:id="1748963532">
          <w:marLeft w:val="640"/>
          <w:marRight w:val="0"/>
          <w:marTop w:val="0"/>
          <w:marBottom w:val="0"/>
          <w:divBdr>
            <w:top w:val="none" w:sz="0" w:space="0" w:color="auto"/>
            <w:left w:val="none" w:sz="0" w:space="0" w:color="auto"/>
            <w:bottom w:val="none" w:sz="0" w:space="0" w:color="auto"/>
            <w:right w:val="none" w:sz="0" w:space="0" w:color="auto"/>
          </w:divBdr>
        </w:div>
        <w:div w:id="891504118">
          <w:marLeft w:val="640"/>
          <w:marRight w:val="0"/>
          <w:marTop w:val="0"/>
          <w:marBottom w:val="0"/>
          <w:divBdr>
            <w:top w:val="none" w:sz="0" w:space="0" w:color="auto"/>
            <w:left w:val="none" w:sz="0" w:space="0" w:color="auto"/>
            <w:bottom w:val="none" w:sz="0" w:space="0" w:color="auto"/>
            <w:right w:val="none" w:sz="0" w:space="0" w:color="auto"/>
          </w:divBdr>
        </w:div>
        <w:div w:id="910776507">
          <w:marLeft w:val="640"/>
          <w:marRight w:val="0"/>
          <w:marTop w:val="0"/>
          <w:marBottom w:val="0"/>
          <w:divBdr>
            <w:top w:val="none" w:sz="0" w:space="0" w:color="auto"/>
            <w:left w:val="none" w:sz="0" w:space="0" w:color="auto"/>
            <w:bottom w:val="none" w:sz="0" w:space="0" w:color="auto"/>
            <w:right w:val="none" w:sz="0" w:space="0" w:color="auto"/>
          </w:divBdr>
        </w:div>
        <w:div w:id="1837259116">
          <w:marLeft w:val="640"/>
          <w:marRight w:val="0"/>
          <w:marTop w:val="0"/>
          <w:marBottom w:val="0"/>
          <w:divBdr>
            <w:top w:val="none" w:sz="0" w:space="0" w:color="auto"/>
            <w:left w:val="none" w:sz="0" w:space="0" w:color="auto"/>
            <w:bottom w:val="none" w:sz="0" w:space="0" w:color="auto"/>
            <w:right w:val="none" w:sz="0" w:space="0" w:color="auto"/>
          </w:divBdr>
        </w:div>
        <w:div w:id="1371569165">
          <w:marLeft w:val="640"/>
          <w:marRight w:val="0"/>
          <w:marTop w:val="0"/>
          <w:marBottom w:val="0"/>
          <w:divBdr>
            <w:top w:val="none" w:sz="0" w:space="0" w:color="auto"/>
            <w:left w:val="none" w:sz="0" w:space="0" w:color="auto"/>
            <w:bottom w:val="none" w:sz="0" w:space="0" w:color="auto"/>
            <w:right w:val="none" w:sz="0" w:space="0" w:color="auto"/>
          </w:divBdr>
        </w:div>
        <w:div w:id="1891072713">
          <w:marLeft w:val="640"/>
          <w:marRight w:val="0"/>
          <w:marTop w:val="0"/>
          <w:marBottom w:val="0"/>
          <w:divBdr>
            <w:top w:val="none" w:sz="0" w:space="0" w:color="auto"/>
            <w:left w:val="none" w:sz="0" w:space="0" w:color="auto"/>
            <w:bottom w:val="none" w:sz="0" w:space="0" w:color="auto"/>
            <w:right w:val="none" w:sz="0" w:space="0" w:color="auto"/>
          </w:divBdr>
        </w:div>
        <w:div w:id="2016221916">
          <w:marLeft w:val="640"/>
          <w:marRight w:val="0"/>
          <w:marTop w:val="0"/>
          <w:marBottom w:val="0"/>
          <w:divBdr>
            <w:top w:val="none" w:sz="0" w:space="0" w:color="auto"/>
            <w:left w:val="none" w:sz="0" w:space="0" w:color="auto"/>
            <w:bottom w:val="none" w:sz="0" w:space="0" w:color="auto"/>
            <w:right w:val="none" w:sz="0" w:space="0" w:color="auto"/>
          </w:divBdr>
        </w:div>
        <w:div w:id="620890400">
          <w:marLeft w:val="640"/>
          <w:marRight w:val="0"/>
          <w:marTop w:val="0"/>
          <w:marBottom w:val="0"/>
          <w:divBdr>
            <w:top w:val="none" w:sz="0" w:space="0" w:color="auto"/>
            <w:left w:val="none" w:sz="0" w:space="0" w:color="auto"/>
            <w:bottom w:val="none" w:sz="0" w:space="0" w:color="auto"/>
            <w:right w:val="none" w:sz="0" w:space="0" w:color="auto"/>
          </w:divBdr>
        </w:div>
        <w:div w:id="1886137141">
          <w:marLeft w:val="640"/>
          <w:marRight w:val="0"/>
          <w:marTop w:val="0"/>
          <w:marBottom w:val="0"/>
          <w:divBdr>
            <w:top w:val="none" w:sz="0" w:space="0" w:color="auto"/>
            <w:left w:val="none" w:sz="0" w:space="0" w:color="auto"/>
            <w:bottom w:val="none" w:sz="0" w:space="0" w:color="auto"/>
            <w:right w:val="none" w:sz="0" w:space="0" w:color="auto"/>
          </w:divBdr>
        </w:div>
        <w:div w:id="846407556">
          <w:marLeft w:val="640"/>
          <w:marRight w:val="0"/>
          <w:marTop w:val="0"/>
          <w:marBottom w:val="0"/>
          <w:divBdr>
            <w:top w:val="none" w:sz="0" w:space="0" w:color="auto"/>
            <w:left w:val="none" w:sz="0" w:space="0" w:color="auto"/>
            <w:bottom w:val="none" w:sz="0" w:space="0" w:color="auto"/>
            <w:right w:val="none" w:sz="0" w:space="0" w:color="auto"/>
          </w:divBdr>
        </w:div>
        <w:div w:id="1479297068">
          <w:marLeft w:val="640"/>
          <w:marRight w:val="0"/>
          <w:marTop w:val="0"/>
          <w:marBottom w:val="0"/>
          <w:divBdr>
            <w:top w:val="none" w:sz="0" w:space="0" w:color="auto"/>
            <w:left w:val="none" w:sz="0" w:space="0" w:color="auto"/>
            <w:bottom w:val="none" w:sz="0" w:space="0" w:color="auto"/>
            <w:right w:val="none" w:sz="0" w:space="0" w:color="auto"/>
          </w:divBdr>
        </w:div>
        <w:div w:id="879316663">
          <w:marLeft w:val="640"/>
          <w:marRight w:val="0"/>
          <w:marTop w:val="0"/>
          <w:marBottom w:val="0"/>
          <w:divBdr>
            <w:top w:val="none" w:sz="0" w:space="0" w:color="auto"/>
            <w:left w:val="none" w:sz="0" w:space="0" w:color="auto"/>
            <w:bottom w:val="none" w:sz="0" w:space="0" w:color="auto"/>
            <w:right w:val="none" w:sz="0" w:space="0" w:color="auto"/>
          </w:divBdr>
        </w:div>
        <w:div w:id="1241866004">
          <w:marLeft w:val="640"/>
          <w:marRight w:val="0"/>
          <w:marTop w:val="0"/>
          <w:marBottom w:val="0"/>
          <w:divBdr>
            <w:top w:val="none" w:sz="0" w:space="0" w:color="auto"/>
            <w:left w:val="none" w:sz="0" w:space="0" w:color="auto"/>
            <w:bottom w:val="none" w:sz="0" w:space="0" w:color="auto"/>
            <w:right w:val="none" w:sz="0" w:space="0" w:color="auto"/>
          </w:divBdr>
        </w:div>
        <w:div w:id="1318268028">
          <w:marLeft w:val="640"/>
          <w:marRight w:val="0"/>
          <w:marTop w:val="0"/>
          <w:marBottom w:val="0"/>
          <w:divBdr>
            <w:top w:val="none" w:sz="0" w:space="0" w:color="auto"/>
            <w:left w:val="none" w:sz="0" w:space="0" w:color="auto"/>
            <w:bottom w:val="none" w:sz="0" w:space="0" w:color="auto"/>
            <w:right w:val="none" w:sz="0" w:space="0" w:color="auto"/>
          </w:divBdr>
        </w:div>
        <w:div w:id="439181396">
          <w:marLeft w:val="640"/>
          <w:marRight w:val="0"/>
          <w:marTop w:val="0"/>
          <w:marBottom w:val="0"/>
          <w:divBdr>
            <w:top w:val="none" w:sz="0" w:space="0" w:color="auto"/>
            <w:left w:val="none" w:sz="0" w:space="0" w:color="auto"/>
            <w:bottom w:val="none" w:sz="0" w:space="0" w:color="auto"/>
            <w:right w:val="none" w:sz="0" w:space="0" w:color="auto"/>
          </w:divBdr>
        </w:div>
        <w:div w:id="2139449541">
          <w:marLeft w:val="640"/>
          <w:marRight w:val="0"/>
          <w:marTop w:val="0"/>
          <w:marBottom w:val="0"/>
          <w:divBdr>
            <w:top w:val="none" w:sz="0" w:space="0" w:color="auto"/>
            <w:left w:val="none" w:sz="0" w:space="0" w:color="auto"/>
            <w:bottom w:val="none" w:sz="0" w:space="0" w:color="auto"/>
            <w:right w:val="none" w:sz="0" w:space="0" w:color="auto"/>
          </w:divBdr>
        </w:div>
        <w:div w:id="1171800915">
          <w:marLeft w:val="640"/>
          <w:marRight w:val="0"/>
          <w:marTop w:val="0"/>
          <w:marBottom w:val="0"/>
          <w:divBdr>
            <w:top w:val="none" w:sz="0" w:space="0" w:color="auto"/>
            <w:left w:val="none" w:sz="0" w:space="0" w:color="auto"/>
            <w:bottom w:val="none" w:sz="0" w:space="0" w:color="auto"/>
            <w:right w:val="none" w:sz="0" w:space="0" w:color="auto"/>
          </w:divBdr>
        </w:div>
        <w:div w:id="423570957">
          <w:marLeft w:val="640"/>
          <w:marRight w:val="0"/>
          <w:marTop w:val="0"/>
          <w:marBottom w:val="0"/>
          <w:divBdr>
            <w:top w:val="none" w:sz="0" w:space="0" w:color="auto"/>
            <w:left w:val="none" w:sz="0" w:space="0" w:color="auto"/>
            <w:bottom w:val="none" w:sz="0" w:space="0" w:color="auto"/>
            <w:right w:val="none" w:sz="0" w:space="0" w:color="auto"/>
          </w:divBdr>
        </w:div>
        <w:div w:id="72627446">
          <w:marLeft w:val="640"/>
          <w:marRight w:val="0"/>
          <w:marTop w:val="0"/>
          <w:marBottom w:val="0"/>
          <w:divBdr>
            <w:top w:val="none" w:sz="0" w:space="0" w:color="auto"/>
            <w:left w:val="none" w:sz="0" w:space="0" w:color="auto"/>
            <w:bottom w:val="none" w:sz="0" w:space="0" w:color="auto"/>
            <w:right w:val="none" w:sz="0" w:space="0" w:color="auto"/>
          </w:divBdr>
        </w:div>
        <w:div w:id="3242297">
          <w:marLeft w:val="640"/>
          <w:marRight w:val="0"/>
          <w:marTop w:val="0"/>
          <w:marBottom w:val="0"/>
          <w:divBdr>
            <w:top w:val="none" w:sz="0" w:space="0" w:color="auto"/>
            <w:left w:val="none" w:sz="0" w:space="0" w:color="auto"/>
            <w:bottom w:val="none" w:sz="0" w:space="0" w:color="auto"/>
            <w:right w:val="none" w:sz="0" w:space="0" w:color="auto"/>
          </w:divBdr>
        </w:div>
        <w:div w:id="1885435836">
          <w:marLeft w:val="640"/>
          <w:marRight w:val="0"/>
          <w:marTop w:val="0"/>
          <w:marBottom w:val="0"/>
          <w:divBdr>
            <w:top w:val="none" w:sz="0" w:space="0" w:color="auto"/>
            <w:left w:val="none" w:sz="0" w:space="0" w:color="auto"/>
            <w:bottom w:val="none" w:sz="0" w:space="0" w:color="auto"/>
            <w:right w:val="none" w:sz="0" w:space="0" w:color="auto"/>
          </w:divBdr>
        </w:div>
        <w:div w:id="1009714852">
          <w:marLeft w:val="640"/>
          <w:marRight w:val="0"/>
          <w:marTop w:val="0"/>
          <w:marBottom w:val="0"/>
          <w:divBdr>
            <w:top w:val="none" w:sz="0" w:space="0" w:color="auto"/>
            <w:left w:val="none" w:sz="0" w:space="0" w:color="auto"/>
            <w:bottom w:val="none" w:sz="0" w:space="0" w:color="auto"/>
            <w:right w:val="none" w:sz="0" w:space="0" w:color="auto"/>
          </w:divBdr>
        </w:div>
        <w:div w:id="2101876414">
          <w:marLeft w:val="640"/>
          <w:marRight w:val="0"/>
          <w:marTop w:val="0"/>
          <w:marBottom w:val="0"/>
          <w:divBdr>
            <w:top w:val="none" w:sz="0" w:space="0" w:color="auto"/>
            <w:left w:val="none" w:sz="0" w:space="0" w:color="auto"/>
            <w:bottom w:val="none" w:sz="0" w:space="0" w:color="auto"/>
            <w:right w:val="none" w:sz="0" w:space="0" w:color="auto"/>
          </w:divBdr>
        </w:div>
        <w:div w:id="1706634722">
          <w:marLeft w:val="640"/>
          <w:marRight w:val="0"/>
          <w:marTop w:val="0"/>
          <w:marBottom w:val="0"/>
          <w:divBdr>
            <w:top w:val="none" w:sz="0" w:space="0" w:color="auto"/>
            <w:left w:val="none" w:sz="0" w:space="0" w:color="auto"/>
            <w:bottom w:val="none" w:sz="0" w:space="0" w:color="auto"/>
            <w:right w:val="none" w:sz="0" w:space="0" w:color="auto"/>
          </w:divBdr>
        </w:div>
        <w:div w:id="1082217947">
          <w:marLeft w:val="640"/>
          <w:marRight w:val="0"/>
          <w:marTop w:val="0"/>
          <w:marBottom w:val="0"/>
          <w:divBdr>
            <w:top w:val="none" w:sz="0" w:space="0" w:color="auto"/>
            <w:left w:val="none" w:sz="0" w:space="0" w:color="auto"/>
            <w:bottom w:val="none" w:sz="0" w:space="0" w:color="auto"/>
            <w:right w:val="none" w:sz="0" w:space="0" w:color="auto"/>
          </w:divBdr>
        </w:div>
        <w:div w:id="404493350">
          <w:marLeft w:val="640"/>
          <w:marRight w:val="0"/>
          <w:marTop w:val="0"/>
          <w:marBottom w:val="0"/>
          <w:divBdr>
            <w:top w:val="none" w:sz="0" w:space="0" w:color="auto"/>
            <w:left w:val="none" w:sz="0" w:space="0" w:color="auto"/>
            <w:bottom w:val="none" w:sz="0" w:space="0" w:color="auto"/>
            <w:right w:val="none" w:sz="0" w:space="0" w:color="auto"/>
          </w:divBdr>
        </w:div>
        <w:div w:id="1759138254">
          <w:marLeft w:val="640"/>
          <w:marRight w:val="0"/>
          <w:marTop w:val="0"/>
          <w:marBottom w:val="0"/>
          <w:divBdr>
            <w:top w:val="none" w:sz="0" w:space="0" w:color="auto"/>
            <w:left w:val="none" w:sz="0" w:space="0" w:color="auto"/>
            <w:bottom w:val="none" w:sz="0" w:space="0" w:color="auto"/>
            <w:right w:val="none" w:sz="0" w:space="0" w:color="auto"/>
          </w:divBdr>
        </w:div>
        <w:div w:id="985285778">
          <w:marLeft w:val="640"/>
          <w:marRight w:val="0"/>
          <w:marTop w:val="0"/>
          <w:marBottom w:val="0"/>
          <w:divBdr>
            <w:top w:val="none" w:sz="0" w:space="0" w:color="auto"/>
            <w:left w:val="none" w:sz="0" w:space="0" w:color="auto"/>
            <w:bottom w:val="none" w:sz="0" w:space="0" w:color="auto"/>
            <w:right w:val="none" w:sz="0" w:space="0" w:color="auto"/>
          </w:divBdr>
        </w:div>
        <w:div w:id="396248847">
          <w:marLeft w:val="640"/>
          <w:marRight w:val="0"/>
          <w:marTop w:val="0"/>
          <w:marBottom w:val="0"/>
          <w:divBdr>
            <w:top w:val="none" w:sz="0" w:space="0" w:color="auto"/>
            <w:left w:val="none" w:sz="0" w:space="0" w:color="auto"/>
            <w:bottom w:val="none" w:sz="0" w:space="0" w:color="auto"/>
            <w:right w:val="none" w:sz="0" w:space="0" w:color="auto"/>
          </w:divBdr>
        </w:div>
        <w:div w:id="1396275325">
          <w:marLeft w:val="640"/>
          <w:marRight w:val="0"/>
          <w:marTop w:val="0"/>
          <w:marBottom w:val="0"/>
          <w:divBdr>
            <w:top w:val="none" w:sz="0" w:space="0" w:color="auto"/>
            <w:left w:val="none" w:sz="0" w:space="0" w:color="auto"/>
            <w:bottom w:val="none" w:sz="0" w:space="0" w:color="auto"/>
            <w:right w:val="none" w:sz="0" w:space="0" w:color="auto"/>
          </w:divBdr>
        </w:div>
        <w:div w:id="1752313139">
          <w:marLeft w:val="640"/>
          <w:marRight w:val="0"/>
          <w:marTop w:val="0"/>
          <w:marBottom w:val="0"/>
          <w:divBdr>
            <w:top w:val="none" w:sz="0" w:space="0" w:color="auto"/>
            <w:left w:val="none" w:sz="0" w:space="0" w:color="auto"/>
            <w:bottom w:val="none" w:sz="0" w:space="0" w:color="auto"/>
            <w:right w:val="none" w:sz="0" w:space="0" w:color="auto"/>
          </w:divBdr>
        </w:div>
        <w:div w:id="1825853706">
          <w:marLeft w:val="640"/>
          <w:marRight w:val="0"/>
          <w:marTop w:val="0"/>
          <w:marBottom w:val="0"/>
          <w:divBdr>
            <w:top w:val="none" w:sz="0" w:space="0" w:color="auto"/>
            <w:left w:val="none" w:sz="0" w:space="0" w:color="auto"/>
            <w:bottom w:val="none" w:sz="0" w:space="0" w:color="auto"/>
            <w:right w:val="none" w:sz="0" w:space="0" w:color="auto"/>
          </w:divBdr>
        </w:div>
      </w:divsChild>
    </w:div>
    <w:div w:id="561870593">
      <w:bodyDiv w:val="1"/>
      <w:marLeft w:val="0"/>
      <w:marRight w:val="0"/>
      <w:marTop w:val="0"/>
      <w:marBottom w:val="0"/>
      <w:divBdr>
        <w:top w:val="none" w:sz="0" w:space="0" w:color="auto"/>
        <w:left w:val="none" w:sz="0" w:space="0" w:color="auto"/>
        <w:bottom w:val="none" w:sz="0" w:space="0" w:color="auto"/>
        <w:right w:val="none" w:sz="0" w:space="0" w:color="auto"/>
      </w:divBdr>
      <w:divsChild>
        <w:div w:id="249046199">
          <w:marLeft w:val="640"/>
          <w:marRight w:val="0"/>
          <w:marTop w:val="0"/>
          <w:marBottom w:val="0"/>
          <w:divBdr>
            <w:top w:val="none" w:sz="0" w:space="0" w:color="auto"/>
            <w:left w:val="none" w:sz="0" w:space="0" w:color="auto"/>
            <w:bottom w:val="none" w:sz="0" w:space="0" w:color="auto"/>
            <w:right w:val="none" w:sz="0" w:space="0" w:color="auto"/>
          </w:divBdr>
        </w:div>
        <w:div w:id="1888956525">
          <w:marLeft w:val="640"/>
          <w:marRight w:val="0"/>
          <w:marTop w:val="0"/>
          <w:marBottom w:val="0"/>
          <w:divBdr>
            <w:top w:val="none" w:sz="0" w:space="0" w:color="auto"/>
            <w:left w:val="none" w:sz="0" w:space="0" w:color="auto"/>
            <w:bottom w:val="none" w:sz="0" w:space="0" w:color="auto"/>
            <w:right w:val="none" w:sz="0" w:space="0" w:color="auto"/>
          </w:divBdr>
        </w:div>
        <w:div w:id="1771512188">
          <w:marLeft w:val="640"/>
          <w:marRight w:val="0"/>
          <w:marTop w:val="0"/>
          <w:marBottom w:val="0"/>
          <w:divBdr>
            <w:top w:val="none" w:sz="0" w:space="0" w:color="auto"/>
            <w:left w:val="none" w:sz="0" w:space="0" w:color="auto"/>
            <w:bottom w:val="none" w:sz="0" w:space="0" w:color="auto"/>
            <w:right w:val="none" w:sz="0" w:space="0" w:color="auto"/>
          </w:divBdr>
        </w:div>
        <w:div w:id="604535925">
          <w:marLeft w:val="640"/>
          <w:marRight w:val="0"/>
          <w:marTop w:val="0"/>
          <w:marBottom w:val="0"/>
          <w:divBdr>
            <w:top w:val="none" w:sz="0" w:space="0" w:color="auto"/>
            <w:left w:val="none" w:sz="0" w:space="0" w:color="auto"/>
            <w:bottom w:val="none" w:sz="0" w:space="0" w:color="auto"/>
            <w:right w:val="none" w:sz="0" w:space="0" w:color="auto"/>
          </w:divBdr>
        </w:div>
        <w:div w:id="1074006291">
          <w:marLeft w:val="640"/>
          <w:marRight w:val="0"/>
          <w:marTop w:val="0"/>
          <w:marBottom w:val="0"/>
          <w:divBdr>
            <w:top w:val="none" w:sz="0" w:space="0" w:color="auto"/>
            <w:left w:val="none" w:sz="0" w:space="0" w:color="auto"/>
            <w:bottom w:val="none" w:sz="0" w:space="0" w:color="auto"/>
            <w:right w:val="none" w:sz="0" w:space="0" w:color="auto"/>
          </w:divBdr>
        </w:div>
        <w:div w:id="1306010865">
          <w:marLeft w:val="640"/>
          <w:marRight w:val="0"/>
          <w:marTop w:val="0"/>
          <w:marBottom w:val="0"/>
          <w:divBdr>
            <w:top w:val="none" w:sz="0" w:space="0" w:color="auto"/>
            <w:left w:val="none" w:sz="0" w:space="0" w:color="auto"/>
            <w:bottom w:val="none" w:sz="0" w:space="0" w:color="auto"/>
            <w:right w:val="none" w:sz="0" w:space="0" w:color="auto"/>
          </w:divBdr>
        </w:div>
        <w:div w:id="1154027886">
          <w:marLeft w:val="640"/>
          <w:marRight w:val="0"/>
          <w:marTop w:val="0"/>
          <w:marBottom w:val="0"/>
          <w:divBdr>
            <w:top w:val="none" w:sz="0" w:space="0" w:color="auto"/>
            <w:left w:val="none" w:sz="0" w:space="0" w:color="auto"/>
            <w:bottom w:val="none" w:sz="0" w:space="0" w:color="auto"/>
            <w:right w:val="none" w:sz="0" w:space="0" w:color="auto"/>
          </w:divBdr>
        </w:div>
        <w:div w:id="1142890838">
          <w:marLeft w:val="640"/>
          <w:marRight w:val="0"/>
          <w:marTop w:val="0"/>
          <w:marBottom w:val="0"/>
          <w:divBdr>
            <w:top w:val="none" w:sz="0" w:space="0" w:color="auto"/>
            <w:left w:val="none" w:sz="0" w:space="0" w:color="auto"/>
            <w:bottom w:val="none" w:sz="0" w:space="0" w:color="auto"/>
            <w:right w:val="none" w:sz="0" w:space="0" w:color="auto"/>
          </w:divBdr>
        </w:div>
        <w:div w:id="1632131279">
          <w:marLeft w:val="640"/>
          <w:marRight w:val="0"/>
          <w:marTop w:val="0"/>
          <w:marBottom w:val="0"/>
          <w:divBdr>
            <w:top w:val="none" w:sz="0" w:space="0" w:color="auto"/>
            <w:left w:val="none" w:sz="0" w:space="0" w:color="auto"/>
            <w:bottom w:val="none" w:sz="0" w:space="0" w:color="auto"/>
            <w:right w:val="none" w:sz="0" w:space="0" w:color="auto"/>
          </w:divBdr>
        </w:div>
        <w:div w:id="1893686048">
          <w:marLeft w:val="640"/>
          <w:marRight w:val="0"/>
          <w:marTop w:val="0"/>
          <w:marBottom w:val="0"/>
          <w:divBdr>
            <w:top w:val="none" w:sz="0" w:space="0" w:color="auto"/>
            <w:left w:val="none" w:sz="0" w:space="0" w:color="auto"/>
            <w:bottom w:val="none" w:sz="0" w:space="0" w:color="auto"/>
            <w:right w:val="none" w:sz="0" w:space="0" w:color="auto"/>
          </w:divBdr>
        </w:div>
        <w:div w:id="1232077625">
          <w:marLeft w:val="640"/>
          <w:marRight w:val="0"/>
          <w:marTop w:val="0"/>
          <w:marBottom w:val="0"/>
          <w:divBdr>
            <w:top w:val="none" w:sz="0" w:space="0" w:color="auto"/>
            <w:left w:val="none" w:sz="0" w:space="0" w:color="auto"/>
            <w:bottom w:val="none" w:sz="0" w:space="0" w:color="auto"/>
            <w:right w:val="none" w:sz="0" w:space="0" w:color="auto"/>
          </w:divBdr>
        </w:div>
        <w:div w:id="388577801">
          <w:marLeft w:val="640"/>
          <w:marRight w:val="0"/>
          <w:marTop w:val="0"/>
          <w:marBottom w:val="0"/>
          <w:divBdr>
            <w:top w:val="none" w:sz="0" w:space="0" w:color="auto"/>
            <w:left w:val="none" w:sz="0" w:space="0" w:color="auto"/>
            <w:bottom w:val="none" w:sz="0" w:space="0" w:color="auto"/>
            <w:right w:val="none" w:sz="0" w:space="0" w:color="auto"/>
          </w:divBdr>
        </w:div>
        <w:div w:id="94903386">
          <w:marLeft w:val="640"/>
          <w:marRight w:val="0"/>
          <w:marTop w:val="0"/>
          <w:marBottom w:val="0"/>
          <w:divBdr>
            <w:top w:val="none" w:sz="0" w:space="0" w:color="auto"/>
            <w:left w:val="none" w:sz="0" w:space="0" w:color="auto"/>
            <w:bottom w:val="none" w:sz="0" w:space="0" w:color="auto"/>
            <w:right w:val="none" w:sz="0" w:space="0" w:color="auto"/>
          </w:divBdr>
        </w:div>
        <w:div w:id="455412005">
          <w:marLeft w:val="640"/>
          <w:marRight w:val="0"/>
          <w:marTop w:val="0"/>
          <w:marBottom w:val="0"/>
          <w:divBdr>
            <w:top w:val="none" w:sz="0" w:space="0" w:color="auto"/>
            <w:left w:val="none" w:sz="0" w:space="0" w:color="auto"/>
            <w:bottom w:val="none" w:sz="0" w:space="0" w:color="auto"/>
            <w:right w:val="none" w:sz="0" w:space="0" w:color="auto"/>
          </w:divBdr>
        </w:div>
        <w:div w:id="356542724">
          <w:marLeft w:val="640"/>
          <w:marRight w:val="0"/>
          <w:marTop w:val="0"/>
          <w:marBottom w:val="0"/>
          <w:divBdr>
            <w:top w:val="none" w:sz="0" w:space="0" w:color="auto"/>
            <w:left w:val="none" w:sz="0" w:space="0" w:color="auto"/>
            <w:bottom w:val="none" w:sz="0" w:space="0" w:color="auto"/>
            <w:right w:val="none" w:sz="0" w:space="0" w:color="auto"/>
          </w:divBdr>
        </w:div>
        <w:div w:id="1879663891">
          <w:marLeft w:val="640"/>
          <w:marRight w:val="0"/>
          <w:marTop w:val="0"/>
          <w:marBottom w:val="0"/>
          <w:divBdr>
            <w:top w:val="none" w:sz="0" w:space="0" w:color="auto"/>
            <w:left w:val="none" w:sz="0" w:space="0" w:color="auto"/>
            <w:bottom w:val="none" w:sz="0" w:space="0" w:color="auto"/>
            <w:right w:val="none" w:sz="0" w:space="0" w:color="auto"/>
          </w:divBdr>
        </w:div>
        <w:div w:id="1582644426">
          <w:marLeft w:val="640"/>
          <w:marRight w:val="0"/>
          <w:marTop w:val="0"/>
          <w:marBottom w:val="0"/>
          <w:divBdr>
            <w:top w:val="none" w:sz="0" w:space="0" w:color="auto"/>
            <w:left w:val="none" w:sz="0" w:space="0" w:color="auto"/>
            <w:bottom w:val="none" w:sz="0" w:space="0" w:color="auto"/>
            <w:right w:val="none" w:sz="0" w:space="0" w:color="auto"/>
          </w:divBdr>
        </w:div>
        <w:div w:id="722021746">
          <w:marLeft w:val="640"/>
          <w:marRight w:val="0"/>
          <w:marTop w:val="0"/>
          <w:marBottom w:val="0"/>
          <w:divBdr>
            <w:top w:val="none" w:sz="0" w:space="0" w:color="auto"/>
            <w:left w:val="none" w:sz="0" w:space="0" w:color="auto"/>
            <w:bottom w:val="none" w:sz="0" w:space="0" w:color="auto"/>
            <w:right w:val="none" w:sz="0" w:space="0" w:color="auto"/>
          </w:divBdr>
        </w:div>
        <w:div w:id="515266582">
          <w:marLeft w:val="640"/>
          <w:marRight w:val="0"/>
          <w:marTop w:val="0"/>
          <w:marBottom w:val="0"/>
          <w:divBdr>
            <w:top w:val="none" w:sz="0" w:space="0" w:color="auto"/>
            <w:left w:val="none" w:sz="0" w:space="0" w:color="auto"/>
            <w:bottom w:val="none" w:sz="0" w:space="0" w:color="auto"/>
            <w:right w:val="none" w:sz="0" w:space="0" w:color="auto"/>
          </w:divBdr>
        </w:div>
        <w:div w:id="2006787249">
          <w:marLeft w:val="640"/>
          <w:marRight w:val="0"/>
          <w:marTop w:val="0"/>
          <w:marBottom w:val="0"/>
          <w:divBdr>
            <w:top w:val="none" w:sz="0" w:space="0" w:color="auto"/>
            <w:left w:val="none" w:sz="0" w:space="0" w:color="auto"/>
            <w:bottom w:val="none" w:sz="0" w:space="0" w:color="auto"/>
            <w:right w:val="none" w:sz="0" w:space="0" w:color="auto"/>
          </w:divBdr>
        </w:div>
        <w:div w:id="476530740">
          <w:marLeft w:val="640"/>
          <w:marRight w:val="0"/>
          <w:marTop w:val="0"/>
          <w:marBottom w:val="0"/>
          <w:divBdr>
            <w:top w:val="none" w:sz="0" w:space="0" w:color="auto"/>
            <w:left w:val="none" w:sz="0" w:space="0" w:color="auto"/>
            <w:bottom w:val="none" w:sz="0" w:space="0" w:color="auto"/>
            <w:right w:val="none" w:sz="0" w:space="0" w:color="auto"/>
          </w:divBdr>
        </w:div>
        <w:div w:id="474026286">
          <w:marLeft w:val="640"/>
          <w:marRight w:val="0"/>
          <w:marTop w:val="0"/>
          <w:marBottom w:val="0"/>
          <w:divBdr>
            <w:top w:val="none" w:sz="0" w:space="0" w:color="auto"/>
            <w:left w:val="none" w:sz="0" w:space="0" w:color="auto"/>
            <w:bottom w:val="none" w:sz="0" w:space="0" w:color="auto"/>
            <w:right w:val="none" w:sz="0" w:space="0" w:color="auto"/>
          </w:divBdr>
        </w:div>
        <w:div w:id="823617879">
          <w:marLeft w:val="640"/>
          <w:marRight w:val="0"/>
          <w:marTop w:val="0"/>
          <w:marBottom w:val="0"/>
          <w:divBdr>
            <w:top w:val="none" w:sz="0" w:space="0" w:color="auto"/>
            <w:left w:val="none" w:sz="0" w:space="0" w:color="auto"/>
            <w:bottom w:val="none" w:sz="0" w:space="0" w:color="auto"/>
            <w:right w:val="none" w:sz="0" w:space="0" w:color="auto"/>
          </w:divBdr>
        </w:div>
        <w:div w:id="973412068">
          <w:marLeft w:val="640"/>
          <w:marRight w:val="0"/>
          <w:marTop w:val="0"/>
          <w:marBottom w:val="0"/>
          <w:divBdr>
            <w:top w:val="none" w:sz="0" w:space="0" w:color="auto"/>
            <w:left w:val="none" w:sz="0" w:space="0" w:color="auto"/>
            <w:bottom w:val="none" w:sz="0" w:space="0" w:color="auto"/>
            <w:right w:val="none" w:sz="0" w:space="0" w:color="auto"/>
          </w:divBdr>
        </w:div>
        <w:div w:id="1713116807">
          <w:marLeft w:val="640"/>
          <w:marRight w:val="0"/>
          <w:marTop w:val="0"/>
          <w:marBottom w:val="0"/>
          <w:divBdr>
            <w:top w:val="none" w:sz="0" w:space="0" w:color="auto"/>
            <w:left w:val="none" w:sz="0" w:space="0" w:color="auto"/>
            <w:bottom w:val="none" w:sz="0" w:space="0" w:color="auto"/>
            <w:right w:val="none" w:sz="0" w:space="0" w:color="auto"/>
          </w:divBdr>
        </w:div>
        <w:div w:id="791707027">
          <w:marLeft w:val="640"/>
          <w:marRight w:val="0"/>
          <w:marTop w:val="0"/>
          <w:marBottom w:val="0"/>
          <w:divBdr>
            <w:top w:val="none" w:sz="0" w:space="0" w:color="auto"/>
            <w:left w:val="none" w:sz="0" w:space="0" w:color="auto"/>
            <w:bottom w:val="none" w:sz="0" w:space="0" w:color="auto"/>
            <w:right w:val="none" w:sz="0" w:space="0" w:color="auto"/>
          </w:divBdr>
        </w:div>
        <w:div w:id="812648021">
          <w:marLeft w:val="640"/>
          <w:marRight w:val="0"/>
          <w:marTop w:val="0"/>
          <w:marBottom w:val="0"/>
          <w:divBdr>
            <w:top w:val="none" w:sz="0" w:space="0" w:color="auto"/>
            <w:left w:val="none" w:sz="0" w:space="0" w:color="auto"/>
            <w:bottom w:val="none" w:sz="0" w:space="0" w:color="auto"/>
            <w:right w:val="none" w:sz="0" w:space="0" w:color="auto"/>
          </w:divBdr>
        </w:div>
        <w:div w:id="733704721">
          <w:marLeft w:val="640"/>
          <w:marRight w:val="0"/>
          <w:marTop w:val="0"/>
          <w:marBottom w:val="0"/>
          <w:divBdr>
            <w:top w:val="none" w:sz="0" w:space="0" w:color="auto"/>
            <w:left w:val="none" w:sz="0" w:space="0" w:color="auto"/>
            <w:bottom w:val="none" w:sz="0" w:space="0" w:color="auto"/>
            <w:right w:val="none" w:sz="0" w:space="0" w:color="auto"/>
          </w:divBdr>
        </w:div>
        <w:div w:id="1643197419">
          <w:marLeft w:val="640"/>
          <w:marRight w:val="0"/>
          <w:marTop w:val="0"/>
          <w:marBottom w:val="0"/>
          <w:divBdr>
            <w:top w:val="none" w:sz="0" w:space="0" w:color="auto"/>
            <w:left w:val="none" w:sz="0" w:space="0" w:color="auto"/>
            <w:bottom w:val="none" w:sz="0" w:space="0" w:color="auto"/>
            <w:right w:val="none" w:sz="0" w:space="0" w:color="auto"/>
          </w:divBdr>
        </w:div>
        <w:div w:id="425004031">
          <w:marLeft w:val="640"/>
          <w:marRight w:val="0"/>
          <w:marTop w:val="0"/>
          <w:marBottom w:val="0"/>
          <w:divBdr>
            <w:top w:val="none" w:sz="0" w:space="0" w:color="auto"/>
            <w:left w:val="none" w:sz="0" w:space="0" w:color="auto"/>
            <w:bottom w:val="none" w:sz="0" w:space="0" w:color="auto"/>
            <w:right w:val="none" w:sz="0" w:space="0" w:color="auto"/>
          </w:divBdr>
        </w:div>
        <w:div w:id="650643511">
          <w:marLeft w:val="640"/>
          <w:marRight w:val="0"/>
          <w:marTop w:val="0"/>
          <w:marBottom w:val="0"/>
          <w:divBdr>
            <w:top w:val="none" w:sz="0" w:space="0" w:color="auto"/>
            <w:left w:val="none" w:sz="0" w:space="0" w:color="auto"/>
            <w:bottom w:val="none" w:sz="0" w:space="0" w:color="auto"/>
            <w:right w:val="none" w:sz="0" w:space="0" w:color="auto"/>
          </w:divBdr>
        </w:div>
        <w:div w:id="880556983">
          <w:marLeft w:val="640"/>
          <w:marRight w:val="0"/>
          <w:marTop w:val="0"/>
          <w:marBottom w:val="0"/>
          <w:divBdr>
            <w:top w:val="none" w:sz="0" w:space="0" w:color="auto"/>
            <w:left w:val="none" w:sz="0" w:space="0" w:color="auto"/>
            <w:bottom w:val="none" w:sz="0" w:space="0" w:color="auto"/>
            <w:right w:val="none" w:sz="0" w:space="0" w:color="auto"/>
          </w:divBdr>
        </w:div>
        <w:div w:id="250086256">
          <w:marLeft w:val="640"/>
          <w:marRight w:val="0"/>
          <w:marTop w:val="0"/>
          <w:marBottom w:val="0"/>
          <w:divBdr>
            <w:top w:val="none" w:sz="0" w:space="0" w:color="auto"/>
            <w:left w:val="none" w:sz="0" w:space="0" w:color="auto"/>
            <w:bottom w:val="none" w:sz="0" w:space="0" w:color="auto"/>
            <w:right w:val="none" w:sz="0" w:space="0" w:color="auto"/>
          </w:divBdr>
        </w:div>
        <w:div w:id="1403409206">
          <w:marLeft w:val="640"/>
          <w:marRight w:val="0"/>
          <w:marTop w:val="0"/>
          <w:marBottom w:val="0"/>
          <w:divBdr>
            <w:top w:val="none" w:sz="0" w:space="0" w:color="auto"/>
            <w:left w:val="none" w:sz="0" w:space="0" w:color="auto"/>
            <w:bottom w:val="none" w:sz="0" w:space="0" w:color="auto"/>
            <w:right w:val="none" w:sz="0" w:space="0" w:color="auto"/>
          </w:divBdr>
        </w:div>
        <w:div w:id="897008391">
          <w:marLeft w:val="640"/>
          <w:marRight w:val="0"/>
          <w:marTop w:val="0"/>
          <w:marBottom w:val="0"/>
          <w:divBdr>
            <w:top w:val="none" w:sz="0" w:space="0" w:color="auto"/>
            <w:left w:val="none" w:sz="0" w:space="0" w:color="auto"/>
            <w:bottom w:val="none" w:sz="0" w:space="0" w:color="auto"/>
            <w:right w:val="none" w:sz="0" w:space="0" w:color="auto"/>
          </w:divBdr>
        </w:div>
        <w:div w:id="1047143867">
          <w:marLeft w:val="640"/>
          <w:marRight w:val="0"/>
          <w:marTop w:val="0"/>
          <w:marBottom w:val="0"/>
          <w:divBdr>
            <w:top w:val="none" w:sz="0" w:space="0" w:color="auto"/>
            <w:left w:val="none" w:sz="0" w:space="0" w:color="auto"/>
            <w:bottom w:val="none" w:sz="0" w:space="0" w:color="auto"/>
            <w:right w:val="none" w:sz="0" w:space="0" w:color="auto"/>
          </w:divBdr>
        </w:div>
        <w:div w:id="851070892">
          <w:marLeft w:val="640"/>
          <w:marRight w:val="0"/>
          <w:marTop w:val="0"/>
          <w:marBottom w:val="0"/>
          <w:divBdr>
            <w:top w:val="none" w:sz="0" w:space="0" w:color="auto"/>
            <w:left w:val="none" w:sz="0" w:space="0" w:color="auto"/>
            <w:bottom w:val="none" w:sz="0" w:space="0" w:color="auto"/>
            <w:right w:val="none" w:sz="0" w:space="0" w:color="auto"/>
          </w:divBdr>
        </w:div>
        <w:div w:id="1071853435">
          <w:marLeft w:val="640"/>
          <w:marRight w:val="0"/>
          <w:marTop w:val="0"/>
          <w:marBottom w:val="0"/>
          <w:divBdr>
            <w:top w:val="none" w:sz="0" w:space="0" w:color="auto"/>
            <w:left w:val="none" w:sz="0" w:space="0" w:color="auto"/>
            <w:bottom w:val="none" w:sz="0" w:space="0" w:color="auto"/>
            <w:right w:val="none" w:sz="0" w:space="0" w:color="auto"/>
          </w:divBdr>
        </w:div>
        <w:div w:id="974289912">
          <w:marLeft w:val="640"/>
          <w:marRight w:val="0"/>
          <w:marTop w:val="0"/>
          <w:marBottom w:val="0"/>
          <w:divBdr>
            <w:top w:val="none" w:sz="0" w:space="0" w:color="auto"/>
            <w:left w:val="none" w:sz="0" w:space="0" w:color="auto"/>
            <w:bottom w:val="none" w:sz="0" w:space="0" w:color="auto"/>
            <w:right w:val="none" w:sz="0" w:space="0" w:color="auto"/>
          </w:divBdr>
        </w:div>
        <w:div w:id="1322734729">
          <w:marLeft w:val="640"/>
          <w:marRight w:val="0"/>
          <w:marTop w:val="0"/>
          <w:marBottom w:val="0"/>
          <w:divBdr>
            <w:top w:val="none" w:sz="0" w:space="0" w:color="auto"/>
            <w:left w:val="none" w:sz="0" w:space="0" w:color="auto"/>
            <w:bottom w:val="none" w:sz="0" w:space="0" w:color="auto"/>
            <w:right w:val="none" w:sz="0" w:space="0" w:color="auto"/>
          </w:divBdr>
        </w:div>
        <w:div w:id="1067918713">
          <w:marLeft w:val="640"/>
          <w:marRight w:val="0"/>
          <w:marTop w:val="0"/>
          <w:marBottom w:val="0"/>
          <w:divBdr>
            <w:top w:val="none" w:sz="0" w:space="0" w:color="auto"/>
            <w:left w:val="none" w:sz="0" w:space="0" w:color="auto"/>
            <w:bottom w:val="none" w:sz="0" w:space="0" w:color="auto"/>
            <w:right w:val="none" w:sz="0" w:space="0" w:color="auto"/>
          </w:divBdr>
        </w:div>
        <w:div w:id="1708068570">
          <w:marLeft w:val="640"/>
          <w:marRight w:val="0"/>
          <w:marTop w:val="0"/>
          <w:marBottom w:val="0"/>
          <w:divBdr>
            <w:top w:val="none" w:sz="0" w:space="0" w:color="auto"/>
            <w:left w:val="none" w:sz="0" w:space="0" w:color="auto"/>
            <w:bottom w:val="none" w:sz="0" w:space="0" w:color="auto"/>
            <w:right w:val="none" w:sz="0" w:space="0" w:color="auto"/>
          </w:divBdr>
        </w:div>
        <w:div w:id="1325007298">
          <w:marLeft w:val="640"/>
          <w:marRight w:val="0"/>
          <w:marTop w:val="0"/>
          <w:marBottom w:val="0"/>
          <w:divBdr>
            <w:top w:val="none" w:sz="0" w:space="0" w:color="auto"/>
            <w:left w:val="none" w:sz="0" w:space="0" w:color="auto"/>
            <w:bottom w:val="none" w:sz="0" w:space="0" w:color="auto"/>
            <w:right w:val="none" w:sz="0" w:space="0" w:color="auto"/>
          </w:divBdr>
        </w:div>
        <w:div w:id="1933202901">
          <w:marLeft w:val="640"/>
          <w:marRight w:val="0"/>
          <w:marTop w:val="0"/>
          <w:marBottom w:val="0"/>
          <w:divBdr>
            <w:top w:val="none" w:sz="0" w:space="0" w:color="auto"/>
            <w:left w:val="none" w:sz="0" w:space="0" w:color="auto"/>
            <w:bottom w:val="none" w:sz="0" w:space="0" w:color="auto"/>
            <w:right w:val="none" w:sz="0" w:space="0" w:color="auto"/>
          </w:divBdr>
        </w:div>
      </w:divsChild>
    </w:div>
    <w:div w:id="579558015">
      <w:bodyDiv w:val="1"/>
      <w:marLeft w:val="0"/>
      <w:marRight w:val="0"/>
      <w:marTop w:val="0"/>
      <w:marBottom w:val="0"/>
      <w:divBdr>
        <w:top w:val="none" w:sz="0" w:space="0" w:color="auto"/>
        <w:left w:val="none" w:sz="0" w:space="0" w:color="auto"/>
        <w:bottom w:val="none" w:sz="0" w:space="0" w:color="auto"/>
        <w:right w:val="none" w:sz="0" w:space="0" w:color="auto"/>
      </w:divBdr>
    </w:div>
    <w:div w:id="581717057">
      <w:bodyDiv w:val="1"/>
      <w:marLeft w:val="0"/>
      <w:marRight w:val="0"/>
      <w:marTop w:val="0"/>
      <w:marBottom w:val="0"/>
      <w:divBdr>
        <w:top w:val="none" w:sz="0" w:space="0" w:color="auto"/>
        <w:left w:val="none" w:sz="0" w:space="0" w:color="auto"/>
        <w:bottom w:val="none" w:sz="0" w:space="0" w:color="auto"/>
        <w:right w:val="none" w:sz="0" w:space="0" w:color="auto"/>
      </w:divBdr>
    </w:div>
    <w:div w:id="583035783">
      <w:bodyDiv w:val="1"/>
      <w:marLeft w:val="0"/>
      <w:marRight w:val="0"/>
      <w:marTop w:val="0"/>
      <w:marBottom w:val="0"/>
      <w:divBdr>
        <w:top w:val="none" w:sz="0" w:space="0" w:color="auto"/>
        <w:left w:val="none" w:sz="0" w:space="0" w:color="auto"/>
        <w:bottom w:val="none" w:sz="0" w:space="0" w:color="auto"/>
        <w:right w:val="none" w:sz="0" w:space="0" w:color="auto"/>
      </w:divBdr>
      <w:divsChild>
        <w:div w:id="1212687393">
          <w:marLeft w:val="0"/>
          <w:marRight w:val="0"/>
          <w:marTop w:val="0"/>
          <w:marBottom w:val="0"/>
          <w:divBdr>
            <w:top w:val="none" w:sz="0" w:space="0" w:color="auto"/>
            <w:left w:val="none" w:sz="0" w:space="0" w:color="auto"/>
            <w:bottom w:val="none" w:sz="0" w:space="0" w:color="auto"/>
            <w:right w:val="none" w:sz="0" w:space="0" w:color="auto"/>
          </w:divBdr>
          <w:divsChild>
            <w:div w:id="387655434">
              <w:marLeft w:val="0"/>
              <w:marRight w:val="0"/>
              <w:marTop w:val="0"/>
              <w:marBottom w:val="0"/>
              <w:divBdr>
                <w:top w:val="none" w:sz="0" w:space="0" w:color="auto"/>
                <w:left w:val="none" w:sz="0" w:space="0" w:color="auto"/>
                <w:bottom w:val="none" w:sz="0" w:space="0" w:color="auto"/>
                <w:right w:val="none" w:sz="0" w:space="0" w:color="auto"/>
              </w:divBdr>
              <w:divsChild>
                <w:div w:id="2127693391">
                  <w:marLeft w:val="0"/>
                  <w:marRight w:val="0"/>
                  <w:marTop w:val="0"/>
                  <w:marBottom w:val="0"/>
                  <w:divBdr>
                    <w:top w:val="none" w:sz="0" w:space="0" w:color="auto"/>
                    <w:left w:val="none" w:sz="0" w:space="0" w:color="auto"/>
                    <w:bottom w:val="none" w:sz="0" w:space="0" w:color="auto"/>
                    <w:right w:val="none" w:sz="0" w:space="0" w:color="auto"/>
                  </w:divBdr>
                  <w:divsChild>
                    <w:div w:id="839854590">
                      <w:marLeft w:val="0"/>
                      <w:marRight w:val="0"/>
                      <w:marTop w:val="0"/>
                      <w:marBottom w:val="0"/>
                      <w:divBdr>
                        <w:top w:val="none" w:sz="0" w:space="0" w:color="auto"/>
                        <w:left w:val="none" w:sz="0" w:space="0" w:color="auto"/>
                        <w:bottom w:val="none" w:sz="0" w:space="0" w:color="auto"/>
                        <w:right w:val="none" w:sz="0" w:space="0" w:color="auto"/>
                      </w:divBdr>
                      <w:divsChild>
                        <w:div w:id="493884058">
                          <w:marLeft w:val="0"/>
                          <w:marRight w:val="0"/>
                          <w:marTop w:val="0"/>
                          <w:marBottom w:val="0"/>
                          <w:divBdr>
                            <w:top w:val="none" w:sz="0" w:space="0" w:color="auto"/>
                            <w:left w:val="none" w:sz="0" w:space="0" w:color="auto"/>
                            <w:bottom w:val="none" w:sz="0" w:space="0" w:color="auto"/>
                            <w:right w:val="none" w:sz="0" w:space="0" w:color="auto"/>
                          </w:divBdr>
                          <w:divsChild>
                            <w:div w:id="34972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2321659">
      <w:bodyDiv w:val="1"/>
      <w:marLeft w:val="0"/>
      <w:marRight w:val="0"/>
      <w:marTop w:val="0"/>
      <w:marBottom w:val="0"/>
      <w:divBdr>
        <w:top w:val="none" w:sz="0" w:space="0" w:color="auto"/>
        <w:left w:val="none" w:sz="0" w:space="0" w:color="auto"/>
        <w:bottom w:val="none" w:sz="0" w:space="0" w:color="auto"/>
        <w:right w:val="none" w:sz="0" w:space="0" w:color="auto"/>
      </w:divBdr>
      <w:divsChild>
        <w:div w:id="771321710">
          <w:marLeft w:val="640"/>
          <w:marRight w:val="0"/>
          <w:marTop w:val="0"/>
          <w:marBottom w:val="0"/>
          <w:divBdr>
            <w:top w:val="none" w:sz="0" w:space="0" w:color="auto"/>
            <w:left w:val="none" w:sz="0" w:space="0" w:color="auto"/>
            <w:bottom w:val="none" w:sz="0" w:space="0" w:color="auto"/>
            <w:right w:val="none" w:sz="0" w:space="0" w:color="auto"/>
          </w:divBdr>
        </w:div>
        <w:div w:id="1101224667">
          <w:marLeft w:val="640"/>
          <w:marRight w:val="0"/>
          <w:marTop w:val="0"/>
          <w:marBottom w:val="0"/>
          <w:divBdr>
            <w:top w:val="none" w:sz="0" w:space="0" w:color="auto"/>
            <w:left w:val="none" w:sz="0" w:space="0" w:color="auto"/>
            <w:bottom w:val="none" w:sz="0" w:space="0" w:color="auto"/>
            <w:right w:val="none" w:sz="0" w:space="0" w:color="auto"/>
          </w:divBdr>
        </w:div>
        <w:div w:id="759907609">
          <w:marLeft w:val="640"/>
          <w:marRight w:val="0"/>
          <w:marTop w:val="0"/>
          <w:marBottom w:val="0"/>
          <w:divBdr>
            <w:top w:val="none" w:sz="0" w:space="0" w:color="auto"/>
            <w:left w:val="none" w:sz="0" w:space="0" w:color="auto"/>
            <w:bottom w:val="none" w:sz="0" w:space="0" w:color="auto"/>
            <w:right w:val="none" w:sz="0" w:space="0" w:color="auto"/>
          </w:divBdr>
        </w:div>
        <w:div w:id="1551917545">
          <w:marLeft w:val="640"/>
          <w:marRight w:val="0"/>
          <w:marTop w:val="0"/>
          <w:marBottom w:val="0"/>
          <w:divBdr>
            <w:top w:val="none" w:sz="0" w:space="0" w:color="auto"/>
            <w:left w:val="none" w:sz="0" w:space="0" w:color="auto"/>
            <w:bottom w:val="none" w:sz="0" w:space="0" w:color="auto"/>
            <w:right w:val="none" w:sz="0" w:space="0" w:color="auto"/>
          </w:divBdr>
        </w:div>
        <w:div w:id="1478104632">
          <w:marLeft w:val="640"/>
          <w:marRight w:val="0"/>
          <w:marTop w:val="0"/>
          <w:marBottom w:val="0"/>
          <w:divBdr>
            <w:top w:val="none" w:sz="0" w:space="0" w:color="auto"/>
            <w:left w:val="none" w:sz="0" w:space="0" w:color="auto"/>
            <w:bottom w:val="none" w:sz="0" w:space="0" w:color="auto"/>
            <w:right w:val="none" w:sz="0" w:space="0" w:color="auto"/>
          </w:divBdr>
        </w:div>
        <w:div w:id="1511221049">
          <w:marLeft w:val="640"/>
          <w:marRight w:val="0"/>
          <w:marTop w:val="0"/>
          <w:marBottom w:val="0"/>
          <w:divBdr>
            <w:top w:val="none" w:sz="0" w:space="0" w:color="auto"/>
            <w:left w:val="none" w:sz="0" w:space="0" w:color="auto"/>
            <w:bottom w:val="none" w:sz="0" w:space="0" w:color="auto"/>
            <w:right w:val="none" w:sz="0" w:space="0" w:color="auto"/>
          </w:divBdr>
        </w:div>
        <w:div w:id="1408192395">
          <w:marLeft w:val="640"/>
          <w:marRight w:val="0"/>
          <w:marTop w:val="0"/>
          <w:marBottom w:val="0"/>
          <w:divBdr>
            <w:top w:val="none" w:sz="0" w:space="0" w:color="auto"/>
            <w:left w:val="none" w:sz="0" w:space="0" w:color="auto"/>
            <w:bottom w:val="none" w:sz="0" w:space="0" w:color="auto"/>
            <w:right w:val="none" w:sz="0" w:space="0" w:color="auto"/>
          </w:divBdr>
        </w:div>
        <w:div w:id="601113853">
          <w:marLeft w:val="640"/>
          <w:marRight w:val="0"/>
          <w:marTop w:val="0"/>
          <w:marBottom w:val="0"/>
          <w:divBdr>
            <w:top w:val="none" w:sz="0" w:space="0" w:color="auto"/>
            <w:left w:val="none" w:sz="0" w:space="0" w:color="auto"/>
            <w:bottom w:val="none" w:sz="0" w:space="0" w:color="auto"/>
            <w:right w:val="none" w:sz="0" w:space="0" w:color="auto"/>
          </w:divBdr>
        </w:div>
        <w:div w:id="459226126">
          <w:marLeft w:val="640"/>
          <w:marRight w:val="0"/>
          <w:marTop w:val="0"/>
          <w:marBottom w:val="0"/>
          <w:divBdr>
            <w:top w:val="none" w:sz="0" w:space="0" w:color="auto"/>
            <w:left w:val="none" w:sz="0" w:space="0" w:color="auto"/>
            <w:bottom w:val="none" w:sz="0" w:space="0" w:color="auto"/>
            <w:right w:val="none" w:sz="0" w:space="0" w:color="auto"/>
          </w:divBdr>
        </w:div>
        <w:div w:id="1858424532">
          <w:marLeft w:val="640"/>
          <w:marRight w:val="0"/>
          <w:marTop w:val="0"/>
          <w:marBottom w:val="0"/>
          <w:divBdr>
            <w:top w:val="none" w:sz="0" w:space="0" w:color="auto"/>
            <w:left w:val="none" w:sz="0" w:space="0" w:color="auto"/>
            <w:bottom w:val="none" w:sz="0" w:space="0" w:color="auto"/>
            <w:right w:val="none" w:sz="0" w:space="0" w:color="auto"/>
          </w:divBdr>
        </w:div>
        <w:div w:id="1350183492">
          <w:marLeft w:val="640"/>
          <w:marRight w:val="0"/>
          <w:marTop w:val="0"/>
          <w:marBottom w:val="0"/>
          <w:divBdr>
            <w:top w:val="none" w:sz="0" w:space="0" w:color="auto"/>
            <w:left w:val="none" w:sz="0" w:space="0" w:color="auto"/>
            <w:bottom w:val="none" w:sz="0" w:space="0" w:color="auto"/>
            <w:right w:val="none" w:sz="0" w:space="0" w:color="auto"/>
          </w:divBdr>
        </w:div>
        <w:div w:id="176047645">
          <w:marLeft w:val="640"/>
          <w:marRight w:val="0"/>
          <w:marTop w:val="0"/>
          <w:marBottom w:val="0"/>
          <w:divBdr>
            <w:top w:val="none" w:sz="0" w:space="0" w:color="auto"/>
            <w:left w:val="none" w:sz="0" w:space="0" w:color="auto"/>
            <w:bottom w:val="none" w:sz="0" w:space="0" w:color="auto"/>
            <w:right w:val="none" w:sz="0" w:space="0" w:color="auto"/>
          </w:divBdr>
        </w:div>
        <w:div w:id="2080205302">
          <w:marLeft w:val="640"/>
          <w:marRight w:val="0"/>
          <w:marTop w:val="0"/>
          <w:marBottom w:val="0"/>
          <w:divBdr>
            <w:top w:val="none" w:sz="0" w:space="0" w:color="auto"/>
            <w:left w:val="none" w:sz="0" w:space="0" w:color="auto"/>
            <w:bottom w:val="none" w:sz="0" w:space="0" w:color="auto"/>
            <w:right w:val="none" w:sz="0" w:space="0" w:color="auto"/>
          </w:divBdr>
        </w:div>
        <w:div w:id="1374765217">
          <w:marLeft w:val="640"/>
          <w:marRight w:val="0"/>
          <w:marTop w:val="0"/>
          <w:marBottom w:val="0"/>
          <w:divBdr>
            <w:top w:val="none" w:sz="0" w:space="0" w:color="auto"/>
            <w:left w:val="none" w:sz="0" w:space="0" w:color="auto"/>
            <w:bottom w:val="none" w:sz="0" w:space="0" w:color="auto"/>
            <w:right w:val="none" w:sz="0" w:space="0" w:color="auto"/>
          </w:divBdr>
        </w:div>
        <w:div w:id="153498979">
          <w:marLeft w:val="640"/>
          <w:marRight w:val="0"/>
          <w:marTop w:val="0"/>
          <w:marBottom w:val="0"/>
          <w:divBdr>
            <w:top w:val="none" w:sz="0" w:space="0" w:color="auto"/>
            <w:left w:val="none" w:sz="0" w:space="0" w:color="auto"/>
            <w:bottom w:val="none" w:sz="0" w:space="0" w:color="auto"/>
            <w:right w:val="none" w:sz="0" w:space="0" w:color="auto"/>
          </w:divBdr>
        </w:div>
        <w:div w:id="292711850">
          <w:marLeft w:val="640"/>
          <w:marRight w:val="0"/>
          <w:marTop w:val="0"/>
          <w:marBottom w:val="0"/>
          <w:divBdr>
            <w:top w:val="none" w:sz="0" w:space="0" w:color="auto"/>
            <w:left w:val="none" w:sz="0" w:space="0" w:color="auto"/>
            <w:bottom w:val="none" w:sz="0" w:space="0" w:color="auto"/>
            <w:right w:val="none" w:sz="0" w:space="0" w:color="auto"/>
          </w:divBdr>
        </w:div>
        <w:div w:id="1426655096">
          <w:marLeft w:val="640"/>
          <w:marRight w:val="0"/>
          <w:marTop w:val="0"/>
          <w:marBottom w:val="0"/>
          <w:divBdr>
            <w:top w:val="none" w:sz="0" w:space="0" w:color="auto"/>
            <w:left w:val="none" w:sz="0" w:space="0" w:color="auto"/>
            <w:bottom w:val="none" w:sz="0" w:space="0" w:color="auto"/>
            <w:right w:val="none" w:sz="0" w:space="0" w:color="auto"/>
          </w:divBdr>
        </w:div>
        <w:div w:id="481971290">
          <w:marLeft w:val="640"/>
          <w:marRight w:val="0"/>
          <w:marTop w:val="0"/>
          <w:marBottom w:val="0"/>
          <w:divBdr>
            <w:top w:val="none" w:sz="0" w:space="0" w:color="auto"/>
            <w:left w:val="none" w:sz="0" w:space="0" w:color="auto"/>
            <w:bottom w:val="none" w:sz="0" w:space="0" w:color="auto"/>
            <w:right w:val="none" w:sz="0" w:space="0" w:color="auto"/>
          </w:divBdr>
        </w:div>
        <w:div w:id="1242912539">
          <w:marLeft w:val="640"/>
          <w:marRight w:val="0"/>
          <w:marTop w:val="0"/>
          <w:marBottom w:val="0"/>
          <w:divBdr>
            <w:top w:val="none" w:sz="0" w:space="0" w:color="auto"/>
            <w:left w:val="none" w:sz="0" w:space="0" w:color="auto"/>
            <w:bottom w:val="none" w:sz="0" w:space="0" w:color="auto"/>
            <w:right w:val="none" w:sz="0" w:space="0" w:color="auto"/>
          </w:divBdr>
        </w:div>
        <w:div w:id="64383172">
          <w:marLeft w:val="640"/>
          <w:marRight w:val="0"/>
          <w:marTop w:val="0"/>
          <w:marBottom w:val="0"/>
          <w:divBdr>
            <w:top w:val="none" w:sz="0" w:space="0" w:color="auto"/>
            <w:left w:val="none" w:sz="0" w:space="0" w:color="auto"/>
            <w:bottom w:val="none" w:sz="0" w:space="0" w:color="auto"/>
            <w:right w:val="none" w:sz="0" w:space="0" w:color="auto"/>
          </w:divBdr>
        </w:div>
        <w:div w:id="1728843371">
          <w:marLeft w:val="640"/>
          <w:marRight w:val="0"/>
          <w:marTop w:val="0"/>
          <w:marBottom w:val="0"/>
          <w:divBdr>
            <w:top w:val="none" w:sz="0" w:space="0" w:color="auto"/>
            <w:left w:val="none" w:sz="0" w:space="0" w:color="auto"/>
            <w:bottom w:val="none" w:sz="0" w:space="0" w:color="auto"/>
            <w:right w:val="none" w:sz="0" w:space="0" w:color="auto"/>
          </w:divBdr>
        </w:div>
        <w:div w:id="1253508728">
          <w:marLeft w:val="640"/>
          <w:marRight w:val="0"/>
          <w:marTop w:val="0"/>
          <w:marBottom w:val="0"/>
          <w:divBdr>
            <w:top w:val="none" w:sz="0" w:space="0" w:color="auto"/>
            <w:left w:val="none" w:sz="0" w:space="0" w:color="auto"/>
            <w:bottom w:val="none" w:sz="0" w:space="0" w:color="auto"/>
            <w:right w:val="none" w:sz="0" w:space="0" w:color="auto"/>
          </w:divBdr>
        </w:div>
        <w:div w:id="879825116">
          <w:marLeft w:val="640"/>
          <w:marRight w:val="0"/>
          <w:marTop w:val="0"/>
          <w:marBottom w:val="0"/>
          <w:divBdr>
            <w:top w:val="none" w:sz="0" w:space="0" w:color="auto"/>
            <w:left w:val="none" w:sz="0" w:space="0" w:color="auto"/>
            <w:bottom w:val="none" w:sz="0" w:space="0" w:color="auto"/>
            <w:right w:val="none" w:sz="0" w:space="0" w:color="auto"/>
          </w:divBdr>
        </w:div>
        <w:div w:id="853425032">
          <w:marLeft w:val="640"/>
          <w:marRight w:val="0"/>
          <w:marTop w:val="0"/>
          <w:marBottom w:val="0"/>
          <w:divBdr>
            <w:top w:val="none" w:sz="0" w:space="0" w:color="auto"/>
            <w:left w:val="none" w:sz="0" w:space="0" w:color="auto"/>
            <w:bottom w:val="none" w:sz="0" w:space="0" w:color="auto"/>
            <w:right w:val="none" w:sz="0" w:space="0" w:color="auto"/>
          </w:divBdr>
        </w:div>
        <w:div w:id="637566965">
          <w:marLeft w:val="640"/>
          <w:marRight w:val="0"/>
          <w:marTop w:val="0"/>
          <w:marBottom w:val="0"/>
          <w:divBdr>
            <w:top w:val="none" w:sz="0" w:space="0" w:color="auto"/>
            <w:left w:val="none" w:sz="0" w:space="0" w:color="auto"/>
            <w:bottom w:val="none" w:sz="0" w:space="0" w:color="auto"/>
            <w:right w:val="none" w:sz="0" w:space="0" w:color="auto"/>
          </w:divBdr>
        </w:div>
        <w:div w:id="1310476778">
          <w:marLeft w:val="640"/>
          <w:marRight w:val="0"/>
          <w:marTop w:val="0"/>
          <w:marBottom w:val="0"/>
          <w:divBdr>
            <w:top w:val="none" w:sz="0" w:space="0" w:color="auto"/>
            <w:left w:val="none" w:sz="0" w:space="0" w:color="auto"/>
            <w:bottom w:val="none" w:sz="0" w:space="0" w:color="auto"/>
            <w:right w:val="none" w:sz="0" w:space="0" w:color="auto"/>
          </w:divBdr>
        </w:div>
        <w:div w:id="1172597973">
          <w:marLeft w:val="640"/>
          <w:marRight w:val="0"/>
          <w:marTop w:val="0"/>
          <w:marBottom w:val="0"/>
          <w:divBdr>
            <w:top w:val="none" w:sz="0" w:space="0" w:color="auto"/>
            <w:left w:val="none" w:sz="0" w:space="0" w:color="auto"/>
            <w:bottom w:val="none" w:sz="0" w:space="0" w:color="auto"/>
            <w:right w:val="none" w:sz="0" w:space="0" w:color="auto"/>
          </w:divBdr>
        </w:div>
        <w:div w:id="157383395">
          <w:marLeft w:val="640"/>
          <w:marRight w:val="0"/>
          <w:marTop w:val="0"/>
          <w:marBottom w:val="0"/>
          <w:divBdr>
            <w:top w:val="none" w:sz="0" w:space="0" w:color="auto"/>
            <w:left w:val="none" w:sz="0" w:space="0" w:color="auto"/>
            <w:bottom w:val="none" w:sz="0" w:space="0" w:color="auto"/>
            <w:right w:val="none" w:sz="0" w:space="0" w:color="auto"/>
          </w:divBdr>
        </w:div>
        <w:div w:id="90049388">
          <w:marLeft w:val="640"/>
          <w:marRight w:val="0"/>
          <w:marTop w:val="0"/>
          <w:marBottom w:val="0"/>
          <w:divBdr>
            <w:top w:val="none" w:sz="0" w:space="0" w:color="auto"/>
            <w:left w:val="none" w:sz="0" w:space="0" w:color="auto"/>
            <w:bottom w:val="none" w:sz="0" w:space="0" w:color="auto"/>
            <w:right w:val="none" w:sz="0" w:space="0" w:color="auto"/>
          </w:divBdr>
        </w:div>
        <w:div w:id="842470613">
          <w:marLeft w:val="640"/>
          <w:marRight w:val="0"/>
          <w:marTop w:val="0"/>
          <w:marBottom w:val="0"/>
          <w:divBdr>
            <w:top w:val="none" w:sz="0" w:space="0" w:color="auto"/>
            <w:left w:val="none" w:sz="0" w:space="0" w:color="auto"/>
            <w:bottom w:val="none" w:sz="0" w:space="0" w:color="auto"/>
            <w:right w:val="none" w:sz="0" w:space="0" w:color="auto"/>
          </w:divBdr>
        </w:div>
        <w:div w:id="259677824">
          <w:marLeft w:val="640"/>
          <w:marRight w:val="0"/>
          <w:marTop w:val="0"/>
          <w:marBottom w:val="0"/>
          <w:divBdr>
            <w:top w:val="none" w:sz="0" w:space="0" w:color="auto"/>
            <w:left w:val="none" w:sz="0" w:space="0" w:color="auto"/>
            <w:bottom w:val="none" w:sz="0" w:space="0" w:color="auto"/>
            <w:right w:val="none" w:sz="0" w:space="0" w:color="auto"/>
          </w:divBdr>
        </w:div>
        <w:div w:id="1441030894">
          <w:marLeft w:val="640"/>
          <w:marRight w:val="0"/>
          <w:marTop w:val="0"/>
          <w:marBottom w:val="0"/>
          <w:divBdr>
            <w:top w:val="none" w:sz="0" w:space="0" w:color="auto"/>
            <w:left w:val="none" w:sz="0" w:space="0" w:color="auto"/>
            <w:bottom w:val="none" w:sz="0" w:space="0" w:color="auto"/>
            <w:right w:val="none" w:sz="0" w:space="0" w:color="auto"/>
          </w:divBdr>
        </w:div>
        <w:div w:id="409160366">
          <w:marLeft w:val="640"/>
          <w:marRight w:val="0"/>
          <w:marTop w:val="0"/>
          <w:marBottom w:val="0"/>
          <w:divBdr>
            <w:top w:val="none" w:sz="0" w:space="0" w:color="auto"/>
            <w:left w:val="none" w:sz="0" w:space="0" w:color="auto"/>
            <w:bottom w:val="none" w:sz="0" w:space="0" w:color="auto"/>
            <w:right w:val="none" w:sz="0" w:space="0" w:color="auto"/>
          </w:divBdr>
        </w:div>
        <w:div w:id="1344821914">
          <w:marLeft w:val="640"/>
          <w:marRight w:val="0"/>
          <w:marTop w:val="0"/>
          <w:marBottom w:val="0"/>
          <w:divBdr>
            <w:top w:val="none" w:sz="0" w:space="0" w:color="auto"/>
            <w:left w:val="none" w:sz="0" w:space="0" w:color="auto"/>
            <w:bottom w:val="none" w:sz="0" w:space="0" w:color="auto"/>
            <w:right w:val="none" w:sz="0" w:space="0" w:color="auto"/>
          </w:divBdr>
        </w:div>
        <w:div w:id="640355158">
          <w:marLeft w:val="640"/>
          <w:marRight w:val="0"/>
          <w:marTop w:val="0"/>
          <w:marBottom w:val="0"/>
          <w:divBdr>
            <w:top w:val="none" w:sz="0" w:space="0" w:color="auto"/>
            <w:left w:val="none" w:sz="0" w:space="0" w:color="auto"/>
            <w:bottom w:val="none" w:sz="0" w:space="0" w:color="auto"/>
            <w:right w:val="none" w:sz="0" w:space="0" w:color="auto"/>
          </w:divBdr>
        </w:div>
        <w:div w:id="1391928518">
          <w:marLeft w:val="640"/>
          <w:marRight w:val="0"/>
          <w:marTop w:val="0"/>
          <w:marBottom w:val="0"/>
          <w:divBdr>
            <w:top w:val="none" w:sz="0" w:space="0" w:color="auto"/>
            <w:left w:val="none" w:sz="0" w:space="0" w:color="auto"/>
            <w:bottom w:val="none" w:sz="0" w:space="0" w:color="auto"/>
            <w:right w:val="none" w:sz="0" w:space="0" w:color="auto"/>
          </w:divBdr>
        </w:div>
        <w:div w:id="1282497294">
          <w:marLeft w:val="640"/>
          <w:marRight w:val="0"/>
          <w:marTop w:val="0"/>
          <w:marBottom w:val="0"/>
          <w:divBdr>
            <w:top w:val="none" w:sz="0" w:space="0" w:color="auto"/>
            <w:left w:val="none" w:sz="0" w:space="0" w:color="auto"/>
            <w:bottom w:val="none" w:sz="0" w:space="0" w:color="auto"/>
            <w:right w:val="none" w:sz="0" w:space="0" w:color="auto"/>
          </w:divBdr>
        </w:div>
        <w:div w:id="1063678871">
          <w:marLeft w:val="640"/>
          <w:marRight w:val="0"/>
          <w:marTop w:val="0"/>
          <w:marBottom w:val="0"/>
          <w:divBdr>
            <w:top w:val="none" w:sz="0" w:space="0" w:color="auto"/>
            <w:left w:val="none" w:sz="0" w:space="0" w:color="auto"/>
            <w:bottom w:val="none" w:sz="0" w:space="0" w:color="auto"/>
            <w:right w:val="none" w:sz="0" w:space="0" w:color="auto"/>
          </w:divBdr>
        </w:div>
        <w:div w:id="860558386">
          <w:marLeft w:val="640"/>
          <w:marRight w:val="0"/>
          <w:marTop w:val="0"/>
          <w:marBottom w:val="0"/>
          <w:divBdr>
            <w:top w:val="none" w:sz="0" w:space="0" w:color="auto"/>
            <w:left w:val="none" w:sz="0" w:space="0" w:color="auto"/>
            <w:bottom w:val="none" w:sz="0" w:space="0" w:color="auto"/>
            <w:right w:val="none" w:sz="0" w:space="0" w:color="auto"/>
          </w:divBdr>
        </w:div>
        <w:div w:id="1478106882">
          <w:marLeft w:val="640"/>
          <w:marRight w:val="0"/>
          <w:marTop w:val="0"/>
          <w:marBottom w:val="0"/>
          <w:divBdr>
            <w:top w:val="none" w:sz="0" w:space="0" w:color="auto"/>
            <w:left w:val="none" w:sz="0" w:space="0" w:color="auto"/>
            <w:bottom w:val="none" w:sz="0" w:space="0" w:color="auto"/>
            <w:right w:val="none" w:sz="0" w:space="0" w:color="auto"/>
          </w:divBdr>
        </w:div>
        <w:div w:id="1298948476">
          <w:marLeft w:val="640"/>
          <w:marRight w:val="0"/>
          <w:marTop w:val="0"/>
          <w:marBottom w:val="0"/>
          <w:divBdr>
            <w:top w:val="none" w:sz="0" w:space="0" w:color="auto"/>
            <w:left w:val="none" w:sz="0" w:space="0" w:color="auto"/>
            <w:bottom w:val="none" w:sz="0" w:space="0" w:color="auto"/>
            <w:right w:val="none" w:sz="0" w:space="0" w:color="auto"/>
          </w:divBdr>
        </w:div>
        <w:div w:id="1804880404">
          <w:marLeft w:val="640"/>
          <w:marRight w:val="0"/>
          <w:marTop w:val="0"/>
          <w:marBottom w:val="0"/>
          <w:divBdr>
            <w:top w:val="none" w:sz="0" w:space="0" w:color="auto"/>
            <w:left w:val="none" w:sz="0" w:space="0" w:color="auto"/>
            <w:bottom w:val="none" w:sz="0" w:space="0" w:color="auto"/>
            <w:right w:val="none" w:sz="0" w:space="0" w:color="auto"/>
          </w:divBdr>
        </w:div>
        <w:div w:id="917448867">
          <w:marLeft w:val="640"/>
          <w:marRight w:val="0"/>
          <w:marTop w:val="0"/>
          <w:marBottom w:val="0"/>
          <w:divBdr>
            <w:top w:val="none" w:sz="0" w:space="0" w:color="auto"/>
            <w:left w:val="none" w:sz="0" w:space="0" w:color="auto"/>
            <w:bottom w:val="none" w:sz="0" w:space="0" w:color="auto"/>
            <w:right w:val="none" w:sz="0" w:space="0" w:color="auto"/>
          </w:divBdr>
        </w:div>
      </w:divsChild>
    </w:div>
    <w:div w:id="594747553">
      <w:bodyDiv w:val="1"/>
      <w:marLeft w:val="0"/>
      <w:marRight w:val="0"/>
      <w:marTop w:val="0"/>
      <w:marBottom w:val="0"/>
      <w:divBdr>
        <w:top w:val="none" w:sz="0" w:space="0" w:color="auto"/>
        <w:left w:val="none" w:sz="0" w:space="0" w:color="auto"/>
        <w:bottom w:val="none" w:sz="0" w:space="0" w:color="auto"/>
        <w:right w:val="none" w:sz="0" w:space="0" w:color="auto"/>
      </w:divBdr>
      <w:divsChild>
        <w:div w:id="701637998">
          <w:marLeft w:val="640"/>
          <w:marRight w:val="0"/>
          <w:marTop w:val="0"/>
          <w:marBottom w:val="0"/>
          <w:divBdr>
            <w:top w:val="none" w:sz="0" w:space="0" w:color="auto"/>
            <w:left w:val="none" w:sz="0" w:space="0" w:color="auto"/>
            <w:bottom w:val="none" w:sz="0" w:space="0" w:color="auto"/>
            <w:right w:val="none" w:sz="0" w:space="0" w:color="auto"/>
          </w:divBdr>
        </w:div>
        <w:div w:id="880940800">
          <w:marLeft w:val="640"/>
          <w:marRight w:val="0"/>
          <w:marTop w:val="0"/>
          <w:marBottom w:val="0"/>
          <w:divBdr>
            <w:top w:val="none" w:sz="0" w:space="0" w:color="auto"/>
            <w:left w:val="none" w:sz="0" w:space="0" w:color="auto"/>
            <w:bottom w:val="none" w:sz="0" w:space="0" w:color="auto"/>
            <w:right w:val="none" w:sz="0" w:space="0" w:color="auto"/>
          </w:divBdr>
        </w:div>
        <w:div w:id="1123426648">
          <w:marLeft w:val="640"/>
          <w:marRight w:val="0"/>
          <w:marTop w:val="0"/>
          <w:marBottom w:val="0"/>
          <w:divBdr>
            <w:top w:val="none" w:sz="0" w:space="0" w:color="auto"/>
            <w:left w:val="none" w:sz="0" w:space="0" w:color="auto"/>
            <w:bottom w:val="none" w:sz="0" w:space="0" w:color="auto"/>
            <w:right w:val="none" w:sz="0" w:space="0" w:color="auto"/>
          </w:divBdr>
        </w:div>
        <w:div w:id="511115592">
          <w:marLeft w:val="640"/>
          <w:marRight w:val="0"/>
          <w:marTop w:val="0"/>
          <w:marBottom w:val="0"/>
          <w:divBdr>
            <w:top w:val="none" w:sz="0" w:space="0" w:color="auto"/>
            <w:left w:val="none" w:sz="0" w:space="0" w:color="auto"/>
            <w:bottom w:val="none" w:sz="0" w:space="0" w:color="auto"/>
            <w:right w:val="none" w:sz="0" w:space="0" w:color="auto"/>
          </w:divBdr>
        </w:div>
        <w:div w:id="1485243068">
          <w:marLeft w:val="640"/>
          <w:marRight w:val="0"/>
          <w:marTop w:val="0"/>
          <w:marBottom w:val="0"/>
          <w:divBdr>
            <w:top w:val="none" w:sz="0" w:space="0" w:color="auto"/>
            <w:left w:val="none" w:sz="0" w:space="0" w:color="auto"/>
            <w:bottom w:val="none" w:sz="0" w:space="0" w:color="auto"/>
            <w:right w:val="none" w:sz="0" w:space="0" w:color="auto"/>
          </w:divBdr>
        </w:div>
        <w:div w:id="1826165256">
          <w:marLeft w:val="640"/>
          <w:marRight w:val="0"/>
          <w:marTop w:val="0"/>
          <w:marBottom w:val="0"/>
          <w:divBdr>
            <w:top w:val="none" w:sz="0" w:space="0" w:color="auto"/>
            <w:left w:val="none" w:sz="0" w:space="0" w:color="auto"/>
            <w:bottom w:val="none" w:sz="0" w:space="0" w:color="auto"/>
            <w:right w:val="none" w:sz="0" w:space="0" w:color="auto"/>
          </w:divBdr>
        </w:div>
        <w:div w:id="909658061">
          <w:marLeft w:val="640"/>
          <w:marRight w:val="0"/>
          <w:marTop w:val="0"/>
          <w:marBottom w:val="0"/>
          <w:divBdr>
            <w:top w:val="none" w:sz="0" w:space="0" w:color="auto"/>
            <w:left w:val="none" w:sz="0" w:space="0" w:color="auto"/>
            <w:bottom w:val="none" w:sz="0" w:space="0" w:color="auto"/>
            <w:right w:val="none" w:sz="0" w:space="0" w:color="auto"/>
          </w:divBdr>
        </w:div>
        <w:div w:id="1707874488">
          <w:marLeft w:val="640"/>
          <w:marRight w:val="0"/>
          <w:marTop w:val="0"/>
          <w:marBottom w:val="0"/>
          <w:divBdr>
            <w:top w:val="none" w:sz="0" w:space="0" w:color="auto"/>
            <w:left w:val="none" w:sz="0" w:space="0" w:color="auto"/>
            <w:bottom w:val="none" w:sz="0" w:space="0" w:color="auto"/>
            <w:right w:val="none" w:sz="0" w:space="0" w:color="auto"/>
          </w:divBdr>
        </w:div>
        <w:div w:id="234052311">
          <w:marLeft w:val="640"/>
          <w:marRight w:val="0"/>
          <w:marTop w:val="0"/>
          <w:marBottom w:val="0"/>
          <w:divBdr>
            <w:top w:val="none" w:sz="0" w:space="0" w:color="auto"/>
            <w:left w:val="none" w:sz="0" w:space="0" w:color="auto"/>
            <w:bottom w:val="none" w:sz="0" w:space="0" w:color="auto"/>
            <w:right w:val="none" w:sz="0" w:space="0" w:color="auto"/>
          </w:divBdr>
        </w:div>
        <w:div w:id="1238856713">
          <w:marLeft w:val="640"/>
          <w:marRight w:val="0"/>
          <w:marTop w:val="0"/>
          <w:marBottom w:val="0"/>
          <w:divBdr>
            <w:top w:val="none" w:sz="0" w:space="0" w:color="auto"/>
            <w:left w:val="none" w:sz="0" w:space="0" w:color="auto"/>
            <w:bottom w:val="none" w:sz="0" w:space="0" w:color="auto"/>
            <w:right w:val="none" w:sz="0" w:space="0" w:color="auto"/>
          </w:divBdr>
        </w:div>
        <w:div w:id="2000183500">
          <w:marLeft w:val="640"/>
          <w:marRight w:val="0"/>
          <w:marTop w:val="0"/>
          <w:marBottom w:val="0"/>
          <w:divBdr>
            <w:top w:val="none" w:sz="0" w:space="0" w:color="auto"/>
            <w:left w:val="none" w:sz="0" w:space="0" w:color="auto"/>
            <w:bottom w:val="none" w:sz="0" w:space="0" w:color="auto"/>
            <w:right w:val="none" w:sz="0" w:space="0" w:color="auto"/>
          </w:divBdr>
        </w:div>
        <w:div w:id="1865944929">
          <w:marLeft w:val="640"/>
          <w:marRight w:val="0"/>
          <w:marTop w:val="0"/>
          <w:marBottom w:val="0"/>
          <w:divBdr>
            <w:top w:val="none" w:sz="0" w:space="0" w:color="auto"/>
            <w:left w:val="none" w:sz="0" w:space="0" w:color="auto"/>
            <w:bottom w:val="none" w:sz="0" w:space="0" w:color="auto"/>
            <w:right w:val="none" w:sz="0" w:space="0" w:color="auto"/>
          </w:divBdr>
        </w:div>
        <w:div w:id="48843472">
          <w:marLeft w:val="640"/>
          <w:marRight w:val="0"/>
          <w:marTop w:val="0"/>
          <w:marBottom w:val="0"/>
          <w:divBdr>
            <w:top w:val="none" w:sz="0" w:space="0" w:color="auto"/>
            <w:left w:val="none" w:sz="0" w:space="0" w:color="auto"/>
            <w:bottom w:val="none" w:sz="0" w:space="0" w:color="auto"/>
            <w:right w:val="none" w:sz="0" w:space="0" w:color="auto"/>
          </w:divBdr>
        </w:div>
        <w:div w:id="1245340975">
          <w:marLeft w:val="640"/>
          <w:marRight w:val="0"/>
          <w:marTop w:val="0"/>
          <w:marBottom w:val="0"/>
          <w:divBdr>
            <w:top w:val="none" w:sz="0" w:space="0" w:color="auto"/>
            <w:left w:val="none" w:sz="0" w:space="0" w:color="auto"/>
            <w:bottom w:val="none" w:sz="0" w:space="0" w:color="auto"/>
            <w:right w:val="none" w:sz="0" w:space="0" w:color="auto"/>
          </w:divBdr>
        </w:div>
        <w:div w:id="991057321">
          <w:marLeft w:val="640"/>
          <w:marRight w:val="0"/>
          <w:marTop w:val="0"/>
          <w:marBottom w:val="0"/>
          <w:divBdr>
            <w:top w:val="none" w:sz="0" w:space="0" w:color="auto"/>
            <w:left w:val="none" w:sz="0" w:space="0" w:color="auto"/>
            <w:bottom w:val="none" w:sz="0" w:space="0" w:color="auto"/>
            <w:right w:val="none" w:sz="0" w:space="0" w:color="auto"/>
          </w:divBdr>
        </w:div>
        <w:div w:id="1018510371">
          <w:marLeft w:val="640"/>
          <w:marRight w:val="0"/>
          <w:marTop w:val="0"/>
          <w:marBottom w:val="0"/>
          <w:divBdr>
            <w:top w:val="none" w:sz="0" w:space="0" w:color="auto"/>
            <w:left w:val="none" w:sz="0" w:space="0" w:color="auto"/>
            <w:bottom w:val="none" w:sz="0" w:space="0" w:color="auto"/>
            <w:right w:val="none" w:sz="0" w:space="0" w:color="auto"/>
          </w:divBdr>
        </w:div>
        <w:div w:id="1592926922">
          <w:marLeft w:val="640"/>
          <w:marRight w:val="0"/>
          <w:marTop w:val="0"/>
          <w:marBottom w:val="0"/>
          <w:divBdr>
            <w:top w:val="none" w:sz="0" w:space="0" w:color="auto"/>
            <w:left w:val="none" w:sz="0" w:space="0" w:color="auto"/>
            <w:bottom w:val="none" w:sz="0" w:space="0" w:color="auto"/>
            <w:right w:val="none" w:sz="0" w:space="0" w:color="auto"/>
          </w:divBdr>
        </w:div>
        <w:div w:id="1441102550">
          <w:marLeft w:val="640"/>
          <w:marRight w:val="0"/>
          <w:marTop w:val="0"/>
          <w:marBottom w:val="0"/>
          <w:divBdr>
            <w:top w:val="none" w:sz="0" w:space="0" w:color="auto"/>
            <w:left w:val="none" w:sz="0" w:space="0" w:color="auto"/>
            <w:bottom w:val="none" w:sz="0" w:space="0" w:color="auto"/>
            <w:right w:val="none" w:sz="0" w:space="0" w:color="auto"/>
          </w:divBdr>
        </w:div>
        <w:div w:id="1299797127">
          <w:marLeft w:val="640"/>
          <w:marRight w:val="0"/>
          <w:marTop w:val="0"/>
          <w:marBottom w:val="0"/>
          <w:divBdr>
            <w:top w:val="none" w:sz="0" w:space="0" w:color="auto"/>
            <w:left w:val="none" w:sz="0" w:space="0" w:color="auto"/>
            <w:bottom w:val="none" w:sz="0" w:space="0" w:color="auto"/>
            <w:right w:val="none" w:sz="0" w:space="0" w:color="auto"/>
          </w:divBdr>
        </w:div>
        <w:div w:id="1800219519">
          <w:marLeft w:val="640"/>
          <w:marRight w:val="0"/>
          <w:marTop w:val="0"/>
          <w:marBottom w:val="0"/>
          <w:divBdr>
            <w:top w:val="none" w:sz="0" w:space="0" w:color="auto"/>
            <w:left w:val="none" w:sz="0" w:space="0" w:color="auto"/>
            <w:bottom w:val="none" w:sz="0" w:space="0" w:color="auto"/>
            <w:right w:val="none" w:sz="0" w:space="0" w:color="auto"/>
          </w:divBdr>
        </w:div>
        <w:div w:id="795175800">
          <w:marLeft w:val="640"/>
          <w:marRight w:val="0"/>
          <w:marTop w:val="0"/>
          <w:marBottom w:val="0"/>
          <w:divBdr>
            <w:top w:val="none" w:sz="0" w:space="0" w:color="auto"/>
            <w:left w:val="none" w:sz="0" w:space="0" w:color="auto"/>
            <w:bottom w:val="none" w:sz="0" w:space="0" w:color="auto"/>
            <w:right w:val="none" w:sz="0" w:space="0" w:color="auto"/>
          </w:divBdr>
        </w:div>
        <w:div w:id="1727336902">
          <w:marLeft w:val="640"/>
          <w:marRight w:val="0"/>
          <w:marTop w:val="0"/>
          <w:marBottom w:val="0"/>
          <w:divBdr>
            <w:top w:val="none" w:sz="0" w:space="0" w:color="auto"/>
            <w:left w:val="none" w:sz="0" w:space="0" w:color="auto"/>
            <w:bottom w:val="none" w:sz="0" w:space="0" w:color="auto"/>
            <w:right w:val="none" w:sz="0" w:space="0" w:color="auto"/>
          </w:divBdr>
        </w:div>
        <w:div w:id="546256736">
          <w:marLeft w:val="640"/>
          <w:marRight w:val="0"/>
          <w:marTop w:val="0"/>
          <w:marBottom w:val="0"/>
          <w:divBdr>
            <w:top w:val="none" w:sz="0" w:space="0" w:color="auto"/>
            <w:left w:val="none" w:sz="0" w:space="0" w:color="auto"/>
            <w:bottom w:val="none" w:sz="0" w:space="0" w:color="auto"/>
            <w:right w:val="none" w:sz="0" w:space="0" w:color="auto"/>
          </w:divBdr>
        </w:div>
        <w:div w:id="62796937">
          <w:marLeft w:val="640"/>
          <w:marRight w:val="0"/>
          <w:marTop w:val="0"/>
          <w:marBottom w:val="0"/>
          <w:divBdr>
            <w:top w:val="none" w:sz="0" w:space="0" w:color="auto"/>
            <w:left w:val="none" w:sz="0" w:space="0" w:color="auto"/>
            <w:bottom w:val="none" w:sz="0" w:space="0" w:color="auto"/>
            <w:right w:val="none" w:sz="0" w:space="0" w:color="auto"/>
          </w:divBdr>
        </w:div>
        <w:div w:id="714042614">
          <w:marLeft w:val="640"/>
          <w:marRight w:val="0"/>
          <w:marTop w:val="0"/>
          <w:marBottom w:val="0"/>
          <w:divBdr>
            <w:top w:val="none" w:sz="0" w:space="0" w:color="auto"/>
            <w:left w:val="none" w:sz="0" w:space="0" w:color="auto"/>
            <w:bottom w:val="none" w:sz="0" w:space="0" w:color="auto"/>
            <w:right w:val="none" w:sz="0" w:space="0" w:color="auto"/>
          </w:divBdr>
        </w:div>
        <w:div w:id="36130693">
          <w:marLeft w:val="640"/>
          <w:marRight w:val="0"/>
          <w:marTop w:val="0"/>
          <w:marBottom w:val="0"/>
          <w:divBdr>
            <w:top w:val="none" w:sz="0" w:space="0" w:color="auto"/>
            <w:left w:val="none" w:sz="0" w:space="0" w:color="auto"/>
            <w:bottom w:val="none" w:sz="0" w:space="0" w:color="auto"/>
            <w:right w:val="none" w:sz="0" w:space="0" w:color="auto"/>
          </w:divBdr>
        </w:div>
        <w:div w:id="249319259">
          <w:marLeft w:val="640"/>
          <w:marRight w:val="0"/>
          <w:marTop w:val="0"/>
          <w:marBottom w:val="0"/>
          <w:divBdr>
            <w:top w:val="none" w:sz="0" w:space="0" w:color="auto"/>
            <w:left w:val="none" w:sz="0" w:space="0" w:color="auto"/>
            <w:bottom w:val="none" w:sz="0" w:space="0" w:color="auto"/>
            <w:right w:val="none" w:sz="0" w:space="0" w:color="auto"/>
          </w:divBdr>
        </w:div>
        <w:div w:id="820998978">
          <w:marLeft w:val="640"/>
          <w:marRight w:val="0"/>
          <w:marTop w:val="0"/>
          <w:marBottom w:val="0"/>
          <w:divBdr>
            <w:top w:val="none" w:sz="0" w:space="0" w:color="auto"/>
            <w:left w:val="none" w:sz="0" w:space="0" w:color="auto"/>
            <w:bottom w:val="none" w:sz="0" w:space="0" w:color="auto"/>
            <w:right w:val="none" w:sz="0" w:space="0" w:color="auto"/>
          </w:divBdr>
        </w:div>
        <w:div w:id="681324240">
          <w:marLeft w:val="640"/>
          <w:marRight w:val="0"/>
          <w:marTop w:val="0"/>
          <w:marBottom w:val="0"/>
          <w:divBdr>
            <w:top w:val="none" w:sz="0" w:space="0" w:color="auto"/>
            <w:left w:val="none" w:sz="0" w:space="0" w:color="auto"/>
            <w:bottom w:val="none" w:sz="0" w:space="0" w:color="auto"/>
            <w:right w:val="none" w:sz="0" w:space="0" w:color="auto"/>
          </w:divBdr>
        </w:div>
        <w:div w:id="1932156660">
          <w:marLeft w:val="640"/>
          <w:marRight w:val="0"/>
          <w:marTop w:val="0"/>
          <w:marBottom w:val="0"/>
          <w:divBdr>
            <w:top w:val="none" w:sz="0" w:space="0" w:color="auto"/>
            <w:left w:val="none" w:sz="0" w:space="0" w:color="auto"/>
            <w:bottom w:val="none" w:sz="0" w:space="0" w:color="auto"/>
            <w:right w:val="none" w:sz="0" w:space="0" w:color="auto"/>
          </w:divBdr>
        </w:div>
        <w:div w:id="2065257219">
          <w:marLeft w:val="640"/>
          <w:marRight w:val="0"/>
          <w:marTop w:val="0"/>
          <w:marBottom w:val="0"/>
          <w:divBdr>
            <w:top w:val="none" w:sz="0" w:space="0" w:color="auto"/>
            <w:left w:val="none" w:sz="0" w:space="0" w:color="auto"/>
            <w:bottom w:val="none" w:sz="0" w:space="0" w:color="auto"/>
            <w:right w:val="none" w:sz="0" w:space="0" w:color="auto"/>
          </w:divBdr>
        </w:div>
        <w:div w:id="189146581">
          <w:marLeft w:val="640"/>
          <w:marRight w:val="0"/>
          <w:marTop w:val="0"/>
          <w:marBottom w:val="0"/>
          <w:divBdr>
            <w:top w:val="none" w:sz="0" w:space="0" w:color="auto"/>
            <w:left w:val="none" w:sz="0" w:space="0" w:color="auto"/>
            <w:bottom w:val="none" w:sz="0" w:space="0" w:color="auto"/>
            <w:right w:val="none" w:sz="0" w:space="0" w:color="auto"/>
          </w:divBdr>
        </w:div>
        <w:div w:id="49420967">
          <w:marLeft w:val="640"/>
          <w:marRight w:val="0"/>
          <w:marTop w:val="0"/>
          <w:marBottom w:val="0"/>
          <w:divBdr>
            <w:top w:val="none" w:sz="0" w:space="0" w:color="auto"/>
            <w:left w:val="none" w:sz="0" w:space="0" w:color="auto"/>
            <w:bottom w:val="none" w:sz="0" w:space="0" w:color="auto"/>
            <w:right w:val="none" w:sz="0" w:space="0" w:color="auto"/>
          </w:divBdr>
        </w:div>
        <w:div w:id="696660684">
          <w:marLeft w:val="640"/>
          <w:marRight w:val="0"/>
          <w:marTop w:val="0"/>
          <w:marBottom w:val="0"/>
          <w:divBdr>
            <w:top w:val="none" w:sz="0" w:space="0" w:color="auto"/>
            <w:left w:val="none" w:sz="0" w:space="0" w:color="auto"/>
            <w:bottom w:val="none" w:sz="0" w:space="0" w:color="auto"/>
            <w:right w:val="none" w:sz="0" w:space="0" w:color="auto"/>
          </w:divBdr>
        </w:div>
        <w:div w:id="901604246">
          <w:marLeft w:val="640"/>
          <w:marRight w:val="0"/>
          <w:marTop w:val="0"/>
          <w:marBottom w:val="0"/>
          <w:divBdr>
            <w:top w:val="none" w:sz="0" w:space="0" w:color="auto"/>
            <w:left w:val="none" w:sz="0" w:space="0" w:color="auto"/>
            <w:bottom w:val="none" w:sz="0" w:space="0" w:color="auto"/>
            <w:right w:val="none" w:sz="0" w:space="0" w:color="auto"/>
          </w:divBdr>
        </w:div>
        <w:div w:id="1824811772">
          <w:marLeft w:val="640"/>
          <w:marRight w:val="0"/>
          <w:marTop w:val="0"/>
          <w:marBottom w:val="0"/>
          <w:divBdr>
            <w:top w:val="none" w:sz="0" w:space="0" w:color="auto"/>
            <w:left w:val="none" w:sz="0" w:space="0" w:color="auto"/>
            <w:bottom w:val="none" w:sz="0" w:space="0" w:color="auto"/>
            <w:right w:val="none" w:sz="0" w:space="0" w:color="auto"/>
          </w:divBdr>
        </w:div>
        <w:div w:id="1236402966">
          <w:marLeft w:val="640"/>
          <w:marRight w:val="0"/>
          <w:marTop w:val="0"/>
          <w:marBottom w:val="0"/>
          <w:divBdr>
            <w:top w:val="none" w:sz="0" w:space="0" w:color="auto"/>
            <w:left w:val="none" w:sz="0" w:space="0" w:color="auto"/>
            <w:bottom w:val="none" w:sz="0" w:space="0" w:color="auto"/>
            <w:right w:val="none" w:sz="0" w:space="0" w:color="auto"/>
          </w:divBdr>
        </w:div>
        <w:div w:id="1562668975">
          <w:marLeft w:val="640"/>
          <w:marRight w:val="0"/>
          <w:marTop w:val="0"/>
          <w:marBottom w:val="0"/>
          <w:divBdr>
            <w:top w:val="none" w:sz="0" w:space="0" w:color="auto"/>
            <w:left w:val="none" w:sz="0" w:space="0" w:color="auto"/>
            <w:bottom w:val="none" w:sz="0" w:space="0" w:color="auto"/>
            <w:right w:val="none" w:sz="0" w:space="0" w:color="auto"/>
          </w:divBdr>
        </w:div>
        <w:div w:id="810050667">
          <w:marLeft w:val="640"/>
          <w:marRight w:val="0"/>
          <w:marTop w:val="0"/>
          <w:marBottom w:val="0"/>
          <w:divBdr>
            <w:top w:val="none" w:sz="0" w:space="0" w:color="auto"/>
            <w:left w:val="none" w:sz="0" w:space="0" w:color="auto"/>
            <w:bottom w:val="none" w:sz="0" w:space="0" w:color="auto"/>
            <w:right w:val="none" w:sz="0" w:space="0" w:color="auto"/>
          </w:divBdr>
        </w:div>
        <w:div w:id="25764807">
          <w:marLeft w:val="640"/>
          <w:marRight w:val="0"/>
          <w:marTop w:val="0"/>
          <w:marBottom w:val="0"/>
          <w:divBdr>
            <w:top w:val="none" w:sz="0" w:space="0" w:color="auto"/>
            <w:left w:val="none" w:sz="0" w:space="0" w:color="auto"/>
            <w:bottom w:val="none" w:sz="0" w:space="0" w:color="auto"/>
            <w:right w:val="none" w:sz="0" w:space="0" w:color="auto"/>
          </w:divBdr>
        </w:div>
        <w:div w:id="1081832695">
          <w:marLeft w:val="640"/>
          <w:marRight w:val="0"/>
          <w:marTop w:val="0"/>
          <w:marBottom w:val="0"/>
          <w:divBdr>
            <w:top w:val="none" w:sz="0" w:space="0" w:color="auto"/>
            <w:left w:val="none" w:sz="0" w:space="0" w:color="auto"/>
            <w:bottom w:val="none" w:sz="0" w:space="0" w:color="auto"/>
            <w:right w:val="none" w:sz="0" w:space="0" w:color="auto"/>
          </w:divBdr>
        </w:div>
        <w:div w:id="16319725">
          <w:marLeft w:val="640"/>
          <w:marRight w:val="0"/>
          <w:marTop w:val="0"/>
          <w:marBottom w:val="0"/>
          <w:divBdr>
            <w:top w:val="none" w:sz="0" w:space="0" w:color="auto"/>
            <w:left w:val="none" w:sz="0" w:space="0" w:color="auto"/>
            <w:bottom w:val="none" w:sz="0" w:space="0" w:color="auto"/>
            <w:right w:val="none" w:sz="0" w:space="0" w:color="auto"/>
          </w:divBdr>
        </w:div>
        <w:div w:id="1818956929">
          <w:marLeft w:val="640"/>
          <w:marRight w:val="0"/>
          <w:marTop w:val="0"/>
          <w:marBottom w:val="0"/>
          <w:divBdr>
            <w:top w:val="none" w:sz="0" w:space="0" w:color="auto"/>
            <w:left w:val="none" w:sz="0" w:space="0" w:color="auto"/>
            <w:bottom w:val="none" w:sz="0" w:space="0" w:color="auto"/>
            <w:right w:val="none" w:sz="0" w:space="0" w:color="auto"/>
          </w:divBdr>
        </w:div>
      </w:divsChild>
    </w:div>
    <w:div w:id="597056917">
      <w:bodyDiv w:val="1"/>
      <w:marLeft w:val="0"/>
      <w:marRight w:val="0"/>
      <w:marTop w:val="0"/>
      <w:marBottom w:val="0"/>
      <w:divBdr>
        <w:top w:val="none" w:sz="0" w:space="0" w:color="auto"/>
        <w:left w:val="none" w:sz="0" w:space="0" w:color="auto"/>
        <w:bottom w:val="none" w:sz="0" w:space="0" w:color="auto"/>
        <w:right w:val="none" w:sz="0" w:space="0" w:color="auto"/>
      </w:divBdr>
      <w:divsChild>
        <w:div w:id="1405755889">
          <w:marLeft w:val="0"/>
          <w:marRight w:val="0"/>
          <w:marTop w:val="0"/>
          <w:marBottom w:val="0"/>
          <w:divBdr>
            <w:top w:val="none" w:sz="0" w:space="0" w:color="auto"/>
            <w:left w:val="none" w:sz="0" w:space="0" w:color="auto"/>
            <w:bottom w:val="none" w:sz="0" w:space="0" w:color="auto"/>
            <w:right w:val="none" w:sz="0" w:space="0" w:color="auto"/>
          </w:divBdr>
          <w:divsChild>
            <w:div w:id="237981073">
              <w:marLeft w:val="0"/>
              <w:marRight w:val="0"/>
              <w:marTop w:val="0"/>
              <w:marBottom w:val="0"/>
              <w:divBdr>
                <w:top w:val="none" w:sz="0" w:space="0" w:color="auto"/>
                <w:left w:val="none" w:sz="0" w:space="0" w:color="auto"/>
                <w:bottom w:val="none" w:sz="0" w:space="0" w:color="auto"/>
                <w:right w:val="none" w:sz="0" w:space="0" w:color="auto"/>
              </w:divBdr>
              <w:divsChild>
                <w:div w:id="969555709">
                  <w:marLeft w:val="0"/>
                  <w:marRight w:val="0"/>
                  <w:marTop w:val="0"/>
                  <w:marBottom w:val="0"/>
                  <w:divBdr>
                    <w:top w:val="none" w:sz="0" w:space="0" w:color="auto"/>
                    <w:left w:val="none" w:sz="0" w:space="0" w:color="auto"/>
                    <w:bottom w:val="none" w:sz="0" w:space="0" w:color="auto"/>
                    <w:right w:val="none" w:sz="0" w:space="0" w:color="auto"/>
                  </w:divBdr>
                  <w:divsChild>
                    <w:div w:id="509297790">
                      <w:marLeft w:val="0"/>
                      <w:marRight w:val="0"/>
                      <w:marTop w:val="0"/>
                      <w:marBottom w:val="0"/>
                      <w:divBdr>
                        <w:top w:val="none" w:sz="0" w:space="0" w:color="auto"/>
                        <w:left w:val="none" w:sz="0" w:space="0" w:color="auto"/>
                        <w:bottom w:val="none" w:sz="0" w:space="0" w:color="auto"/>
                        <w:right w:val="none" w:sz="0" w:space="0" w:color="auto"/>
                      </w:divBdr>
                      <w:divsChild>
                        <w:div w:id="1328441302">
                          <w:marLeft w:val="0"/>
                          <w:marRight w:val="0"/>
                          <w:marTop w:val="0"/>
                          <w:marBottom w:val="0"/>
                          <w:divBdr>
                            <w:top w:val="none" w:sz="0" w:space="0" w:color="auto"/>
                            <w:left w:val="none" w:sz="0" w:space="0" w:color="auto"/>
                            <w:bottom w:val="none" w:sz="0" w:space="0" w:color="auto"/>
                            <w:right w:val="none" w:sz="0" w:space="0" w:color="auto"/>
                          </w:divBdr>
                          <w:divsChild>
                            <w:div w:id="121813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8366723">
      <w:bodyDiv w:val="1"/>
      <w:marLeft w:val="0"/>
      <w:marRight w:val="0"/>
      <w:marTop w:val="0"/>
      <w:marBottom w:val="0"/>
      <w:divBdr>
        <w:top w:val="none" w:sz="0" w:space="0" w:color="auto"/>
        <w:left w:val="none" w:sz="0" w:space="0" w:color="auto"/>
        <w:bottom w:val="none" w:sz="0" w:space="0" w:color="auto"/>
        <w:right w:val="none" w:sz="0" w:space="0" w:color="auto"/>
      </w:divBdr>
      <w:divsChild>
        <w:div w:id="1534151036">
          <w:marLeft w:val="640"/>
          <w:marRight w:val="0"/>
          <w:marTop w:val="0"/>
          <w:marBottom w:val="0"/>
          <w:divBdr>
            <w:top w:val="none" w:sz="0" w:space="0" w:color="auto"/>
            <w:left w:val="none" w:sz="0" w:space="0" w:color="auto"/>
            <w:bottom w:val="none" w:sz="0" w:space="0" w:color="auto"/>
            <w:right w:val="none" w:sz="0" w:space="0" w:color="auto"/>
          </w:divBdr>
        </w:div>
        <w:div w:id="937366351">
          <w:marLeft w:val="640"/>
          <w:marRight w:val="0"/>
          <w:marTop w:val="0"/>
          <w:marBottom w:val="0"/>
          <w:divBdr>
            <w:top w:val="none" w:sz="0" w:space="0" w:color="auto"/>
            <w:left w:val="none" w:sz="0" w:space="0" w:color="auto"/>
            <w:bottom w:val="none" w:sz="0" w:space="0" w:color="auto"/>
            <w:right w:val="none" w:sz="0" w:space="0" w:color="auto"/>
          </w:divBdr>
        </w:div>
        <w:div w:id="1211650457">
          <w:marLeft w:val="640"/>
          <w:marRight w:val="0"/>
          <w:marTop w:val="0"/>
          <w:marBottom w:val="0"/>
          <w:divBdr>
            <w:top w:val="none" w:sz="0" w:space="0" w:color="auto"/>
            <w:left w:val="none" w:sz="0" w:space="0" w:color="auto"/>
            <w:bottom w:val="none" w:sz="0" w:space="0" w:color="auto"/>
            <w:right w:val="none" w:sz="0" w:space="0" w:color="auto"/>
          </w:divBdr>
        </w:div>
        <w:div w:id="1258902615">
          <w:marLeft w:val="640"/>
          <w:marRight w:val="0"/>
          <w:marTop w:val="0"/>
          <w:marBottom w:val="0"/>
          <w:divBdr>
            <w:top w:val="none" w:sz="0" w:space="0" w:color="auto"/>
            <w:left w:val="none" w:sz="0" w:space="0" w:color="auto"/>
            <w:bottom w:val="none" w:sz="0" w:space="0" w:color="auto"/>
            <w:right w:val="none" w:sz="0" w:space="0" w:color="auto"/>
          </w:divBdr>
        </w:div>
        <w:div w:id="980385608">
          <w:marLeft w:val="640"/>
          <w:marRight w:val="0"/>
          <w:marTop w:val="0"/>
          <w:marBottom w:val="0"/>
          <w:divBdr>
            <w:top w:val="none" w:sz="0" w:space="0" w:color="auto"/>
            <w:left w:val="none" w:sz="0" w:space="0" w:color="auto"/>
            <w:bottom w:val="none" w:sz="0" w:space="0" w:color="auto"/>
            <w:right w:val="none" w:sz="0" w:space="0" w:color="auto"/>
          </w:divBdr>
        </w:div>
        <w:div w:id="1834878316">
          <w:marLeft w:val="640"/>
          <w:marRight w:val="0"/>
          <w:marTop w:val="0"/>
          <w:marBottom w:val="0"/>
          <w:divBdr>
            <w:top w:val="none" w:sz="0" w:space="0" w:color="auto"/>
            <w:left w:val="none" w:sz="0" w:space="0" w:color="auto"/>
            <w:bottom w:val="none" w:sz="0" w:space="0" w:color="auto"/>
            <w:right w:val="none" w:sz="0" w:space="0" w:color="auto"/>
          </w:divBdr>
        </w:div>
        <w:div w:id="1190993026">
          <w:marLeft w:val="640"/>
          <w:marRight w:val="0"/>
          <w:marTop w:val="0"/>
          <w:marBottom w:val="0"/>
          <w:divBdr>
            <w:top w:val="none" w:sz="0" w:space="0" w:color="auto"/>
            <w:left w:val="none" w:sz="0" w:space="0" w:color="auto"/>
            <w:bottom w:val="none" w:sz="0" w:space="0" w:color="auto"/>
            <w:right w:val="none" w:sz="0" w:space="0" w:color="auto"/>
          </w:divBdr>
        </w:div>
        <w:div w:id="1109282247">
          <w:marLeft w:val="640"/>
          <w:marRight w:val="0"/>
          <w:marTop w:val="0"/>
          <w:marBottom w:val="0"/>
          <w:divBdr>
            <w:top w:val="none" w:sz="0" w:space="0" w:color="auto"/>
            <w:left w:val="none" w:sz="0" w:space="0" w:color="auto"/>
            <w:bottom w:val="none" w:sz="0" w:space="0" w:color="auto"/>
            <w:right w:val="none" w:sz="0" w:space="0" w:color="auto"/>
          </w:divBdr>
        </w:div>
        <w:div w:id="1108088143">
          <w:marLeft w:val="640"/>
          <w:marRight w:val="0"/>
          <w:marTop w:val="0"/>
          <w:marBottom w:val="0"/>
          <w:divBdr>
            <w:top w:val="none" w:sz="0" w:space="0" w:color="auto"/>
            <w:left w:val="none" w:sz="0" w:space="0" w:color="auto"/>
            <w:bottom w:val="none" w:sz="0" w:space="0" w:color="auto"/>
            <w:right w:val="none" w:sz="0" w:space="0" w:color="auto"/>
          </w:divBdr>
        </w:div>
        <w:div w:id="2106268456">
          <w:marLeft w:val="640"/>
          <w:marRight w:val="0"/>
          <w:marTop w:val="0"/>
          <w:marBottom w:val="0"/>
          <w:divBdr>
            <w:top w:val="none" w:sz="0" w:space="0" w:color="auto"/>
            <w:left w:val="none" w:sz="0" w:space="0" w:color="auto"/>
            <w:bottom w:val="none" w:sz="0" w:space="0" w:color="auto"/>
            <w:right w:val="none" w:sz="0" w:space="0" w:color="auto"/>
          </w:divBdr>
        </w:div>
        <w:div w:id="287665090">
          <w:marLeft w:val="640"/>
          <w:marRight w:val="0"/>
          <w:marTop w:val="0"/>
          <w:marBottom w:val="0"/>
          <w:divBdr>
            <w:top w:val="none" w:sz="0" w:space="0" w:color="auto"/>
            <w:left w:val="none" w:sz="0" w:space="0" w:color="auto"/>
            <w:bottom w:val="none" w:sz="0" w:space="0" w:color="auto"/>
            <w:right w:val="none" w:sz="0" w:space="0" w:color="auto"/>
          </w:divBdr>
        </w:div>
        <w:div w:id="1969511436">
          <w:marLeft w:val="640"/>
          <w:marRight w:val="0"/>
          <w:marTop w:val="0"/>
          <w:marBottom w:val="0"/>
          <w:divBdr>
            <w:top w:val="none" w:sz="0" w:space="0" w:color="auto"/>
            <w:left w:val="none" w:sz="0" w:space="0" w:color="auto"/>
            <w:bottom w:val="none" w:sz="0" w:space="0" w:color="auto"/>
            <w:right w:val="none" w:sz="0" w:space="0" w:color="auto"/>
          </w:divBdr>
        </w:div>
        <w:div w:id="1080638949">
          <w:marLeft w:val="640"/>
          <w:marRight w:val="0"/>
          <w:marTop w:val="0"/>
          <w:marBottom w:val="0"/>
          <w:divBdr>
            <w:top w:val="none" w:sz="0" w:space="0" w:color="auto"/>
            <w:left w:val="none" w:sz="0" w:space="0" w:color="auto"/>
            <w:bottom w:val="none" w:sz="0" w:space="0" w:color="auto"/>
            <w:right w:val="none" w:sz="0" w:space="0" w:color="auto"/>
          </w:divBdr>
        </w:div>
        <w:div w:id="55397333">
          <w:marLeft w:val="640"/>
          <w:marRight w:val="0"/>
          <w:marTop w:val="0"/>
          <w:marBottom w:val="0"/>
          <w:divBdr>
            <w:top w:val="none" w:sz="0" w:space="0" w:color="auto"/>
            <w:left w:val="none" w:sz="0" w:space="0" w:color="auto"/>
            <w:bottom w:val="none" w:sz="0" w:space="0" w:color="auto"/>
            <w:right w:val="none" w:sz="0" w:space="0" w:color="auto"/>
          </w:divBdr>
        </w:div>
        <w:div w:id="1744333619">
          <w:marLeft w:val="640"/>
          <w:marRight w:val="0"/>
          <w:marTop w:val="0"/>
          <w:marBottom w:val="0"/>
          <w:divBdr>
            <w:top w:val="none" w:sz="0" w:space="0" w:color="auto"/>
            <w:left w:val="none" w:sz="0" w:space="0" w:color="auto"/>
            <w:bottom w:val="none" w:sz="0" w:space="0" w:color="auto"/>
            <w:right w:val="none" w:sz="0" w:space="0" w:color="auto"/>
          </w:divBdr>
        </w:div>
        <w:div w:id="1510561029">
          <w:marLeft w:val="640"/>
          <w:marRight w:val="0"/>
          <w:marTop w:val="0"/>
          <w:marBottom w:val="0"/>
          <w:divBdr>
            <w:top w:val="none" w:sz="0" w:space="0" w:color="auto"/>
            <w:left w:val="none" w:sz="0" w:space="0" w:color="auto"/>
            <w:bottom w:val="none" w:sz="0" w:space="0" w:color="auto"/>
            <w:right w:val="none" w:sz="0" w:space="0" w:color="auto"/>
          </w:divBdr>
        </w:div>
        <w:div w:id="434905173">
          <w:marLeft w:val="640"/>
          <w:marRight w:val="0"/>
          <w:marTop w:val="0"/>
          <w:marBottom w:val="0"/>
          <w:divBdr>
            <w:top w:val="none" w:sz="0" w:space="0" w:color="auto"/>
            <w:left w:val="none" w:sz="0" w:space="0" w:color="auto"/>
            <w:bottom w:val="none" w:sz="0" w:space="0" w:color="auto"/>
            <w:right w:val="none" w:sz="0" w:space="0" w:color="auto"/>
          </w:divBdr>
        </w:div>
        <w:div w:id="214045941">
          <w:marLeft w:val="640"/>
          <w:marRight w:val="0"/>
          <w:marTop w:val="0"/>
          <w:marBottom w:val="0"/>
          <w:divBdr>
            <w:top w:val="none" w:sz="0" w:space="0" w:color="auto"/>
            <w:left w:val="none" w:sz="0" w:space="0" w:color="auto"/>
            <w:bottom w:val="none" w:sz="0" w:space="0" w:color="auto"/>
            <w:right w:val="none" w:sz="0" w:space="0" w:color="auto"/>
          </w:divBdr>
        </w:div>
        <w:div w:id="1639645956">
          <w:marLeft w:val="640"/>
          <w:marRight w:val="0"/>
          <w:marTop w:val="0"/>
          <w:marBottom w:val="0"/>
          <w:divBdr>
            <w:top w:val="none" w:sz="0" w:space="0" w:color="auto"/>
            <w:left w:val="none" w:sz="0" w:space="0" w:color="auto"/>
            <w:bottom w:val="none" w:sz="0" w:space="0" w:color="auto"/>
            <w:right w:val="none" w:sz="0" w:space="0" w:color="auto"/>
          </w:divBdr>
        </w:div>
        <w:div w:id="1891259701">
          <w:marLeft w:val="640"/>
          <w:marRight w:val="0"/>
          <w:marTop w:val="0"/>
          <w:marBottom w:val="0"/>
          <w:divBdr>
            <w:top w:val="none" w:sz="0" w:space="0" w:color="auto"/>
            <w:left w:val="none" w:sz="0" w:space="0" w:color="auto"/>
            <w:bottom w:val="none" w:sz="0" w:space="0" w:color="auto"/>
            <w:right w:val="none" w:sz="0" w:space="0" w:color="auto"/>
          </w:divBdr>
        </w:div>
        <w:div w:id="1194031935">
          <w:marLeft w:val="640"/>
          <w:marRight w:val="0"/>
          <w:marTop w:val="0"/>
          <w:marBottom w:val="0"/>
          <w:divBdr>
            <w:top w:val="none" w:sz="0" w:space="0" w:color="auto"/>
            <w:left w:val="none" w:sz="0" w:space="0" w:color="auto"/>
            <w:bottom w:val="none" w:sz="0" w:space="0" w:color="auto"/>
            <w:right w:val="none" w:sz="0" w:space="0" w:color="auto"/>
          </w:divBdr>
        </w:div>
        <w:div w:id="1493447387">
          <w:marLeft w:val="640"/>
          <w:marRight w:val="0"/>
          <w:marTop w:val="0"/>
          <w:marBottom w:val="0"/>
          <w:divBdr>
            <w:top w:val="none" w:sz="0" w:space="0" w:color="auto"/>
            <w:left w:val="none" w:sz="0" w:space="0" w:color="auto"/>
            <w:bottom w:val="none" w:sz="0" w:space="0" w:color="auto"/>
            <w:right w:val="none" w:sz="0" w:space="0" w:color="auto"/>
          </w:divBdr>
        </w:div>
        <w:div w:id="1936085147">
          <w:marLeft w:val="640"/>
          <w:marRight w:val="0"/>
          <w:marTop w:val="0"/>
          <w:marBottom w:val="0"/>
          <w:divBdr>
            <w:top w:val="none" w:sz="0" w:space="0" w:color="auto"/>
            <w:left w:val="none" w:sz="0" w:space="0" w:color="auto"/>
            <w:bottom w:val="none" w:sz="0" w:space="0" w:color="auto"/>
            <w:right w:val="none" w:sz="0" w:space="0" w:color="auto"/>
          </w:divBdr>
        </w:div>
        <w:div w:id="277640127">
          <w:marLeft w:val="640"/>
          <w:marRight w:val="0"/>
          <w:marTop w:val="0"/>
          <w:marBottom w:val="0"/>
          <w:divBdr>
            <w:top w:val="none" w:sz="0" w:space="0" w:color="auto"/>
            <w:left w:val="none" w:sz="0" w:space="0" w:color="auto"/>
            <w:bottom w:val="none" w:sz="0" w:space="0" w:color="auto"/>
            <w:right w:val="none" w:sz="0" w:space="0" w:color="auto"/>
          </w:divBdr>
        </w:div>
        <w:div w:id="1510832798">
          <w:marLeft w:val="640"/>
          <w:marRight w:val="0"/>
          <w:marTop w:val="0"/>
          <w:marBottom w:val="0"/>
          <w:divBdr>
            <w:top w:val="none" w:sz="0" w:space="0" w:color="auto"/>
            <w:left w:val="none" w:sz="0" w:space="0" w:color="auto"/>
            <w:bottom w:val="none" w:sz="0" w:space="0" w:color="auto"/>
            <w:right w:val="none" w:sz="0" w:space="0" w:color="auto"/>
          </w:divBdr>
        </w:div>
        <w:div w:id="1163813351">
          <w:marLeft w:val="640"/>
          <w:marRight w:val="0"/>
          <w:marTop w:val="0"/>
          <w:marBottom w:val="0"/>
          <w:divBdr>
            <w:top w:val="none" w:sz="0" w:space="0" w:color="auto"/>
            <w:left w:val="none" w:sz="0" w:space="0" w:color="auto"/>
            <w:bottom w:val="none" w:sz="0" w:space="0" w:color="auto"/>
            <w:right w:val="none" w:sz="0" w:space="0" w:color="auto"/>
          </w:divBdr>
        </w:div>
        <w:div w:id="1437405419">
          <w:marLeft w:val="640"/>
          <w:marRight w:val="0"/>
          <w:marTop w:val="0"/>
          <w:marBottom w:val="0"/>
          <w:divBdr>
            <w:top w:val="none" w:sz="0" w:space="0" w:color="auto"/>
            <w:left w:val="none" w:sz="0" w:space="0" w:color="auto"/>
            <w:bottom w:val="none" w:sz="0" w:space="0" w:color="auto"/>
            <w:right w:val="none" w:sz="0" w:space="0" w:color="auto"/>
          </w:divBdr>
        </w:div>
        <w:div w:id="2051758077">
          <w:marLeft w:val="640"/>
          <w:marRight w:val="0"/>
          <w:marTop w:val="0"/>
          <w:marBottom w:val="0"/>
          <w:divBdr>
            <w:top w:val="none" w:sz="0" w:space="0" w:color="auto"/>
            <w:left w:val="none" w:sz="0" w:space="0" w:color="auto"/>
            <w:bottom w:val="none" w:sz="0" w:space="0" w:color="auto"/>
            <w:right w:val="none" w:sz="0" w:space="0" w:color="auto"/>
          </w:divBdr>
        </w:div>
        <w:div w:id="1623730823">
          <w:marLeft w:val="640"/>
          <w:marRight w:val="0"/>
          <w:marTop w:val="0"/>
          <w:marBottom w:val="0"/>
          <w:divBdr>
            <w:top w:val="none" w:sz="0" w:space="0" w:color="auto"/>
            <w:left w:val="none" w:sz="0" w:space="0" w:color="auto"/>
            <w:bottom w:val="none" w:sz="0" w:space="0" w:color="auto"/>
            <w:right w:val="none" w:sz="0" w:space="0" w:color="auto"/>
          </w:divBdr>
        </w:div>
        <w:div w:id="549607890">
          <w:marLeft w:val="640"/>
          <w:marRight w:val="0"/>
          <w:marTop w:val="0"/>
          <w:marBottom w:val="0"/>
          <w:divBdr>
            <w:top w:val="none" w:sz="0" w:space="0" w:color="auto"/>
            <w:left w:val="none" w:sz="0" w:space="0" w:color="auto"/>
            <w:bottom w:val="none" w:sz="0" w:space="0" w:color="auto"/>
            <w:right w:val="none" w:sz="0" w:space="0" w:color="auto"/>
          </w:divBdr>
        </w:div>
        <w:div w:id="679509321">
          <w:marLeft w:val="640"/>
          <w:marRight w:val="0"/>
          <w:marTop w:val="0"/>
          <w:marBottom w:val="0"/>
          <w:divBdr>
            <w:top w:val="none" w:sz="0" w:space="0" w:color="auto"/>
            <w:left w:val="none" w:sz="0" w:space="0" w:color="auto"/>
            <w:bottom w:val="none" w:sz="0" w:space="0" w:color="auto"/>
            <w:right w:val="none" w:sz="0" w:space="0" w:color="auto"/>
          </w:divBdr>
        </w:div>
        <w:div w:id="1048723549">
          <w:marLeft w:val="640"/>
          <w:marRight w:val="0"/>
          <w:marTop w:val="0"/>
          <w:marBottom w:val="0"/>
          <w:divBdr>
            <w:top w:val="none" w:sz="0" w:space="0" w:color="auto"/>
            <w:left w:val="none" w:sz="0" w:space="0" w:color="auto"/>
            <w:bottom w:val="none" w:sz="0" w:space="0" w:color="auto"/>
            <w:right w:val="none" w:sz="0" w:space="0" w:color="auto"/>
          </w:divBdr>
        </w:div>
        <w:div w:id="1353267994">
          <w:marLeft w:val="640"/>
          <w:marRight w:val="0"/>
          <w:marTop w:val="0"/>
          <w:marBottom w:val="0"/>
          <w:divBdr>
            <w:top w:val="none" w:sz="0" w:space="0" w:color="auto"/>
            <w:left w:val="none" w:sz="0" w:space="0" w:color="auto"/>
            <w:bottom w:val="none" w:sz="0" w:space="0" w:color="auto"/>
            <w:right w:val="none" w:sz="0" w:space="0" w:color="auto"/>
          </w:divBdr>
        </w:div>
        <w:div w:id="898440605">
          <w:marLeft w:val="640"/>
          <w:marRight w:val="0"/>
          <w:marTop w:val="0"/>
          <w:marBottom w:val="0"/>
          <w:divBdr>
            <w:top w:val="none" w:sz="0" w:space="0" w:color="auto"/>
            <w:left w:val="none" w:sz="0" w:space="0" w:color="auto"/>
            <w:bottom w:val="none" w:sz="0" w:space="0" w:color="auto"/>
            <w:right w:val="none" w:sz="0" w:space="0" w:color="auto"/>
          </w:divBdr>
        </w:div>
        <w:div w:id="996807410">
          <w:marLeft w:val="640"/>
          <w:marRight w:val="0"/>
          <w:marTop w:val="0"/>
          <w:marBottom w:val="0"/>
          <w:divBdr>
            <w:top w:val="none" w:sz="0" w:space="0" w:color="auto"/>
            <w:left w:val="none" w:sz="0" w:space="0" w:color="auto"/>
            <w:bottom w:val="none" w:sz="0" w:space="0" w:color="auto"/>
            <w:right w:val="none" w:sz="0" w:space="0" w:color="auto"/>
          </w:divBdr>
        </w:div>
        <w:div w:id="1131902230">
          <w:marLeft w:val="640"/>
          <w:marRight w:val="0"/>
          <w:marTop w:val="0"/>
          <w:marBottom w:val="0"/>
          <w:divBdr>
            <w:top w:val="none" w:sz="0" w:space="0" w:color="auto"/>
            <w:left w:val="none" w:sz="0" w:space="0" w:color="auto"/>
            <w:bottom w:val="none" w:sz="0" w:space="0" w:color="auto"/>
            <w:right w:val="none" w:sz="0" w:space="0" w:color="auto"/>
          </w:divBdr>
        </w:div>
        <w:div w:id="177814140">
          <w:marLeft w:val="640"/>
          <w:marRight w:val="0"/>
          <w:marTop w:val="0"/>
          <w:marBottom w:val="0"/>
          <w:divBdr>
            <w:top w:val="none" w:sz="0" w:space="0" w:color="auto"/>
            <w:left w:val="none" w:sz="0" w:space="0" w:color="auto"/>
            <w:bottom w:val="none" w:sz="0" w:space="0" w:color="auto"/>
            <w:right w:val="none" w:sz="0" w:space="0" w:color="auto"/>
          </w:divBdr>
        </w:div>
        <w:div w:id="387653579">
          <w:marLeft w:val="640"/>
          <w:marRight w:val="0"/>
          <w:marTop w:val="0"/>
          <w:marBottom w:val="0"/>
          <w:divBdr>
            <w:top w:val="none" w:sz="0" w:space="0" w:color="auto"/>
            <w:left w:val="none" w:sz="0" w:space="0" w:color="auto"/>
            <w:bottom w:val="none" w:sz="0" w:space="0" w:color="auto"/>
            <w:right w:val="none" w:sz="0" w:space="0" w:color="auto"/>
          </w:divBdr>
        </w:div>
        <w:div w:id="287010381">
          <w:marLeft w:val="640"/>
          <w:marRight w:val="0"/>
          <w:marTop w:val="0"/>
          <w:marBottom w:val="0"/>
          <w:divBdr>
            <w:top w:val="none" w:sz="0" w:space="0" w:color="auto"/>
            <w:left w:val="none" w:sz="0" w:space="0" w:color="auto"/>
            <w:bottom w:val="none" w:sz="0" w:space="0" w:color="auto"/>
            <w:right w:val="none" w:sz="0" w:space="0" w:color="auto"/>
          </w:divBdr>
        </w:div>
        <w:div w:id="720786783">
          <w:marLeft w:val="640"/>
          <w:marRight w:val="0"/>
          <w:marTop w:val="0"/>
          <w:marBottom w:val="0"/>
          <w:divBdr>
            <w:top w:val="none" w:sz="0" w:space="0" w:color="auto"/>
            <w:left w:val="none" w:sz="0" w:space="0" w:color="auto"/>
            <w:bottom w:val="none" w:sz="0" w:space="0" w:color="auto"/>
            <w:right w:val="none" w:sz="0" w:space="0" w:color="auto"/>
          </w:divBdr>
        </w:div>
        <w:div w:id="43062495">
          <w:marLeft w:val="640"/>
          <w:marRight w:val="0"/>
          <w:marTop w:val="0"/>
          <w:marBottom w:val="0"/>
          <w:divBdr>
            <w:top w:val="none" w:sz="0" w:space="0" w:color="auto"/>
            <w:left w:val="none" w:sz="0" w:space="0" w:color="auto"/>
            <w:bottom w:val="none" w:sz="0" w:space="0" w:color="auto"/>
            <w:right w:val="none" w:sz="0" w:space="0" w:color="auto"/>
          </w:divBdr>
        </w:div>
        <w:div w:id="510726473">
          <w:marLeft w:val="640"/>
          <w:marRight w:val="0"/>
          <w:marTop w:val="0"/>
          <w:marBottom w:val="0"/>
          <w:divBdr>
            <w:top w:val="none" w:sz="0" w:space="0" w:color="auto"/>
            <w:left w:val="none" w:sz="0" w:space="0" w:color="auto"/>
            <w:bottom w:val="none" w:sz="0" w:space="0" w:color="auto"/>
            <w:right w:val="none" w:sz="0" w:space="0" w:color="auto"/>
          </w:divBdr>
        </w:div>
        <w:div w:id="775707935">
          <w:marLeft w:val="640"/>
          <w:marRight w:val="0"/>
          <w:marTop w:val="0"/>
          <w:marBottom w:val="0"/>
          <w:divBdr>
            <w:top w:val="none" w:sz="0" w:space="0" w:color="auto"/>
            <w:left w:val="none" w:sz="0" w:space="0" w:color="auto"/>
            <w:bottom w:val="none" w:sz="0" w:space="0" w:color="auto"/>
            <w:right w:val="none" w:sz="0" w:space="0" w:color="auto"/>
          </w:divBdr>
        </w:div>
        <w:div w:id="1747531901">
          <w:marLeft w:val="640"/>
          <w:marRight w:val="0"/>
          <w:marTop w:val="0"/>
          <w:marBottom w:val="0"/>
          <w:divBdr>
            <w:top w:val="none" w:sz="0" w:space="0" w:color="auto"/>
            <w:left w:val="none" w:sz="0" w:space="0" w:color="auto"/>
            <w:bottom w:val="none" w:sz="0" w:space="0" w:color="auto"/>
            <w:right w:val="none" w:sz="0" w:space="0" w:color="auto"/>
          </w:divBdr>
        </w:div>
        <w:div w:id="300157276">
          <w:marLeft w:val="640"/>
          <w:marRight w:val="0"/>
          <w:marTop w:val="0"/>
          <w:marBottom w:val="0"/>
          <w:divBdr>
            <w:top w:val="none" w:sz="0" w:space="0" w:color="auto"/>
            <w:left w:val="none" w:sz="0" w:space="0" w:color="auto"/>
            <w:bottom w:val="none" w:sz="0" w:space="0" w:color="auto"/>
            <w:right w:val="none" w:sz="0" w:space="0" w:color="auto"/>
          </w:divBdr>
        </w:div>
        <w:div w:id="2022001990">
          <w:marLeft w:val="640"/>
          <w:marRight w:val="0"/>
          <w:marTop w:val="0"/>
          <w:marBottom w:val="0"/>
          <w:divBdr>
            <w:top w:val="none" w:sz="0" w:space="0" w:color="auto"/>
            <w:left w:val="none" w:sz="0" w:space="0" w:color="auto"/>
            <w:bottom w:val="none" w:sz="0" w:space="0" w:color="auto"/>
            <w:right w:val="none" w:sz="0" w:space="0" w:color="auto"/>
          </w:divBdr>
        </w:div>
        <w:div w:id="739713680">
          <w:marLeft w:val="640"/>
          <w:marRight w:val="0"/>
          <w:marTop w:val="0"/>
          <w:marBottom w:val="0"/>
          <w:divBdr>
            <w:top w:val="none" w:sz="0" w:space="0" w:color="auto"/>
            <w:left w:val="none" w:sz="0" w:space="0" w:color="auto"/>
            <w:bottom w:val="none" w:sz="0" w:space="0" w:color="auto"/>
            <w:right w:val="none" w:sz="0" w:space="0" w:color="auto"/>
          </w:divBdr>
        </w:div>
      </w:divsChild>
    </w:div>
    <w:div w:id="599292432">
      <w:bodyDiv w:val="1"/>
      <w:marLeft w:val="0"/>
      <w:marRight w:val="0"/>
      <w:marTop w:val="0"/>
      <w:marBottom w:val="0"/>
      <w:divBdr>
        <w:top w:val="none" w:sz="0" w:space="0" w:color="auto"/>
        <w:left w:val="none" w:sz="0" w:space="0" w:color="auto"/>
        <w:bottom w:val="none" w:sz="0" w:space="0" w:color="auto"/>
        <w:right w:val="none" w:sz="0" w:space="0" w:color="auto"/>
      </w:divBdr>
      <w:divsChild>
        <w:div w:id="1766924472">
          <w:marLeft w:val="640"/>
          <w:marRight w:val="0"/>
          <w:marTop w:val="0"/>
          <w:marBottom w:val="0"/>
          <w:divBdr>
            <w:top w:val="none" w:sz="0" w:space="0" w:color="auto"/>
            <w:left w:val="none" w:sz="0" w:space="0" w:color="auto"/>
            <w:bottom w:val="none" w:sz="0" w:space="0" w:color="auto"/>
            <w:right w:val="none" w:sz="0" w:space="0" w:color="auto"/>
          </w:divBdr>
        </w:div>
        <w:div w:id="2080442738">
          <w:marLeft w:val="640"/>
          <w:marRight w:val="0"/>
          <w:marTop w:val="0"/>
          <w:marBottom w:val="0"/>
          <w:divBdr>
            <w:top w:val="none" w:sz="0" w:space="0" w:color="auto"/>
            <w:left w:val="none" w:sz="0" w:space="0" w:color="auto"/>
            <w:bottom w:val="none" w:sz="0" w:space="0" w:color="auto"/>
            <w:right w:val="none" w:sz="0" w:space="0" w:color="auto"/>
          </w:divBdr>
        </w:div>
        <w:div w:id="2088646503">
          <w:marLeft w:val="640"/>
          <w:marRight w:val="0"/>
          <w:marTop w:val="0"/>
          <w:marBottom w:val="0"/>
          <w:divBdr>
            <w:top w:val="none" w:sz="0" w:space="0" w:color="auto"/>
            <w:left w:val="none" w:sz="0" w:space="0" w:color="auto"/>
            <w:bottom w:val="none" w:sz="0" w:space="0" w:color="auto"/>
            <w:right w:val="none" w:sz="0" w:space="0" w:color="auto"/>
          </w:divBdr>
        </w:div>
        <w:div w:id="1972861039">
          <w:marLeft w:val="640"/>
          <w:marRight w:val="0"/>
          <w:marTop w:val="0"/>
          <w:marBottom w:val="0"/>
          <w:divBdr>
            <w:top w:val="none" w:sz="0" w:space="0" w:color="auto"/>
            <w:left w:val="none" w:sz="0" w:space="0" w:color="auto"/>
            <w:bottom w:val="none" w:sz="0" w:space="0" w:color="auto"/>
            <w:right w:val="none" w:sz="0" w:space="0" w:color="auto"/>
          </w:divBdr>
        </w:div>
        <w:div w:id="1831748655">
          <w:marLeft w:val="640"/>
          <w:marRight w:val="0"/>
          <w:marTop w:val="0"/>
          <w:marBottom w:val="0"/>
          <w:divBdr>
            <w:top w:val="none" w:sz="0" w:space="0" w:color="auto"/>
            <w:left w:val="none" w:sz="0" w:space="0" w:color="auto"/>
            <w:bottom w:val="none" w:sz="0" w:space="0" w:color="auto"/>
            <w:right w:val="none" w:sz="0" w:space="0" w:color="auto"/>
          </w:divBdr>
        </w:div>
        <w:div w:id="1877616704">
          <w:marLeft w:val="640"/>
          <w:marRight w:val="0"/>
          <w:marTop w:val="0"/>
          <w:marBottom w:val="0"/>
          <w:divBdr>
            <w:top w:val="none" w:sz="0" w:space="0" w:color="auto"/>
            <w:left w:val="none" w:sz="0" w:space="0" w:color="auto"/>
            <w:bottom w:val="none" w:sz="0" w:space="0" w:color="auto"/>
            <w:right w:val="none" w:sz="0" w:space="0" w:color="auto"/>
          </w:divBdr>
        </w:div>
        <w:div w:id="581522246">
          <w:marLeft w:val="640"/>
          <w:marRight w:val="0"/>
          <w:marTop w:val="0"/>
          <w:marBottom w:val="0"/>
          <w:divBdr>
            <w:top w:val="none" w:sz="0" w:space="0" w:color="auto"/>
            <w:left w:val="none" w:sz="0" w:space="0" w:color="auto"/>
            <w:bottom w:val="none" w:sz="0" w:space="0" w:color="auto"/>
            <w:right w:val="none" w:sz="0" w:space="0" w:color="auto"/>
          </w:divBdr>
        </w:div>
        <w:div w:id="1041437008">
          <w:marLeft w:val="640"/>
          <w:marRight w:val="0"/>
          <w:marTop w:val="0"/>
          <w:marBottom w:val="0"/>
          <w:divBdr>
            <w:top w:val="none" w:sz="0" w:space="0" w:color="auto"/>
            <w:left w:val="none" w:sz="0" w:space="0" w:color="auto"/>
            <w:bottom w:val="none" w:sz="0" w:space="0" w:color="auto"/>
            <w:right w:val="none" w:sz="0" w:space="0" w:color="auto"/>
          </w:divBdr>
        </w:div>
        <w:div w:id="1661424468">
          <w:marLeft w:val="640"/>
          <w:marRight w:val="0"/>
          <w:marTop w:val="0"/>
          <w:marBottom w:val="0"/>
          <w:divBdr>
            <w:top w:val="none" w:sz="0" w:space="0" w:color="auto"/>
            <w:left w:val="none" w:sz="0" w:space="0" w:color="auto"/>
            <w:bottom w:val="none" w:sz="0" w:space="0" w:color="auto"/>
            <w:right w:val="none" w:sz="0" w:space="0" w:color="auto"/>
          </w:divBdr>
        </w:div>
        <w:div w:id="204027517">
          <w:marLeft w:val="640"/>
          <w:marRight w:val="0"/>
          <w:marTop w:val="0"/>
          <w:marBottom w:val="0"/>
          <w:divBdr>
            <w:top w:val="none" w:sz="0" w:space="0" w:color="auto"/>
            <w:left w:val="none" w:sz="0" w:space="0" w:color="auto"/>
            <w:bottom w:val="none" w:sz="0" w:space="0" w:color="auto"/>
            <w:right w:val="none" w:sz="0" w:space="0" w:color="auto"/>
          </w:divBdr>
        </w:div>
        <w:div w:id="1322469549">
          <w:marLeft w:val="640"/>
          <w:marRight w:val="0"/>
          <w:marTop w:val="0"/>
          <w:marBottom w:val="0"/>
          <w:divBdr>
            <w:top w:val="none" w:sz="0" w:space="0" w:color="auto"/>
            <w:left w:val="none" w:sz="0" w:space="0" w:color="auto"/>
            <w:bottom w:val="none" w:sz="0" w:space="0" w:color="auto"/>
            <w:right w:val="none" w:sz="0" w:space="0" w:color="auto"/>
          </w:divBdr>
        </w:div>
        <w:div w:id="940532881">
          <w:marLeft w:val="640"/>
          <w:marRight w:val="0"/>
          <w:marTop w:val="0"/>
          <w:marBottom w:val="0"/>
          <w:divBdr>
            <w:top w:val="none" w:sz="0" w:space="0" w:color="auto"/>
            <w:left w:val="none" w:sz="0" w:space="0" w:color="auto"/>
            <w:bottom w:val="none" w:sz="0" w:space="0" w:color="auto"/>
            <w:right w:val="none" w:sz="0" w:space="0" w:color="auto"/>
          </w:divBdr>
        </w:div>
        <w:div w:id="1163164651">
          <w:marLeft w:val="640"/>
          <w:marRight w:val="0"/>
          <w:marTop w:val="0"/>
          <w:marBottom w:val="0"/>
          <w:divBdr>
            <w:top w:val="none" w:sz="0" w:space="0" w:color="auto"/>
            <w:left w:val="none" w:sz="0" w:space="0" w:color="auto"/>
            <w:bottom w:val="none" w:sz="0" w:space="0" w:color="auto"/>
            <w:right w:val="none" w:sz="0" w:space="0" w:color="auto"/>
          </w:divBdr>
        </w:div>
        <w:div w:id="628049285">
          <w:marLeft w:val="640"/>
          <w:marRight w:val="0"/>
          <w:marTop w:val="0"/>
          <w:marBottom w:val="0"/>
          <w:divBdr>
            <w:top w:val="none" w:sz="0" w:space="0" w:color="auto"/>
            <w:left w:val="none" w:sz="0" w:space="0" w:color="auto"/>
            <w:bottom w:val="none" w:sz="0" w:space="0" w:color="auto"/>
            <w:right w:val="none" w:sz="0" w:space="0" w:color="auto"/>
          </w:divBdr>
        </w:div>
        <w:div w:id="1405378449">
          <w:marLeft w:val="640"/>
          <w:marRight w:val="0"/>
          <w:marTop w:val="0"/>
          <w:marBottom w:val="0"/>
          <w:divBdr>
            <w:top w:val="none" w:sz="0" w:space="0" w:color="auto"/>
            <w:left w:val="none" w:sz="0" w:space="0" w:color="auto"/>
            <w:bottom w:val="none" w:sz="0" w:space="0" w:color="auto"/>
            <w:right w:val="none" w:sz="0" w:space="0" w:color="auto"/>
          </w:divBdr>
        </w:div>
        <w:div w:id="771243245">
          <w:marLeft w:val="640"/>
          <w:marRight w:val="0"/>
          <w:marTop w:val="0"/>
          <w:marBottom w:val="0"/>
          <w:divBdr>
            <w:top w:val="none" w:sz="0" w:space="0" w:color="auto"/>
            <w:left w:val="none" w:sz="0" w:space="0" w:color="auto"/>
            <w:bottom w:val="none" w:sz="0" w:space="0" w:color="auto"/>
            <w:right w:val="none" w:sz="0" w:space="0" w:color="auto"/>
          </w:divBdr>
        </w:div>
        <w:div w:id="692002941">
          <w:marLeft w:val="640"/>
          <w:marRight w:val="0"/>
          <w:marTop w:val="0"/>
          <w:marBottom w:val="0"/>
          <w:divBdr>
            <w:top w:val="none" w:sz="0" w:space="0" w:color="auto"/>
            <w:left w:val="none" w:sz="0" w:space="0" w:color="auto"/>
            <w:bottom w:val="none" w:sz="0" w:space="0" w:color="auto"/>
            <w:right w:val="none" w:sz="0" w:space="0" w:color="auto"/>
          </w:divBdr>
        </w:div>
        <w:div w:id="27804216">
          <w:marLeft w:val="640"/>
          <w:marRight w:val="0"/>
          <w:marTop w:val="0"/>
          <w:marBottom w:val="0"/>
          <w:divBdr>
            <w:top w:val="none" w:sz="0" w:space="0" w:color="auto"/>
            <w:left w:val="none" w:sz="0" w:space="0" w:color="auto"/>
            <w:bottom w:val="none" w:sz="0" w:space="0" w:color="auto"/>
            <w:right w:val="none" w:sz="0" w:space="0" w:color="auto"/>
          </w:divBdr>
        </w:div>
        <w:div w:id="1820808107">
          <w:marLeft w:val="640"/>
          <w:marRight w:val="0"/>
          <w:marTop w:val="0"/>
          <w:marBottom w:val="0"/>
          <w:divBdr>
            <w:top w:val="none" w:sz="0" w:space="0" w:color="auto"/>
            <w:left w:val="none" w:sz="0" w:space="0" w:color="auto"/>
            <w:bottom w:val="none" w:sz="0" w:space="0" w:color="auto"/>
            <w:right w:val="none" w:sz="0" w:space="0" w:color="auto"/>
          </w:divBdr>
        </w:div>
        <w:div w:id="1547834074">
          <w:marLeft w:val="640"/>
          <w:marRight w:val="0"/>
          <w:marTop w:val="0"/>
          <w:marBottom w:val="0"/>
          <w:divBdr>
            <w:top w:val="none" w:sz="0" w:space="0" w:color="auto"/>
            <w:left w:val="none" w:sz="0" w:space="0" w:color="auto"/>
            <w:bottom w:val="none" w:sz="0" w:space="0" w:color="auto"/>
            <w:right w:val="none" w:sz="0" w:space="0" w:color="auto"/>
          </w:divBdr>
        </w:div>
        <w:div w:id="901209504">
          <w:marLeft w:val="640"/>
          <w:marRight w:val="0"/>
          <w:marTop w:val="0"/>
          <w:marBottom w:val="0"/>
          <w:divBdr>
            <w:top w:val="none" w:sz="0" w:space="0" w:color="auto"/>
            <w:left w:val="none" w:sz="0" w:space="0" w:color="auto"/>
            <w:bottom w:val="none" w:sz="0" w:space="0" w:color="auto"/>
            <w:right w:val="none" w:sz="0" w:space="0" w:color="auto"/>
          </w:divBdr>
        </w:div>
        <w:div w:id="2102795219">
          <w:marLeft w:val="640"/>
          <w:marRight w:val="0"/>
          <w:marTop w:val="0"/>
          <w:marBottom w:val="0"/>
          <w:divBdr>
            <w:top w:val="none" w:sz="0" w:space="0" w:color="auto"/>
            <w:left w:val="none" w:sz="0" w:space="0" w:color="auto"/>
            <w:bottom w:val="none" w:sz="0" w:space="0" w:color="auto"/>
            <w:right w:val="none" w:sz="0" w:space="0" w:color="auto"/>
          </w:divBdr>
        </w:div>
        <w:div w:id="970209007">
          <w:marLeft w:val="640"/>
          <w:marRight w:val="0"/>
          <w:marTop w:val="0"/>
          <w:marBottom w:val="0"/>
          <w:divBdr>
            <w:top w:val="none" w:sz="0" w:space="0" w:color="auto"/>
            <w:left w:val="none" w:sz="0" w:space="0" w:color="auto"/>
            <w:bottom w:val="none" w:sz="0" w:space="0" w:color="auto"/>
            <w:right w:val="none" w:sz="0" w:space="0" w:color="auto"/>
          </w:divBdr>
        </w:div>
        <w:div w:id="805317756">
          <w:marLeft w:val="640"/>
          <w:marRight w:val="0"/>
          <w:marTop w:val="0"/>
          <w:marBottom w:val="0"/>
          <w:divBdr>
            <w:top w:val="none" w:sz="0" w:space="0" w:color="auto"/>
            <w:left w:val="none" w:sz="0" w:space="0" w:color="auto"/>
            <w:bottom w:val="none" w:sz="0" w:space="0" w:color="auto"/>
            <w:right w:val="none" w:sz="0" w:space="0" w:color="auto"/>
          </w:divBdr>
        </w:div>
        <w:div w:id="966280412">
          <w:marLeft w:val="640"/>
          <w:marRight w:val="0"/>
          <w:marTop w:val="0"/>
          <w:marBottom w:val="0"/>
          <w:divBdr>
            <w:top w:val="none" w:sz="0" w:space="0" w:color="auto"/>
            <w:left w:val="none" w:sz="0" w:space="0" w:color="auto"/>
            <w:bottom w:val="none" w:sz="0" w:space="0" w:color="auto"/>
            <w:right w:val="none" w:sz="0" w:space="0" w:color="auto"/>
          </w:divBdr>
        </w:div>
        <w:div w:id="100957978">
          <w:marLeft w:val="640"/>
          <w:marRight w:val="0"/>
          <w:marTop w:val="0"/>
          <w:marBottom w:val="0"/>
          <w:divBdr>
            <w:top w:val="none" w:sz="0" w:space="0" w:color="auto"/>
            <w:left w:val="none" w:sz="0" w:space="0" w:color="auto"/>
            <w:bottom w:val="none" w:sz="0" w:space="0" w:color="auto"/>
            <w:right w:val="none" w:sz="0" w:space="0" w:color="auto"/>
          </w:divBdr>
        </w:div>
        <w:div w:id="99842464">
          <w:marLeft w:val="640"/>
          <w:marRight w:val="0"/>
          <w:marTop w:val="0"/>
          <w:marBottom w:val="0"/>
          <w:divBdr>
            <w:top w:val="none" w:sz="0" w:space="0" w:color="auto"/>
            <w:left w:val="none" w:sz="0" w:space="0" w:color="auto"/>
            <w:bottom w:val="none" w:sz="0" w:space="0" w:color="auto"/>
            <w:right w:val="none" w:sz="0" w:space="0" w:color="auto"/>
          </w:divBdr>
        </w:div>
        <w:div w:id="92477687">
          <w:marLeft w:val="640"/>
          <w:marRight w:val="0"/>
          <w:marTop w:val="0"/>
          <w:marBottom w:val="0"/>
          <w:divBdr>
            <w:top w:val="none" w:sz="0" w:space="0" w:color="auto"/>
            <w:left w:val="none" w:sz="0" w:space="0" w:color="auto"/>
            <w:bottom w:val="none" w:sz="0" w:space="0" w:color="auto"/>
            <w:right w:val="none" w:sz="0" w:space="0" w:color="auto"/>
          </w:divBdr>
        </w:div>
        <w:div w:id="145321149">
          <w:marLeft w:val="640"/>
          <w:marRight w:val="0"/>
          <w:marTop w:val="0"/>
          <w:marBottom w:val="0"/>
          <w:divBdr>
            <w:top w:val="none" w:sz="0" w:space="0" w:color="auto"/>
            <w:left w:val="none" w:sz="0" w:space="0" w:color="auto"/>
            <w:bottom w:val="none" w:sz="0" w:space="0" w:color="auto"/>
            <w:right w:val="none" w:sz="0" w:space="0" w:color="auto"/>
          </w:divBdr>
        </w:div>
        <w:div w:id="1409310234">
          <w:marLeft w:val="640"/>
          <w:marRight w:val="0"/>
          <w:marTop w:val="0"/>
          <w:marBottom w:val="0"/>
          <w:divBdr>
            <w:top w:val="none" w:sz="0" w:space="0" w:color="auto"/>
            <w:left w:val="none" w:sz="0" w:space="0" w:color="auto"/>
            <w:bottom w:val="none" w:sz="0" w:space="0" w:color="auto"/>
            <w:right w:val="none" w:sz="0" w:space="0" w:color="auto"/>
          </w:divBdr>
        </w:div>
        <w:div w:id="486939670">
          <w:marLeft w:val="640"/>
          <w:marRight w:val="0"/>
          <w:marTop w:val="0"/>
          <w:marBottom w:val="0"/>
          <w:divBdr>
            <w:top w:val="none" w:sz="0" w:space="0" w:color="auto"/>
            <w:left w:val="none" w:sz="0" w:space="0" w:color="auto"/>
            <w:bottom w:val="none" w:sz="0" w:space="0" w:color="auto"/>
            <w:right w:val="none" w:sz="0" w:space="0" w:color="auto"/>
          </w:divBdr>
        </w:div>
        <w:div w:id="1953857533">
          <w:marLeft w:val="640"/>
          <w:marRight w:val="0"/>
          <w:marTop w:val="0"/>
          <w:marBottom w:val="0"/>
          <w:divBdr>
            <w:top w:val="none" w:sz="0" w:space="0" w:color="auto"/>
            <w:left w:val="none" w:sz="0" w:space="0" w:color="auto"/>
            <w:bottom w:val="none" w:sz="0" w:space="0" w:color="auto"/>
            <w:right w:val="none" w:sz="0" w:space="0" w:color="auto"/>
          </w:divBdr>
        </w:div>
        <w:div w:id="386879552">
          <w:marLeft w:val="640"/>
          <w:marRight w:val="0"/>
          <w:marTop w:val="0"/>
          <w:marBottom w:val="0"/>
          <w:divBdr>
            <w:top w:val="none" w:sz="0" w:space="0" w:color="auto"/>
            <w:left w:val="none" w:sz="0" w:space="0" w:color="auto"/>
            <w:bottom w:val="none" w:sz="0" w:space="0" w:color="auto"/>
            <w:right w:val="none" w:sz="0" w:space="0" w:color="auto"/>
          </w:divBdr>
        </w:div>
        <w:div w:id="1479107239">
          <w:marLeft w:val="640"/>
          <w:marRight w:val="0"/>
          <w:marTop w:val="0"/>
          <w:marBottom w:val="0"/>
          <w:divBdr>
            <w:top w:val="none" w:sz="0" w:space="0" w:color="auto"/>
            <w:left w:val="none" w:sz="0" w:space="0" w:color="auto"/>
            <w:bottom w:val="none" w:sz="0" w:space="0" w:color="auto"/>
            <w:right w:val="none" w:sz="0" w:space="0" w:color="auto"/>
          </w:divBdr>
        </w:div>
        <w:div w:id="846751078">
          <w:marLeft w:val="640"/>
          <w:marRight w:val="0"/>
          <w:marTop w:val="0"/>
          <w:marBottom w:val="0"/>
          <w:divBdr>
            <w:top w:val="none" w:sz="0" w:space="0" w:color="auto"/>
            <w:left w:val="none" w:sz="0" w:space="0" w:color="auto"/>
            <w:bottom w:val="none" w:sz="0" w:space="0" w:color="auto"/>
            <w:right w:val="none" w:sz="0" w:space="0" w:color="auto"/>
          </w:divBdr>
        </w:div>
        <w:div w:id="736585572">
          <w:marLeft w:val="640"/>
          <w:marRight w:val="0"/>
          <w:marTop w:val="0"/>
          <w:marBottom w:val="0"/>
          <w:divBdr>
            <w:top w:val="none" w:sz="0" w:space="0" w:color="auto"/>
            <w:left w:val="none" w:sz="0" w:space="0" w:color="auto"/>
            <w:bottom w:val="none" w:sz="0" w:space="0" w:color="auto"/>
            <w:right w:val="none" w:sz="0" w:space="0" w:color="auto"/>
          </w:divBdr>
        </w:div>
      </w:divsChild>
    </w:div>
    <w:div w:id="599794702">
      <w:bodyDiv w:val="1"/>
      <w:marLeft w:val="0"/>
      <w:marRight w:val="0"/>
      <w:marTop w:val="0"/>
      <w:marBottom w:val="0"/>
      <w:divBdr>
        <w:top w:val="none" w:sz="0" w:space="0" w:color="auto"/>
        <w:left w:val="none" w:sz="0" w:space="0" w:color="auto"/>
        <w:bottom w:val="none" w:sz="0" w:space="0" w:color="auto"/>
        <w:right w:val="none" w:sz="0" w:space="0" w:color="auto"/>
      </w:divBdr>
      <w:divsChild>
        <w:div w:id="889338446">
          <w:marLeft w:val="640"/>
          <w:marRight w:val="0"/>
          <w:marTop w:val="0"/>
          <w:marBottom w:val="0"/>
          <w:divBdr>
            <w:top w:val="none" w:sz="0" w:space="0" w:color="auto"/>
            <w:left w:val="none" w:sz="0" w:space="0" w:color="auto"/>
            <w:bottom w:val="none" w:sz="0" w:space="0" w:color="auto"/>
            <w:right w:val="none" w:sz="0" w:space="0" w:color="auto"/>
          </w:divBdr>
        </w:div>
        <w:div w:id="360975729">
          <w:marLeft w:val="640"/>
          <w:marRight w:val="0"/>
          <w:marTop w:val="0"/>
          <w:marBottom w:val="0"/>
          <w:divBdr>
            <w:top w:val="none" w:sz="0" w:space="0" w:color="auto"/>
            <w:left w:val="none" w:sz="0" w:space="0" w:color="auto"/>
            <w:bottom w:val="none" w:sz="0" w:space="0" w:color="auto"/>
            <w:right w:val="none" w:sz="0" w:space="0" w:color="auto"/>
          </w:divBdr>
        </w:div>
        <w:div w:id="1616014830">
          <w:marLeft w:val="640"/>
          <w:marRight w:val="0"/>
          <w:marTop w:val="0"/>
          <w:marBottom w:val="0"/>
          <w:divBdr>
            <w:top w:val="none" w:sz="0" w:space="0" w:color="auto"/>
            <w:left w:val="none" w:sz="0" w:space="0" w:color="auto"/>
            <w:bottom w:val="none" w:sz="0" w:space="0" w:color="auto"/>
            <w:right w:val="none" w:sz="0" w:space="0" w:color="auto"/>
          </w:divBdr>
        </w:div>
        <w:div w:id="2075352452">
          <w:marLeft w:val="640"/>
          <w:marRight w:val="0"/>
          <w:marTop w:val="0"/>
          <w:marBottom w:val="0"/>
          <w:divBdr>
            <w:top w:val="none" w:sz="0" w:space="0" w:color="auto"/>
            <w:left w:val="none" w:sz="0" w:space="0" w:color="auto"/>
            <w:bottom w:val="none" w:sz="0" w:space="0" w:color="auto"/>
            <w:right w:val="none" w:sz="0" w:space="0" w:color="auto"/>
          </w:divBdr>
        </w:div>
        <w:div w:id="1180655493">
          <w:marLeft w:val="640"/>
          <w:marRight w:val="0"/>
          <w:marTop w:val="0"/>
          <w:marBottom w:val="0"/>
          <w:divBdr>
            <w:top w:val="none" w:sz="0" w:space="0" w:color="auto"/>
            <w:left w:val="none" w:sz="0" w:space="0" w:color="auto"/>
            <w:bottom w:val="none" w:sz="0" w:space="0" w:color="auto"/>
            <w:right w:val="none" w:sz="0" w:space="0" w:color="auto"/>
          </w:divBdr>
        </w:div>
        <w:div w:id="1461997948">
          <w:marLeft w:val="640"/>
          <w:marRight w:val="0"/>
          <w:marTop w:val="0"/>
          <w:marBottom w:val="0"/>
          <w:divBdr>
            <w:top w:val="none" w:sz="0" w:space="0" w:color="auto"/>
            <w:left w:val="none" w:sz="0" w:space="0" w:color="auto"/>
            <w:bottom w:val="none" w:sz="0" w:space="0" w:color="auto"/>
            <w:right w:val="none" w:sz="0" w:space="0" w:color="auto"/>
          </w:divBdr>
        </w:div>
        <w:div w:id="180437846">
          <w:marLeft w:val="640"/>
          <w:marRight w:val="0"/>
          <w:marTop w:val="0"/>
          <w:marBottom w:val="0"/>
          <w:divBdr>
            <w:top w:val="none" w:sz="0" w:space="0" w:color="auto"/>
            <w:left w:val="none" w:sz="0" w:space="0" w:color="auto"/>
            <w:bottom w:val="none" w:sz="0" w:space="0" w:color="auto"/>
            <w:right w:val="none" w:sz="0" w:space="0" w:color="auto"/>
          </w:divBdr>
        </w:div>
        <w:div w:id="1531914029">
          <w:marLeft w:val="640"/>
          <w:marRight w:val="0"/>
          <w:marTop w:val="0"/>
          <w:marBottom w:val="0"/>
          <w:divBdr>
            <w:top w:val="none" w:sz="0" w:space="0" w:color="auto"/>
            <w:left w:val="none" w:sz="0" w:space="0" w:color="auto"/>
            <w:bottom w:val="none" w:sz="0" w:space="0" w:color="auto"/>
            <w:right w:val="none" w:sz="0" w:space="0" w:color="auto"/>
          </w:divBdr>
        </w:div>
        <w:div w:id="803815090">
          <w:marLeft w:val="640"/>
          <w:marRight w:val="0"/>
          <w:marTop w:val="0"/>
          <w:marBottom w:val="0"/>
          <w:divBdr>
            <w:top w:val="none" w:sz="0" w:space="0" w:color="auto"/>
            <w:left w:val="none" w:sz="0" w:space="0" w:color="auto"/>
            <w:bottom w:val="none" w:sz="0" w:space="0" w:color="auto"/>
            <w:right w:val="none" w:sz="0" w:space="0" w:color="auto"/>
          </w:divBdr>
        </w:div>
        <w:div w:id="1714696848">
          <w:marLeft w:val="640"/>
          <w:marRight w:val="0"/>
          <w:marTop w:val="0"/>
          <w:marBottom w:val="0"/>
          <w:divBdr>
            <w:top w:val="none" w:sz="0" w:space="0" w:color="auto"/>
            <w:left w:val="none" w:sz="0" w:space="0" w:color="auto"/>
            <w:bottom w:val="none" w:sz="0" w:space="0" w:color="auto"/>
            <w:right w:val="none" w:sz="0" w:space="0" w:color="auto"/>
          </w:divBdr>
        </w:div>
        <w:div w:id="1515146004">
          <w:marLeft w:val="640"/>
          <w:marRight w:val="0"/>
          <w:marTop w:val="0"/>
          <w:marBottom w:val="0"/>
          <w:divBdr>
            <w:top w:val="none" w:sz="0" w:space="0" w:color="auto"/>
            <w:left w:val="none" w:sz="0" w:space="0" w:color="auto"/>
            <w:bottom w:val="none" w:sz="0" w:space="0" w:color="auto"/>
            <w:right w:val="none" w:sz="0" w:space="0" w:color="auto"/>
          </w:divBdr>
        </w:div>
        <w:div w:id="1780179454">
          <w:marLeft w:val="640"/>
          <w:marRight w:val="0"/>
          <w:marTop w:val="0"/>
          <w:marBottom w:val="0"/>
          <w:divBdr>
            <w:top w:val="none" w:sz="0" w:space="0" w:color="auto"/>
            <w:left w:val="none" w:sz="0" w:space="0" w:color="auto"/>
            <w:bottom w:val="none" w:sz="0" w:space="0" w:color="auto"/>
            <w:right w:val="none" w:sz="0" w:space="0" w:color="auto"/>
          </w:divBdr>
        </w:div>
        <w:div w:id="2103141802">
          <w:marLeft w:val="640"/>
          <w:marRight w:val="0"/>
          <w:marTop w:val="0"/>
          <w:marBottom w:val="0"/>
          <w:divBdr>
            <w:top w:val="none" w:sz="0" w:space="0" w:color="auto"/>
            <w:left w:val="none" w:sz="0" w:space="0" w:color="auto"/>
            <w:bottom w:val="none" w:sz="0" w:space="0" w:color="auto"/>
            <w:right w:val="none" w:sz="0" w:space="0" w:color="auto"/>
          </w:divBdr>
        </w:div>
        <w:div w:id="1035038488">
          <w:marLeft w:val="640"/>
          <w:marRight w:val="0"/>
          <w:marTop w:val="0"/>
          <w:marBottom w:val="0"/>
          <w:divBdr>
            <w:top w:val="none" w:sz="0" w:space="0" w:color="auto"/>
            <w:left w:val="none" w:sz="0" w:space="0" w:color="auto"/>
            <w:bottom w:val="none" w:sz="0" w:space="0" w:color="auto"/>
            <w:right w:val="none" w:sz="0" w:space="0" w:color="auto"/>
          </w:divBdr>
        </w:div>
        <w:div w:id="1280340291">
          <w:marLeft w:val="640"/>
          <w:marRight w:val="0"/>
          <w:marTop w:val="0"/>
          <w:marBottom w:val="0"/>
          <w:divBdr>
            <w:top w:val="none" w:sz="0" w:space="0" w:color="auto"/>
            <w:left w:val="none" w:sz="0" w:space="0" w:color="auto"/>
            <w:bottom w:val="none" w:sz="0" w:space="0" w:color="auto"/>
            <w:right w:val="none" w:sz="0" w:space="0" w:color="auto"/>
          </w:divBdr>
        </w:div>
        <w:div w:id="265578193">
          <w:marLeft w:val="640"/>
          <w:marRight w:val="0"/>
          <w:marTop w:val="0"/>
          <w:marBottom w:val="0"/>
          <w:divBdr>
            <w:top w:val="none" w:sz="0" w:space="0" w:color="auto"/>
            <w:left w:val="none" w:sz="0" w:space="0" w:color="auto"/>
            <w:bottom w:val="none" w:sz="0" w:space="0" w:color="auto"/>
            <w:right w:val="none" w:sz="0" w:space="0" w:color="auto"/>
          </w:divBdr>
        </w:div>
        <w:div w:id="1927182020">
          <w:marLeft w:val="640"/>
          <w:marRight w:val="0"/>
          <w:marTop w:val="0"/>
          <w:marBottom w:val="0"/>
          <w:divBdr>
            <w:top w:val="none" w:sz="0" w:space="0" w:color="auto"/>
            <w:left w:val="none" w:sz="0" w:space="0" w:color="auto"/>
            <w:bottom w:val="none" w:sz="0" w:space="0" w:color="auto"/>
            <w:right w:val="none" w:sz="0" w:space="0" w:color="auto"/>
          </w:divBdr>
        </w:div>
        <w:div w:id="167865095">
          <w:marLeft w:val="640"/>
          <w:marRight w:val="0"/>
          <w:marTop w:val="0"/>
          <w:marBottom w:val="0"/>
          <w:divBdr>
            <w:top w:val="none" w:sz="0" w:space="0" w:color="auto"/>
            <w:left w:val="none" w:sz="0" w:space="0" w:color="auto"/>
            <w:bottom w:val="none" w:sz="0" w:space="0" w:color="auto"/>
            <w:right w:val="none" w:sz="0" w:space="0" w:color="auto"/>
          </w:divBdr>
        </w:div>
        <w:div w:id="344787829">
          <w:marLeft w:val="640"/>
          <w:marRight w:val="0"/>
          <w:marTop w:val="0"/>
          <w:marBottom w:val="0"/>
          <w:divBdr>
            <w:top w:val="none" w:sz="0" w:space="0" w:color="auto"/>
            <w:left w:val="none" w:sz="0" w:space="0" w:color="auto"/>
            <w:bottom w:val="none" w:sz="0" w:space="0" w:color="auto"/>
            <w:right w:val="none" w:sz="0" w:space="0" w:color="auto"/>
          </w:divBdr>
        </w:div>
        <w:div w:id="2035420178">
          <w:marLeft w:val="640"/>
          <w:marRight w:val="0"/>
          <w:marTop w:val="0"/>
          <w:marBottom w:val="0"/>
          <w:divBdr>
            <w:top w:val="none" w:sz="0" w:space="0" w:color="auto"/>
            <w:left w:val="none" w:sz="0" w:space="0" w:color="auto"/>
            <w:bottom w:val="none" w:sz="0" w:space="0" w:color="auto"/>
            <w:right w:val="none" w:sz="0" w:space="0" w:color="auto"/>
          </w:divBdr>
        </w:div>
        <w:div w:id="1503740948">
          <w:marLeft w:val="640"/>
          <w:marRight w:val="0"/>
          <w:marTop w:val="0"/>
          <w:marBottom w:val="0"/>
          <w:divBdr>
            <w:top w:val="none" w:sz="0" w:space="0" w:color="auto"/>
            <w:left w:val="none" w:sz="0" w:space="0" w:color="auto"/>
            <w:bottom w:val="none" w:sz="0" w:space="0" w:color="auto"/>
            <w:right w:val="none" w:sz="0" w:space="0" w:color="auto"/>
          </w:divBdr>
        </w:div>
        <w:div w:id="1037318392">
          <w:marLeft w:val="640"/>
          <w:marRight w:val="0"/>
          <w:marTop w:val="0"/>
          <w:marBottom w:val="0"/>
          <w:divBdr>
            <w:top w:val="none" w:sz="0" w:space="0" w:color="auto"/>
            <w:left w:val="none" w:sz="0" w:space="0" w:color="auto"/>
            <w:bottom w:val="none" w:sz="0" w:space="0" w:color="auto"/>
            <w:right w:val="none" w:sz="0" w:space="0" w:color="auto"/>
          </w:divBdr>
        </w:div>
        <w:div w:id="1974214036">
          <w:marLeft w:val="640"/>
          <w:marRight w:val="0"/>
          <w:marTop w:val="0"/>
          <w:marBottom w:val="0"/>
          <w:divBdr>
            <w:top w:val="none" w:sz="0" w:space="0" w:color="auto"/>
            <w:left w:val="none" w:sz="0" w:space="0" w:color="auto"/>
            <w:bottom w:val="none" w:sz="0" w:space="0" w:color="auto"/>
            <w:right w:val="none" w:sz="0" w:space="0" w:color="auto"/>
          </w:divBdr>
        </w:div>
        <w:div w:id="715081085">
          <w:marLeft w:val="640"/>
          <w:marRight w:val="0"/>
          <w:marTop w:val="0"/>
          <w:marBottom w:val="0"/>
          <w:divBdr>
            <w:top w:val="none" w:sz="0" w:space="0" w:color="auto"/>
            <w:left w:val="none" w:sz="0" w:space="0" w:color="auto"/>
            <w:bottom w:val="none" w:sz="0" w:space="0" w:color="auto"/>
            <w:right w:val="none" w:sz="0" w:space="0" w:color="auto"/>
          </w:divBdr>
        </w:div>
        <w:div w:id="1284729065">
          <w:marLeft w:val="640"/>
          <w:marRight w:val="0"/>
          <w:marTop w:val="0"/>
          <w:marBottom w:val="0"/>
          <w:divBdr>
            <w:top w:val="none" w:sz="0" w:space="0" w:color="auto"/>
            <w:left w:val="none" w:sz="0" w:space="0" w:color="auto"/>
            <w:bottom w:val="none" w:sz="0" w:space="0" w:color="auto"/>
            <w:right w:val="none" w:sz="0" w:space="0" w:color="auto"/>
          </w:divBdr>
        </w:div>
        <w:div w:id="1137188794">
          <w:marLeft w:val="640"/>
          <w:marRight w:val="0"/>
          <w:marTop w:val="0"/>
          <w:marBottom w:val="0"/>
          <w:divBdr>
            <w:top w:val="none" w:sz="0" w:space="0" w:color="auto"/>
            <w:left w:val="none" w:sz="0" w:space="0" w:color="auto"/>
            <w:bottom w:val="none" w:sz="0" w:space="0" w:color="auto"/>
            <w:right w:val="none" w:sz="0" w:space="0" w:color="auto"/>
          </w:divBdr>
        </w:div>
        <w:div w:id="489831215">
          <w:marLeft w:val="640"/>
          <w:marRight w:val="0"/>
          <w:marTop w:val="0"/>
          <w:marBottom w:val="0"/>
          <w:divBdr>
            <w:top w:val="none" w:sz="0" w:space="0" w:color="auto"/>
            <w:left w:val="none" w:sz="0" w:space="0" w:color="auto"/>
            <w:bottom w:val="none" w:sz="0" w:space="0" w:color="auto"/>
            <w:right w:val="none" w:sz="0" w:space="0" w:color="auto"/>
          </w:divBdr>
        </w:div>
        <w:div w:id="1503549988">
          <w:marLeft w:val="640"/>
          <w:marRight w:val="0"/>
          <w:marTop w:val="0"/>
          <w:marBottom w:val="0"/>
          <w:divBdr>
            <w:top w:val="none" w:sz="0" w:space="0" w:color="auto"/>
            <w:left w:val="none" w:sz="0" w:space="0" w:color="auto"/>
            <w:bottom w:val="none" w:sz="0" w:space="0" w:color="auto"/>
            <w:right w:val="none" w:sz="0" w:space="0" w:color="auto"/>
          </w:divBdr>
        </w:div>
        <w:div w:id="1238662540">
          <w:marLeft w:val="640"/>
          <w:marRight w:val="0"/>
          <w:marTop w:val="0"/>
          <w:marBottom w:val="0"/>
          <w:divBdr>
            <w:top w:val="none" w:sz="0" w:space="0" w:color="auto"/>
            <w:left w:val="none" w:sz="0" w:space="0" w:color="auto"/>
            <w:bottom w:val="none" w:sz="0" w:space="0" w:color="auto"/>
            <w:right w:val="none" w:sz="0" w:space="0" w:color="auto"/>
          </w:divBdr>
        </w:div>
        <w:div w:id="1927181416">
          <w:marLeft w:val="640"/>
          <w:marRight w:val="0"/>
          <w:marTop w:val="0"/>
          <w:marBottom w:val="0"/>
          <w:divBdr>
            <w:top w:val="none" w:sz="0" w:space="0" w:color="auto"/>
            <w:left w:val="none" w:sz="0" w:space="0" w:color="auto"/>
            <w:bottom w:val="none" w:sz="0" w:space="0" w:color="auto"/>
            <w:right w:val="none" w:sz="0" w:space="0" w:color="auto"/>
          </w:divBdr>
        </w:div>
        <w:div w:id="1609509990">
          <w:marLeft w:val="640"/>
          <w:marRight w:val="0"/>
          <w:marTop w:val="0"/>
          <w:marBottom w:val="0"/>
          <w:divBdr>
            <w:top w:val="none" w:sz="0" w:space="0" w:color="auto"/>
            <w:left w:val="none" w:sz="0" w:space="0" w:color="auto"/>
            <w:bottom w:val="none" w:sz="0" w:space="0" w:color="auto"/>
            <w:right w:val="none" w:sz="0" w:space="0" w:color="auto"/>
          </w:divBdr>
        </w:div>
        <w:div w:id="791481031">
          <w:marLeft w:val="640"/>
          <w:marRight w:val="0"/>
          <w:marTop w:val="0"/>
          <w:marBottom w:val="0"/>
          <w:divBdr>
            <w:top w:val="none" w:sz="0" w:space="0" w:color="auto"/>
            <w:left w:val="none" w:sz="0" w:space="0" w:color="auto"/>
            <w:bottom w:val="none" w:sz="0" w:space="0" w:color="auto"/>
            <w:right w:val="none" w:sz="0" w:space="0" w:color="auto"/>
          </w:divBdr>
        </w:div>
        <w:div w:id="1289123944">
          <w:marLeft w:val="640"/>
          <w:marRight w:val="0"/>
          <w:marTop w:val="0"/>
          <w:marBottom w:val="0"/>
          <w:divBdr>
            <w:top w:val="none" w:sz="0" w:space="0" w:color="auto"/>
            <w:left w:val="none" w:sz="0" w:space="0" w:color="auto"/>
            <w:bottom w:val="none" w:sz="0" w:space="0" w:color="auto"/>
            <w:right w:val="none" w:sz="0" w:space="0" w:color="auto"/>
          </w:divBdr>
        </w:div>
        <w:div w:id="1120420315">
          <w:marLeft w:val="640"/>
          <w:marRight w:val="0"/>
          <w:marTop w:val="0"/>
          <w:marBottom w:val="0"/>
          <w:divBdr>
            <w:top w:val="none" w:sz="0" w:space="0" w:color="auto"/>
            <w:left w:val="none" w:sz="0" w:space="0" w:color="auto"/>
            <w:bottom w:val="none" w:sz="0" w:space="0" w:color="auto"/>
            <w:right w:val="none" w:sz="0" w:space="0" w:color="auto"/>
          </w:divBdr>
        </w:div>
        <w:div w:id="1260718560">
          <w:marLeft w:val="640"/>
          <w:marRight w:val="0"/>
          <w:marTop w:val="0"/>
          <w:marBottom w:val="0"/>
          <w:divBdr>
            <w:top w:val="none" w:sz="0" w:space="0" w:color="auto"/>
            <w:left w:val="none" w:sz="0" w:space="0" w:color="auto"/>
            <w:bottom w:val="none" w:sz="0" w:space="0" w:color="auto"/>
            <w:right w:val="none" w:sz="0" w:space="0" w:color="auto"/>
          </w:divBdr>
        </w:div>
        <w:div w:id="1126773799">
          <w:marLeft w:val="640"/>
          <w:marRight w:val="0"/>
          <w:marTop w:val="0"/>
          <w:marBottom w:val="0"/>
          <w:divBdr>
            <w:top w:val="none" w:sz="0" w:space="0" w:color="auto"/>
            <w:left w:val="none" w:sz="0" w:space="0" w:color="auto"/>
            <w:bottom w:val="none" w:sz="0" w:space="0" w:color="auto"/>
            <w:right w:val="none" w:sz="0" w:space="0" w:color="auto"/>
          </w:divBdr>
        </w:div>
        <w:div w:id="1105032731">
          <w:marLeft w:val="640"/>
          <w:marRight w:val="0"/>
          <w:marTop w:val="0"/>
          <w:marBottom w:val="0"/>
          <w:divBdr>
            <w:top w:val="none" w:sz="0" w:space="0" w:color="auto"/>
            <w:left w:val="none" w:sz="0" w:space="0" w:color="auto"/>
            <w:bottom w:val="none" w:sz="0" w:space="0" w:color="auto"/>
            <w:right w:val="none" w:sz="0" w:space="0" w:color="auto"/>
          </w:divBdr>
        </w:div>
        <w:div w:id="2104759221">
          <w:marLeft w:val="640"/>
          <w:marRight w:val="0"/>
          <w:marTop w:val="0"/>
          <w:marBottom w:val="0"/>
          <w:divBdr>
            <w:top w:val="none" w:sz="0" w:space="0" w:color="auto"/>
            <w:left w:val="none" w:sz="0" w:space="0" w:color="auto"/>
            <w:bottom w:val="none" w:sz="0" w:space="0" w:color="auto"/>
            <w:right w:val="none" w:sz="0" w:space="0" w:color="auto"/>
          </w:divBdr>
        </w:div>
        <w:div w:id="2076584563">
          <w:marLeft w:val="640"/>
          <w:marRight w:val="0"/>
          <w:marTop w:val="0"/>
          <w:marBottom w:val="0"/>
          <w:divBdr>
            <w:top w:val="none" w:sz="0" w:space="0" w:color="auto"/>
            <w:left w:val="none" w:sz="0" w:space="0" w:color="auto"/>
            <w:bottom w:val="none" w:sz="0" w:space="0" w:color="auto"/>
            <w:right w:val="none" w:sz="0" w:space="0" w:color="auto"/>
          </w:divBdr>
        </w:div>
        <w:div w:id="1378630271">
          <w:marLeft w:val="640"/>
          <w:marRight w:val="0"/>
          <w:marTop w:val="0"/>
          <w:marBottom w:val="0"/>
          <w:divBdr>
            <w:top w:val="none" w:sz="0" w:space="0" w:color="auto"/>
            <w:left w:val="none" w:sz="0" w:space="0" w:color="auto"/>
            <w:bottom w:val="none" w:sz="0" w:space="0" w:color="auto"/>
            <w:right w:val="none" w:sz="0" w:space="0" w:color="auto"/>
          </w:divBdr>
        </w:div>
        <w:div w:id="389691419">
          <w:marLeft w:val="640"/>
          <w:marRight w:val="0"/>
          <w:marTop w:val="0"/>
          <w:marBottom w:val="0"/>
          <w:divBdr>
            <w:top w:val="none" w:sz="0" w:space="0" w:color="auto"/>
            <w:left w:val="none" w:sz="0" w:space="0" w:color="auto"/>
            <w:bottom w:val="none" w:sz="0" w:space="0" w:color="auto"/>
            <w:right w:val="none" w:sz="0" w:space="0" w:color="auto"/>
          </w:divBdr>
        </w:div>
        <w:div w:id="1122529021">
          <w:marLeft w:val="640"/>
          <w:marRight w:val="0"/>
          <w:marTop w:val="0"/>
          <w:marBottom w:val="0"/>
          <w:divBdr>
            <w:top w:val="none" w:sz="0" w:space="0" w:color="auto"/>
            <w:left w:val="none" w:sz="0" w:space="0" w:color="auto"/>
            <w:bottom w:val="none" w:sz="0" w:space="0" w:color="auto"/>
            <w:right w:val="none" w:sz="0" w:space="0" w:color="auto"/>
          </w:divBdr>
        </w:div>
        <w:div w:id="1773092394">
          <w:marLeft w:val="640"/>
          <w:marRight w:val="0"/>
          <w:marTop w:val="0"/>
          <w:marBottom w:val="0"/>
          <w:divBdr>
            <w:top w:val="none" w:sz="0" w:space="0" w:color="auto"/>
            <w:left w:val="none" w:sz="0" w:space="0" w:color="auto"/>
            <w:bottom w:val="none" w:sz="0" w:space="0" w:color="auto"/>
            <w:right w:val="none" w:sz="0" w:space="0" w:color="auto"/>
          </w:divBdr>
        </w:div>
        <w:div w:id="526454270">
          <w:marLeft w:val="640"/>
          <w:marRight w:val="0"/>
          <w:marTop w:val="0"/>
          <w:marBottom w:val="0"/>
          <w:divBdr>
            <w:top w:val="none" w:sz="0" w:space="0" w:color="auto"/>
            <w:left w:val="none" w:sz="0" w:space="0" w:color="auto"/>
            <w:bottom w:val="none" w:sz="0" w:space="0" w:color="auto"/>
            <w:right w:val="none" w:sz="0" w:space="0" w:color="auto"/>
          </w:divBdr>
        </w:div>
        <w:div w:id="1008800094">
          <w:marLeft w:val="640"/>
          <w:marRight w:val="0"/>
          <w:marTop w:val="0"/>
          <w:marBottom w:val="0"/>
          <w:divBdr>
            <w:top w:val="none" w:sz="0" w:space="0" w:color="auto"/>
            <w:left w:val="none" w:sz="0" w:space="0" w:color="auto"/>
            <w:bottom w:val="none" w:sz="0" w:space="0" w:color="auto"/>
            <w:right w:val="none" w:sz="0" w:space="0" w:color="auto"/>
          </w:divBdr>
        </w:div>
      </w:divsChild>
    </w:div>
    <w:div w:id="603851134">
      <w:bodyDiv w:val="1"/>
      <w:marLeft w:val="0"/>
      <w:marRight w:val="0"/>
      <w:marTop w:val="0"/>
      <w:marBottom w:val="0"/>
      <w:divBdr>
        <w:top w:val="none" w:sz="0" w:space="0" w:color="auto"/>
        <w:left w:val="none" w:sz="0" w:space="0" w:color="auto"/>
        <w:bottom w:val="none" w:sz="0" w:space="0" w:color="auto"/>
        <w:right w:val="none" w:sz="0" w:space="0" w:color="auto"/>
      </w:divBdr>
      <w:divsChild>
        <w:div w:id="2065830913">
          <w:marLeft w:val="640"/>
          <w:marRight w:val="0"/>
          <w:marTop w:val="0"/>
          <w:marBottom w:val="0"/>
          <w:divBdr>
            <w:top w:val="none" w:sz="0" w:space="0" w:color="auto"/>
            <w:left w:val="none" w:sz="0" w:space="0" w:color="auto"/>
            <w:bottom w:val="none" w:sz="0" w:space="0" w:color="auto"/>
            <w:right w:val="none" w:sz="0" w:space="0" w:color="auto"/>
          </w:divBdr>
        </w:div>
        <w:div w:id="415172580">
          <w:marLeft w:val="640"/>
          <w:marRight w:val="0"/>
          <w:marTop w:val="0"/>
          <w:marBottom w:val="0"/>
          <w:divBdr>
            <w:top w:val="none" w:sz="0" w:space="0" w:color="auto"/>
            <w:left w:val="none" w:sz="0" w:space="0" w:color="auto"/>
            <w:bottom w:val="none" w:sz="0" w:space="0" w:color="auto"/>
            <w:right w:val="none" w:sz="0" w:space="0" w:color="auto"/>
          </w:divBdr>
        </w:div>
        <w:div w:id="1647082170">
          <w:marLeft w:val="640"/>
          <w:marRight w:val="0"/>
          <w:marTop w:val="0"/>
          <w:marBottom w:val="0"/>
          <w:divBdr>
            <w:top w:val="none" w:sz="0" w:space="0" w:color="auto"/>
            <w:left w:val="none" w:sz="0" w:space="0" w:color="auto"/>
            <w:bottom w:val="none" w:sz="0" w:space="0" w:color="auto"/>
            <w:right w:val="none" w:sz="0" w:space="0" w:color="auto"/>
          </w:divBdr>
        </w:div>
        <w:div w:id="1258102210">
          <w:marLeft w:val="640"/>
          <w:marRight w:val="0"/>
          <w:marTop w:val="0"/>
          <w:marBottom w:val="0"/>
          <w:divBdr>
            <w:top w:val="none" w:sz="0" w:space="0" w:color="auto"/>
            <w:left w:val="none" w:sz="0" w:space="0" w:color="auto"/>
            <w:bottom w:val="none" w:sz="0" w:space="0" w:color="auto"/>
            <w:right w:val="none" w:sz="0" w:space="0" w:color="auto"/>
          </w:divBdr>
        </w:div>
        <w:div w:id="988285512">
          <w:marLeft w:val="640"/>
          <w:marRight w:val="0"/>
          <w:marTop w:val="0"/>
          <w:marBottom w:val="0"/>
          <w:divBdr>
            <w:top w:val="none" w:sz="0" w:space="0" w:color="auto"/>
            <w:left w:val="none" w:sz="0" w:space="0" w:color="auto"/>
            <w:bottom w:val="none" w:sz="0" w:space="0" w:color="auto"/>
            <w:right w:val="none" w:sz="0" w:space="0" w:color="auto"/>
          </w:divBdr>
        </w:div>
        <w:div w:id="315426392">
          <w:marLeft w:val="640"/>
          <w:marRight w:val="0"/>
          <w:marTop w:val="0"/>
          <w:marBottom w:val="0"/>
          <w:divBdr>
            <w:top w:val="none" w:sz="0" w:space="0" w:color="auto"/>
            <w:left w:val="none" w:sz="0" w:space="0" w:color="auto"/>
            <w:bottom w:val="none" w:sz="0" w:space="0" w:color="auto"/>
            <w:right w:val="none" w:sz="0" w:space="0" w:color="auto"/>
          </w:divBdr>
        </w:div>
        <w:div w:id="1475364768">
          <w:marLeft w:val="640"/>
          <w:marRight w:val="0"/>
          <w:marTop w:val="0"/>
          <w:marBottom w:val="0"/>
          <w:divBdr>
            <w:top w:val="none" w:sz="0" w:space="0" w:color="auto"/>
            <w:left w:val="none" w:sz="0" w:space="0" w:color="auto"/>
            <w:bottom w:val="none" w:sz="0" w:space="0" w:color="auto"/>
            <w:right w:val="none" w:sz="0" w:space="0" w:color="auto"/>
          </w:divBdr>
        </w:div>
        <w:div w:id="136070878">
          <w:marLeft w:val="640"/>
          <w:marRight w:val="0"/>
          <w:marTop w:val="0"/>
          <w:marBottom w:val="0"/>
          <w:divBdr>
            <w:top w:val="none" w:sz="0" w:space="0" w:color="auto"/>
            <w:left w:val="none" w:sz="0" w:space="0" w:color="auto"/>
            <w:bottom w:val="none" w:sz="0" w:space="0" w:color="auto"/>
            <w:right w:val="none" w:sz="0" w:space="0" w:color="auto"/>
          </w:divBdr>
        </w:div>
        <w:div w:id="2109765991">
          <w:marLeft w:val="640"/>
          <w:marRight w:val="0"/>
          <w:marTop w:val="0"/>
          <w:marBottom w:val="0"/>
          <w:divBdr>
            <w:top w:val="none" w:sz="0" w:space="0" w:color="auto"/>
            <w:left w:val="none" w:sz="0" w:space="0" w:color="auto"/>
            <w:bottom w:val="none" w:sz="0" w:space="0" w:color="auto"/>
            <w:right w:val="none" w:sz="0" w:space="0" w:color="auto"/>
          </w:divBdr>
        </w:div>
        <w:div w:id="2059013542">
          <w:marLeft w:val="640"/>
          <w:marRight w:val="0"/>
          <w:marTop w:val="0"/>
          <w:marBottom w:val="0"/>
          <w:divBdr>
            <w:top w:val="none" w:sz="0" w:space="0" w:color="auto"/>
            <w:left w:val="none" w:sz="0" w:space="0" w:color="auto"/>
            <w:bottom w:val="none" w:sz="0" w:space="0" w:color="auto"/>
            <w:right w:val="none" w:sz="0" w:space="0" w:color="auto"/>
          </w:divBdr>
        </w:div>
        <w:div w:id="1102721768">
          <w:marLeft w:val="640"/>
          <w:marRight w:val="0"/>
          <w:marTop w:val="0"/>
          <w:marBottom w:val="0"/>
          <w:divBdr>
            <w:top w:val="none" w:sz="0" w:space="0" w:color="auto"/>
            <w:left w:val="none" w:sz="0" w:space="0" w:color="auto"/>
            <w:bottom w:val="none" w:sz="0" w:space="0" w:color="auto"/>
            <w:right w:val="none" w:sz="0" w:space="0" w:color="auto"/>
          </w:divBdr>
        </w:div>
        <w:div w:id="1769346041">
          <w:marLeft w:val="640"/>
          <w:marRight w:val="0"/>
          <w:marTop w:val="0"/>
          <w:marBottom w:val="0"/>
          <w:divBdr>
            <w:top w:val="none" w:sz="0" w:space="0" w:color="auto"/>
            <w:left w:val="none" w:sz="0" w:space="0" w:color="auto"/>
            <w:bottom w:val="none" w:sz="0" w:space="0" w:color="auto"/>
            <w:right w:val="none" w:sz="0" w:space="0" w:color="auto"/>
          </w:divBdr>
        </w:div>
        <w:div w:id="1839807515">
          <w:marLeft w:val="640"/>
          <w:marRight w:val="0"/>
          <w:marTop w:val="0"/>
          <w:marBottom w:val="0"/>
          <w:divBdr>
            <w:top w:val="none" w:sz="0" w:space="0" w:color="auto"/>
            <w:left w:val="none" w:sz="0" w:space="0" w:color="auto"/>
            <w:bottom w:val="none" w:sz="0" w:space="0" w:color="auto"/>
            <w:right w:val="none" w:sz="0" w:space="0" w:color="auto"/>
          </w:divBdr>
        </w:div>
        <w:div w:id="314648579">
          <w:marLeft w:val="640"/>
          <w:marRight w:val="0"/>
          <w:marTop w:val="0"/>
          <w:marBottom w:val="0"/>
          <w:divBdr>
            <w:top w:val="none" w:sz="0" w:space="0" w:color="auto"/>
            <w:left w:val="none" w:sz="0" w:space="0" w:color="auto"/>
            <w:bottom w:val="none" w:sz="0" w:space="0" w:color="auto"/>
            <w:right w:val="none" w:sz="0" w:space="0" w:color="auto"/>
          </w:divBdr>
        </w:div>
        <w:div w:id="184367700">
          <w:marLeft w:val="640"/>
          <w:marRight w:val="0"/>
          <w:marTop w:val="0"/>
          <w:marBottom w:val="0"/>
          <w:divBdr>
            <w:top w:val="none" w:sz="0" w:space="0" w:color="auto"/>
            <w:left w:val="none" w:sz="0" w:space="0" w:color="auto"/>
            <w:bottom w:val="none" w:sz="0" w:space="0" w:color="auto"/>
            <w:right w:val="none" w:sz="0" w:space="0" w:color="auto"/>
          </w:divBdr>
        </w:div>
        <w:div w:id="754395516">
          <w:marLeft w:val="640"/>
          <w:marRight w:val="0"/>
          <w:marTop w:val="0"/>
          <w:marBottom w:val="0"/>
          <w:divBdr>
            <w:top w:val="none" w:sz="0" w:space="0" w:color="auto"/>
            <w:left w:val="none" w:sz="0" w:space="0" w:color="auto"/>
            <w:bottom w:val="none" w:sz="0" w:space="0" w:color="auto"/>
            <w:right w:val="none" w:sz="0" w:space="0" w:color="auto"/>
          </w:divBdr>
        </w:div>
        <w:div w:id="567302195">
          <w:marLeft w:val="640"/>
          <w:marRight w:val="0"/>
          <w:marTop w:val="0"/>
          <w:marBottom w:val="0"/>
          <w:divBdr>
            <w:top w:val="none" w:sz="0" w:space="0" w:color="auto"/>
            <w:left w:val="none" w:sz="0" w:space="0" w:color="auto"/>
            <w:bottom w:val="none" w:sz="0" w:space="0" w:color="auto"/>
            <w:right w:val="none" w:sz="0" w:space="0" w:color="auto"/>
          </w:divBdr>
        </w:div>
        <w:div w:id="1893498445">
          <w:marLeft w:val="640"/>
          <w:marRight w:val="0"/>
          <w:marTop w:val="0"/>
          <w:marBottom w:val="0"/>
          <w:divBdr>
            <w:top w:val="none" w:sz="0" w:space="0" w:color="auto"/>
            <w:left w:val="none" w:sz="0" w:space="0" w:color="auto"/>
            <w:bottom w:val="none" w:sz="0" w:space="0" w:color="auto"/>
            <w:right w:val="none" w:sz="0" w:space="0" w:color="auto"/>
          </w:divBdr>
        </w:div>
        <w:div w:id="898857442">
          <w:marLeft w:val="640"/>
          <w:marRight w:val="0"/>
          <w:marTop w:val="0"/>
          <w:marBottom w:val="0"/>
          <w:divBdr>
            <w:top w:val="none" w:sz="0" w:space="0" w:color="auto"/>
            <w:left w:val="none" w:sz="0" w:space="0" w:color="auto"/>
            <w:bottom w:val="none" w:sz="0" w:space="0" w:color="auto"/>
            <w:right w:val="none" w:sz="0" w:space="0" w:color="auto"/>
          </w:divBdr>
        </w:div>
        <w:div w:id="394936468">
          <w:marLeft w:val="640"/>
          <w:marRight w:val="0"/>
          <w:marTop w:val="0"/>
          <w:marBottom w:val="0"/>
          <w:divBdr>
            <w:top w:val="none" w:sz="0" w:space="0" w:color="auto"/>
            <w:left w:val="none" w:sz="0" w:space="0" w:color="auto"/>
            <w:bottom w:val="none" w:sz="0" w:space="0" w:color="auto"/>
            <w:right w:val="none" w:sz="0" w:space="0" w:color="auto"/>
          </w:divBdr>
        </w:div>
        <w:div w:id="1574700969">
          <w:marLeft w:val="640"/>
          <w:marRight w:val="0"/>
          <w:marTop w:val="0"/>
          <w:marBottom w:val="0"/>
          <w:divBdr>
            <w:top w:val="none" w:sz="0" w:space="0" w:color="auto"/>
            <w:left w:val="none" w:sz="0" w:space="0" w:color="auto"/>
            <w:bottom w:val="none" w:sz="0" w:space="0" w:color="auto"/>
            <w:right w:val="none" w:sz="0" w:space="0" w:color="auto"/>
          </w:divBdr>
        </w:div>
        <w:div w:id="345715061">
          <w:marLeft w:val="640"/>
          <w:marRight w:val="0"/>
          <w:marTop w:val="0"/>
          <w:marBottom w:val="0"/>
          <w:divBdr>
            <w:top w:val="none" w:sz="0" w:space="0" w:color="auto"/>
            <w:left w:val="none" w:sz="0" w:space="0" w:color="auto"/>
            <w:bottom w:val="none" w:sz="0" w:space="0" w:color="auto"/>
            <w:right w:val="none" w:sz="0" w:space="0" w:color="auto"/>
          </w:divBdr>
        </w:div>
        <w:div w:id="241065984">
          <w:marLeft w:val="640"/>
          <w:marRight w:val="0"/>
          <w:marTop w:val="0"/>
          <w:marBottom w:val="0"/>
          <w:divBdr>
            <w:top w:val="none" w:sz="0" w:space="0" w:color="auto"/>
            <w:left w:val="none" w:sz="0" w:space="0" w:color="auto"/>
            <w:bottom w:val="none" w:sz="0" w:space="0" w:color="auto"/>
            <w:right w:val="none" w:sz="0" w:space="0" w:color="auto"/>
          </w:divBdr>
        </w:div>
        <w:div w:id="1489861971">
          <w:marLeft w:val="640"/>
          <w:marRight w:val="0"/>
          <w:marTop w:val="0"/>
          <w:marBottom w:val="0"/>
          <w:divBdr>
            <w:top w:val="none" w:sz="0" w:space="0" w:color="auto"/>
            <w:left w:val="none" w:sz="0" w:space="0" w:color="auto"/>
            <w:bottom w:val="none" w:sz="0" w:space="0" w:color="auto"/>
            <w:right w:val="none" w:sz="0" w:space="0" w:color="auto"/>
          </w:divBdr>
        </w:div>
        <w:div w:id="1226454485">
          <w:marLeft w:val="640"/>
          <w:marRight w:val="0"/>
          <w:marTop w:val="0"/>
          <w:marBottom w:val="0"/>
          <w:divBdr>
            <w:top w:val="none" w:sz="0" w:space="0" w:color="auto"/>
            <w:left w:val="none" w:sz="0" w:space="0" w:color="auto"/>
            <w:bottom w:val="none" w:sz="0" w:space="0" w:color="auto"/>
            <w:right w:val="none" w:sz="0" w:space="0" w:color="auto"/>
          </w:divBdr>
        </w:div>
        <w:div w:id="1887795985">
          <w:marLeft w:val="640"/>
          <w:marRight w:val="0"/>
          <w:marTop w:val="0"/>
          <w:marBottom w:val="0"/>
          <w:divBdr>
            <w:top w:val="none" w:sz="0" w:space="0" w:color="auto"/>
            <w:left w:val="none" w:sz="0" w:space="0" w:color="auto"/>
            <w:bottom w:val="none" w:sz="0" w:space="0" w:color="auto"/>
            <w:right w:val="none" w:sz="0" w:space="0" w:color="auto"/>
          </w:divBdr>
        </w:div>
        <w:div w:id="1508641520">
          <w:marLeft w:val="640"/>
          <w:marRight w:val="0"/>
          <w:marTop w:val="0"/>
          <w:marBottom w:val="0"/>
          <w:divBdr>
            <w:top w:val="none" w:sz="0" w:space="0" w:color="auto"/>
            <w:left w:val="none" w:sz="0" w:space="0" w:color="auto"/>
            <w:bottom w:val="none" w:sz="0" w:space="0" w:color="auto"/>
            <w:right w:val="none" w:sz="0" w:space="0" w:color="auto"/>
          </w:divBdr>
        </w:div>
        <w:div w:id="1843010547">
          <w:marLeft w:val="640"/>
          <w:marRight w:val="0"/>
          <w:marTop w:val="0"/>
          <w:marBottom w:val="0"/>
          <w:divBdr>
            <w:top w:val="none" w:sz="0" w:space="0" w:color="auto"/>
            <w:left w:val="none" w:sz="0" w:space="0" w:color="auto"/>
            <w:bottom w:val="none" w:sz="0" w:space="0" w:color="auto"/>
            <w:right w:val="none" w:sz="0" w:space="0" w:color="auto"/>
          </w:divBdr>
        </w:div>
        <w:div w:id="1817650323">
          <w:marLeft w:val="640"/>
          <w:marRight w:val="0"/>
          <w:marTop w:val="0"/>
          <w:marBottom w:val="0"/>
          <w:divBdr>
            <w:top w:val="none" w:sz="0" w:space="0" w:color="auto"/>
            <w:left w:val="none" w:sz="0" w:space="0" w:color="auto"/>
            <w:bottom w:val="none" w:sz="0" w:space="0" w:color="auto"/>
            <w:right w:val="none" w:sz="0" w:space="0" w:color="auto"/>
          </w:divBdr>
        </w:div>
        <w:div w:id="1540047844">
          <w:marLeft w:val="640"/>
          <w:marRight w:val="0"/>
          <w:marTop w:val="0"/>
          <w:marBottom w:val="0"/>
          <w:divBdr>
            <w:top w:val="none" w:sz="0" w:space="0" w:color="auto"/>
            <w:left w:val="none" w:sz="0" w:space="0" w:color="auto"/>
            <w:bottom w:val="none" w:sz="0" w:space="0" w:color="auto"/>
            <w:right w:val="none" w:sz="0" w:space="0" w:color="auto"/>
          </w:divBdr>
        </w:div>
        <w:div w:id="1308585423">
          <w:marLeft w:val="640"/>
          <w:marRight w:val="0"/>
          <w:marTop w:val="0"/>
          <w:marBottom w:val="0"/>
          <w:divBdr>
            <w:top w:val="none" w:sz="0" w:space="0" w:color="auto"/>
            <w:left w:val="none" w:sz="0" w:space="0" w:color="auto"/>
            <w:bottom w:val="none" w:sz="0" w:space="0" w:color="auto"/>
            <w:right w:val="none" w:sz="0" w:space="0" w:color="auto"/>
          </w:divBdr>
        </w:div>
        <w:div w:id="389572975">
          <w:marLeft w:val="640"/>
          <w:marRight w:val="0"/>
          <w:marTop w:val="0"/>
          <w:marBottom w:val="0"/>
          <w:divBdr>
            <w:top w:val="none" w:sz="0" w:space="0" w:color="auto"/>
            <w:left w:val="none" w:sz="0" w:space="0" w:color="auto"/>
            <w:bottom w:val="none" w:sz="0" w:space="0" w:color="auto"/>
            <w:right w:val="none" w:sz="0" w:space="0" w:color="auto"/>
          </w:divBdr>
        </w:div>
        <w:div w:id="2012491586">
          <w:marLeft w:val="640"/>
          <w:marRight w:val="0"/>
          <w:marTop w:val="0"/>
          <w:marBottom w:val="0"/>
          <w:divBdr>
            <w:top w:val="none" w:sz="0" w:space="0" w:color="auto"/>
            <w:left w:val="none" w:sz="0" w:space="0" w:color="auto"/>
            <w:bottom w:val="none" w:sz="0" w:space="0" w:color="auto"/>
            <w:right w:val="none" w:sz="0" w:space="0" w:color="auto"/>
          </w:divBdr>
        </w:div>
        <w:div w:id="2084839915">
          <w:marLeft w:val="640"/>
          <w:marRight w:val="0"/>
          <w:marTop w:val="0"/>
          <w:marBottom w:val="0"/>
          <w:divBdr>
            <w:top w:val="none" w:sz="0" w:space="0" w:color="auto"/>
            <w:left w:val="none" w:sz="0" w:space="0" w:color="auto"/>
            <w:bottom w:val="none" w:sz="0" w:space="0" w:color="auto"/>
            <w:right w:val="none" w:sz="0" w:space="0" w:color="auto"/>
          </w:divBdr>
        </w:div>
        <w:div w:id="1801877882">
          <w:marLeft w:val="640"/>
          <w:marRight w:val="0"/>
          <w:marTop w:val="0"/>
          <w:marBottom w:val="0"/>
          <w:divBdr>
            <w:top w:val="none" w:sz="0" w:space="0" w:color="auto"/>
            <w:left w:val="none" w:sz="0" w:space="0" w:color="auto"/>
            <w:bottom w:val="none" w:sz="0" w:space="0" w:color="auto"/>
            <w:right w:val="none" w:sz="0" w:space="0" w:color="auto"/>
          </w:divBdr>
        </w:div>
        <w:div w:id="310135548">
          <w:marLeft w:val="640"/>
          <w:marRight w:val="0"/>
          <w:marTop w:val="0"/>
          <w:marBottom w:val="0"/>
          <w:divBdr>
            <w:top w:val="none" w:sz="0" w:space="0" w:color="auto"/>
            <w:left w:val="none" w:sz="0" w:space="0" w:color="auto"/>
            <w:bottom w:val="none" w:sz="0" w:space="0" w:color="auto"/>
            <w:right w:val="none" w:sz="0" w:space="0" w:color="auto"/>
          </w:divBdr>
        </w:div>
        <w:div w:id="939996288">
          <w:marLeft w:val="640"/>
          <w:marRight w:val="0"/>
          <w:marTop w:val="0"/>
          <w:marBottom w:val="0"/>
          <w:divBdr>
            <w:top w:val="none" w:sz="0" w:space="0" w:color="auto"/>
            <w:left w:val="none" w:sz="0" w:space="0" w:color="auto"/>
            <w:bottom w:val="none" w:sz="0" w:space="0" w:color="auto"/>
            <w:right w:val="none" w:sz="0" w:space="0" w:color="auto"/>
          </w:divBdr>
        </w:div>
        <w:div w:id="1607347078">
          <w:marLeft w:val="640"/>
          <w:marRight w:val="0"/>
          <w:marTop w:val="0"/>
          <w:marBottom w:val="0"/>
          <w:divBdr>
            <w:top w:val="none" w:sz="0" w:space="0" w:color="auto"/>
            <w:left w:val="none" w:sz="0" w:space="0" w:color="auto"/>
            <w:bottom w:val="none" w:sz="0" w:space="0" w:color="auto"/>
            <w:right w:val="none" w:sz="0" w:space="0" w:color="auto"/>
          </w:divBdr>
        </w:div>
        <w:div w:id="1249969431">
          <w:marLeft w:val="640"/>
          <w:marRight w:val="0"/>
          <w:marTop w:val="0"/>
          <w:marBottom w:val="0"/>
          <w:divBdr>
            <w:top w:val="none" w:sz="0" w:space="0" w:color="auto"/>
            <w:left w:val="none" w:sz="0" w:space="0" w:color="auto"/>
            <w:bottom w:val="none" w:sz="0" w:space="0" w:color="auto"/>
            <w:right w:val="none" w:sz="0" w:space="0" w:color="auto"/>
          </w:divBdr>
        </w:div>
        <w:div w:id="810564034">
          <w:marLeft w:val="640"/>
          <w:marRight w:val="0"/>
          <w:marTop w:val="0"/>
          <w:marBottom w:val="0"/>
          <w:divBdr>
            <w:top w:val="none" w:sz="0" w:space="0" w:color="auto"/>
            <w:left w:val="none" w:sz="0" w:space="0" w:color="auto"/>
            <w:bottom w:val="none" w:sz="0" w:space="0" w:color="auto"/>
            <w:right w:val="none" w:sz="0" w:space="0" w:color="auto"/>
          </w:divBdr>
        </w:div>
        <w:div w:id="564605843">
          <w:marLeft w:val="640"/>
          <w:marRight w:val="0"/>
          <w:marTop w:val="0"/>
          <w:marBottom w:val="0"/>
          <w:divBdr>
            <w:top w:val="none" w:sz="0" w:space="0" w:color="auto"/>
            <w:left w:val="none" w:sz="0" w:space="0" w:color="auto"/>
            <w:bottom w:val="none" w:sz="0" w:space="0" w:color="auto"/>
            <w:right w:val="none" w:sz="0" w:space="0" w:color="auto"/>
          </w:divBdr>
        </w:div>
        <w:div w:id="665287808">
          <w:marLeft w:val="640"/>
          <w:marRight w:val="0"/>
          <w:marTop w:val="0"/>
          <w:marBottom w:val="0"/>
          <w:divBdr>
            <w:top w:val="none" w:sz="0" w:space="0" w:color="auto"/>
            <w:left w:val="none" w:sz="0" w:space="0" w:color="auto"/>
            <w:bottom w:val="none" w:sz="0" w:space="0" w:color="auto"/>
            <w:right w:val="none" w:sz="0" w:space="0" w:color="auto"/>
          </w:divBdr>
        </w:div>
        <w:div w:id="322128124">
          <w:marLeft w:val="640"/>
          <w:marRight w:val="0"/>
          <w:marTop w:val="0"/>
          <w:marBottom w:val="0"/>
          <w:divBdr>
            <w:top w:val="none" w:sz="0" w:space="0" w:color="auto"/>
            <w:left w:val="none" w:sz="0" w:space="0" w:color="auto"/>
            <w:bottom w:val="none" w:sz="0" w:space="0" w:color="auto"/>
            <w:right w:val="none" w:sz="0" w:space="0" w:color="auto"/>
          </w:divBdr>
        </w:div>
      </w:divsChild>
    </w:div>
    <w:div w:id="604651455">
      <w:bodyDiv w:val="1"/>
      <w:marLeft w:val="0"/>
      <w:marRight w:val="0"/>
      <w:marTop w:val="0"/>
      <w:marBottom w:val="0"/>
      <w:divBdr>
        <w:top w:val="none" w:sz="0" w:space="0" w:color="auto"/>
        <w:left w:val="none" w:sz="0" w:space="0" w:color="auto"/>
        <w:bottom w:val="none" w:sz="0" w:space="0" w:color="auto"/>
        <w:right w:val="none" w:sz="0" w:space="0" w:color="auto"/>
      </w:divBdr>
      <w:divsChild>
        <w:div w:id="199825514">
          <w:marLeft w:val="640"/>
          <w:marRight w:val="0"/>
          <w:marTop w:val="0"/>
          <w:marBottom w:val="0"/>
          <w:divBdr>
            <w:top w:val="none" w:sz="0" w:space="0" w:color="auto"/>
            <w:left w:val="none" w:sz="0" w:space="0" w:color="auto"/>
            <w:bottom w:val="none" w:sz="0" w:space="0" w:color="auto"/>
            <w:right w:val="none" w:sz="0" w:space="0" w:color="auto"/>
          </w:divBdr>
        </w:div>
        <w:div w:id="1164468301">
          <w:marLeft w:val="640"/>
          <w:marRight w:val="0"/>
          <w:marTop w:val="0"/>
          <w:marBottom w:val="0"/>
          <w:divBdr>
            <w:top w:val="none" w:sz="0" w:space="0" w:color="auto"/>
            <w:left w:val="none" w:sz="0" w:space="0" w:color="auto"/>
            <w:bottom w:val="none" w:sz="0" w:space="0" w:color="auto"/>
            <w:right w:val="none" w:sz="0" w:space="0" w:color="auto"/>
          </w:divBdr>
        </w:div>
        <w:div w:id="120349766">
          <w:marLeft w:val="640"/>
          <w:marRight w:val="0"/>
          <w:marTop w:val="0"/>
          <w:marBottom w:val="0"/>
          <w:divBdr>
            <w:top w:val="none" w:sz="0" w:space="0" w:color="auto"/>
            <w:left w:val="none" w:sz="0" w:space="0" w:color="auto"/>
            <w:bottom w:val="none" w:sz="0" w:space="0" w:color="auto"/>
            <w:right w:val="none" w:sz="0" w:space="0" w:color="auto"/>
          </w:divBdr>
        </w:div>
        <w:div w:id="274556277">
          <w:marLeft w:val="640"/>
          <w:marRight w:val="0"/>
          <w:marTop w:val="0"/>
          <w:marBottom w:val="0"/>
          <w:divBdr>
            <w:top w:val="none" w:sz="0" w:space="0" w:color="auto"/>
            <w:left w:val="none" w:sz="0" w:space="0" w:color="auto"/>
            <w:bottom w:val="none" w:sz="0" w:space="0" w:color="auto"/>
            <w:right w:val="none" w:sz="0" w:space="0" w:color="auto"/>
          </w:divBdr>
        </w:div>
        <w:div w:id="1595475948">
          <w:marLeft w:val="640"/>
          <w:marRight w:val="0"/>
          <w:marTop w:val="0"/>
          <w:marBottom w:val="0"/>
          <w:divBdr>
            <w:top w:val="none" w:sz="0" w:space="0" w:color="auto"/>
            <w:left w:val="none" w:sz="0" w:space="0" w:color="auto"/>
            <w:bottom w:val="none" w:sz="0" w:space="0" w:color="auto"/>
            <w:right w:val="none" w:sz="0" w:space="0" w:color="auto"/>
          </w:divBdr>
        </w:div>
        <w:div w:id="890267488">
          <w:marLeft w:val="640"/>
          <w:marRight w:val="0"/>
          <w:marTop w:val="0"/>
          <w:marBottom w:val="0"/>
          <w:divBdr>
            <w:top w:val="none" w:sz="0" w:space="0" w:color="auto"/>
            <w:left w:val="none" w:sz="0" w:space="0" w:color="auto"/>
            <w:bottom w:val="none" w:sz="0" w:space="0" w:color="auto"/>
            <w:right w:val="none" w:sz="0" w:space="0" w:color="auto"/>
          </w:divBdr>
        </w:div>
        <w:div w:id="1234466248">
          <w:marLeft w:val="640"/>
          <w:marRight w:val="0"/>
          <w:marTop w:val="0"/>
          <w:marBottom w:val="0"/>
          <w:divBdr>
            <w:top w:val="none" w:sz="0" w:space="0" w:color="auto"/>
            <w:left w:val="none" w:sz="0" w:space="0" w:color="auto"/>
            <w:bottom w:val="none" w:sz="0" w:space="0" w:color="auto"/>
            <w:right w:val="none" w:sz="0" w:space="0" w:color="auto"/>
          </w:divBdr>
        </w:div>
        <w:div w:id="1009255210">
          <w:marLeft w:val="640"/>
          <w:marRight w:val="0"/>
          <w:marTop w:val="0"/>
          <w:marBottom w:val="0"/>
          <w:divBdr>
            <w:top w:val="none" w:sz="0" w:space="0" w:color="auto"/>
            <w:left w:val="none" w:sz="0" w:space="0" w:color="auto"/>
            <w:bottom w:val="none" w:sz="0" w:space="0" w:color="auto"/>
            <w:right w:val="none" w:sz="0" w:space="0" w:color="auto"/>
          </w:divBdr>
        </w:div>
        <w:div w:id="975796429">
          <w:marLeft w:val="640"/>
          <w:marRight w:val="0"/>
          <w:marTop w:val="0"/>
          <w:marBottom w:val="0"/>
          <w:divBdr>
            <w:top w:val="none" w:sz="0" w:space="0" w:color="auto"/>
            <w:left w:val="none" w:sz="0" w:space="0" w:color="auto"/>
            <w:bottom w:val="none" w:sz="0" w:space="0" w:color="auto"/>
            <w:right w:val="none" w:sz="0" w:space="0" w:color="auto"/>
          </w:divBdr>
        </w:div>
        <w:div w:id="1415513511">
          <w:marLeft w:val="640"/>
          <w:marRight w:val="0"/>
          <w:marTop w:val="0"/>
          <w:marBottom w:val="0"/>
          <w:divBdr>
            <w:top w:val="none" w:sz="0" w:space="0" w:color="auto"/>
            <w:left w:val="none" w:sz="0" w:space="0" w:color="auto"/>
            <w:bottom w:val="none" w:sz="0" w:space="0" w:color="auto"/>
            <w:right w:val="none" w:sz="0" w:space="0" w:color="auto"/>
          </w:divBdr>
        </w:div>
        <w:div w:id="1718628897">
          <w:marLeft w:val="640"/>
          <w:marRight w:val="0"/>
          <w:marTop w:val="0"/>
          <w:marBottom w:val="0"/>
          <w:divBdr>
            <w:top w:val="none" w:sz="0" w:space="0" w:color="auto"/>
            <w:left w:val="none" w:sz="0" w:space="0" w:color="auto"/>
            <w:bottom w:val="none" w:sz="0" w:space="0" w:color="auto"/>
            <w:right w:val="none" w:sz="0" w:space="0" w:color="auto"/>
          </w:divBdr>
        </w:div>
        <w:div w:id="386689149">
          <w:marLeft w:val="640"/>
          <w:marRight w:val="0"/>
          <w:marTop w:val="0"/>
          <w:marBottom w:val="0"/>
          <w:divBdr>
            <w:top w:val="none" w:sz="0" w:space="0" w:color="auto"/>
            <w:left w:val="none" w:sz="0" w:space="0" w:color="auto"/>
            <w:bottom w:val="none" w:sz="0" w:space="0" w:color="auto"/>
            <w:right w:val="none" w:sz="0" w:space="0" w:color="auto"/>
          </w:divBdr>
        </w:div>
        <w:div w:id="181752147">
          <w:marLeft w:val="640"/>
          <w:marRight w:val="0"/>
          <w:marTop w:val="0"/>
          <w:marBottom w:val="0"/>
          <w:divBdr>
            <w:top w:val="none" w:sz="0" w:space="0" w:color="auto"/>
            <w:left w:val="none" w:sz="0" w:space="0" w:color="auto"/>
            <w:bottom w:val="none" w:sz="0" w:space="0" w:color="auto"/>
            <w:right w:val="none" w:sz="0" w:space="0" w:color="auto"/>
          </w:divBdr>
        </w:div>
        <w:div w:id="52196571">
          <w:marLeft w:val="640"/>
          <w:marRight w:val="0"/>
          <w:marTop w:val="0"/>
          <w:marBottom w:val="0"/>
          <w:divBdr>
            <w:top w:val="none" w:sz="0" w:space="0" w:color="auto"/>
            <w:left w:val="none" w:sz="0" w:space="0" w:color="auto"/>
            <w:bottom w:val="none" w:sz="0" w:space="0" w:color="auto"/>
            <w:right w:val="none" w:sz="0" w:space="0" w:color="auto"/>
          </w:divBdr>
        </w:div>
        <w:div w:id="536816153">
          <w:marLeft w:val="640"/>
          <w:marRight w:val="0"/>
          <w:marTop w:val="0"/>
          <w:marBottom w:val="0"/>
          <w:divBdr>
            <w:top w:val="none" w:sz="0" w:space="0" w:color="auto"/>
            <w:left w:val="none" w:sz="0" w:space="0" w:color="auto"/>
            <w:bottom w:val="none" w:sz="0" w:space="0" w:color="auto"/>
            <w:right w:val="none" w:sz="0" w:space="0" w:color="auto"/>
          </w:divBdr>
        </w:div>
        <w:div w:id="454954499">
          <w:marLeft w:val="640"/>
          <w:marRight w:val="0"/>
          <w:marTop w:val="0"/>
          <w:marBottom w:val="0"/>
          <w:divBdr>
            <w:top w:val="none" w:sz="0" w:space="0" w:color="auto"/>
            <w:left w:val="none" w:sz="0" w:space="0" w:color="auto"/>
            <w:bottom w:val="none" w:sz="0" w:space="0" w:color="auto"/>
            <w:right w:val="none" w:sz="0" w:space="0" w:color="auto"/>
          </w:divBdr>
        </w:div>
        <w:div w:id="913852619">
          <w:marLeft w:val="640"/>
          <w:marRight w:val="0"/>
          <w:marTop w:val="0"/>
          <w:marBottom w:val="0"/>
          <w:divBdr>
            <w:top w:val="none" w:sz="0" w:space="0" w:color="auto"/>
            <w:left w:val="none" w:sz="0" w:space="0" w:color="auto"/>
            <w:bottom w:val="none" w:sz="0" w:space="0" w:color="auto"/>
            <w:right w:val="none" w:sz="0" w:space="0" w:color="auto"/>
          </w:divBdr>
        </w:div>
        <w:div w:id="951128900">
          <w:marLeft w:val="640"/>
          <w:marRight w:val="0"/>
          <w:marTop w:val="0"/>
          <w:marBottom w:val="0"/>
          <w:divBdr>
            <w:top w:val="none" w:sz="0" w:space="0" w:color="auto"/>
            <w:left w:val="none" w:sz="0" w:space="0" w:color="auto"/>
            <w:bottom w:val="none" w:sz="0" w:space="0" w:color="auto"/>
            <w:right w:val="none" w:sz="0" w:space="0" w:color="auto"/>
          </w:divBdr>
        </w:div>
        <w:div w:id="954943550">
          <w:marLeft w:val="640"/>
          <w:marRight w:val="0"/>
          <w:marTop w:val="0"/>
          <w:marBottom w:val="0"/>
          <w:divBdr>
            <w:top w:val="none" w:sz="0" w:space="0" w:color="auto"/>
            <w:left w:val="none" w:sz="0" w:space="0" w:color="auto"/>
            <w:bottom w:val="none" w:sz="0" w:space="0" w:color="auto"/>
            <w:right w:val="none" w:sz="0" w:space="0" w:color="auto"/>
          </w:divBdr>
        </w:div>
        <w:div w:id="28188344">
          <w:marLeft w:val="640"/>
          <w:marRight w:val="0"/>
          <w:marTop w:val="0"/>
          <w:marBottom w:val="0"/>
          <w:divBdr>
            <w:top w:val="none" w:sz="0" w:space="0" w:color="auto"/>
            <w:left w:val="none" w:sz="0" w:space="0" w:color="auto"/>
            <w:bottom w:val="none" w:sz="0" w:space="0" w:color="auto"/>
            <w:right w:val="none" w:sz="0" w:space="0" w:color="auto"/>
          </w:divBdr>
        </w:div>
        <w:div w:id="1559626252">
          <w:marLeft w:val="640"/>
          <w:marRight w:val="0"/>
          <w:marTop w:val="0"/>
          <w:marBottom w:val="0"/>
          <w:divBdr>
            <w:top w:val="none" w:sz="0" w:space="0" w:color="auto"/>
            <w:left w:val="none" w:sz="0" w:space="0" w:color="auto"/>
            <w:bottom w:val="none" w:sz="0" w:space="0" w:color="auto"/>
            <w:right w:val="none" w:sz="0" w:space="0" w:color="auto"/>
          </w:divBdr>
        </w:div>
        <w:div w:id="1994943932">
          <w:marLeft w:val="640"/>
          <w:marRight w:val="0"/>
          <w:marTop w:val="0"/>
          <w:marBottom w:val="0"/>
          <w:divBdr>
            <w:top w:val="none" w:sz="0" w:space="0" w:color="auto"/>
            <w:left w:val="none" w:sz="0" w:space="0" w:color="auto"/>
            <w:bottom w:val="none" w:sz="0" w:space="0" w:color="auto"/>
            <w:right w:val="none" w:sz="0" w:space="0" w:color="auto"/>
          </w:divBdr>
        </w:div>
        <w:div w:id="94987198">
          <w:marLeft w:val="640"/>
          <w:marRight w:val="0"/>
          <w:marTop w:val="0"/>
          <w:marBottom w:val="0"/>
          <w:divBdr>
            <w:top w:val="none" w:sz="0" w:space="0" w:color="auto"/>
            <w:left w:val="none" w:sz="0" w:space="0" w:color="auto"/>
            <w:bottom w:val="none" w:sz="0" w:space="0" w:color="auto"/>
            <w:right w:val="none" w:sz="0" w:space="0" w:color="auto"/>
          </w:divBdr>
        </w:div>
        <w:div w:id="250359158">
          <w:marLeft w:val="640"/>
          <w:marRight w:val="0"/>
          <w:marTop w:val="0"/>
          <w:marBottom w:val="0"/>
          <w:divBdr>
            <w:top w:val="none" w:sz="0" w:space="0" w:color="auto"/>
            <w:left w:val="none" w:sz="0" w:space="0" w:color="auto"/>
            <w:bottom w:val="none" w:sz="0" w:space="0" w:color="auto"/>
            <w:right w:val="none" w:sz="0" w:space="0" w:color="auto"/>
          </w:divBdr>
        </w:div>
        <w:div w:id="601453938">
          <w:marLeft w:val="640"/>
          <w:marRight w:val="0"/>
          <w:marTop w:val="0"/>
          <w:marBottom w:val="0"/>
          <w:divBdr>
            <w:top w:val="none" w:sz="0" w:space="0" w:color="auto"/>
            <w:left w:val="none" w:sz="0" w:space="0" w:color="auto"/>
            <w:bottom w:val="none" w:sz="0" w:space="0" w:color="auto"/>
            <w:right w:val="none" w:sz="0" w:space="0" w:color="auto"/>
          </w:divBdr>
        </w:div>
        <w:div w:id="535848050">
          <w:marLeft w:val="640"/>
          <w:marRight w:val="0"/>
          <w:marTop w:val="0"/>
          <w:marBottom w:val="0"/>
          <w:divBdr>
            <w:top w:val="none" w:sz="0" w:space="0" w:color="auto"/>
            <w:left w:val="none" w:sz="0" w:space="0" w:color="auto"/>
            <w:bottom w:val="none" w:sz="0" w:space="0" w:color="auto"/>
            <w:right w:val="none" w:sz="0" w:space="0" w:color="auto"/>
          </w:divBdr>
        </w:div>
        <w:div w:id="47073636">
          <w:marLeft w:val="640"/>
          <w:marRight w:val="0"/>
          <w:marTop w:val="0"/>
          <w:marBottom w:val="0"/>
          <w:divBdr>
            <w:top w:val="none" w:sz="0" w:space="0" w:color="auto"/>
            <w:left w:val="none" w:sz="0" w:space="0" w:color="auto"/>
            <w:bottom w:val="none" w:sz="0" w:space="0" w:color="auto"/>
            <w:right w:val="none" w:sz="0" w:space="0" w:color="auto"/>
          </w:divBdr>
        </w:div>
        <w:div w:id="722484464">
          <w:marLeft w:val="640"/>
          <w:marRight w:val="0"/>
          <w:marTop w:val="0"/>
          <w:marBottom w:val="0"/>
          <w:divBdr>
            <w:top w:val="none" w:sz="0" w:space="0" w:color="auto"/>
            <w:left w:val="none" w:sz="0" w:space="0" w:color="auto"/>
            <w:bottom w:val="none" w:sz="0" w:space="0" w:color="auto"/>
            <w:right w:val="none" w:sz="0" w:space="0" w:color="auto"/>
          </w:divBdr>
        </w:div>
        <w:div w:id="1324972633">
          <w:marLeft w:val="640"/>
          <w:marRight w:val="0"/>
          <w:marTop w:val="0"/>
          <w:marBottom w:val="0"/>
          <w:divBdr>
            <w:top w:val="none" w:sz="0" w:space="0" w:color="auto"/>
            <w:left w:val="none" w:sz="0" w:space="0" w:color="auto"/>
            <w:bottom w:val="none" w:sz="0" w:space="0" w:color="auto"/>
            <w:right w:val="none" w:sz="0" w:space="0" w:color="auto"/>
          </w:divBdr>
        </w:div>
        <w:div w:id="612319807">
          <w:marLeft w:val="640"/>
          <w:marRight w:val="0"/>
          <w:marTop w:val="0"/>
          <w:marBottom w:val="0"/>
          <w:divBdr>
            <w:top w:val="none" w:sz="0" w:space="0" w:color="auto"/>
            <w:left w:val="none" w:sz="0" w:space="0" w:color="auto"/>
            <w:bottom w:val="none" w:sz="0" w:space="0" w:color="auto"/>
            <w:right w:val="none" w:sz="0" w:space="0" w:color="auto"/>
          </w:divBdr>
        </w:div>
        <w:div w:id="1181239617">
          <w:marLeft w:val="640"/>
          <w:marRight w:val="0"/>
          <w:marTop w:val="0"/>
          <w:marBottom w:val="0"/>
          <w:divBdr>
            <w:top w:val="none" w:sz="0" w:space="0" w:color="auto"/>
            <w:left w:val="none" w:sz="0" w:space="0" w:color="auto"/>
            <w:bottom w:val="none" w:sz="0" w:space="0" w:color="auto"/>
            <w:right w:val="none" w:sz="0" w:space="0" w:color="auto"/>
          </w:divBdr>
        </w:div>
        <w:div w:id="1660646711">
          <w:marLeft w:val="640"/>
          <w:marRight w:val="0"/>
          <w:marTop w:val="0"/>
          <w:marBottom w:val="0"/>
          <w:divBdr>
            <w:top w:val="none" w:sz="0" w:space="0" w:color="auto"/>
            <w:left w:val="none" w:sz="0" w:space="0" w:color="auto"/>
            <w:bottom w:val="none" w:sz="0" w:space="0" w:color="auto"/>
            <w:right w:val="none" w:sz="0" w:space="0" w:color="auto"/>
          </w:divBdr>
        </w:div>
        <w:div w:id="131485690">
          <w:marLeft w:val="640"/>
          <w:marRight w:val="0"/>
          <w:marTop w:val="0"/>
          <w:marBottom w:val="0"/>
          <w:divBdr>
            <w:top w:val="none" w:sz="0" w:space="0" w:color="auto"/>
            <w:left w:val="none" w:sz="0" w:space="0" w:color="auto"/>
            <w:bottom w:val="none" w:sz="0" w:space="0" w:color="auto"/>
            <w:right w:val="none" w:sz="0" w:space="0" w:color="auto"/>
          </w:divBdr>
        </w:div>
        <w:div w:id="1763406250">
          <w:marLeft w:val="640"/>
          <w:marRight w:val="0"/>
          <w:marTop w:val="0"/>
          <w:marBottom w:val="0"/>
          <w:divBdr>
            <w:top w:val="none" w:sz="0" w:space="0" w:color="auto"/>
            <w:left w:val="none" w:sz="0" w:space="0" w:color="auto"/>
            <w:bottom w:val="none" w:sz="0" w:space="0" w:color="auto"/>
            <w:right w:val="none" w:sz="0" w:space="0" w:color="auto"/>
          </w:divBdr>
        </w:div>
        <w:div w:id="1500002622">
          <w:marLeft w:val="640"/>
          <w:marRight w:val="0"/>
          <w:marTop w:val="0"/>
          <w:marBottom w:val="0"/>
          <w:divBdr>
            <w:top w:val="none" w:sz="0" w:space="0" w:color="auto"/>
            <w:left w:val="none" w:sz="0" w:space="0" w:color="auto"/>
            <w:bottom w:val="none" w:sz="0" w:space="0" w:color="auto"/>
            <w:right w:val="none" w:sz="0" w:space="0" w:color="auto"/>
          </w:divBdr>
        </w:div>
        <w:div w:id="529032205">
          <w:marLeft w:val="640"/>
          <w:marRight w:val="0"/>
          <w:marTop w:val="0"/>
          <w:marBottom w:val="0"/>
          <w:divBdr>
            <w:top w:val="none" w:sz="0" w:space="0" w:color="auto"/>
            <w:left w:val="none" w:sz="0" w:space="0" w:color="auto"/>
            <w:bottom w:val="none" w:sz="0" w:space="0" w:color="auto"/>
            <w:right w:val="none" w:sz="0" w:space="0" w:color="auto"/>
          </w:divBdr>
        </w:div>
        <w:div w:id="1120102345">
          <w:marLeft w:val="640"/>
          <w:marRight w:val="0"/>
          <w:marTop w:val="0"/>
          <w:marBottom w:val="0"/>
          <w:divBdr>
            <w:top w:val="none" w:sz="0" w:space="0" w:color="auto"/>
            <w:left w:val="none" w:sz="0" w:space="0" w:color="auto"/>
            <w:bottom w:val="none" w:sz="0" w:space="0" w:color="auto"/>
            <w:right w:val="none" w:sz="0" w:space="0" w:color="auto"/>
          </w:divBdr>
        </w:div>
        <w:div w:id="458764932">
          <w:marLeft w:val="640"/>
          <w:marRight w:val="0"/>
          <w:marTop w:val="0"/>
          <w:marBottom w:val="0"/>
          <w:divBdr>
            <w:top w:val="none" w:sz="0" w:space="0" w:color="auto"/>
            <w:left w:val="none" w:sz="0" w:space="0" w:color="auto"/>
            <w:bottom w:val="none" w:sz="0" w:space="0" w:color="auto"/>
            <w:right w:val="none" w:sz="0" w:space="0" w:color="auto"/>
          </w:divBdr>
        </w:div>
        <w:div w:id="1198395261">
          <w:marLeft w:val="640"/>
          <w:marRight w:val="0"/>
          <w:marTop w:val="0"/>
          <w:marBottom w:val="0"/>
          <w:divBdr>
            <w:top w:val="none" w:sz="0" w:space="0" w:color="auto"/>
            <w:left w:val="none" w:sz="0" w:space="0" w:color="auto"/>
            <w:bottom w:val="none" w:sz="0" w:space="0" w:color="auto"/>
            <w:right w:val="none" w:sz="0" w:space="0" w:color="auto"/>
          </w:divBdr>
        </w:div>
        <w:div w:id="204023244">
          <w:marLeft w:val="640"/>
          <w:marRight w:val="0"/>
          <w:marTop w:val="0"/>
          <w:marBottom w:val="0"/>
          <w:divBdr>
            <w:top w:val="none" w:sz="0" w:space="0" w:color="auto"/>
            <w:left w:val="none" w:sz="0" w:space="0" w:color="auto"/>
            <w:bottom w:val="none" w:sz="0" w:space="0" w:color="auto"/>
            <w:right w:val="none" w:sz="0" w:space="0" w:color="auto"/>
          </w:divBdr>
        </w:div>
        <w:div w:id="1083138376">
          <w:marLeft w:val="640"/>
          <w:marRight w:val="0"/>
          <w:marTop w:val="0"/>
          <w:marBottom w:val="0"/>
          <w:divBdr>
            <w:top w:val="none" w:sz="0" w:space="0" w:color="auto"/>
            <w:left w:val="none" w:sz="0" w:space="0" w:color="auto"/>
            <w:bottom w:val="none" w:sz="0" w:space="0" w:color="auto"/>
            <w:right w:val="none" w:sz="0" w:space="0" w:color="auto"/>
          </w:divBdr>
        </w:div>
        <w:div w:id="36512150">
          <w:marLeft w:val="640"/>
          <w:marRight w:val="0"/>
          <w:marTop w:val="0"/>
          <w:marBottom w:val="0"/>
          <w:divBdr>
            <w:top w:val="none" w:sz="0" w:space="0" w:color="auto"/>
            <w:left w:val="none" w:sz="0" w:space="0" w:color="auto"/>
            <w:bottom w:val="none" w:sz="0" w:space="0" w:color="auto"/>
            <w:right w:val="none" w:sz="0" w:space="0" w:color="auto"/>
          </w:divBdr>
        </w:div>
      </w:divsChild>
    </w:div>
    <w:div w:id="614286150">
      <w:bodyDiv w:val="1"/>
      <w:marLeft w:val="0"/>
      <w:marRight w:val="0"/>
      <w:marTop w:val="0"/>
      <w:marBottom w:val="0"/>
      <w:divBdr>
        <w:top w:val="none" w:sz="0" w:space="0" w:color="auto"/>
        <w:left w:val="none" w:sz="0" w:space="0" w:color="auto"/>
        <w:bottom w:val="none" w:sz="0" w:space="0" w:color="auto"/>
        <w:right w:val="none" w:sz="0" w:space="0" w:color="auto"/>
      </w:divBdr>
      <w:divsChild>
        <w:div w:id="1173104893">
          <w:marLeft w:val="640"/>
          <w:marRight w:val="0"/>
          <w:marTop w:val="0"/>
          <w:marBottom w:val="0"/>
          <w:divBdr>
            <w:top w:val="none" w:sz="0" w:space="0" w:color="auto"/>
            <w:left w:val="none" w:sz="0" w:space="0" w:color="auto"/>
            <w:bottom w:val="none" w:sz="0" w:space="0" w:color="auto"/>
            <w:right w:val="none" w:sz="0" w:space="0" w:color="auto"/>
          </w:divBdr>
        </w:div>
        <w:div w:id="198276006">
          <w:marLeft w:val="640"/>
          <w:marRight w:val="0"/>
          <w:marTop w:val="0"/>
          <w:marBottom w:val="0"/>
          <w:divBdr>
            <w:top w:val="none" w:sz="0" w:space="0" w:color="auto"/>
            <w:left w:val="none" w:sz="0" w:space="0" w:color="auto"/>
            <w:bottom w:val="none" w:sz="0" w:space="0" w:color="auto"/>
            <w:right w:val="none" w:sz="0" w:space="0" w:color="auto"/>
          </w:divBdr>
        </w:div>
        <w:div w:id="2039625654">
          <w:marLeft w:val="640"/>
          <w:marRight w:val="0"/>
          <w:marTop w:val="0"/>
          <w:marBottom w:val="0"/>
          <w:divBdr>
            <w:top w:val="none" w:sz="0" w:space="0" w:color="auto"/>
            <w:left w:val="none" w:sz="0" w:space="0" w:color="auto"/>
            <w:bottom w:val="none" w:sz="0" w:space="0" w:color="auto"/>
            <w:right w:val="none" w:sz="0" w:space="0" w:color="auto"/>
          </w:divBdr>
        </w:div>
        <w:div w:id="1512597924">
          <w:marLeft w:val="640"/>
          <w:marRight w:val="0"/>
          <w:marTop w:val="0"/>
          <w:marBottom w:val="0"/>
          <w:divBdr>
            <w:top w:val="none" w:sz="0" w:space="0" w:color="auto"/>
            <w:left w:val="none" w:sz="0" w:space="0" w:color="auto"/>
            <w:bottom w:val="none" w:sz="0" w:space="0" w:color="auto"/>
            <w:right w:val="none" w:sz="0" w:space="0" w:color="auto"/>
          </w:divBdr>
        </w:div>
        <w:div w:id="1625042640">
          <w:marLeft w:val="640"/>
          <w:marRight w:val="0"/>
          <w:marTop w:val="0"/>
          <w:marBottom w:val="0"/>
          <w:divBdr>
            <w:top w:val="none" w:sz="0" w:space="0" w:color="auto"/>
            <w:left w:val="none" w:sz="0" w:space="0" w:color="auto"/>
            <w:bottom w:val="none" w:sz="0" w:space="0" w:color="auto"/>
            <w:right w:val="none" w:sz="0" w:space="0" w:color="auto"/>
          </w:divBdr>
        </w:div>
        <w:div w:id="307439438">
          <w:marLeft w:val="640"/>
          <w:marRight w:val="0"/>
          <w:marTop w:val="0"/>
          <w:marBottom w:val="0"/>
          <w:divBdr>
            <w:top w:val="none" w:sz="0" w:space="0" w:color="auto"/>
            <w:left w:val="none" w:sz="0" w:space="0" w:color="auto"/>
            <w:bottom w:val="none" w:sz="0" w:space="0" w:color="auto"/>
            <w:right w:val="none" w:sz="0" w:space="0" w:color="auto"/>
          </w:divBdr>
        </w:div>
        <w:div w:id="1137452951">
          <w:marLeft w:val="640"/>
          <w:marRight w:val="0"/>
          <w:marTop w:val="0"/>
          <w:marBottom w:val="0"/>
          <w:divBdr>
            <w:top w:val="none" w:sz="0" w:space="0" w:color="auto"/>
            <w:left w:val="none" w:sz="0" w:space="0" w:color="auto"/>
            <w:bottom w:val="none" w:sz="0" w:space="0" w:color="auto"/>
            <w:right w:val="none" w:sz="0" w:space="0" w:color="auto"/>
          </w:divBdr>
        </w:div>
        <w:div w:id="2084453537">
          <w:marLeft w:val="640"/>
          <w:marRight w:val="0"/>
          <w:marTop w:val="0"/>
          <w:marBottom w:val="0"/>
          <w:divBdr>
            <w:top w:val="none" w:sz="0" w:space="0" w:color="auto"/>
            <w:left w:val="none" w:sz="0" w:space="0" w:color="auto"/>
            <w:bottom w:val="none" w:sz="0" w:space="0" w:color="auto"/>
            <w:right w:val="none" w:sz="0" w:space="0" w:color="auto"/>
          </w:divBdr>
        </w:div>
        <w:div w:id="1205797729">
          <w:marLeft w:val="640"/>
          <w:marRight w:val="0"/>
          <w:marTop w:val="0"/>
          <w:marBottom w:val="0"/>
          <w:divBdr>
            <w:top w:val="none" w:sz="0" w:space="0" w:color="auto"/>
            <w:left w:val="none" w:sz="0" w:space="0" w:color="auto"/>
            <w:bottom w:val="none" w:sz="0" w:space="0" w:color="auto"/>
            <w:right w:val="none" w:sz="0" w:space="0" w:color="auto"/>
          </w:divBdr>
        </w:div>
        <w:div w:id="2087454597">
          <w:marLeft w:val="640"/>
          <w:marRight w:val="0"/>
          <w:marTop w:val="0"/>
          <w:marBottom w:val="0"/>
          <w:divBdr>
            <w:top w:val="none" w:sz="0" w:space="0" w:color="auto"/>
            <w:left w:val="none" w:sz="0" w:space="0" w:color="auto"/>
            <w:bottom w:val="none" w:sz="0" w:space="0" w:color="auto"/>
            <w:right w:val="none" w:sz="0" w:space="0" w:color="auto"/>
          </w:divBdr>
        </w:div>
        <w:div w:id="984816673">
          <w:marLeft w:val="640"/>
          <w:marRight w:val="0"/>
          <w:marTop w:val="0"/>
          <w:marBottom w:val="0"/>
          <w:divBdr>
            <w:top w:val="none" w:sz="0" w:space="0" w:color="auto"/>
            <w:left w:val="none" w:sz="0" w:space="0" w:color="auto"/>
            <w:bottom w:val="none" w:sz="0" w:space="0" w:color="auto"/>
            <w:right w:val="none" w:sz="0" w:space="0" w:color="auto"/>
          </w:divBdr>
        </w:div>
        <w:div w:id="1525291303">
          <w:marLeft w:val="640"/>
          <w:marRight w:val="0"/>
          <w:marTop w:val="0"/>
          <w:marBottom w:val="0"/>
          <w:divBdr>
            <w:top w:val="none" w:sz="0" w:space="0" w:color="auto"/>
            <w:left w:val="none" w:sz="0" w:space="0" w:color="auto"/>
            <w:bottom w:val="none" w:sz="0" w:space="0" w:color="auto"/>
            <w:right w:val="none" w:sz="0" w:space="0" w:color="auto"/>
          </w:divBdr>
        </w:div>
        <w:div w:id="829633866">
          <w:marLeft w:val="640"/>
          <w:marRight w:val="0"/>
          <w:marTop w:val="0"/>
          <w:marBottom w:val="0"/>
          <w:divBdr>
            <w:top w:val="none" w:sz="0" w:space="0" w:color="auto"/>
            <w:left w:val="none" w:sz="0" w:space="0" w:color="auto"/>
            <w:bottom w:val="none" w:sz="0" w:space="0" w:color="auto"/>
            <w:right w:val="none" w:sz="0" w:space="0" w:color="auto"/>
          </w:divBdr>
        </w:div>
        <w:div w:id="517735311">
          <w:marLeft w:val="640"/>
          <w:marRight w:val="0"/>
          <w:marTop w:val="0"/>
          <w:marBottom w:val="0"/>
          <w:divBdr>
            <w:top w:val="none" w:sz="0" w:space="0" w:color="auto"/>
            <w:left w:val="none" w:sz="0" w:space="0" w:color="auto"/>
            <w:bottom w:val="none" w:sz="0" w:space="0" w:color="auto"/>
            <w:right w:val="none" w:sz="0" w:space="0" w:color="auto"/>
          </w:divBdr>
        </w:div>
        <w:div w:id="1892962722">
          <w:marLeft w:val="640"/>
          <w:marRight w:val="0"/>
          <w:marTop w:val="0"/>
          <w:marBottom w:val="0"/>
          <w:divBdr>
            <w:top w:val="none" w:sz="0" w:space="0" w:color="auto"/>
            <w:left w:val="none" w:sz="0" w:space="0" w:color="auto"/>
            <w:bottom w:val="none" w:sz="0" w:space="0" w:color="auto"/>
            <w:right w:val="none" w:sz="0" w:space="0" w:color="auto"/>
          </w:divBdr>
        </w:div>
        <w:div w:id="1924603906">
          <w:marLeft w:val="640"/>
          <w:marRight w:val="0"/>
          <w:marTop w:val="0"/>
          <w:marBottom w:val="0"/>
          <w:divBdr>
            <w:top w:val="none" w:sz="0" w:space="0" w:color="auto"/>
            <w:left w:val="none" w:sz="0" w:space="0" w:color="auto"/>
            <w:bottom w:val="none" w:sz="0" w:space="0" w:color="auto"/>
            <w:right w:val="none" w:sz="0" w:space="0" w:color="auto"/>
          </w:divBdr>
        </w:div>
        <w:div w:id="1277298386">
          <w:marLeft w:val="640"/>
          <w:marRight w:val="0"/>
          <w:marTop w:val="0"/>
          <w:marBottom w:val="0"/>
          <w:divBdr>
            <w:top w:val="none" w:sz="0" w:space="0" w:color="auto"/>
            <w:left w:val="none" w:sz="0" w:space="0" w:color="auto"/>
            <w:bottom w:val="none" w:sz="0" w:space="0" w:color="auto"/>
            <w:right w:val="none" w:sz="0" w:space="0" w:color="auto"/>
          </w:divBdr>
        </w:div>
        <w:div w:id="376321864">
          <w:marLeft w:val="640"/>
          <w:marRight w:val="0"/>
          <w:marTop w:val="0"/>
          <w:marBottom w:val="0"/>
          <w:divBdr>
            <w:top w:val="none" w:sz="0" w:space="0" w:color="auto"/>
            <w:left w:val="none" w:sz="0" w:space="0" w:color="auto"/>
            <w:bottom w:val="none" w:sz="0" w:space="0" w:color="auto"/>
            <w:right w:val="none" w:sz="0" w:space="0" w:color="auto"/>
          </w:divBdr>
        </w:div>
        <w:div w:id="438182608">
          <w:marLeft w:val="640"/>
          <w:marRight w:val="0"/>
          <w:marTop w:val="0"/>
          <w:marBottom w:val="0"/>
          <w:divBdr>
            <w:top w:val="none" w:sz="0" w:space="0" w:color="auto"/>
            <w:left w:val="none" w:sz="0" w:space="0" w:color="auto"/>
            <w:bottom w:val="none" w:sz="0" w:space="0" w:color="auto"/>
            <w:right w:val="none" w:sz="0" w:space="0" w:color="auto"/>
          </w:divBdr>
        </w:div>
        <w:div w:id="893010400">
          <w:marLeft w:val="640"/>
          <w:marRight w:val="0"/>
          <w:marTop w:val="0"/>
          <w:marBottom w:val="0"/>
          <w:divBdr>
            <w:top w:val="none" w:sz="0" w:space="0" w:color="auto"/>
            <w:left w:val="none" w:sz="0" w:space="0" w:color="auto"/>
            <w:bottom w:val="none" w:sz="0" w:space="0" w:color="auto"/>
            <w:right w:val="none" w:sz="0" w:space="0" w:color="auto"/>
          </w:divBdr>
        </w:div>
        <w:div w:id="63333242">
          <w:marLeft w:val="640"/>
          <w:marRight w:val="0"/>
          <w:marTop w:val="0"/>
          <w:marBottom w:val="0"/>
          <w:divBdr>
            <w:top w:val="none" w:sz="0" w:space="0" w:color="auto"/>
            <w:left w:val="none" w:sz="0" w:space="0" w:color="auto"/>
            <w:bottom w:val="none" w:sz="0" w:space="0" w:color="auto"/>
            <w:right w:val="none" w:sz="0" w:space="0" w:color="auto"/>
          </w:divBdr>
        </w:div>
        <w:div w:id="1066220100">
          <w:marLeft w:val="640"/>
          <w:marRight w:val="0"/>
          <w:marTop w:val="0"/>
          <w:marBottom w:val="0"/>
          <w:divBdr>
            <w:top w:val="none" w:sz="0" w:space="0" w:color="auto"/>
            <w:left w:val="none" w:sz="0" w:space="0" w:color="auto"/>
            <w:bottom w:val="none" w:sz="0" w:space="0" w:color="auto"/>
            <w:right w:val="none" w:sz="0" w:space="0" w:color="auto"/>
          </w:divBdr>
        </w:div>
        <w:div w:id="1936745935">
          <w:marLeft w:val="640"/>
          <w:marRight w:val="0"/>
          <w:marTop w:val="0"/>
          <w:marBottom w:val="0"/>
          <w:divBdr>
            <w:top w:val="none" w:sz="0" w:space="0" w:color="auto"/>
            <w:left w:val="none" w:sz="0" w:space="0" w:color="auto"/>
            <w:bottom w:val="none" w:sz="0" w:space="0" w:color="auto"/>
            <w:right w:val="none" w:sz="0" w:space="0" w:color="auto"/>
          </w:divBdr>
        </w:div>
        <w:div w:id="592738276">
          <w:marLeft w:val="640"/>
          <w:marRight w:val="0"/>
          <w:marTop w:val="0"/>
          <w:marBottom w:val="0"/>
          <w:divBdr>
            <w:top w:val="none" w:sz="0" w:space="0" w:color="auto"/>
            <w:left w:val="none" w:sz="0" w:space="0" w:color="auto"/>
            <w:bottom w:val="none" w:sz="0" w:space="0" w:color="auto"/>
            <w:right w:val="none" w:sz="0" w:space="0" w:color="auto"/>
          </w:divBdr>
        </w:div>
        <w:div w:id="506410299">
          <w:marLeft w:val="640"/>
          <w:marRight w:val="0"/>
          <w:marTop w:val="0"/>
          <w:marBottom w:val="0"/>
          <w:divBdr>
            <w:top w:val="none" w:sz="0" w:space="0" w:color="auto"/>
            <w:left w:val="none" w:sz="0" w:space="0" w:color="auto"/>
            <w:bottom w:val="none" w:sz="0" w:space="0" w:color="auto"/>
            <w:right w:val="none" w:sz="0" w:space="0" w:color="auto"/>
          </w:divBdr>
        </w:div>
        <w:div w:id="92170841">
          <w:marLeft w:val="640"/>
          <w:marRight w:val="0"/>
          <w:marTop w:val="0"/>
          <w:marBottom w:val="0"/>
          <w:divBdr>
            <w:top w:val="none" w:sz="0" w:space="0" w:color="auto"/>
            <w:left w:val="none" w:sz="0" w:space="0" w:color="auto"/>
            <w:bottom w:val="none" w:sz="0" w:space="0" w:color="auto"/>
            <w:right w:val="none" w:sz="0" w:space="0" w:color="auto"/>
          </w:divBdr>
        </w:div>
        <w:div w:id="1878425111">
          <w:marLeft w:val="640"/>
          <w:marRight w:val="0"/>
          <w:marTop w:val="0"/>
          <w:marBottom w:val="0"/>
          <w:divBdr>
            <w:top w:val="none" w:sz="0" w:space="0" w:color="auto"/>
            <w:left w:val="none" w:sz="0" w:space="0" w:color="auto"/>
            <w:bottom w:val="none" w:sz="0" w:space="0" w:color="auto"/>
            <w:right w:val="none" w:sz="0" w:space="0" w:color="auto"/>
          </w:divBdr>
        </w:div>
        <w:div w:id="2034067085">
          <w:marLeft w:val="640"/>
          <w:marRight w:val="0"/>
          <w:marTop w:val="0"/>
          <w:marBottom w:val="0"/>
          <w:divBdr>
            <w:top w:val="none" w:sz="0" w:space="0" w:color="auto"/>
            <w:left w:val="none" w:sz="0" w:space="0" w:color="auto"/>
            <w:bottom w:val="none" w:sz="0" w:space="0" w:color="auto"/>
            <w:right w:val="none" w:sz="0" w:space="0" w:color="auto"/>
          </w:divBdr>
        </w:div>
        <w:div w:id="1676297002">
          <w:marLeft w:val="640"/>
          <w:marRight w:val="0"/>
          <w:marTop w:val="0"/>
          <w:marBottom w:val="0"/>
          <w:divBdr>
            <w:top w:val="none" w:sz="0" w:space="0" w:color="auto"/>
            <w:left w:val="none" w:sz="0" w:space="0" w:color="auto"/>
            <w:bottom w:val="none" w:sz="0" w:space="0" w:color="auto"/>
            <w:right w:val="none" w:sz="0" w:space="0" w:color="auto"/>
          </w:divBdr>
        </w:div>
        <w:div w:id="1339697049">
          <w:marLeft w:val="640"/>
          <w:marRight w:val="0"/>
          <w:marTop w:val="0"/>
          <w:marBottom w:val="0"/>
          <w:divBdr>
            <w:top w:val="none" w:sz="0" w:space="0" w:color="auto"/>
            <w:left w:val="none" w:sz="0" w:space="0" w:color="auto"/>
            <w:bottom w:val="none" w:sz="0" w:space="0" w:color="auto"/>
            <w:right w:val="none" w:sz="0" w:space="0" w:color="auto"/>
          </w:divBdr>
        </w:div>
        <w:div w:id="352607946">
          <w:marLeft w:val="640"/>
          <w:marRight w:val="0"/>
          <w:marTop w:val="0"/>
          <w:marBottom w:val="0"/>
          <w:divBdr>
            <w:top w:val="none" w:sz="0" w:space="0" w:color="auto"/>
            <w:left w:val="none" w:sz="0" w:space="0" w:color="auto"/>
            <w:bottom w:val="none" w:sz="0" w:space="0" w:color="auto"/>
            <w:right w:val="none" w:sz="0" w:space="0" w:color="auto"/>
          </w:divBdr>
        </w:div>
        <w:div w:id="1091968771">
          <w:marLeft w:val="640"/>
          <w:marRight w:val="0"/>
          <w:marTop w:val="0"/>
          <w:marBottom w:val="0"/>
          <w:divBdr>
            <w:top w:val="none" w:sz="0" w:space="0" w:color="auto"/>
            <w:left w:val="none" w:sz="0" w:space="0" w:color="auto"/>
            <w:bottom w:val="none" w:sz="0" w:space="0" w:color="auto"/>
            <w:right w:val="none" w:sz="0" w:space="0" w:color="auto"/>
          </w:divBdr>
        </w:div>
        <w:div w:id="427896610">
          <w:marLeft w:val="640"/>
          <w:marRight w:val="0"/>
          <w:marTop w:val="0"/>
          <w:marBottom w:val="0"/>
          <w:divBdr>
            <w:top w:val="none" w:sz="0" w:space="0" w:color="auto"/>
            <w:left w:val="none" w:sz="0" w:space="0" w:color="auto"/>
            <w:bottom w:val="none" w:sz="0" w:space="0" w:color="auto"/>
            <w:right w:val="none" w:sz="0" w:space="0" w:color="auto"/>
          </w:divBdr>
        </w:div>
        <w:div w:id="1632975039">
          <w:marLeft w:val="640"/>
          <w:marRight w:val="0"/>
          <w:marTop w:val="0"/>
          <w:marBottom w:val="0"/>
          <w:divBdr>
            <w:top w:val="none" w:sz="0" w:space="0" w:color="auto"/>
            <w:left w:val="none" w:sz="0" w:space="0" w:color="auto"/>
            <w:bottom w:val="none" w:sz="0" w:space="0" w:color="auto"/>
            <w:right w:val="none" w:sz="0" w:space="0" w:color="auto"/>
          </w:divBdr>
        </w:div>
        <w:div w:id="1086338850">
          <w:marLeft w:val="640"/>
          <w:marRight w:val="0"/>
          <w:marTop w:val="0"/>
          <w:marBottom w:val="0"/>
          <w:divBdr>
            <w:top w:val="none" w:sz="0" w:space="0" w:color="auto"/>
            <w:left w:val="none" w:sz="0" w:space="0" w:color="auto"/>
            <w:bottom w:val="none" w:sz="0" w:space="0" w:color="auto"/>
            <w:right w:val="none" w:sz="0" w:space="0" w:color="auto"/>
          </w:divBdr>
        </w:div>
        <w:div w:id="2031444509">
          <w:marLeft w:val="640"/>
          <w:marRight w:val="0"/>
          <w:marTop w:val="0"/>
          <w:marBottom w:val="0"/>
          <w:divBdr>
            <w:top w:val="none" w:sz="0" w:space="0" w:color="auto"/>
            <w:left w:val="none" w:sz="0" w:space="0" w:color="auto"/>
            <w:bottom w:val="none" w:sz="0" w:space="0" w:color="auto"/>
            <w:right w:val="none" w:sz="0" w:space="0" w:color="auto"/>
          </w:divBdr>
        </w:div>
        <w:div w:id="1675916167">
          <w:marLeft w:val="640"/>
          <w:marRight w:val="0"/>
          <w:marTop w:val="0"/>
          <w:marBottom w:val="0"/>
          <w:divBdr>
            <w:top w:val="none" w:sz="0" w:space="0" w:color="auto"/>
            <w:left w:val="none" w:sz="0" w:space="0" w:color="auto"/>
            <w:bottom w:val="none" w:sz="0" w:space="0" w:color="auto"/>
            <w:right w:val="none" w:sz="0" w:space="0" w:color="auto"/>
          </w:divBdr>
        </w:div>
        <w:div w:id="1725905564">
          <w:marLeft w:val="640"/>
          <w:marRight w:val="0"/>
          <w:marTop w:val="0"/>
          <w:marBottom w:val="0"/>
          <w:divBdr>
            <w:top w:val="none" w:sz="0" w:space="0" w:color="auto"/>
            <w:left w:val="none" w:sz="0" w:space="0" w:color="auto"/>
            <w:bottom w:val="none" w:sz="0" w:space="0" w:color="auto"/>
            <w:right w:val="none" w:sz="0" w:space="0" w:color="auto"/>
          </w:divBdr>
        </w:div>
        <w:div w:id="2103909752">
          <w:marLeft w:val="640"/>
          <w:marRight w:val="0"/>
          <w:marTop w:val="0"/>
          <w:marBottom w:val="0"/>
          <w:divBdr>
            <w:top w:val="none" w:sz="0" w:space="0" w:color="auto"/>
            <w:left w:val="none" w:sz="0" w:space="0" w:color="auto"/>
            <w:bottom w:val="none" w:sz="0" w:space="0" w:color="auto"/>
            <w:right w:val="none" w:sz="0" w:space="0" w:color="auto"/>
          </w:divBdr>
        </w:div>
      </w:divsChild>
    </w:div>
    <w:div w:id="625232712">
      <w:bodyDiv w:val="1"/>
      <w:marLeft w:val="0"/>
      <w:marRight w:val="0"/>
      <w:marTop w:val="0"/>
      <w:marBottom w:val="0"/>
      <w:divBdr>
        <w:top w:val="none" w:sz="0" w:space="0" w:color="auto"/>
        <w:left w:val="none" w:sz="0" w:space="0" w:color="auto"/>
        <w:bottom w:val="none" w:sz="0" w:space="0" w:color="auto"/>
        <w:right w:val="none" w:sz="0" w:space="0" w:color="auto"/>
      </w:divBdr>
      <w:divsChild>
        <w:div w:id="2087651496">
          <w:marLeft w:val="640"/>
          <w:marRight w:val="0"/>
          <w:marTop w:val="0"/>
          <w:marBottom w:val="0"/>
          <w:divBdr>
            <w:top w:val="none" w:sz="0" w:space="0" w:color="auto"/>
            <w:left w:val="none" w:sz="0" w:space="0" w:color="auto"/>
            <w:bottom w:val="none" w:sz="0" w:space="0" w:color="auto"/>
            <w:right w:val="none" w:sz="0" w:space="0" w:color="auto"/>
          </w:divBdr>
        </w:div>
        <w:div w:id="842822868">
          <w:marLeft w:val="640"/>
          <w:marRight w:val="0"/>
          <w:marTop w:val="0"/>
          <w:marBottom w:val="0"/>
          <w:divBdr>
            <w:top w:val="none" w:sz="0" w:space="0" w:color="auto"/>
            <w:left w:val="none" w:sz="0" w:space="0" w:color="auto"/>
            <w:bottom w:val="none" w:sz="0" w:space="0" w:color="auto"/>
            <w:right w:val="none" w:sz="0" w:space="0" w:color="auto"/>
          </w:divBdr>
        </w:div>
        <w:div w:id="1766656493">
          <w:marLeft w:val="640"/>
          <w:marRight w:val="0"/>
          <w:marTop w:val="0"/>
          <w:marBottom w:val="0"/>
          <w:divBdr>
            <w:top w:val="none" w:sz="0" w:space="0" w:color="auto"/>
            <w:left w:val="none" w:sz="0" w:space="0" w:color="auto"/>
            <w:bottom w:val="none" w:sz="0" w:space="0" w:color="auto"/>
            <w:right w:val="none" w:sz="0" w:space="0" w:color="auto"/>
          </w:divBdr>
        </w:div>
        <w:div w:id="95833312">
          <w:marLeft w:val="640"/>
          <w:marRight w:val="0"/>
          <w:marTop w:val="0"/>
          <w:marBottom w:val="0"/>
          <w:divBdr>
            <w:top w:val="none" w:sz="0" w:space="0" w:color="auto"/>
            <w:left w:val="none" w:sz="0" w:space="0" w:color="auto"/>
            <w:bottom w:val="none" w:sz="0" w:space="0" w:color="auto"/>
            <w:right w:val="none" w:sz="0" w:space="0" w:color="auto"/>
          </w:divBdr>
        </w:div>
        <w:div w:id="986055928">
          <w:marLeft w:val="640"/>
          <w:marRight w:val="0"/>
          <w:marTop w:val="0"/>
          <w:marBottom w:val="0"/>
          <w:divBdr>
            <w:top w:val="none" w:sz="0" w:space="0" w:color="auto"/>
            <w:left w:val="none" w:sz="0" w:space="0" w:color="auto"/>
            <w:bottom w:val="none" w:sz="0" w:space="0" w:color="auto"/>
            <w:right w:val="none" w:sz="0" w:space="0" w:color="auto"/>
          </w:divBdr>
        </w:div>
        <w:div w:id="61417124">
          <w:marLeft w:val="640"/>
          <w:marRight w:val="0"/>
          <w:marTop w:val="0"/>
          <w:marBottom w:val="0"/>
          <w:divBdr>
            <w:top w:val="none" w:sz="0" w:space="0" w:color="auto"/>
            <w:left w:val="none" w:sz="0" w:space="0" w:color="auto"/>
            <w:bottom w:val="none" w:sz="0" w:space="0" w:color="auto"/>
            <w:right w:val="none" w:sz="0" w:space="0" w:color="auto"/>
          </w:divBdr>
        </w:div>
        <w:div w:id="1810397373">
          <w:marLeft w:val="640"/>
          <w:marRight w:val="0"/>
          <w:marTop w:val="0"/>
          <w:marBottom w:val="0"/>
          <w:divBdr>
            <w:top w:val="none" w:sz="0" w:space="0" w:color="auto"/>
            <w:left w:val="none" w:sz="0" w:space="0" w:color="auto"/>
            <w:bottom w:val="none" w:sz="0" w:space="0" w:color="auto"/>
            <w:right w:val="none" w:sz="0" w:space="0" w:color="auto"/>
          </w:divBdr>
        </w:div>
        <w:div w:id="666176670">
          <w:marLeft w:val="640"/>
          <w:marRight w:val="0"/>
          <w:marTop w:val="0"/>
          <w:marBottom w:val="0"/>
          <w:divBdr>
            <w:top w:val="none" w:sz="0" w:space="0" w:color="auto"/>
            <w:left w:val="none" w:sz="0" w:space="0" w:color="auto"/>
            <w:bottom w:val="none" w:sz="0" w:space="0" w:color="auto"/>
            <w:right w:val="none" w:sz="0" w:space="0" w:color="auto"/>
          </w:divBdr>
        </w:div>
        <w:div w:id="768814337">
          <w:marLeft w:val="640"/>
          <w:marRight w:val="0"/>
          <w:marTop w:val="0"/>
          <w:marBottom w:val="0"/>
          <w:divBdr>
            <w:top w:val="none" w:sz="0" w:space="0" w:color="auto"/>
            <w:left w:val="none" w:sz="0" w:space="0" w:color="auto"/>
            <w:bottom w:val="none" w:sz="0" w:space="0" w:color="auto"/>
            <w:right w:val="none" w:sz="0" w:space="0" w:color="auto"/>
          </w:divBdr>
        </w:div>
        <w:div w:id="1390569202">
          <w:marLeft w:val="640"/>
          <w:marRight w:val="0"/>
          <w:marTop w:val="0"/>
          <w:marBottom w:val="0"/>
          <w:divBdr>
            <w:top w:val="none" w:sz="0" w:space="0" w:color="auto"/>
            <w:left w:val="none" w:sz="0" w:space="0" w:color="auto"/>
            <w:bottom w:val="none" w:sz="0" w:space="0" w:color="auto"/>
            <w:right w:val="none" w:sz="0" w:space="0" w:color="auto"/>
          </w:divBdr>
        </w:div>
        <w:div w:id="79103410">
          <w:marLeft w:val="640"/>
          <w:marRight w:val="0"/>
          <w:marTop w:val="0"/>
          <w:marBottom w:val="0"/>
          <w:divBdr>
            <w:top w:val="none" w:sz="0" w:space="0" w:color="auto"/>
            <w:left w:val="none" w:sz="0" w:space="0" w:color="auto"/>
            <w:bottom w:val="none" w:sz="0" w:space="0" w:color="auto"/>
            <w:right w:val="none" w:sz="0" w:space="0" w:color="auto"/>
          </w:divBdr>
        </w:div>
        <w:div w:id="2138448090">
          <w:marLeft w:val="640"/>
          <w:marRight w:val="0"/>
          <w:marTop w:val="0"/>
          <w:marBottom w:val="0"/>
          <w:divBdr>
            <w:top w:val="none" w:sz="0" w:space="0" w:color="auto"/>
            <w:left w:val="none" w:sz="0" w:space="0" w:color="auto"/>
            <w:bottom w:val="none" w:sz="0" w:space="0" w:color="auto"/>
            <w:right w:val="none" w:sz="0" w:space="0" w:color="auto"/>
          </w:divBdr>
        </w:div>
        <w:div w:id="1899970599">
          <w:marLeft w:val="640"/>
          <w:marRight w:val="0"/>
          <w:marTop w:val="0"/>
          <w:marBottom w:val="0"/>
          <w:divBdr>
            <w:top w:val="none" w:sz="0" w:space="0" w:color="auto"/>
            <w:left w:val="none" w:sz="0" w:space="0" w:color="auto"/>
            <w:bottom w:val="none" w:sz="0" w:space="0" w:color="auto"/>
            <w:right w:val="none" w:sz="0" w:space="0" w:color="auto"/>
          </w:divBdr>
        </w:div>
        <w:div w:id="911309076">
          <w:marLeft w:val="640"/>
          <w:marRight w:val="0"/>
          <w:marTop w:val="0"/>
          <w:marBottom w:val="0"/>
          <w:divBdr>
            <w:top w:val="none" w:sz="0" w:space="0" w:color="auto"/>
            <w:left w:val="none" w:sz="0" w:space="0" w:color="auto"/>
            <w:bottom w:val="none" w:sz="0" w:space="0" w:color="auto"/>
            <w:right w:val="none" w:sz="0" w:space="0" w:color="auto"/>
          </w:divBdr>
        </w:div>
        <w:div w:id="1868910483">
          <w:marLeft w:val="640"/>
          <w:marRight w:val="0"/>
          <w:marTop w:val="0"/>
          <w:marBottom w:val="0"/>
          <w:divBdr>
            <w:top w:val="none" w:sz="0" w:space="0" w:color="auto"/>
            <w:left w:val="none" w:sz="0" w:space="0" w:color="auto"/>
            <w:bottom w:val="none" w:sz="0" w:space="0" w:color="auto"/>
            <w:right w:val="none" w:sz="0" w:space="0" w:color="auto"/>
          </w:divBdr>
        </w:div>
        <w:div w:id="1008680567">
          <w:marLeft w:val="640"/>
          <w:marRight w:val="0"/>
          <w:marTop w:val="0"/>
          <w:marBottom w:val="0"/>
          <w:divBdr>
            <w:top w:val="none" w:sz="0" w:space="0" w:color="auto"/>
            <w:left w:val="none" w:sz="0" w:space="0" w:color="auto"/>
            <w:bottom w:val="none" w:sz="0" w:space="0" w:color="auto"/>
            <w:right w:val="none" w:sz="0" w:space="0" w:color="auto"/>
          </w:divBdr>
        </w:div>
        <w:div w:id="418213640">
          <w:marLeft w:val="640"/>
          <w:marRight w:val="0"/>
          <w:marTop w:val="0"/>
          <w:marBottom w:val="0"/>
          <w:divBdr>
            <w:top w:val="none" w:sz="0" w:space="0" w:color="auto"/>
            <w:left w:val="none" w:sz="0" w:space="0" w:color="auto"/>
            <w:bottom w:val="none" w:sz="0" w:space="0" w:color="auto"/>
            <w:right w:val="none" w:sz="0" w:space="0" w:color="auto"/>
          </w:divBdr>
        </w:div>
        <w:div w:id="1302081275">
          <w:marLeft w:val="640"/>
          <w:marRight w:val="0"/>
          <w:marTop w:val="0"/>
          <w:marBottom w:val="0"/>
          <w:divBdr>
            <w:top w:val="none" w:sz="0" w:space="0" w:color="auto"/>
            <w:left w:val="none" w:sz="0" w:space="0" w:color="auto"/>
            <w:bottom w:val="none" w:sz="0" w:space="0" w:color="auto"/>
            <w:right w:val="none" w:sz="0" w:space="0" w:color="auto"/>
          </w:divBdr>
        </w:div>
        <w:div w:id="1170218315">
          <w:marLeft w:val="640"/>
          <w:marRight w:val="0"/>
          <w:marTop w:val="0"/>
          <w:marBottom w:val="0"/>
          <w:divBdr>
            <w:top w:val="none" w:sz="0" w:space="0" w:color="auto"/>
            <w:left w:val="none" w:sz="0" w:space="0" w:color="auto"/>
            <w:bottom w:val="none" w:sz="0" w:space="0" w:color="auto"/>
            <w:right w:val="none" w:sz="0" w:space="0" w:color="auto"/>
          </w:divBdr>
        </w:div>
        <w:div w:id="985283489">
          <w:marLeft w:val="640"/>
          <w:marRight w:val="0"/>
          <w:marTop w:val="0"/>
          <w:marBottom w:val="0"/>
          <w:divBdr>
            <w:top w:val="none" w:sz="0" w:space="0" w:color="auto"/>
            <w:left w:val="none" w:sz="0" w:space="0" w:color="auto"/>
            <w:bottom w:val="none" w:sz="0" w:space="0" w:color="auto"/>
            <w:right w:val="none" w:sz="0" w:space="0" w:color="auto"/>
          </w:divBdr>
        </w:div>
        <w:div w:id="948513425">
          <w:marLeft w:val="640"/>
          <w:marRight w:val="0"/>
          <w:marTop w:val="0"/>
          <w:marBottom w:val="0"/>
          <w:divBdr>
            <w:top w:val="none" w:sz="0" w:space="0" w:color="auto"/>
            <w:left w:val="none" w:sz="0" w:space="0" w:color="auto"/>
            <w:bottom w:val="none" w:sz="0" w:space="0" w:color="auto"/>
            <w:right w:val="none" w:sz="0" w:space="0" w:color="auto"/>
          </w:divBdr>
        </w:div>
        <w:div w:id="641009947">
          <w:marLeft w:val="640"/>
          <w:marRight w:val="0"/>
          <w:marTop w:val="0"/>
          <w:marBottom w:val="0"/>
          <w:divBdr>
            <w:top w:val="none" w:sz="0" w:space="0" w:color="auto"/>
            <w:left w:val="none" w:sz="0" w:space="0" w:color="auto"/>
            <w:bottom w:val="none" w:sz="0" w:space="0" w:color="auto"/>
            <w:right w:val="none" w:sz="0" w:space="0" w:color="auto"/>
          </w:divBdr>
        </w:div>
        <w:div w:id="1652716584">
          <w:marLeft w:val="640"/>
          <w:marRight w:val="0"/>
          <w:marTop w:val="0"/>
          <w:marBottom w:val="0"/>
          <w:divBdr>
            <w:top w:val="none" w:sz="0" w:space="0" w:color="auto"/>
            <w:left w:val="none" w:sz="0" w:space="0" w:color="auto"/>
            <w:bottom w:val="none" w:sz="0" w:space="0" w:color="auto"/>
            <w:right w:val="none" w:sz="0" w:space="0" w:color="auto"/>
          </w:divBdr>
        </w:div>
        <w:div w:id="2044478894">
          <w:marLeft w:val="640"/>
          <w:marRight w:val="0"/>
          <w:marTop w:val="0"/>
          <w:marBottom w:val="0"/>
          <w:divBdr>
            <w:top w:val="none" w:sz="0" w:space="0" w:color="auto"/>
            <w:left w:val="none" w:sz="0" w:space="0" w:color="auto"/>
            <w:bottom w:val="none" w:sz="0" w:space="0" w:color="auto"/>
            <w:right w:val="none" w:sz="0" w:space="0" w:color="auto"/>
          </w:divBdr>
        </w:div>
        <w:div w:id="1376470210">
          <w:marLeft w:val="640"/>
          <w:marRight w:val="0"/>
          <w:marTop w:val="0"/>
          <w:marBottom w:val="0"/>
          <w:divBdr>
            <w:top w:val="none" w:sz="0" w:space="0" w:color="auto"/>
            <w:left w:val="none" w:sz="0" w:space="0" w:color="auto"/>
            <w:bottom w:val="none" w:sz="0" w:space="0" w:color="auto"/>
            <w:right w:val="none" w:sz="0" w:space="0" w:color="auto"/>
          </w:divBdr>
        </w:div>
        <w:div w:id="35014538">
          <w:marLeft w:val="640"/>
          <w:marRight w:val="0"/>
          <w:marTop w:val="0"/>
          <w:marBottom w:val="0"/>
          <w:divBdr>
            <w:top w:val="none" w:sz="0" w:space="0" w:color="auto"/>
            <w:left w:val="none" w:sz="0" w:space="0" w:color="auto"/>
            <w:bottom w:val="none" w:sz="0" w:space="0" w:color="auto"/>
            <w:right w:val="none" w:sz="0" w:space="0" w:color="auto"/>
          </w:divBdr>
        </w:div>
        <w:div w:id="536160409">
          <w:marLeft w:val="640"/>
          <w:marRight w:val="0"/>
          <w:marTop w:val="0"/>
          <w:marBottom w:val="0"/>
          <w:divBdr>
            <w:top w:val="none" w:sz="0" w:space="0" w:color="auto"/>
            <w:left w:val="none" w:sz="0" w:space="0" w:color="auto"/>
            <w:bottom w:val="none" w:sz="0" w:space="0" w:color="auto"/>
            <w:right w:val="none" w:sz="0" w:space="0" w:color="auto"/>
          </w:divBdr>
        </w:div>
        <w:div w:id="763308461">
          <w:marLeft w:val="640"/>
          <w:marRight w:val="0"/>
          <w:marTop w:val="0"/>
          <w:marBottom w:val="0"/>
          <w:divBdr>
            <w:top w:val="none" w:sz="0" w:space="0" w:color="auto"/>
            <w:left w:val="none" w:sz="0" w:space="0" w:color="auto"/>
            <w:bottom w:val="none" w:sz="0" w:space="0" w:color="auto"/>
            <w:right w:val="none" w:sz="0" w:space="0" w:color="auto"/>
          </w:divBdr>
        </w:div>
        <w:div w:id="1795368038">
          <w:marLeft w:val="640"/>
          <w:marRight w:val="0"/>
          <w:marTop w:val="0"/>
          <w:marBottom w:val="0"/>
          <w:divBdr>
            <w:top w:val="none" w:sz="0" w:space="0" w:color="auto"/>
            <w:left w:val="none" w:sz="0" w:space="0" w:color="auto"/>
            <w:bottom w:val="none" w:sz="0" w:space="0" w:color="auto"/>
            <w:right w:val="none" w:sz="0" w:space="0" w:color="auto"/>
          </w:divBdr>
        </w:div>
        <w:div w:id="1658993000">
          <w:marLeft w:val="640"/>
          <w:marRight w:val="0"/>
          <w:marTop w:val="0"/>
          <w:marBottom w:val="0"/>
          <w:divBdr>
            <w:top w:val="none" w:sz="0" w:space="0" w:color="auto"/>
            <w:left w:val="none" w:sz="0" w:space="0" w:color="auto"/>
            <w:bottom w:val="none" w:sz="0" w:space="0" w:color="auto"/>
            <w:right w:val="none" w:sz="0" w:space="0" w:color="auto"/>
          </w:divBdr>
        </w:div>
        <w:div w:id="2116171881">
          <w:marLeft w:val="640"/>
          <w:marRight w:val="0"/>
          <w:marTop w:val="0"/>
          <w:marBottom w:val="0"/>
          <w:divBdr>
            <w:top w:val="none" w:sz="0" w:space="0" w:color="auto"/>
            <w:left w:val="none" w:sz="0" w:space="0" w:color="auto"/>
            <w:bottom w:val="none" w:sz="0" w:space="0" w:color="auto"/>
            <w:right w:val="none" w:sz="0" w:space="0" w:color="auto"/>
          </w:divBdr>
        </w:div>
        <w:div w:id="810442838">
          <w:marLeft w:val="640"/>
          <w:marRight w:val="0"/>
          <w:marTop w:val="0"/>
          <w:marBottom w:val="0"/>
          <w:divBdr>
            <w:top w:val="none" w:sz="0" w:space="0" w:color="auto"/>
            <w:left w:val="none" w:sz="0" w:space="0" w:color="auto"/>
            <w:bottom w:val="none" w:sz="0" w:space="0" w:color="auto"/>
            <w:right w:val="none" w:sz="0" w:space="0" w:color="auto"/>
          </w:divBdr>
        </w:div>
        <w:div w:id="287472382">
          <w:marLeft w:val="640"/>
          <w:marRight w:val="0"/>
          <w:marTop w:val="0"/>
          <w:marBottom w:val="0"/>
          <w:divBdr>
            <w:top w:val="none" w:sz="0" w:space="0" w:color="auto"/>
            <w:left w:val="none" w:sz="0" w:space="0" w:color="auto"/>
            <w:bottom w:val="none" w:sz="0" w:space="0" w:color="auto"/>
            <w:right w:val="none" w:sz="0" w:space="0" w:color="auto"/>
          </w:divBdr>
        </w:div>
        <w:div w:id="517045393">
          <w:marLeft w:val="640"/>
          <w:marRight w:val="0"/>
          <w:marTop w:val="0"/>
          <w:marBottom w:val="0"/>
          <w:divBdr>
            <w:top w:val="none" w:sz="0" w:space="0" w:color="auto"/>
            <w:left w:val="none" w:sz="0" w:space="0" w:color="auto"/>
            <w:bottom w:val="none" w:sz="0" w:space="0" w:color="auto"/>
            <w:right w:val="none" w:sz="0" w:space="0" w:color="auto"/>
          </w:divBdr>
        </w:div>
        <w:div w:id="1942563659">
          <w:marLeft w:val="640"/>
          <w:marRight w:val="0"/>
          <w:marTop w:val="0"/>
          <w:marBottom w:val="0"/>
          <w:divBdr>
            <w:top w:val="none" w:sz="0" w:space="0" w:color="auto"/>
            <w:left w:val="none" w:sz="0" w:space="0" w:color="auto"/>
            <w:bottom w:val="none" w:sz="0" w:space="0" w:color="auto"/>
            <w:right w:val="none" w:sz="0" w:space="0" w:color="auto"/>
          </w:divBdr>
        </w:div>
        <w:div w:id="314267155">
          <w:marLeft w:val="640"/>
          <w:marRight w:val="0"/>
          <w:marTop w:val="0"/>
          <w:marBottom w:val="0"/>
          <w:divBdr>
            <w:top w:val="none" w:sz="0" w:space="0" w:color="auto"/>
            <w:left w:val="none" w:sz="0" w:space="0" w:color="auto"/>
            <w:bottom w:val="none" w:sz="0" w:space="0" w:color="auto"/>
            <w:right w:val="none" w:sz="0" w:space="0" w:color="auto"/>
          </w:divBdr>
        </w:div>
        <w:div w:id="1001547094">
          <w:marLeft w:val="640"/>
          <w:marRight w:val="0"/>
          <w:marTop w:val="0"/>
          <w:marBottom w:val="0"/>
          <w:divBdr>
            <w:top w:val="none" w:sz="0" w:space="0" w:color="auto"/>
            <w:left w:val="none" w:sz="0" w:space="0" w:color="auto"/>
            <w:bottom w:val="none" w:sz="0" w:space="0" w:color="auto"/>
            <w:right w:val="none" w:sz="0" w:space="0" w:color="auto"/>
          </w:divBdr>
        </w:div>
        <w:div w:id="2133740589">
          <w:marLeft w:val="640"/>
          <w:marRight w:val="0"/>
          <w:marTop w:val="0"/>
          <w:marBottom w:val="0"/>
          <w:divBdr>
            <w:top w:val="none" w:sz="0" w:space="0" w:color="auto"/>
            <w:left w:val="none" w:sz="0" w:space="0" w:color="auto"/>
            <w:bottom w:val="none" w:sz="0" w:space="0" w:color="auto"/>
            <w:right w:val="none" w:sz="0" w:space="0" w:color="auto"/>
          </w:divBdr>
        </w:div>
        <w:div w:id="117800462">
          <w:marLeft w:val="640"/>
          <w:marRight w:val="0"/>
          <w:marTop w:val="0"/>
          <w:marBottom w:val="0"/>
          <w:divBdr>
            <w:top w:val="none" w:sz="0" w:space="0" w:color="auto"/>
            <w:left w:val="none" w:sz="0" w:space="0" w:color="auto"/>
            <w:bottom w:val="none" w:sz="0" w:space="0" w:color="auto"/>
            <w:right w:val="none" w:sz="0" w:space="0" w:color="auto"/>
          </w:divBdr>
        </w:div>
        <w:div w:id="1783305666">
          <w:marLeft w:val="640"/>
          <w:marRight w:val="0"/>
          <w:marTop w:val="0"/>
          <w:marBottom w:val="0"/>
          <w:divBdr>
            <w:top w:val="none" w:sz="0" w:space="0" w:color="auto"/>
            <w:left w:val="none" w:sz="0" w:space="0" w:color="auto"/>
            <w:bottom w:val="none" w:sz="0" w:space="0" w:color="auto"/>
            <w:right w:val="none" w:sz="0" w:space="0" w:color="auto"/>
          </w:divBdr>
        </w:div>
        <w:div w:id="2110468669">
          <w:marLeft w:val="640"/>
          <w:marRight w:val="0"/>
          <w:marTop w:val="0"/>
          <w:marBottom w:val="0"/>
          <w:divBdr>
            <w:top w:val="none" w:sz="0" w:space="0" w:color="auto"/>
            <w:left w:val="none" w:sz="0" w:space="0" w:color="auto"/>
            <w:bottom w:val="none" w:sz="0" w:space="0" w:color="auto"/>
            <w:right w:val="none" w:sz="0" w:space="0" w:color="auto"/>
          </w:divBdr>
        </w:div>
        <w:div w:id="861044375">
          <w:marLeft w:val="640"/>
          <w:marRight w:val="0"/>
          <w:marTop w:val="0"/>
          <w:marBottom w:val="0"/>
          <w:divBdr>
            <w:top w:val="none" w:sz="0" w:space="0" w:color="auto"/>
            <w:left w:val="none" w:sz="0" w:space="0" w:color="auto"/>
            <w:bottom w:val="none" w:sz="0" w:space="0" w:color="auto"/>
            <w:right w:val="none" w:sz="0" w:space="0" w:color="auto"/>
          </w:divBdr>
        </w:div>
        <w:div w:id="1956978422">
          <w:marLeft w:val="640"/>
          <w:marRight w:val="0"/>
          <w:marTop w:val="0"/>
          <w:marBottom w:val="0"/>
          <w:divBdr>
            <w:top w:val="none" w:sz="0" w:space="0" w:color="auto"/>
            <w:left w:val="none" w:sz="0" w:space="0" w:color="auto"/>
            <w:bottom w:val="none" w:sz="0" w:space="0" w:color="auto"/>
            <w:right w:val="none" w:sz="0" w:space="0" w:color="auto"/>
          </w:divBdr>
        </w:div>
        <w:div w:id="670522070">
          <w:marLeft w:val="640"/>
          <w:marRight w:val="0"/>
          <w:marTop w:val="0"/>
          <w:marBottom w:val="0"/>
          <w:divBdr>
            <w:top w:val="none" w:sz="0" w:space="0" w:color="auto"/>
            <w:left w:val="none" w:sz="0" w:space="0" w:color="auto"/>
            <w:bottom w:val="none" w:sz="0" w:space="0" w:color="auto"/>
            <w:right w:val="none" w:sz="0" w:space="0" w:color="auto"/>
          </w:divBdr>
        </w:div>
      </w:divsChild>
    </w:div>
    <w:div w:id="639581056">
      <w:bodyDiv w:val="1"/>
      <w:marLeft w:val="0"/>
      <w:marRight w:val="0"/>
      <w:marTop w:val="0"/>
      <w:marBottom w:val="0"/>
      <w:divBdr>
        <w:top w:val="none" w:sz="0" w:space="0" w:color="auto"/>
        <w:left w:val="none" w:sz="0" w:space="0" w:color="auto"/>
        <w:bottom w:val="none" w:sz="0" w:space="0" w:color="auto"/>
        <w:right w:val="none" w:sz="0" w:space="0" w:color="auto"/>
      </w:divBdr>
      <w:divsChild>
        <w:div w:id="1443457968">
          <w:marLeft w:val="640"/>
          <w:marRight w:val="0"/>
          <w:marTop w:val="0"/>
          <w:marBottom w:val="0"/>
          <w:divBdr>
            <w:top w:val="none" w:sz="0" w:space="0" w:color="auto"/>
            <w:left w:val="none" w:sz="0" w:space="0" w:color="auto"/>
            <w:bottom w:val="none" w:sz="0" w:space="0" w:color="auto"/>
            <w:right w:val="none" w:sz="0" w:space="0" w:color="auto"/>
          </w:divBdr>
        </w:div>
        <w:div w:id="518205873">
          <w:marLeft w:val="640"/>
          <w:marRight w:val="0"/>
          <w:marTop w:val="0"/>
          <w:marBottom w:val="0"/>
          <w:divBdr>
            <w:top w:val="none" w:sz="0" w:space="0" w:color="auto"/>
            <w:left w:val="none" w:sz="0" w:space="0" w:color="auto"/>
            <w:bottom w:val="none" w:sz="0" w:space="0" w:color="auto"/>
            <w:right w:val="none" w:sz="0" w:space="0" w:color="auto"/>
          </w:divBdr>
        </w:div>
        <w:div w:id="1610238115">
          <w:marLeft w:val="640"/>
          <w:marRight w:val="0"/>
          <w:marTop w:val="0"/>
          <w:marBottom w:val="0"/>
          <w:divBdr>
            <w:top w:val="none" w:sz="0" w:space="0" w:color="auto"/>
            <w:left w:val="none" w:sz="0" w:space="0" w:color="auto"/>
            <w:bottom w:val="none" w:sz="0" w:space="0" w:color="auto"/>
            <w:right w:val="none" w:sz="0" w:space="0" w:color="auto"/>
          </w:divBdr>
        </w:div>
        <w:div w:id="454561699">
          <w:marLeft w:val="640"/>
          <w:marRight w:val="0"/>
          <w:marTop w:val="0"/>
          <w:marBottom w:val="0"/>
          <w:divBdr>
            <w:top w:val="none" w:sz="0" w:space="0" w:color="auto"/>
            <w:left w:val="none" w:sz="0" w:space="0" w:color="auto"/>
            <w:bottom w:val="none" w:sz="0" w:space="0" w:color="auto"/>
            <w:right w:val="none" w:sz="0" w:space="0" w:color="auto"/>
          </w:divBdr>
        </w:div>
        <w:div w:id="1882012893">
          <w:marLeft w:val="640"/>
          <w:marRight w:val="0"/>
          <w:marTop w:val="0"/>
          <w:marBottom w:val="0"/>
          <w:divBdr>
            <w:top w:val="none" w:sz="0" w:space="0" w:color="auto"/>
            <w:left w:val="none" w:sz="0" w:space="0" w:color="auto"/>
            <w:bottom w:val="none" w:sz="0" w:space="0" w:color="auto"/>
            <w:right w:val="none" w:sz="0" w:space="0" w:color="auto"/>
          </w:divBdr>
        </w:div>
        <w:div w:id="878319194">
          <w:marLeft w:val="640"/>
          <w:marRight w:val="0"/>
          <w:marTop w:val="0"/>
          <w:marBottom w:val="0"/>
          <w:divBdr>
            <w:top w:val="none" w:sz="0" w:space="0" w:color="auto"/>
            <w:left w:val="none" w:sz="0" w:space="0" w:color="auto"/>
            <w:bottom w:val="none" w:sz="0" w:space="0" w:color="auto"/>
            <w:right w:val="none" w:sz="0" w:space="0" w:color="auto"/>
          </w:divBdr>
        </w:div>
        <w:div w:id="1293443527">
          <w:marLeft w:val="640"/>
          <w:marRight w:val="0"/>
          <w:marTop w:val="0"/>
          <w:marBottom w:val="0"/>
          <w:divBdr>
            <w:top w:val="none" w:sz="0" w:space="0" w:color="auto"/>
            <w:left w:val="none" w:sz="0" w:space="0" w:color="auto"/>
            <w:bottom w:val="none" w:sz="0" w:space="0" w:color="auto"/>
            <w:right w:val="none" w:sz="0" w:space="0" w:color="auto"/>
          </w:divBdr>
        </w:div>
        <w:div w:id="123936796">
          <w:marLeft w:val="640"/>
          <w:marRight w:val="0"/>
          <w:marTop w:val="0"/>
          <w:marBottom w:val="0"/>
          <w:divBdr>
            <w:top w:val="none" w:sz="0" w:space="0" w:color="auto"/>
            <w:left w:val="none" w:sz="0" w:space="0" w:color="auto"/>
            <w:bottom w:val="none" w:sz="0" w:space="0" w:color="auto"/>
            <w:right w:val="none" w:sz="0" w:space="0" w:color="auto"/>
          </w:divBdr>
        </w:div>
        <w:div w:id="1324969078">
          <w:marLeft w:val="640"/>
          <w:marRight w:val="0"/>
          <w:marTop w:val="0"/>
          <w:marBottom w:val="0"/>
          <w:divBdr>
            <w:top w:val="none" w:sz="0" w:space="0" w:color="auto"/>
            <w:left w:val="none" w:sz="0" w:space="0" w:color="auto"/>
            <w:bottom w:val="none" w:sz="0" w:space="0" w:color="auto"/>
            <w:right w:val="none" w:sz="0" w:space="0" w:color="auto"/>
          </w:divBdr>
        </w:div>
        <w:div w:id="716512583">
          <w:marLeft w:val="640"/>
          <w:marRight w:val="0"/>
          <w:marTop w:val="0"/>
          <w:marBottom w:val="0"/>
          <w:divBdr>
            <w:top w:val="none" w:sz="0" w:space="0" w:color="auto"/>
            <w:left w:val="none" w:sz="0" w:space="0" w:color="auto"/>
            <w:bottom w:val="none" w:sz="0" w:space="0" w:color="auto"/>
            <w:right w:val="none" w:sz="0" w:space="0" w:color="auto"/>
          </w:divBdr>
        </w:div>
        <w:div w:id="109512805">
          <w:marLeft w:val="640"/>
          <w:marRight w:val="0"/>
          <w:marTop w:val="0"/>
          <w:marBottom w:val="0"/>
          <w:divBdr>
            <w:top w:val="none" w:sz="0" w:space="0" w:color="auto"/>
            <w:left w:val="none" w:sz="0" w:space="0" w:color="auto"/>
            <w:bottom w:val="none" w:sz="0" w:space="0" w:color="auto"/>
            <w:right w:val="none" w:sz="0" w:space="0" w:color="auto"/>
          </w:divBdr>
        </w:div>
        <w:div w:id="1358770451">
          <w:marLeft w:val="640"/>
          <w:marRight w:val="0"/>
          <w:marTop w:val="0"/>
          <w:marBottom w:val="0"/>
          <w:divBdr>
            <w:top w:val="none" w:sz="0" w:space="0" w:color="auto"/>
            <w:left w:val="none" w:sz="0" w:space="0" w:color="auto"/>
            <w:bottom w:val="none" w:sz="0" w:space="0" w:color="auto"/>
            <w:right w:val="none" w:sz="0" w:space="0" w:color="auto"/>
          </w:divBdr>
        </w:div>
        <w:div w:id="1805732897">
          <w:marLeft w:val="640"/>
          <w:marRight w:val="0"/>
          <w:marTop w:val="0"/>
          <w:marBottom w:val="0"/>
          <w:divBdr>
            <w:top w:val="none" w:sz="0" w:space="0" w:color="auto"/>
            <w:left w:val="none" w:sz="0" w:space="0" w:color="auto"/>
            <w:bottom w:val="none" w:sz="0" w:space="0" w:color="auto"/>
            <w:right w:val="none" w:sz="0" w:space="0" w:color="auto"/>
          </w:divBdr>
        </w:div>
        <w:div w:id="1493791185">
          <w:marLeft w:val="640"/>
          <w:marRight w:val="0"/>
          <w:marTop w:val="0"/>
          <w:marBottom w:val="0"/>
          <w:divBdr>
            <w:top w:val="none" w:sz="0" w:space="0" w:color="auto"/>
            <w:left w:val="none" w:sz="0" w:space="0" w:color="auto"/>
            <w:bottom w:val="none" w:sz="0" w:space="0" w:color="auto"/>
            <w:right w:val="none" w:sz="0" w:space="0" w:color="auto"/>
          </w:divBdr>
        </w:div>
        <w:div w:id="178810358">
          <w:marLeft w:val="640"/>
          <w:marRight w:val="0"/>
          <w:marTop w:val="0"/>
          <w:marBottom w:val="0"/>
          <w:divBdr>
            <w:top w:val="none" w:sz="0" w:space="0" w:color="auto"/>
            <w:left w:val="none" w:sz="0" w:space="0" w:color="auto"/>
            <w:bottom w:val="none" w:sz="0" w:space="0" w:color="auto"/>
            <w:right w:val="none" w:sz="0" w:space="0" w:color="auto"/>
          </w:divBdr>
        </w:div>
        <w:div w:id="1020006436">
          <w:marLeft w:val="640"/>
          <w:marRight w:val="0"/>
          <w:marTop w:val="0"/>
          <w:marBottom w:val="0"/>
          <w:divBdr>
            <w:top w:val="none" w:sz="0" w:space="0" w:color="auto"/>
            <w:left w:val="none" w:sz="0" w:space="0" w:color="auto"/>
            <w:bottom w:val="none" w:sz="0" w:space="0" w:color="auto"/>
            <w:right w:val="none" w:sz="0" w:space="0" w:color="auto"/>
          </w:divBdr>
        </w:div>
        <w:div w:id="1036782647">
          <w:marLeft w:val="640"/>
          <w:marRight w:val="0"/>
          <w:marTop w:val="0"/>
          <w:marBottom w:val="0"/>
          <w:divBdr>
            <w:top w:val="none" w:sz="0" w:space="0" w:color="auto"/>
            <w:left w:val="none" w:sz="0" w:space="0" w:color="auto"/>
            <w:bottom w:val="none" w:sz="0" w:space="0" w:color="auto"/>
            <w:right w:val="none" w:sz="0" w:space="0" w:color="auto"/>
          </w:divBdr>
        </w:div>
        <w:div w:id="2040232114">
          <w:marLeft w:val="640"/>
          <w:marRight w:val="0"/>
          <w:marTop w:val="0"/>
          <w:marBottom w:val="0"/>
          <w:divBdr>
            <w:top w:val="none" w:sz="0" w:space="0" w:color="auto"/>
            <w:left w:val="none" w:sz="0" w:space="0" w:color="auto"/>
            <w:bottom w:val="none" w:sz="0" w:space="0" w:color="auto"/>
            <w:right w:val="none" w:sz="0" w:space="0" w:color="auto"/>
          </w:divBdr>
        </w:div>
        <w:div w:id="924344105">
          <w:marLeft w:val="640"/>
          <w:marRight w:val="0"/>
          <w:marTop w:val="0"/>
          <w:marBottom w:val="0"/>
          <w:divBdr>
            <w:top w:val="none" w:sz="0" w:space="0" w:color="auto"/>
            <w:left w:val="none" w:sz="0" w:space="0" w:color="auto"/>
            <w:bottom w:val="none" w:sz="0" w:space="0" w:color="auto"/>
            <w:right w:val="none" w:sz="0" w:space="0" w:color="auto"/>
          </w:divBdr>
        </w:div>
        <w:div w:id="1325354908">
          <w:marLeft w:val="640"/>
          <w:marRight w:val="0"/>
          <w:marTop w:val="0"/>
          <w:marBottom w:val="0"/>
          <w:divBdr>
            <w:top w:val="none" w:sz="0" w:space="0" w:color="auto"/>
            <w:left w:val="none" w:sz="0" w:space="0" w:color="auto"/>
            <w:bottom w:val="none" w:sz="0" w:space="0" w:color="auto"/>
            <w:right w:val="none" w:sz="0" w:space="0" w:color="auto"/>
          </w:divBdr>
        </w:div>
        <w:div w:id="405491956">
          <w:marLeft w:val="640"/>
          <w:marRight w:val="0"/>
          <w:marTop w:val="0"/>
          <w:marBottom w:val="0"/>
          <w:divBdr>
            <w:top w:val="none" w:sz="0" w:space="0" w:color="auto"/>
            <w:left w:val="none" w:sz="0" w:space="0" w:color="auto"/>
            <w:bottom w:val="none" w:sz="0" w:space="0" w:color="auto"/>
            <w:right w:val="none" w:sz="0" w:space="0" w:color="auto"/>
          </w:divBdr>
        </w:div>
        <w:div w:id="1276711194">
          <w:marLeft w:val="640"/>
          <w:marRight w:val="0"/>
          <w:marTop w:val="0"/>
          <w:marBottom w:val="0"/>
          <w:divBdr>
            <w:top w:val="none" w:sz="0" w:space="0" w:color="auto"/>
            <w:left w:val="none" w:sz="0" w:space="0" w:color="auto"/>
            <w:bottom w:val="none" w:sz="0" w:space="0" w:color="auto"/>
            <w:right w:val="none" w:sz="0" w:space="0" w:color="auto"/>
          </w:divBdr>
        </w:div>
        <w:div w:id="208612652">
          <w:marLeft w:val="640"/>
          <w:marRight w:val="0"/>
          <w:marTop w:val="0"/>
          <w:marBottom w:val="0"/>
          <w:divBdr>
            <w:top w:val="none" w:sz="0" w:space="0" w:color="auto"/>
            <w:left w:val="none" w:sz="0" w:space="0" w:color="auto"/>
            <w:bottom w:val="none" w:sz="0" w:space="0" w:color="auto"/>
            <w:right w:val="none" w:sz="0" w:space="0" w:color="auto"/>
          </w:divBdr>
        </w:div>
        <w:div w:id="1912882952">
          <w:marLeft w:val="640"/>
          <w:marRight w:val="0"/>
          <w:marTop w:val="0"/>
          <w:marBottom w:val="0"/>
          <w:divBdr>
            <w:top w:val="none" w:sz="0" w:space="0" w:color="auto"/>
            <w:left w:val="none" w:sz="0" w:space="0" w:color="auto"/>
            <w:bottom w:val="none" w:sz="0" w:space="0" w:color="auto"/>
            <w:right w:val="none" w:sz="0" w:space="0" w:color="auto"/>
          </w:divBdr>
        </w:div>
        <w:div w:id="426199011">
          <w:marLeft w:val="640"/>
          <w:marRight w:val="0"/>
          <w:marTop w:val="0"/>
          <w:marBottom w:val="0"/>
          <w:divBdr>
            <w:top w:val="none" w:sz="0" w:space="0" w:color="auto"/>
            <w:left w:val="none" w:sz="0" w:space="0" w:color="auto"/>
            <w:bottom w:val="none" w:sz="0" w:space="0" w:color="auto"/>
            <w:right w:val="none" w:sz="0" w:space="0" w:color="auto"/>
          </w:divBdr>
        </w:div>
        <w:div w:id="1257861979">
          <w:marLeft w:val="640"/>
          <w:marRight w:val="0"/>
          <w:marTop w:val="0"/>
          <w:marBottom w:val="0"/>
          <w:divBdr>
            <w:top w:val="none" w:sz="0" w:space="0" w:color="auto"/>
            <w:left w:val="none" w:sz="0" w:space="0" w:color="auto"/>
            <w:bottom w:val="none" w:sz="0" w:space="0" w:color="auto"/>
            <w:right w:val="none" w:sz="0" w:space="0" w:color="auto"/>
          </w:divBdr>
        </w:div>
        <w:div w:id="1262374428">
          <w:marLeft w:val="640"/>
          <w:marRight w:val="0"/>
          <w:marTop w:val="0"/>
          <w:marBottom w:val="0"/>
          <w:divBdr>
            <w:top w:val="none" w:sz="0" w:space="0" w:color="auto"/>
            <w:left w:val="none" w:sz="0" w:space="0" w:color="auto"/>
            <w:bottom w:val="none" w:sz="0" w:space="0" w:color="auto"/>
            <w:right w:val="none" w:sz="0" w:space="0" w:color="auto"/>
          </w:divBdr>
        </w:div>
        <w:div w:id="1336417946">
          <w:marLeft w:val="640"/>
          <w:marRight w:val="0"/>
          <w:marTop w:val="0"/>
          <w:marBottom w:val="0"/>
          <w:divBdr>
            <w:top w:val="none" w:sz="0" w:space="0" w:color="auto"/>
            <w:left w:val="none" w:sz="0" w:space="0" w:color="auto"/>
            <w:bottom w:val="none" w:sz="0" w:space="0" w:color="auto"/>
            <w:right w:val="none" w:sz="0" w:space="0" w:color="auto"/>
          </w:divBdr>
        </w:div>
        <w:div w:id="1301305434">
          <w:marLeft w:val="640"/>
          <w:marRight w:val="0"/>
          <w:marTop w:val="0"/>
          <w:marBottom w:val="0"/>
          <w:divBdr>
            <w:top w:val="none" w:sz="0" w:space="0" w:color="auto"/>
            <w:left w:val="none" w:sz="0" w:space="0" w:color="auto"/>
            <w:bottom w:val="none" w:sz="0" w:space="0" w:color="auto"/>
            <w:right w:val="none" w:sz="0" w:space="0" w:color="auto"/>
          </w:divBdr>
        </w:div>
        <w:div w:id="972100397">
          <w:marLeft w:val="640"/>
          <w:marRight w:val="0"/>
          <w:marTop w:val="0"/>
          <w:marBottom w:val="0"/>
          <w:divBdr>
            <w:top w:val="none" w:sz="0" w:space="0" w:color="auto"/>
            <w:left w:val="none" w:sz="0" w:space="0" w:color="auto"/>
            <w:bottom w:val="none" w:sz="0" w:space="0" w:color="auto"/>
            <w:right w:val="none" w:sz="0" w:space="0" w:color="auto"/>
          </w:divBdr>
        </w:div>
        <w:div w:id="707220232">
          <w:marLeft w:val="640"/>
          <w:marRight w:val="0"/>
          <w:marTop w:val="0"/>
          <w:marBottom w:val="0"/>
          <w:divBdr>
            <w:top w:val="none" w:sz="0" w:space="0" w:color="auto"/>
            <w:left w:val="none" w:sz="0" w:space="0" w:color="auto"/>
            <w:bottom w:val="none" w:sz="0" w:space="0" w:color="auto"/>
            <w:right w:val="none" w:sz="0" w:space="0" w:color="auto"/>
          </w:divBdr>
        </w:div>
        <w:div w:id="1404373971">
          <w:marLeft w:val="640"/>
          <w:marRight w:val="0"/>
          <w:marTop w:val="0"/>
          <w:marBottom w:val="0"/>
          <w:divBdr>
            <w:top w:val="none" w:sz="0" w:space="0" w:color="auto"/>
            <w:left w:val="none" w:sz="0" w:space="0" w:color="auto"/>
            <w:bottom w:val="none" w:sz="0" w:space="0" w:color="auto"/>
            <w:right w:val="none" w:sz="0" w:space="0" w:color="auto"/>
          </w:divBdr>
        </w:div>
        <w:div w:id="1694308583">
          <w:marLeft w:val="640"/>
          <w:marRight w:val="0"/>
          <w:marTop w:val="0"/>
          <w:marBottom w:val="0"/>
          <w:divBdr>
            <w:top w:val="none" w:sz="0" w:space="0" w:color="auto"/>
            <w:left w:val="none" w:sz="0" w:space="0" w:color="auto"/>
            <w:bottom w:val="none" w:sz="0" w:space="0" w:color="auto"/>
            <w:right w:val="none" w:sz="0" w:space="0" w:color="auto"/>
          </w:divBdr>
        </w:div>
        <w:div w:id="806168844">
          <w:marLeft w:val="640"/>
          <w:marRight w:val="0"/>
          <w:marTop w:val="0"/>
          <w:marBottom w:val="0"/>
          <w:divBdr>
            <w:top w:val="none" w:sz="0" w:space="0" w:color="auto"/>
            <w:left w:val="none" w:sz="0" w:space="0" w:color="auto"/>
            <w:bottom w:val="none" w:sz="0" w:space="0" w:color="auto"/>
            <w:right w:val="none" w:sz="0" w:space="0" w:color="auto"/>
          </w:divBdr>
        </w:div>
        <w:div w:id="1163862613">
          <w:marLeft w:val="640"/>
          <w:marRight w:val="0"/>
          <w:marTop w:val="0"/>
          <w:marBottom w:val="0"/>
          <w:divBdr>
            <w:top w:val="none" w:sz="0" w:space="0" w:color="auto"/>
            <w:left w:val="none" w:sz="0" w:space="0" w:color="auto"/>
            <w:bottom w:val="none" w:sz="0" w:space="0" w:color="auto"/>
            <w:right w:val="none" w:sz="0" w:space="0" w:color="auto"/>
          </w:divBdr>
        </w:div>
        <w:div w:id="183398759">
          <w:marLeft w:val="640"/>
          <w:marRight w:val="0"/>
          <w:marTop w:val="0"/>
          <w:marBottom w:val="0"/>
          <w:divBdr>
            <w:top w:val="none" w:sz="0" w:space="0" w:color="auto"/>
            <w:left w:val="none" w:sz="0" w:space="0" w:color="auto"/>
            <w:bottom w:val="none" w:sz="0" w:space="0" w:color="auto"/>
            <w:right w:val="none" w:sz="0" w:space="0" w:color="auto"/>
          </w:divBdr>
        </w:div>
        <w:div w:id="1696924045">
          <w:marLeft w:val="640"/>
          <w:marRight w:val="0"/>
          <w:marTop w:val="0"/>
          <w:marBottom w:val="0"/>
          <w:divBdr>
            <w:top w:val="none" w:sz="0" w:space="0" w:color="auto"/>
            <w:left w:val="none" w:sz="0" w:space="0" w:color="auto"/>
            <w:bottom w:val="none" w:sz="0" w:space="0" w:color="auto"/>
            <w:right w:val="none" w:sz="0" w:space="0" w:color="auto"/>
          </w:divBdr>
        </w:div>
        <w:div w:id="872352303">
          <w:marLeft w:val="640"/>
          <w:marRight w:val="0"/>
          <w:marTop w:val="0"/>
          <w:marBottom w:val="0"/>
          <w:divBdr>
            <w:top w:val="none" w:sz="0" w:space="0" w:color="auto"/>
            <w:left w:val="none" w:sz="0" w:space="0" w:color="auto"/>
            <w:bottom w:val="none" w:sz="0" w:space="0" w:color="auto"/>
            <w:right w:val="none" w:sz="0" w:space="0" w:color="auto"/>
          </w:divBdr>
        </w:div>
        <w:div w:id="1105930521">
          <w:marLeft w:val="640"/>
          <w:marRight w:val="0"/>
          <w:marTop w:val="0"/>
          <w:marBottom w:val="0"/>
          <w:divBdr>
            <w:top w:val="none" w:sz="0" w:space="0" w:color="auto"/>
            <w:left w:val="none" w:sz="0" w:space="0" w:color="auto"/>
            <w:bottom w:val="none" w:sz="0" w:space="0" w:color="auto"/>
            <w:right w:val="none" w:sz="0" w:space="0" w:color="auto"/>
          </w:divBdr>
        </w:div>
        <w:div w:id="1899781712">
          <w:marLeft w:val="640"/>
          <w:marRight w:val="0"/>
          <w:marTop w:val="0"/>
          <w:marBottom w:val="0"/>
          <w:divBdr>
            <w:top w:val="none" w:sz="0" w:space="0" w:color="auto"/>
            <w:left w:val="none" w:sz="0" w:space="0" w:color="auto"/>
            <w:bottom w:val="none" w:sz="0" w:space="0" w:color="auto"/>
            <w:right w:val="none" w:sz="0" w:space="0" w:color="auto"/>
          </w:divBdr>
        </w:div>
        <w:div w:id="1144200561">
          <w:marLeft w:val="640"/>
          <w:marRight w:val="0"/>
          <w:marTop w:val="0"/>
          <w:marBottom w:val="0"/>
          <w:divBdr>
            <w:top w:val="none" w:sz="0" w:space="0" w:color="auto"/>
            <w:left w:val="none" w:sz="0" w:space="0" w:color="auto"/>
            <w:bottom w:val="none" w:sz="0" w:space="0" w:color="auto"/>
            <w:right w:val="none" w:sz="0" w:space="0" w:color="auto"/>
          </w:divBdr>
        </w:div>
        <w:div w:id="401804421">
          <w:marLeft w:val="640"/>
          <w:marRight w:val="0"/>
          <w:marTop w:val="0"/>
          <w:marBottom w:val="0"/>
          <w:divBdr>
            <w:top w:val="none" w:sz="0" w:space="0" w:color="auto"/>
            <w:left w:val="none" w:sz="0" w:space="0" w:color="auto"/>
            <w:bottom w:val="none" w:sz="0" w:space="0" w:color="auto"/>
            <w:right w:val="none" w:sz="0" w:space="0" w:color="auto"/>
          </w:divBdr>
        </w:div>
        <w:div w:id="620265421">
          <w:marLeft w:val="640"/>
          <w:marRight w:val="0"/>
          <w:marTop w:val="0"/>
          <w:marBottom w:val="0"/>
          <w:divBdr>
            <w:top w:val="none" w:sz="0" w:space="0" w:color="auto"/>
            <w:left w:val="none" w:sz="0" w:space="0" w:color="auto"/>
            <w:bottom w:val="none" w:sz="0" w:space="0" w:color="auto"/>
            <w:right w:val="none" w:sz="0" w:space="0" w:color="auto"/>
          </w:divBdr>
        </w:div>
      </w:divsChild>
    </w:div>
    <w:div w:id="669328720">
      <w:bodyDiv w:val="1"/>
      <w:marLeft w:val="0"/>
      <w:marRight w:val="0"/>
      <w:marTop w:val="0"/>
      <w:marBottom w:val="0"/>
      <w:divBdr>
        <w:top w:val="none" w:sz="0" w:space="0" w:color="auto"/>
        <w:left w:val="none" w:sz="0" w:space="0" w:color="auto"/>
        <w:bottom w:val="none" w:sz="0" w:space="0" w:color="auto"/>
        <w:right w:val="none" w:sz="0" w:space="0" w:color="auto"/>
      </w:divBdr>
      <w:divsChild>
        <w:div w:id="804735784">
          <w:marLeft w:val="640"/>
          <w:marRight w:val="0"/>
          <w:marTop w:val="0"/>
          <w:marBottom w:val="0"/>
          <w:divBdr>
            <w:top w:val="none" w:sz="0" w:space="0" w:color="auto"/>
            <w:left w:val="none" w:sz="0" w:space="0" w:color="auto"/>
            <w:bottom w:val="none" w:sz="0" w:space="0" w:color="auto"/>
            <w:right w:val="none" w:sz="0" w:space="0" w:color="auto"/>
          </w:divBdr>
        </w:div>
        <w:div w:id="1190529270">
          <w:marLeft w:val="640"/>
          <w:marRight w:val="0"/>
          <w:marTop w:val="0"/>
          <w:marBottom w:val="0"/>
          <w:divBdr>
            <w:top w:val="none" w:sz="0" w:space="0" w:color="auto"/>
            <w:left w:val="none" w:sz="0" w:space="0" w:color="auto"/>
            <w:bottom w:val="none" w:sz="0" w:space="0" w:color="auto"/>
            <w:right w:val="none" w:sz="0" w:space="0" w:color="auto"/>
          </w:divBdr>
        </w:div>
        <w:div w:id="848711650">
          <w:marLeft w:val="640"/>
          <w:marRight w:val="0"/>
          <w:marTop w:val="0"/>
          <w:marBottom w:val="0"/>
          <w:divBdr>
            <w:top w:val="none" w:sz="0" w:space="0" w:color="auto"/>
            <w:left w:val="none" w:sz="0" w:space="0" w:color="auto"/>
            <w:bottom w:val="none" w:sz="0" w:space="0" w:color="auto"/>
            <w:right w:val="none" w:sz="0" w:space="0" w:color="auto"/>
          </w:divBdr>
        </w:div>
        <w:div w:id="252394858">
          <w:marLeft w:val="640"/>
          <w:marRight w:val="0"/>
          <w:marTop w:val="0"/>
          <w:marBottom w:val="0"/>
          <w:divBdr>
            <w:top w:val="none" w:sz="0" w:space="0" w:color="auto"/>
            <w:left w:val="none" w:sz="0" w:space="0" w:color="auto"/>
            <w:bottom w:val="none" w:sz="0" w:space="0" w:color="auto"/>
            <w:right w:val="none" w:sz="0" w:space="0" w:color="auto"/>
          </w:divBdr>
        </w:div>
        <w:div w:id="1268194671">
          <w:marLeft w:val="640"/>
          <w:marRight w:val="0"/>
          <w:marTop w:val="0"/>
          <w:marBottom w:val="0"/>
          <w:divBdr>
            <w:top w:val="none" w:sz="0" w:space="0" w:color="auto"/>
            <w:left w:val="none" w:sz="0" w:space="0" w:color="auto"/>
            <w:bottom w:val="none" w:sz="0" w:space="0" w:color="auto"/>
            <w:right w:val="none" w:sz="0" w:space="0" w:color="auto"/>
          </w:divBdr>
        </w:div>
        <w:div w:id="1767918468">
          <w:marLeft w:val="640"/>
          <w:marRight w:val="0"/>
          <w:marTop w:val="0"/>
          <w:marBottom w:val="0"/>
          <w:divBdr>
            <w:top w:val="none" w:sz="0" w:space="0" w:color="auto"/>
            <w:left w:val="none" w:sz="0" w:space="0" w:color="auto"/>
            <w:bottom w:val="none" w:sz="0" w:space="0" w:color="auto"/>
            <w:right w:val="none" w:sz="0" w:space="0" w:color="auto"/>
          </w:divBdr>
        </w:div>
        <w:div w:id="490603033">
          <w:marLeft w:val="640"/>
          <w:marRight w:val="0"/>
          <w:marTop w:val="0"/>
          <w:marBottom w:val="0"/>
          <w:divBdr>
            <w:top w:val="none" w:sz="0" w:space="0" w:color="auto"/>
            <w:left w:val="none" w:sz="0" w:space="0" w:color="auto"/>
            <w:bottom w:val="none" w:sz="0" w:space="0" w:color="auto"/>
            <w:right w:val="none" w:sz="0" w:space="0" w:color="auto"/>
          </w:divBdr>
        </w:div>
        <w:div w:id="1303147782">
          <w:marLeft w:val="640"/>
          <w:marRight w:val="0"/>
          <w:marTop w:val="0"/>
          <w:marBottom w:val="0"/>
          <w:divBdr>
            <w:top w:val="none" w:sz="0" w:space="0" w:color="auto"/>
            <w:left w:val="none" w:sz="0" w:space="0" w:color="auto"/>
            <w:bottom w:val="none" w:sz="0" w:space="0" w:color="auto"/>
            <w:right w:val="none" w:sz="0" w:space="0" w:color="auto"/>
          </w:divBdr>
        </w:div>
        <w:div w:id="597299920">
          <w:marLeft w:val="640"/>
          <w:marRight w:val="0"/>
          <w:marTop w:val="0"/>
          <w:marBottom w:val="0"/>
          <w:divBdr>
            <w:top w:val="none" w:sz="0" w:space="0" w:color="auto"/>
            <w:left w:val="none" w:sz="0" w:space="0" w:color="auto"/>
            <w:bottom w:val="none" w:sz="0" w:space="0" w:color="auto"/>
            <w:right w:val="none" w:sz="0" w:space="0" w:color="auto"/>
          </w:divBdr>
        </w:div>
        <w:div w:id="934942599">
          <w:marLeft w:val="640"/>
          <w:marRight w:val="0"/>
          <w:marTop w:val="0"/>
          <w:marBottom w:val="0"/>
          <w:divBdr>
            <w:top w:val="none" w:sz="0" w:space="0" w:color="auto"/>
            <w:left w:val="none" w:sz="0" w:space="0" w:color="auto"/>
            <w:bottom w:val="none" w:sz="0" w:space="0" w:color="auto"/>
            <w:right w:val="none" w:sz="0" w:space="0" w:color="auto"/>
          </w:divBdr>
        </w:div>
        <w:div w:id="1419793362">
          <w:marLeft w:val="640"/>
          <w:marRight w:val="0"/>
          <w:marTop w:val="0"/>
          <w:marBottom w:val="0"/>
          <w:divBdr>
            <w:top w:val="none" w:sz="0" w:space="0" w:color="auto"/>
            <w:left w:val="none" w:sz="0" w:space="0" w:color="auto"/>
            <w:bottom w:val="none" w:sz="0" w:space="0" w:color="auto"/>
            <w:right w:val="none" w:sz="0" w:space="0" w:color="auto"/>
          </w:divBdr>
        </w:div>
        <w:div w:id="1877037295">
          <w:marLeft w:val="640"/>
          <w:marRight w:val="0"/>
          <w:marTop w:val="0"/>
          <w:marBottom w:val="0"/>
          <w:divBdr>
            <w:top w:val="none" w:sz="0" w:space="0" w:color="auto"/>
            <w:left w:val="none" w:sz="0" w:space="0" w:color="auto"/>
            <w:bottom w:val="none" w:sz="0" w:space="0" w:color="auto"/>
            <w:right w:val="none" w:sz="0" w:space="0" w:color="auto"/>
          </w:divBdr>
        </w:div>
        <w:div w:id="384647550">
          <w:marLeft w:val="640"/>
          <w:marRight w:val="0"/>
          <w:marTop w:val="0"/>
          <w:marBottom w:val="0"/>
          <w:divBdr>
            <w:top w:val="none" w:sz="0" w:space="0" w:color="auto"/>
            <w:left w:val="none" w:sz="0" w:space="0" w:color="auto"/>
            <w:bottom w:val="none" w:sz="0" w:space="0" w:color="auto"/>
            <w:right w:val="none" w:sz="0" w:space="0" w:color="auto"/>
          </w:divBdr>
        </w:div>
        <w:div w:id="362172971">
          <w:marLeft w:val="640"/>
          <w:marRight w:val="0"/>
          <w:marTop w:val="0"/>
          <w:marBottom w:val="0"/>
          <w:divBdr>
            <w:top w:val="none" w:sz="0" w:space="0" w:color="auto"/>
            <w:left w:val="none" w:sz="0" w:space="0" w:color="auto"/>
            <w:bottom w:val="none" w:sz="0" w:space="0" w:color="auto"/>
            <w:right w:val="none" w:sz="0" w:space="0" w:color="auto"/>
          </w:divBdr>
        </w:div>
        <w:div w:id="1273517617">
          <w:marLeft w:val="640"/>
          <w:marRight w:val="0"/>
          <w:marTop w:val="0"/>
          <w:marBottom w:val="0"/>
          <w:divBdr>
            <w:top w:val="none" w:sz="0" w:space="0" w:color="auto"/>
            <w:left w:val="none" w:sz="0" w:space="0" w:color="auto"/>
            <w:bottom w:val="none" w:sz="0" w:space="0" w:color="auto"/>
            <w:right w:val="none" w:sz="0" w:space="0" w:color="auto"/>
          </w:divBdr>
        </w:div>
        <w:div w:id="984430372">
          <w:marLeft w:val="640"/>
          <w:marRight w:val="0"/>
          <w:marTop w:val="0"/>
          <w:marBottom w:val="0"/>
          <w:divBdr>
            <w:top w:val="none" w:sz="0" w:space="0" w:color="auto"/>
            <w:left w:val="none" w:sz="0" w:space="0" w:color="auto"/>
            <w:bottom w:val="none" w:sz="0" w:space="0" w:color="auto"/>
            <w:right w:val="none" w:sz="0" w:space="0" w:color="auto"/>
          </w:divBdr>
        </w:div>
        <w:div w:id="1226834950">
          <w:marLeft w:val="640"/>
          <w:marRight w:val="0"/>
          <w:marTop w:val="0"/>
          <w:marBottom w:val="0"/>
          <w:divBdr>
            <w:top w:val="none" w:sz="0" w:space="0" w:color="auto"/>
            <w:left w:val="none" w:sz="0" w:space="0" w:color="auto"/>
            <w:bottom w:val="none" w:sz="0" w:space="0" w:color="auto"/>
            <w:right w:val="none" w:sz="0" w:space="0" w:color="auto"/>
          </w:divBdr>
        </w:div>
        <w:div w:id="664935438">
          <w:marLeft w:val="640"/>
          <w:marRight w:val="0"/>
          <w:marTop w:val="0"/>
          <w:marBottom w:val="0"/>
          <w:divBdr>
            <w:top w:val="none" w:sz="0" w:space="0" w:color="auto"/>
            <w:left w:val="none" w:sz="0" w:space="0" w:color="auto"/>
            <w:bottom w:val="none" w:sz="0" w:space="0" w:color="auto"/>
            <w:right w:val="none" w:sz="0" w:space="0" w:color="auto"/>
          </w:divBdr>
        </w:div>
        <w:div w:id="713387640">
          <w:marLeft w:val="640"/>
          <w:marRight w:val="0"/>
          <w:marTop w:val="0"/>
          <w:marBottom w:val="0"/>
          <w:divBdr>
            <w:top w:val="none" w:sz="0" w:space="0" w:color="auto"/>
            <w:left w:val="none" w:sz="0" w:space="0" w:color="auto"/>
            <w:bottom w:val="none" w:sz="0" w:space="0" w:color="auto"/>
            <w:right w:val="none" w:sz="0" w:space="0" w:color="auto"/>
          </w:divBdr>
        </w:div>
        <w:div w:id="223681178">
          <w:marLeft w:val="640"/>
          <w:marRight w:val="0"/>
          <w:marTop w:val="0"/>
          <w:marBottom w:val="0"/>
          <w:divBdr>
            <w:top w:val="none" w:sz="0" w:space="0" w:color="auto"/>
            <w:left w:val="none" w:sz="0" w:space="0" w:color="auto"/>
            <w:bottom w:val="none" w:sz="0" w:space="0" w:color="auto"/>
            <w:right w:val="none" w:sz="0" w:space="0" w:color="auto"/>
          </w:divBdr>
        </w:div>
        <w:div w:id="552697234">
          <w:marLeft w:val="640"/>
          <w:marRight w:val="0"/>
          <w:marTop w:val="0"/>
          <w:marBottom w:val="0"/>
          <w:divBdr>
            <w:top w:val="none" w:sz="0" w:space="0" w:color="auto"/>
            <w:left w:val="none" w:sz="0" w:space="0" w:color="auto"/>
            <w:bottom w:val="none" w:sz="0" w:space="0" w:color="auto"/>
            <w:right w:val="none" w:sz="0" w:space="0" w:color="auto"/>
          </w:divBdr>
        </w:div>
        <w:div w:id="176506629">
          <w:marLeft w:val="640"/>
          <w:marRight w:val="0"/>
          <w:marTop w:val="0"/>
          <w:marBottom w:val="0"/>
          <w:divBdr>
            <w:top w:val="none" w:sz="0" w:space="0" w:color="auto"/>
            <w:left w:val="none" w:sz="0" w:space="0" w:color="auto"/>
            <w:bottom w:val="none" w:sz="0" w:space="0" w:color="auto"/>
            <w:right w:val="none" w:sz="0" w:space="0" w:color="auto"/>
          </w:divBdr>
        </w:div>
        <w:div w:id="1009016678">
          <w:marLeft w:val="640"/>
          <w:marRight w:val="0"/>
          <w:marTop w:val="0"/>
          <w:marBottom w:val="0"/>
          <w:divBdr>
            <w:top w:val="none" w:sz="0" w:space="0" w:color="auto"/>
            <w:left w:val="none" w:sz="0" w:space="0" w:color="auto"/>
            <w:bottom w:val="none" w:sz="0" w:space="0" w:color="auto"/>
            <w:right w:val="none" w:sz="0" w:space="0" w:color="auto"/>
          </w:divBdr>
        </w:div>
        <w:div w:id="1146319319">
          <w:marLeft w:val="640"/>
          <w:marRight w:val="0"/>
          <w:marTop w:val="0"/>
          <w:marBottom w:val="0"/>
          <w:divBdr>
            <w:top w:val="none" w:sz="0" w:space="0" w:color="auto"/>
            <w:left w:val="none" w:sz="0" w:space="0" w:color="auto"/>
            <w:bottom w:val="none" w:sz="0" w:space="0" w:color="auto"/>
            <w:right w:val="none" w:sz="0" w:space="0" w:color="auto"/>
          </w:divBdr>
        </w:div>
        <w:div w:id="1042940675">
          <w:marLeft w:val="640"/>
          <w:marRight w:val="0"/>
          <w:marTop w:val="0"/>
          <w:marBottom w:val="0"/>
          <w:divBdr>
            <w:top w:val="none" w:sz="0" w:space="0" w:color="auto"/>
            <w:left w:val="none" w:sz="0" w:space="0" w:color="auto"/>
            <w:bottom w:val="none" w:sz="0" w:space="0" w:color="auto"/>
            <w:right w:val="none" w:sz="0" w:space="0" w:color="auto"/>
          </w:divBdr>
        </w:div>
        <w:div w:id="1052651852">
          <w:marLeft w:val="640"/>
          <w:marRight w:val="0"/>
          <w:marTop w:val="0"/>
          <w:marBottom w:val="0"/>
          <w:divBdr>
            <w:top w:val="none" w:sz="0" w:space="0" w:color="auto"/>
            <w:left w:val="none" w:sz="0" w:space="0" w:color="auto"/>
            <w:bottom w:val="none" w:sz="0" w:space="0" w:color="auto"/>
            <w:right w:val="none" w:sz="0" w:space="0" w:color="auto"/>
          </w:divBdr>
        </w:div>
        <w:div w:id="792944772">
          <w:marLeft w:val="640"/>
          <w:marRight w:val="0"/>
          <w:marTop w:val="0"/>
          <w:marBottom w:val="0"/>
          <w:divBdr>
            <w:top w:val="none" w:sz="0" w:space="0" w:color="auto"/>
            <w:left w:val="none" w:sz="0" w:space="0" w:color="auto"/>
            <w:bottom w:val="none" w:sz="0" w:space="0" w:color="auto"/>
            <w:right w:val="none" w:sz="0" w:space="0" w:color="auto"/>
          </w:divBdr>
        </w:div>
        <w:div w:id="1925800137">
          <w:marLeft w:val="640"/>
          <w:marRight w:val="0"/>
          <w:marTop w:val="0"/>
          <w:marBottom w:val="0"/>
          <w:divBdr>
            <w:top w:val="none" w:sz="0" w:space="0" w:color="auto"/>
            <w:left w:val="none" w:sz="0" w:space="0" w:color="auto"/>
            <w:bottom w:val="none" w:sz="0" w:space="0" w:color="auto"/>
            <w:right w:val="none" w:sz="0" w:space="0" w:color="auto"/>
          </w:divBdr>
        </w:div>
        <w:div w:id="760756626">
          <w:marLeft w:val="640"/>
          <w:marRight w:val="0"/>
          <w:marTop w:val="0"/>
          <w:marBottom w:val="0"/>
          <w:divBdr>
            <w:top w:val="none" w:sz="0" w:space="0" w:color="auto"/>
            <w:left w:val="none" w:sz="0" w:space="0" w:color="auto"/>
            <w:bottom w:val="none" w:sz="0" w:space="0" w:color="auto"/>
            <w:right w:val="none" w:sz="0" w:space="0" w:color="auto"/>
          </w:divBdr>
        </w:div>
        <w:div w:id="1987933474">
          <w:marLeft w:val="640"/>
          <w:marRight w:val="0"/>
          <w:marTop w:val="0"/>
          <w:marBottom w:val="0"/>
          <w:divBdr>
            <w:top w:val="none" w:sz="0" w:space="0" w:color="auto"/>
            <w:left w:val="none" w:sz="0" w:space="0" w:color="auto"/>
            <w:bottom w:val="none" w:sz="0" w:space="0" w:color="auto"/>
            <w:right w:val="none" w:sz="0" w:space="0" w:color="auto"/>
          </w:divBdr>
        </w:div>
        <w:div w:id="764228665">
          <w:marLeft w:val="640"/>
          <w:marRight w:val="0"/>
          <w:marTop w:val="0"/>
          <w:marBottom w:val="0"/>
          <w:divBdr>
            <w:top w:val="none" w:sz="0" w:space="0" w:color="auto"/>
            <w:left w:val="none" w:sz="0" w:space="0" w:color="auto"/>
            <w:bottom w:val="none" w:sz="0" w:space="0" w:color="auto"/>
            <w:right w:val="none" w:sz="0" w:space="0" w:color="auto"/>
          </w:divBdr>
        </w:div>
        <w:div w:id="1333488692">
          <w:marLeft w:val="640"/>
          <w:marRight w:val="0"/>
          <w:marTop w:val="0"/>
          <w:marBottom w:val="0"/>
          <w:divBdr>
            <w:top w:val="none" w:sz="0" w:space="0" w:color="auto"/>
            <w:left w:val="none" w:sz="0" w:space="0" w:color="auto"/>
            <w:bottom w:val="none" w:sz="0" w:space="0" w:color="auto"/>
            <w:right w:val="none" w:sz="0" w:space="0" w:color="auto"/>
          </w:divBdr>
        </w:div>
        <w:div w:id="29427160">
          <w:marLeft w:val="640"/>
          <w:marRight w:val="0"/>
          <w:marTop w:val="0"/>
          <w:marBottom w:val="0"/>
          <w:divBdr>
            <w:top w:val="none" w:sz="0" w:space="0" w:color="auto"/>
            <w:left w:val="none" w:sz="0" w:space="0" w:color="auto"/>
            <w:bottom w:val="none" w:sz="0" w:space="0" w:color="auto"/>
            <w:right w:val="none" w:sz="0" w:space="0" w:color="auto"/>
          </w:divBdr>
        </w:div>
        <w:div w:id="1094322416">
          <w:marLeft w:val="640"/>
          <w:marRight w:val="0"/>
          <w:marTop w:val="0"/>
          <w:marBottom w:val="0"/>
          <w:divBdr>
            <w:top w:val="none" w:sz="0" w:space="0" w:color="auto"/>
            <w:left w:val="none" w:sz="0" w:space="0" w:color="auto"/>
            <w:bottom w:val="none" w:sz="0" w:space="0" w:color="auto"/>
            <w:right w:val="none" w:sz="0" w:space="0" w:color="auto"/>
          </w:divBdr>
        </w:div>
        <w:div w:id="2024932825">
          <w:marLeft w:val="640"/>
          <w:marRight w:val="0"/>
          <w:marTop w:val="0"/>
          <w:marBottom w:val="0"/>
          <w:divBdr>
            <w:top w:val="none" w:sz="0" w:space="0" w:color="auto"/>
            <w:left w:val="none" w:sz="0" w:space="0" w:color="auto"/>
            <w:bottom w:val="none" w:sz="0" w:space="0" w:color="auto"/>
            <w:right w:val="none" w:sz="0" w:space="0" w:color="auto"/>
          </w:divBdr>
        </w:div>
      </w:divsChild>
    </w:div>
    <w:div w:id="671757490">
      <w:bodyDiv w:val="1"/>
      <w:marLeft w:val="0"/>
      <w:marRight w:val="0"/>
      <w:marTop w:val="0"/>
      <w:marBottom w:val="0"/>
      <w:divBdr>
        <w:top w:val="none" w:sz="0" w:space="0" w:color="auto"/>
        <w:left w:val="none" w:sz="0" w:space="0" w:color="auto"/>
        <w:bottom w:val="none" w:sz="0" w:space="0" w:color="auto"/>
        <w:right w:val="none" w:sz="0" w:space="0" w:color="auto"/>
      </w:divBdr>
      <w:divsChild>
        <w:div w:id="1927181430">
          <w:marLeft w:val="640"/>
          <w:marRight w:val="0"/>
          <w:marTop w:val="0"/>
          <w:marBottom w:val="0"/>
          <w:divBdr>
            <w:top w:val="none" w:sz="0" w:space="0" w:color="auto"/>
            <w:left w:val="none" w:sz="0" w:space="0" w:color="auto"/>
            <w:bottom w:val="none" w:sz="0" w:space="0" w:color="auto"/>
            <w:right w:val="none" w:sz="0" w:space="0" w:color="auto"/>
          </w:divBdr>
        </w:div>
        <w:div w:id="205678">
          <w:marLeft w:val="640"/>
          <w:marRight w:val="0"/>
          <w:marTop w:val="0"/>
          <w:marBottom w:val="0"/>
          <w:divBdr>
            <w:top w:val="none" w:sz="0" w:space="0" w:color="auto"/>
            <w:left w:val="none" w:sz="0" w:space="0" w:color="auto"/>
            <w:bottom w:val="none" w:sz="0" w:space="0" w:color="auto"/>
            <w:right w:val="none" w:sz="0" w:space="0" w:color="auto"/>
          </w:divBdr>
        </w:div>
        <w:div w:id="202405556">
          <w:marLeft w:val="640"/>
          <w:marRight w:val="0"/>
          <w:marTop w:val="0"/>
          <w:marBottom w:val="0"/>
          <w:divBdr>
            <w:top w:val="none" w:sz="0" w:space="0" w:color="auto"/>
            <w:left w:val="none" w:sz="0" w:space="0" w:color="auto"/>
            <w:bottom w:val="none" w:sz="0" w:space="0" w:color="auto"/>
            <w:right w:val="none" w:sz="0" w:space="0" w:color="auto"/>
          </w:divBdr>
        </w:div>
        <w:div w:id="675813108">
          <w:marLeft w:val="640"/>
          <w:marRight w:val="0"/>
          <w:marTop w:val="0"/>
          <w:marBottom w:val="0"/>
          <w:divBdr>
            <w:top w:val="none" w:sz="0" w:space="0" w:color="auto"/>
            <w:left w:val="none" w:sz="0" w:space="0" w:color="auto"/>
            <w:bottom w:val="none" w:sz="0" w:space="0" w:color="auto"/>
            <w:right w:val="none" w:sz="0" w:space="0" w:color="auto"/>
          </w:divBdr>
        </w:div>
        <w:div w:id="1988166201">
          <w:marLeft w:val="640"/>
          <w:marRight w:val="0"/>
          <w:marTop w:val="0"/>
          <w:marBottom w:val="0"/>
          <w:divBdr>
            <w:top w:val="none" w:sz="0" w:space="0" w:color="auto"/>
            <w:left w:val="none" w:sz="0" w:space="0" w:color="auto"/>
            <w:bottom w:val="none" w:sz="0" w:space="0" w:color="auto"/>
            <w:right w:val="none" w:sz="0" w:space="0" w:color="auto"/>
          </w:divBdr>
        </w:div>
        <w:div w:id="1381632576">
          <w:marLeft w:val="640"/>
          <w:marRight w:val="0"/>
          <w:marTop w:val="0"/>
          <w:marBottom w:val="0"/>
          <w:divBdr>
            <w:top w:val="none" w:sz="0" w:space="0" w:color="auto"/>
            <w:left w:val="none" w:sz="0" w:space="0" w:color="auto"/>
            <w:bottom w:val="none" w:sz="0" w:space="0" w:color="auto"/>
            <w:right w:val="none" w:sz="0" w:space="0" w:color="auto"/>
          </w:divBdr>
        </w:div>
        <w:div w:id="348914476">
          <w:marLeft w:val="640"/>
          <w:marRight w:val="0"/>
          <w:marTop w:val="0"/>
          <w:marBottom w:val="0"/>
          <w:divBdr>
            <w:top w:val="none" w:sz="0" w:space="0" w:color="auto"/>
            <w:left w:val="none" w:sz="0" w:space="0" w:color="auto"/>
            <w:bottom w:val="none" w:sz="0" w:space="0" w:color="auto"/>
            <w:right w:val="none" w:sz="0" w:space="0" w:color="auto"/>
          </w:divBdr>
        </w:div>
        <w:div w:id="1874616083">
          <w:marLeft w:val="640"/>
          <w:marRight w:val="0"/>
          <w:marTop w:val="0"/>
          <w:marBottom w:val="0"/>
          <w:divBdr>
            <w:top w:val="none" w:sz="0" w:space="0" w:color="auto"/>
            <w:left w:val="none" w:sz="0" w:space="0" w:color="auto"/>
            <w:bottom w:val="none" w:sz="0" w:space="0" w:color="auto"/>
            <w:right w:val="none" w:sz="0" w:space="0" w:color="auto"/>
          </w:divBdr>
        </w:div>
        <w:div w:id="1678846152">
          <w:marLeft w:val="640"/>
          <w:marRight w:val="0"/>
          <w:marTop w:val="0"/>
          <w:marBottom w:val="0"/>
          <w:divBdr>
            <w:top w:val="none" w:sz="0" w:space="0" w:color="auto"/>
            <w:left w:val="none" w:sz="0" w:space="0" w:color="auto"/>
            <w:bottom w:val="none" w:sz="0" w:space="0" w:color="auto"/>
            <w:right w:val="none" w:sz="0" w:space="0" w:color="auto"/>
          </w:divBdr>
        </w:div>
        <w:div w:id="85423010">
          <w:marLeft w:val="640"/>
          <w:marRight w:val="0"/>
          <w:marTop w:val="0"/>
          <w:marBottom w:val="0"/>
          <w:divBdr>
            <w:top w:val="none" w:sz="0" w:space="0" w:color="auto"/>
            <w:left w:val="none" w:sz="0" w:space="0" w:color="auto"/>
            <w:bottom w:val="none" w:sz="0" w:space="0" w:color="auto"/>
            <w:right w:val="none" w:sz="0" w:space="0" w:color="auto"/>
          </w:divBdr>
        </w:div>
        <w:div w:id="908230190">
          <w:marLeft w:val="640"/>
          <w:marRight w:val="0"/>
          <w:marTop w:val="0"/>
          <w:marBottom w:val="0"/>
          <w:divBdr>
            <w:top w:val="none" w:sz="0" w:space="0" w:color="auto"/>
            <w:left w:val="none" w:sz="0" w:space="0" w:color="auto"/>
            <w:bottom w:val="none" w:sz="0" w:space="0" w:color="auto"/>
            <w:right w:val="none" w:sz="0" w:space="0" w:color="auto"/>
          </w:divBdr>
        </w:div>
        <w:div w:id="1336106049">
          <w:marLeft w:val="640"/>
          <w:marRight w:val="0"/>
          <w:marTop w:val="0"/>
          <w:marBottom w:val="0"/>
          <w:divBdr>
            <w:top w:val="none" w:sz="0" w:space="0" w:color="auto"/>
            <w:left w:val="none" w:sz="0" w:space="0" w:color="auto"/>
            <w:bottom w:val="none" w:sz="0" w:space="0" w:color="auto"/>
            <w:right w:val="none" w:sz="0" w:space="0" w:color="auto"/>
          </w:divBdr>
        </w:div>
        <w:div w:id="259610137">
          <w:marLeft w:val="640"/>
          <w:marRight w:val="0"/>
          <w:marTop w:val="0"/>
          <w:marBottom w:val="0"/>
          <w:divBdr>
            <w:top w:val="none" w:sz="0" w:space="0" w:color="auto"/>
            <w:left w:val="none" w:sz="0" w:space="0" w:color="auto"/>
            <w:bottom w:val="none" w:sz="0" w:space="0" w:color="auto"/>
            <w:right w:val="none" w:sz="0" w:space="0" w:color="auto"/>
          </w:divBdr>
        </w:div>
        <w:div w:id="1595823580">
          <w:marLeft w:val="640"/>
          <w:marRight w:val="0"/>
          <w:marTop w:val="0"/>
          <w:marBottom w:val="0"/>
          <w:divBdr>
            <w:top w:val="none" w:sz="0" w:space="0" w:color="auto"/>
            <w:left w:val="none" w:sz="0" w:space="0" w:color="auto"/>
            <w:bottom w:val="none" w:sz="0" w:space="0" w:color="auto"/>
            <w:right w:val="none" w:sz="0" w:space="0" w:color="auto"/>
          </w:divBdr>
        </w:div>
        <w:div w:id="702900158">
          <w:marLeft w:val="640"/>
          <w:marRight w:val="0"/>
          <w:marTop w:val="0"/>
          <w:marBottom w:val="0"/>
          <w:divBdr>
            <w:top w:val="none" w:sz="0" w:space="0" w:color="auto"/>
            <w:left w:val="none" w:sz="0" w:space="0" w:color="auto"/>
            <w:bottom w:val="none" w:sz="0" w:space="0" w:color="auto"/>
            <w:right w:val="none" w:sz="0" w:space="0" w:color="auto"/>
          </w:divBdr>
        </w:div>
        <w:div w:id="1439065757">
          <w:marLeft w:val="640"/>
          <w:marRight w:val="0"/>
          <w:marTop w:val="0"/>
          <w:marBottom w:val="0"/>
          <w:divBdr>
            <w:top w:val="none" w:sz="0" w:space="0" w:color="auto"/>
            <w:left w:val="none" w:sz="0" w:space="0" w:color="auto"/>
            <w:bottom w:val="none" w:sz="0" w:space="0" w:color="auto"/>
            <w:right w:val="none" w:sz="0" w:space="0" w:color="auto"/>
          </w:divBdr>
        </w:div>
        <w:div w:id="1117597850">
          <w:marLeft w:val="640"/>
          <w:marRight w:val="0"/>
          <w:marTop w:val="0"/>
          <w:marBottom w:val="0"/>
          <w:divBdr>
            <w:top w:val="none" w:sz="0" w:space="0" w:color="auto"/>
            <w:left w:val="none" w:sz="0" w:space="0" w:color="auto"/>
            <w:bottom w:val="none" w:sz="0" w:space="0" w:color="auto"/>
            <w:right w:val="none" w:sz="0" w:space="0" w:color="auto"/>
          </w:divBdr>
        </w:div>
        <w:div w:id="2056811347">
          <w:marLeft w:val="640"/>
          <w:marRight w:val="0"/>
          <w:marTop w:val="0"/>
          <w:marBottom w:val="0"/>
          <w:divBdr>
            <w:top w:val="none" w:sz="0" w:space="0" w:color="auto"/>
            <w:left w:val="none" w:sz="0" w:space="0" w:color="auto"/>
            <w:bottom w:val="none" w:sz="0" w:space="0" w:color="auto"/>
            <w:right w:val="none" w:sz="0" w:space="0" w:color="auto"/>
          </w:divBdr>
        </w:div>
        <w:div w:id="137233708">
          <w:marLeft w:val="640"/>
          <w:marRight w:val="0"/>
          <w:marTop w:val="0"/>
          <w:marBottom w:val="0"/>
          <w:divBdr>
            <w:top w:val="none" w:sz="0" w:space="0" w:color="auto"/>
            <w:left w:val="none" w:sz="0" w:space="0" w:color="auto"/>
            <w:bottom w:val="none" w:sz="0" w:space="0" w:color="auto"/>
            <w:right w:val="none" w:sz="0" w:space="0" w:color="auto"/>
          </w:divBdr>
        </w:div>
        <w:div w:id="2011759783">
          <w:marLeft w:val="640"/>
          <w:marRight w:val="0"/>
          <w:marTop w:val="0"/>
          <w:marBottom w:val="0"/>
          <w:divBdr>
            <w:top w:val="none" w:sz="0" w:space="0" w:color="auto"/>
            <w:left w:val="none" w:sz="0" w:space="0" w:color="auto"/>
            <w:bottom w:val="none" w:sz="0" w:space="0" w:color="auto"/>
            <w:right w:val="none" w:sz="0" w:space="0" w:color="auto"/>
          </w:divBdr>
        </w:div>
        <w:div w:id="289165352">
          <w:marLeft w:val="640"/>
          <w:marRight w:val="0"/>
          <w:marTop w:val="0"/>
          <w:marBottom w:val="0"/>
          <w:divBdr>
            <w:top w:val="none" w:sz="0" w:space="0" w:color="auto"/>
            <w:left w:val="none" w:sz="0" w:space="0" w:color="auto"/>
            <w:bottom w:val="none" w:sz="0" w:space="0" w:color="auto"/>
            <w:right w:val="none" w:sz="0" w:space="0" w:color="auto"/>
          </w:divBdr>
        </w:div>
        <w:div w:id="217858280">
          <w:marLeft w:val="640"/>
          <w:marRight w:val="0"/>
          <w:marTop w:val="0"/>
          <w:marBottom w:val="0"/>
          <w:divBdr>
            <w:top w:val="none" w:sz="0" w:space="0" w:color="auto"/>
            <w:left w:val="none" w:sz="0" w:space="0" w:color="auto"/>
            <w:bottom w:val="none" w:sz="0" w:space="0" w:color="auto"/>
            <w:right w:val="none" w:sz="0" w:space="0" w:color="auto"/>
          </w:divBdr>
        </w:div>
        <w:div w:id="1346975352">
          <w:marLeft w:val="640"/>
          <w:marRight w:val="0"/>
          <w:marTop w:val="0"/>
          <w:marBottom w:val="0"/>
          <w:divBdr>
            <w:top w:val="none" w:sz="0" w:space="0" w:color="auto"/>
            <w:left w:val="none" w:sz="0" w:space="0" w:color="auto"/>
            <w:bottom w:val="none" w:sz="0" w:space="0" w:color="auto"/>
            <w:right w:val="none" w:sz="0" w:space="0" w:color="auto"/>
          </w:divBdr>
        </w:div>
        <w:div w:id="712196669">
          <w:marLeft w:val="640"/>
          <w:marRight w:val="0"/>
          <w:marTop w:val="0"/>
          <w:marBottom w:val="0"/>
          <w:divBdr>
            <w:top w:val="none" w:sz="0" w:space="0" w:color="auto"/>
            <w:left w:val="none" w:sz="0" w:space="0" w:color="auto"/>
            <w:bottom w:val="none" w:sz="0" w:space="0" w:color="auto"/>
            <w:right w:val="none" w:sz="0" w:space="0" w:color="auto"/>
          </w:divBdr>
        </w:div>
        <w:div w:id="1819612649">
          <w:marLeft w:val="640"/>
          <w:marRight w:val="0"/>
          <w:marTop w:val="0"/>
          <w:marBottom w:val="0"/>
          <w:divBdr>
            <w:top w:val="none" w:sz="0" w:space="0" w:color="auto"/>
            <w:left w:val="none" w:sz="0" w:space="0" w:color="auto"/>
            <w:bottom w:val="none" w:sz="0" w:space="0" w:color="auto"/>
            <w:right w:val="none" w:sz="0" w:space="0" w:color="auto"/>
          </w:divBdr>
        </w:div>
        <w:div w:id="1379549232">
          <w:marLeft w:val="640"/>
          <w:marRight w:val="0"/>
          <w:marTop w:val="0"/>
          <w:marBottom w:val="0"/>
          <w:divBdr>
            <w:top w:val="none" w:sz="0" w:space="0" w:color="auto"/>
            <w:left w:val="none" w:sz="0" w:space="0" w:color="auto"/>
            <w:bottom w:val="none" w:sz="0" w:space="0" w:color="auto"/>
            <w:right w:val="none" w:sz="0" w:space="0" w:color="auto"/>
          </w:divBdr>
        </w:div>
        <w:div w:id="1633173869">
          <w:marLeft w:val="640"/>
          <w:marRight w:val="0"/>
          <w:marTop w:val="0"/>
          <w:marBottom w:val="0"/>
          <w:divBdr>
            <w:top w:val="none" w:sz="0" w:space="0" w:color="auto"/>
            <w:left w:val="none" w:sz="0" w:space="0" w:color="auto"/>
            <w:bottom w:val="none" w:sz="0" w:space="0" w:color="auto"/>
            <w:right w:val="none" w:sz="0" w:space="0" w:color="auto"/>
          </w:divBdr>
        </w:div>
        <w:div w:id="1503277858">
          <w:marLeft w:val="640"/>
          <w:marRight w:val="0"/>
          <w:marTop w:val="0"/>
          <w:marBottom w:val="0"/>
          <w:divBdr>
            <w:top w:val="none" w:sz="0" w:space="0" w:color="auto"/>
            <w:left w:val="none" w:sz="0" w:space="0" w:color="auto"/>
            <w:bottom w:val="none" w:sz="0" w:space="0" w:color="auto"/>
            <w:right w:val="none" w:sz="0" w:space="0" w:color="auto"/>
          </w:divBdr>
        </w:div>
        <w:div w:id="816145944">
          <w:marLeft w:val="640"/>
          <w:marRight w:val="0"/>
          <w:marTop w:val="0"/>
          <w:marBottom w:val="0"/>
          <w:divBdr>
            <w:top w:val="none" w:sz="0" w:space="0" w:color="auto"/>
            <w:left w:val="none" w:sz="0" w:space="0" w:color="auto"/>
            <w:bottom w:val="none" w:sz="0" w:space="0" w:color="auto"/>
            <w:right w:val="none" w:sz="0" w:space="0" w:color="auto"/>
          </w:divBdr>
        </w:div>
        <w:div w:id="314459100">
          <w:marLeft w:val="640"/>
          <w:marRight w:val="0"/>
          <w:marTop w:val="0"/>
          <w:marBottom w:val="0"/>
          <w:divBdr>
            <w:top w:val="none" w:sz="0" w:space="0" w:color="auto"/>
            <w:left w:val="none" w:sz="0" w:space="0" w:color="auto"/>
            <w:bottom w:val="none" w:sz="0" w:space="0" w:color="auto"/>
            <w:right w:val="none" w:sz="0" w:space="0" w:color="auto"/>
          </w:divBdr>
        </w:div>
        <w:div w:id="226383056">
          <w:marLeft w:val="640"/>
          <w:marRight w:val="0"/>
          <w:marTop w:val="0"/>
          <w:marBottom w:val="0"/>
          <w:divBdr>
            <w:top w:val="none" w:sz="0" w:space="0" w:color="auto"/>
            <w:left w:val="none" w:sz="0" w:space="0" w:color="auto"/>
            <w:bottom w:val="none" w:sz="0" w:space="0" w:color="auto"/>
            <w:right w:val="none" w:sz="0" w:space="0" w:color="auto"/>
          </w:divBdr>
        </w:div>
        <w:div w:id="964625050">
          <w:marLeft w:val="640"/>
          <w:marRight w:val="0"/>
          <w:marTop w:val="0"/>
          <w:marBottom w:val="0"/>
          <w:divBdr>
            <w:top w:val="none" w:sz="0" w:space="0" w:color="auto"/>
            <w:left w:val="none" w:sz="0" w:space="0" w:color="auto"/>
            <w:bottom w:val="none" w:sz="0" w:space="0" w:color="auto"/>
            <w:right w:val="none" w:sz="0" w:space="0" w:color="auto"/>
          </w:divBdr>
        </w:div>
        <w:div w:id="2089422597">
          <w:marLeft w:val="640"/>
          <w:marRight w:val="0"/>
          <w:marTop w:val="0"/>
          <w:marBottom w:val="0"/>
          <w:divBdr>
            <w:top w:val="none" w:sz="0" w:space="0" w:color="auto"/>
            <w:left w:val="none" w:sz="0" w:space="0" w:color="auto"/>
            <w:bottom w:val="none" w:sz="0" w:space="0" w:color="auto"/>
            <w:right w:val="none" w:sz="0" w:space="0" w:color="auto"/>
          </w:divBdr>
        </w:div>
        <w:div w:id="277567644">
          <w:marLeft w:val="640"/>
          <w:marRight w:val="0"/>
          <w:marTop w:val="0"/>
          <w:marBottom w:val="0"/>
          <w:divBdr>
            <w:top w:val="none" w:sz="0" w:space="0" w:color="auto"/>
            <w:left w:val="none" w:sz="0" w:space="0" w:color="auto"/>
            <w:bottom w:val="none" w:sz="0" w:space="0" w:color="auto"/>
            <w:right w:val="none" w:sz="0" w:space="0" w:color="auto"/>
          </w:divBdr>
        </w:div>
        <w:div w:id="1045838902">
          <w:marLeft w:val="640"/>
          <w:marRight w:val="0"/>
          <w:marTop w:val="0"/>
          <w:marBottom w:val="0"/>
          <w:divBdr>
            <w:top w:val="none" w:sz="0" w:space="0" w:color="auto"/>
            <w:left w:val="none" w:sz="0" w:space="0" w:color="auto"/>
            <w:bottom w:val="none" w:sz="0" w:space="0" w:color="auto"/>
            <w:right w:val="none" w:sz="0" w:space="0" w:color="auto"/>
          </w:divBdr>
        </w:div>
        <w:div w:id="404643277">
          <w:marLeft w:val="640"/>
          <w:marRight w:val="0"/>
          <w:marTop w:val="0"/>
          <w:marBottom w:val="0"/>
          <w:divBdr>
            <w:top w:val="none" w:sz="0" w:space="0" w:color="auto"/>
            <w:left w:val="none" w:sz="0" w:space="0" w:color="auto"/>
            <w:bottom w:val="none" w:sz="0" w:space="0" w:color="auto"/>
            <w:right w:val="none" w:sz="0" w:space="0" w:color="auto"/>
          </w:divBdr>
        </w:div>
        <w:div w:id="1265184800">
          <w:marLeft w:val="640"/>
          <w:marRight w:val="0"/>
          <w:marTop w:val="0"/>
          <w:marBottom w:val="0"/>
          <w:divBdr>
            <w:top w:val="none" w:sz="0" w:space="0" w:color="auto"/>
            <w:left w:val="none" w:sz="0" w:space="0" w:color="auto"/>
            <w:bottom w:val="none" w:sz="0" w:space="0" w:color="auto"/>
            <w:right w:val="none" w:sz="0" w:space="0" w:color="auto"/>
          </w:divBdr>
        </w:div>
        <w:div w:id="614287784">
          <w:marLeft w:val="640"/>
          <w:marRight w:val="0"/>
          <w:marTop w:val="0"/>
          <w:marBottom w:val="0"/>
          <w:divBdr>
            <w:top w:val="none" w:sz="0" w:space="0" w:color="auto"/>
            <w:left w:val="none" w:sz="0" w:space="0" w:color="auto"/>
            <w:bottom w:val="none" w:sz="0" w:space="0" w:color="auto"/>
            <w:right w:val="none" w:sz="0" w:space="0" w:color="auto"/>
          </w:divBdr>
        </w:div>
        <w:div w:id="999313760">
          <w:marLeft w:val="640"/>
          <w:marRight w:val="0"/>
          <w:marTop w:val="0"/>
          <w:marBottom w:val="0"/>
          <w:divBdr>
            <w:top w:val="none" w:sz="0" w:space="0" w:color="auto"/>
            <w:left w:val="none" w:sz="0" w:space="0" w:color="auto"/>
            <w:bottom w:val="none" w:sz="0" w:space="0" w:color="auto"/>
            <w:right w:val="none" w:sz="0" w:space="0" w:color="auto"/>
          </w:divBdr>
        </w:div>
        <w:div w:id="2070642413">
          <w:marLeft w:val="640"/>
          <w:marRight w:val="0"/>
          <w:marTop w:val="0"/>
          <w:marBottom w:val="0"/>
          <w:divBdr>
            <w:top w:val="none" w:sz="0" w:space="0" w:color="auto"/>
            <w:left w:val="none" w:sz="0" w:space="0" w:color="auto"/>
            <w:bottom w:val="none" w:sz="0" w:space="0" w:color="auto"/>
            <w:right w:val="none" w:sz="0" w:space="0" w:color="auto"/>
          </w:divBdr>
        </w:div>
        <w:div w:id="418865107">
          <w:marLeft w:val="640"/>
          <w:marRight w:val="0"/>
          <w:marTop w:val="0"/>
          <w:marBottom w:val="0"/>
          <w:divBdr>
            <w:top w:val="none" w:sz="0" w:space="0" w:color="auto"/>
            <w:left w:val="none" w:sz="0" w:space="0" w:color="auto"/>
            <w:bottom w:val="none" w:sz="0" w:space="0" w:color="auto"/>
            <w:right w:val="none" w:sz="0" w:space="0" w:color="auto"/>
          </w:divBdr>
        </w:div>
        <w:div w:id="357975531">
          <w:marLeft w:val="640"/>
          <w:marRight w:val="0"/>
          <w:marTop w:val="0"/>
          <w:marBottom w:val="0"/>
          <w:divBdr>
            <w:top w:val="none" w:sz="0" w:space="0" w:color="auto"/>
            <w:left w:val="none" w:sz="0" w:space="0" w:color="auto"/>
            <w:bottom w:val="none" w:sz="0" w:space="0" w:color="auto"/>
            <w:right w:val="none" w:sz="0" w:space="0" w:color="auto"/>
          </w:divBdr>
        </w:div>
        <w:div w:id="1446995204">
          <w:marLeft w:val="640"/>
          <w:marRight w:val="0"/>
          <w:marTop w:val="0"/>
          <w:marBottom w:val="0"/>
          <w:divBdr>
            <w:top w:val="none" w:sz="0" w:space="0" w:color="auto"/>
            <w:left w:val="none" w:sz="0" w:space="0" w:color="auto"/>
            <w:bottom w:val="none" w:sz="0" w:space="0" w:color="auto"/>
            <w:right w:val="none" w:sz="0" w:space="0" w:color="auto"/>
          </w:divBdr>
        </w:div>
      </w:divsChild>
    </w:div>
    <w:div w:id="679936633">
      <w:bodyDiv w:val="1"/>
      <w:marLeft w:val="0"/>
      <w:marRight w:val="0"/>
      <w:marTop w:val="0"/>
      <w:marBottom w:val="0"/>
      <w:divBdr>
        <w:top w:val="none" w:sz="0" w:space="0" w:color="auto"/>
        <w:left w:val="none" w:sz="0" w:space="0" w:color="auto"/>
        <w:bottom w:val="none" w:sz="0" w:space="0" w:color="auto"/>
        <w:right w:val="none" w:sz="0" w:space="0" w:color="auto"/>
      </w:divBdr>
      <w:divsChild>
        <w:div w:id="948584577">
          <w:marLeft w:val="640"/>
          <w:marRight w:val="0"/>
          <w:marTop w:val="0"/>
          <w:marBottom w:val="0"/>
          <w:divBdr>
            <w:top w:val="none" w:sz="0" w:space="0" w:color="auto"/>
            <w:left w:val="none" w:sz="0" w:space="0" w:color="auto"/>
            <w:bottom w:val="none" w:sz="0" w:space="0" w:color="auto"/>
            <w:right w:val="none" w:sz="0" w:space="0" w:color="auto"/>
          </w:divBdr>
        </w:div>
        <w:div w:id="798378107">
          <w:marLeft w:val="640"/>
          <w:marRight w:val="0"/>
          <w:marTop w:val="0"/>
          <w:marBottom w:val="0"/>
          <w:divBdr>
            <w:top w:val="none" w:sz="0" w:space="0" w:color="auto"/>
            <w:left w:val="none" w:sz="0" w:space="0" w:color="auto"/>
            <w:bottom w:val="none" w:sz="0" w:space="0" w:color="auto"/>
            <w:right w:val="none" w:sz="0" w:space="0" w:color="auto"/>
          </w:divBdr>
        </w:div>
        <w:div w:id="1682244452">
          <w:marLeft w:val="640"/>
          <w:marRight w:val="0"/>
          <w:marTop w:val="0"/>
          <w:marBottom w:val="0"/>
          <w:divBdr>
            <w:top w:val="none" w:sz="0" w:space="0" w:color="auto"/>
            <w:left w:val="none" w:sz="0" w:space="0" w:color="auto"/>
            <w:bottom w:val="none" w:sz="0" w:space="0" w:color="auto"/>
            <w:right w:val="none" w:sz="0" w:space="0" w:color="auto"/>
          </w:divBdr>
        </w:div>
        <w:div w:id="1982533670">
          <w:marLeft w:val="640"/>
          <w:marRight w:val="0"/>
          <w:marTop w:val="0"/>
          <w:marBottom w:val="0"/>
          <w:divBdr>
            <w:top w:val="none" w:sz="0" w:space="0" w:color="auto"/>
            <w:left w:val="none" w:sz="0" w:space="0" w:color="auto"/>
            <w:bottom w:val="none" w:sz="0" w:space="0" w:color="auto"/>
            <w:right w:val="none" w:sz="0" w:space="0" w:color="auto"/>
          </w:divBdr>
        </w:div>
        <w:div w:id="1805000150">
          <w:marLeft w:val="640"/>
          <w:marRight w:val="0"/>
          <w:marTop w:val="0"/>
          <w:marBottom w:val="0"/>
          <w:divBdr>
            <w:top w:val="none" w:sz="0" w:space="0" w:color="auto"/>
            <w:left w:val="none" w:sz="0" w:space="0" w:color="auto"/>
            <w:bottom w:val="none" w:sz="0" w:space="0" w:color="auto"/>
            <w:right w:val="none" w:sz="0" w:space="0" w:color="auto"/>
          </w:divBdr>
        </w:div>
        <w:div w:id="873226242">
          <w:marLeft w:val="640"/>
          <w:marRight w:val="0"/>
          <w:marTop w:val="0"/>
          <w:marBottom w:val="0"/>
          <w:divBdr>
            <w:top w:val="none" w:sz="0" w:space="0" w:color="auto"/>
            <w:left w:val="none" w:sz="0" w:space="0" w:color="auto"/>
            <w:bottom w:val="none" w:sz="0" w:space="0" w:color="auto"/>
            <w:right w:val="none" w:sz="0" w:space="0" w:color="auto"/>
          </w:divBdr>
        </w:div>
        <w:div w:id="150878866">
          <w:marLeft w:val="640"/>
          <w:marRight w:val="0"/>
          <w:marTop w:val="0"/>
          <w:marBottom w:val="0"/>
          <w:divBdr>
            <w:top w:val="none" w:sz="0" w:space="0" w:color="auto"/>
            <w:left w:val="none" w:sz="0" w:space="0" w:color="auto"/>
            <w:bottom w:val="none" w:sz="0" w:space="0" w:color="auto"/>
            <w:right w:val="none" w:sz="0" w:space="0" w:color="auto"/>
          </w:divBdr>
        </w:div>
        <w:div w:id="619142912">
          <w:marLeft w:val="640"/>
          <w:marRight w:val="0"/>
          <w:marTop w:val="0"/>
          <w:marBottom w:val="0"/>
          <w:divBdr>
            <w:top w:val="none" w:sz="0" w:space="0" w:color="auto"/>
            <w:left w:val="none" w:sz="0" w:space="0" w:color="auto"/>
            <w:bottom w:val="none" w:sz="0" w:space="0" w:color="auto"/>
            <w:right w:val="none" w:sz="0" w:space="0" w:color="auto"/>
          </w:divBdr>
        </w:div>
        <w:div w:id="1273249183">
          <w:marLeft w:val="640"/>
          <w:marRight w:val="0"/>
          <w:marTop w:val="0"/>
          <w:marBottom w:val="0"/>
          <w:divBdr>
            <w:top w:val="none" w:sz="0" w:space="0" w:color="auto"/>
            <w:left w:val="none" w:sz="0" w:space="0" w:color="auto"/>
            <w:bottom w:val="none" w:sz="0" w:space="0" w:color="auto"/>
            <w:right w:val="none" w:sz="0" w:space="0" w:color="auto"/>
          </w:divBdr>
        </w:div>
        <w:div w:id="997002110">
          <w:marLeft w:val="640"/>
          <w:marRight w:val="0"/>
          <w:marTop w:val="0"/>
          <w:marBottom w:val="0"/>
          <w:divBdr>
            <w:top w:val="none" w:sz="0" w:space="0" w:color="auto"/>
            <w:left w:val="none" w:sz="0" w:space="0" w:color="auto"/>
            <w:bottom w:val="none" w:sz="0" w:space="0" w:color="auto"/>
            <w:right w:val="none" w:sz="0" w:space="0" w:color="auto"/>
          </w:divBdr>
        </w:div>
        <w:div w:id="758676366">
          <w:marLeft w:val="640"/>
          <w:marRight w:val="0"/>
          <w:marTop w:val="0"/>
          <w:marBottom w:val="0"/>
          <w:divBdr>
            <w:top w:val="none" w:sz="0" w:space="0" w:color="auto"/>
            <w:left w:val="none" w:sz="0" w:space="0" w:color="auto"/>
            <w:bottom w:val="none" w:sz="0" w:space="0" w:color="auto"/>
            <w:right w:val="none" w:sz="0" w:space="0" w:color="auto"/>
          </w:divBdr>
        </w:div>
        <w:div w:id="1818718756">
          <w:marLeft w:val="640"/>
          <w:marRight w:val="0"/>
          <w:marTop w:val="0"/>
          <w:marBottom w:val="0"/>
          <w:divBdr>
            <w:top w:val="none" w:sz="0" w:space="0" w:color="auto"/>
            <w:left w:val="none" w:sz="0" w:space="0" w:color="auto"/>
            <w:bottom w:val="none" w:sz="0" w:space="0" w:color="auto"/>
            <w:right w:val="none" w:sz="0" w:space="0" w:color="auto"/>
          </w:divBdr>
        </w:div>
        <w:div w:id="1374619069">
          <w:marLeft w:val="640"/>
          <w:marRight w:val="0"/>
          <w:marTop w:val="0"/>
          <w:marBottom w:val="0"/>
          <w:divBdr>
            <w:top w:val="none" w:sz="0" w:space="0" w:color="auto"/>
            <w:left w:val="none" w:sz="0" w:space="0" w:color="auto"/>
            <w:bottom w:val="none" w:sz="0" w:space="0" w:color="auto"/>
            <w:right w:val="none" w:sz="0" w:space="0" w:color="auto"/>
          </w:divBdr>
        </w:div>
        <w:div w:id="1026176172">
          <w:marLeft w:val="640"/>
          <w:marRight w:val="0"/>
          <w:marTop w:val="0"/>
          <w:marBottom w:val="0"/>
          <w:divBdr>
            <w:top w:val="none" w:sz="0" w:space="0" w:color="auto"/>
            <w:left w:val="none" w:sz="0" w:space="0" w:color="auto"/>
            <w:bottom w:val="none" w:sz="0" w:space="0" w:color="auto"/>
            <w:right w:val="none" w:sz="0" w:space="0" w:color="auto"/>
          </w:divBdr>
        </w:div>
      </w:divsChild>
    </w:div>
    <w:div w:id="697585074">
      <w:bodyDiv w:val="1"/>
      <w:marLeft w:val="0"/>
      <w:marRight w:val="0"/>
      <w:marTop w:val="0"/>
      <w:marBottom w:val="0"/>
      <w:divBdr>
        <w:top w:val="none" w:sz="0" w:space="0" w:color="auto"/>
        <w:left w:val="none" w:sz="0" w:space="0" w:color="auto"/>
        <w:bottom w:val="none" w:sz="0" w:space="0" w:color="auto"/>
        <w:right w:val="none" w:sz="0" w:space="0" w:color="auto"/>
      </w:divBdr>
    </w:div>
    <w:div w:id="699404514">
      <w:bodyDiv w:val="1"/>
      <w:marLeft w:val="0"/>
      <w:marRight w:val="0"/>
      <w:marTop w:val="0"/>
      <w:marBottom w:val="0"/>
      <w:divBdr>
        <w:top w:val="none" w:sz="0" w:space="0" w:color="auto"/>
        <w:left w:val="none" w:sz="0" w:space="0" w:color="auto"/>
        <w:bottom w:val="none" w:sz="0" w:space="0" w:color="auto"/>
        <w:right w:val="none" w:sz="0" w:space="0" w:color="auto"/>
      </w:divBdr>
      <w:divsChild>
        <w:div w:id="177282215">
          <w:marLeft w:val="640"/>
          <w:marRight w:val="0"/>
          <w:marTop w:val="0"/>
          <w:marBottom w:val="0"/>
          <w:divBdr>
            <w:top w:val="none" w:sz="0" w:space="0" w:color="auto"/>
            <w:left w:val="none" w:sz="0" w:space="0" w:color="auto"/>
            <w:bottom w:val="none" w:sz="0" w:space="0" w:color="auto"/>
            <w:right w:val="none" w:sz="0" w:space="0" w:color="auto"/>
          </w:divBdr>
        </w:div>
        <w:div w:id="1743332319">
          <w:marLeft w:val="640"/>
          <w:marRight w:val="0"/>
          <w:marTop w:val="0"/>
          <w:marBottom w:val="0"/>
          <w:divBdr>
            <w:top w:val="none" w:sz="0" w:space="0" w:color="auto"/>
            <w:left w:val="none" w:sz="0" w:space="0" w:color="auto"/>
            <w:bottom w:val="none" w:sz="0" w:space="0" w:color="auto"/>
            <w:right w:val="none" w:sz="0" w:space="0" w:color="auto"/>
          </w:divBdr>
        </w:div>
        <w:div w:id="56100634">
          <w:marLeft w:val="640"/>
          <w:marRight w:val="0"/>
          <w:marTop w:val="0"/>
          <w:marBottom w:val="0"/>
          <w:divBdr>
            <w:top w:val="none" w:sz="0" w:space="0" w:color="auto"/>
            <w:left w:val="none" w:sz="0" w:space="0" w:color="auto"/>
            <w:bottom w:val="none" w:sz="0" w:space="0" w:color="auto"/>
            <w:right w:val="none" w:sz="0" w:space="0" w:color="auto"/>
          </w:divBdr>
        </w:div>
        <w:div w:id="1879269435">
          <w:marLeft w:val="640"/>
          <w:marRight w:val="0"/>
          <w:marTop w:val="0"/>
          <w:marBottom w:val="0"/>
          <w:divBdr>
            <w:top w:val="none" w:sz="0" w:space="0" w:color="auto"/>
            <w:left w:val="none" w:sz="0" w:space="0" w:color="auto"/>
            <w:bottom w:val="none" w:sz="0" w:space="0" w:color="auto"/>
            <w:right w:val="none" w:sz="0" w:space="0" w:color="auto"/>
          </w:divBdr>
        </w:div>
        <w:div w:id="221215278">
          <w:marLeft w:val="640"/>
          <w:marRight w:val="0"/>
          <w:marTop w:val="0"/>
          <w:marBottom w:val="0"/>
          <w:divBdr>
            <w:top w:val="none" w:sz="0" w:space="0" w:color="auto"/>
            <w:left w:val="none" w:sz="0" w:space="0" w:color="auto"/>
            <w:bottom w:val="none" w:sz="0" w:space="0" w:color="auto"/>
            <w:right w:val="none" w:sz="0" w:space="0" w:color="auto"/>
          </w:divBdr>
        </w:div>
        <w:div w:id="336813950">
          <w:marLeft w:val="640"/>
          <w:marRight w:val="0"/>
          <w:marTop w:val="0"/>
          <w:marBottom w:val="0"/>
          <w:divBdr>
            <w:top w:val="none" w:sz="0" w:space="0" w:color="auto"/>
            <w:left w:val="none" w:sz="0" w:space="0" w:color="auto"/>
            <w:bottom w:val="none" w:sz="0" w:space="0" w:color="auto"/>
            <w:right w:val="none" w:sz="0" w:space="0" w:color="auto"/>
          </w:divBdr>
        </w:div>
        <w:div w:id="2082947282">
          <w:marLeft w:val="640"/>
          <w:marRight w:val="0"/>
          <w:marTop w:val="0"/>
          <w:marBottom w:val="0"/>
          <w:divBdr>
            <w:top w:val="none" w:sz="0" w:space="0" w:color="auto"/>
            <w:left w:val="none" w:sz="0" w:space="0" w:color="auto"/>
            <w:bottom w:val="none" w:sz="0" w:space="0" w:color="auto"/>
            <w:right w:val="none" w:sz="0" w:space="0" w:color="auto"/>
          </w:divBdr>
        </w:div>
        <w:div w:id="682048067">
          <w:marLeft w:val="640"/>
          <w:marRight w:val="0"/>
          <w:marTop w:val="0"/>
          <w:marBottom w:val="0"/>
          <w:divBdr>
            <w:top w:val="none" w:sz="0" w:space="0" w:color="auto"/>
            <w:left w:val="none" w:sz="0" w:space="0" w:color="auto"/>
            <w:bottom w:val="none" w:sz="0" w:space="0" w:color="auto"/>
            <w:right w:val="none" w:sz="0" w:space="0" w:color="auto"/>
          </w:divBdr>
        </w:div>
        <w:div w:id="1305742607">
          <w:marLeft w:val="640"/>
          <w:marRight w:val="0"/>
          <w:marTop w:val="0"/>
          <w:marBottom w:val="0"/>
          <w:divBdr>
            <w:top w:val="none" w:sz="0" w:space="0" w:color="auto"/>
            <w:left w:val="none" w:sz="0" w:space="0" w:color="auto"/>
            <w:bottom w:val="none" w:sz="0" w:space="0" w:color="auto"/>
            <w:right w:val="none" w:sz="0" w:space="0" w:color="auto"/>
          </w:divBdr>
        </w:div>
        <w:div w:id="141889904">
          <w:marLeft w:val="640"/>
          <w:marRight w:val="0"/>
          <w:marTop w:val="0"/>
          <w:marBottom w:val="0"/>
          <w:divBdr>
            <w:top w:val="none" w:sz="0" w:space="0" w:color="auto"/>
            <w:left w:val="none" w:sz="0" w:space="0" w:color="auto"/>
            <w:bottom w:val="none" w:sz="0" w:space="0" w:color="auto"/>
            <w:right w:val="none" w:sz="0" w:space="0" w:color="auto"/>
          </w:divBdr>
        </w:div>
        <w:div w:id="1900313270">
          <w:marLeft w:val="640"/>
          <w:marRight w:val="0"/>
          <w:marTop w:val="0"/>
          <w:marBottom w:val="0"/>
          <w:divBdr>
            <w:top w:val="none" w:sz="0" w:space="0" w:color="auto"/>
            <w:left w:val="none" w:sz="0" w:space="0" w:color="auto"/>
            <w:bottom w:val="none" w:sz="0" w:space="0" w:color="auto"/>
            <w:right w:val="none" w:sz="0" w:space="0" w:color="auto"/>
          </w:divBdr>
        </w:div>
        <w:div w:id="1540508577">
          <w:marLeft w:val="640"/>
          <w:marRight w:val="0"/>
          <w:marTop w:val="0"/>
          <w:marBottom w:val="0"/>
          <w:divBdr>
            <w:top w:val="none" w:sz="0" w:space="0" w:color="auto"/>
            <w:left w:val="none" w:sz="0" w:space="0" w:color="auto"/>
            <w:bottom w:val="none" w:sz="0" w:space="0" w:color="auto"/>
            <w:right w:val="none" w:sz="0" w:space="0" w:color="auto"/>
          </w:divBdr>
        </w:div>
        <w:div w:id="1371761431">
          <w:marLeft w:val="640"/>
          <w:marRight w:val="0"/>
          <w:marTop w:val="0"/>
          <w:marBottom w:val="0"/>
          <w:divBdr>
            <w:top w:val="none" w:sz="0" w:space="0" w:color="auto"/>
            <w:left w:val="none" w:sz="0" w:space="0" w:color="auto"/>
            <w:bottom w:val="none" w:sz="0" w:space="0" w:color="auto"/>
            <w:right w:val="none" w:sz="0" w:space="0" w:color="auto"/>
          </w:divBdr>
        </w:div>
        <w:div w:id="1547838264">
          <w:marLeft w:val="640"/>
          <w:marRight w:val="0"/>
          <w:marTop w:val="0"/>
          <w:marBottom w:val="0"/>
          <w:divBdr>
            <w:top w:val="none" w:sz="0" w:space="0" w:color="auto"/>
            <w:left w:val="none" w:sz="0" w:space="0" w:color="auto"/>
            <w:bottom w:val="none" w:sz="0" w:space="0" w:color="auto"/>
            <w:right w:val="none" w:sz="0" w:space="0" w:color="auto"/>
          </w:divBdr>
        </w:div>
        <w:div w:id="863906893">
          <w:marLeft w:val="640"/>
          <w:marRight w:val="0"/>
          <w:marTop w:val="0"/>
          <w:marBottom w:val="0"/>
          <w:divBdr>
            <w:top w:val="none" w:sz="0" w:space="0" w:color="auto"/>
            <w:left w:val="none" w:sz="0" w:space="0" w:color="auto"/>
            <w:bottom w:val="none" w:sz="0" w:space="0" w:color="auto"/>
            <w:right w:val="none" w:sz="0" w:space="0" w:color="auto"/>
          </w:divBdr>
        </w:div>
        <w:div w:id="493180632">
          <w:marLeft w:val="640"/>
          <w:marRight w:val="0"/>
          <w:marTop w:val="0"/>
          <w:marBottom w:val="0"/>
          <w:divBdr>
            <w:top w:val="none" w:sz="0" w:space="0" w:color="auto"/>
            <w:left w:val="none" w:sz="0" w:space="0" w:color="auto"/>
            <w:bottom w:val="none" w:sz="0" w:space="0" w:color="auto"/>
            <w:right w:val="none" w:sz="0" w:space="0" w:color="auto"/>
          </w:divBdr>
        </w:div>
        <w:div w:id="2037003339">
          <w:marLeft w:val="640"/>
          <w:marRight w:val="0"/>
          <w:marTop w:val="0"/>
          <w:marBottom w:val="0"/>
          <w:divBdr>
            <w:top w:val="none" w:sz="0" w:space="0" w:color="auto"/>
            <w:left w:val="none" w:sz="0" w:space="0" w:color="auto"/>
            <w:bottom w:val="none" w:sz="0" w:space="0" w:color="auto"/>
            <w:right w:val="none" w:sz="0" w:space="0" w:color="auto"/>
          </w:divBdr>
        </w:div>
        <w:div w:id="1085616594">
          <w:marLeft w:val="640"/>
          <w:marRight w:val="0"/>
          <w:marTop w:val="0"/>
          <w:marBottom w:val="0"/>
          <w:divBdr>
            <w:top w:val="none" w:sz="0" w:space="0" w:color="auto"/>
            <w:left w:val="none" w:sz="0" w:space="0" w:color="auto"/>
            <w:bottom w:val="none" w:sz="0" w:space="0" w:color="auto"/>
            <w:right w:val="none" w:sz="0" w:space="0" w:color="auto"/>
          </w:divBdr>
        </w:div>
        <w:div w:id="945504822">
          <w:marLeft w:val="640"/>
          <w:marRight w:val="0"/>
          <w:marTop w:val="0"/>
          <w:marBottom w:val="0"/>
          <w:divBdr>
            <w:top w:val="none" w:sz="0" w:space="0" w:color="auto"/>
            <w:left w:val="none" w:sz="0" w:space="0" w:color="auto"/>
            <w:bottom w:val="none" w:sz="0" w:space="0" w:color="auto"/>
            <w:right w:val="none" w:sz="0" w:space="0" w:color="auto"/>
          </w:divBdr>
        </w:div>
        <w:div w:id="1165585762">
          <w:marLeft w:val="640"/>
          <w:marRight w:val="0"/>
          <w:marTop w:val="0"/>
          <w:marBottom w:val="0"/>
          <w:divBdr>
            <w:top w:val="none" w:sz="0" w:space="0" w:color="auto"/>
            <w:left w:val="none" w:sz="0" w:space="0" w:color="auto"/>
            <w:bottom w:val="none" w:sz="0" w:space="0" w:color="auto"/>
            <w:right w:val="none" w:sz="0" w:space="0" w:color="auto"/>
          </w:divBdr>
        </w:div>
        <w:div w:id="1471707711">
          <w:marLeft w:val="640"/>
          <w:marRight w:val="0"/>
          <w:marTop w:val="0"/>
          <w:marBottom w:val="0"/>
          <w:divBdr>
            <w:top w:val="none" w:sz="0" w:space="0" w:color="auto"/>
            <w:left w:val="none" w:sz="0" w:space="0" w:color="auto"/>
            <w:bottom w:val="none" w:sz="0" w:space="0" w:color="auto"/>
            <w:right w:val="none" w:sz="0" w:space="0" w:color="auto"/>
          </w:divBdr>
        </w:div>
        <w:div w:id="1967588237">
          <w:marLeft w:val="640"/>
          <w:marRight w:val="0"/>
          <w:marTop w:val="0"/>
          <w:marBottom w:val="0"/>
          <w:divBdr>
            <w:top w:val="none" w:sz="0" w:space="0" w:color="auto"/>
            <w:left w:val="none" w:sz="0" w:space="0" w:color="auto"/>
            <w:bottom w:val="none" w:sz="0" w:space="0" w:color="auto"/>
            <w:right w:val="none" w:sz="0" w:space="0" w:color="auto"/>
          </w:divBdr>
        </w:div>
        <w:div w:id="1262448963">
          <w:marLeft w:val="640"/>
          <w:marRight w:val="0"/>
          <w:marTop w:val="0"/>
          <w:marBottom w:val="0"/>
          <w:divBdr>
            <w:top w:val="none" w:sz="0" w:space="0" w:color="auto"/>
            <w:left w:val="none" w:sz="0" w:space="0" w:color="auto"/>
            <w:bottom w:val="none" w:sz="0" w:space="0" w:color="auto"/>
            <w:right w:val="none" w:sz="0" w:space="0" w:color="auto"/>
          </w:divBdr>
        </w:div>
        <w:div w:id="441807194">
          <w:marLeft w:val="640"/>
          <w:marRight w:val="0"/>
          <w:marTop w:val="0"/>
          <w:marBottom w:val="0"/>
          <w:divBdr>
            <w:top w:val="none" w:sz="0" w:space="0" w:color="auto"/>
            <w:left w:val="none" w:sz="0" w:space="0" w:color="auto"/>
            <w:bottom w:val="none" w:sz="0" w:space="0" w:color="auto"/>
            <w:right w:val="none" w:sz="0" w:space="0" w:color="auto"/>
          </w:divBdr>
        </w:div>
        <w:div w:id="615254580">
          <w:marLeft w:val="640"/>
          <w:marRight w:val="0"/>
          <w:marTop w:val="0"/>
          <w:marBottom w:val="0"/>
          <w:divBdr>
            <w:top w:val="none" w:sz="0" w:space="0" w:color="auto"/>
            <w:left w:val="none" w:sz="0" w:space="0" w:color="auto"/>
            <w:bottom w:val="none" w:sz="0" w:space="0" w:color="auto"/>
            <w:right w:val="none" w:sz="0" w:space="0" w:color="auto"/>
          </w:divBdr>
        </w:div>
        <w:div w:id="990787906">
          <w:marLeft w:val="640"/>
          <w:marRight w:val="0"/>
          <w:marTop w:val="0"/>
          <w:marBottom w:val="0"/>
          <w:divBdr>
            <w:top w:val="none" w:sz="0" w:space="0" w:color="auto"/>
            <w:left w:val="none" w:sz="0" w:space="0" w:color="auto"/>
            <w:bottom w:val="none" w:sz="0" w:space="0" w:color="auto"/>
            <w:right w:val="none" w:sz="0" w:space="0" w:color="auto"/>
          </w:divBdr>
        </w:div>
        <w:div w:id="481046436">
          <w:marLeft w:val="640"/>
          <w:marRight w:val="0"/>
          <w:marTop w:val="0"/>
          <w:marBottom w:val="0"/>
          <w:divBdr>
            <w:top w:val="none" w:sz="0" w:space="0" w:color="auto"/>
            <w:left w:val="none" w:sz="0" w:space="0" w:color="auto"/>
            <w:bottom w:val="none" w:sz="0" w:space="0" w:color="auto"/>
            <w:right w:val="none" w:sz="0" w:space="0" w:color="auto"/>
          </w:divBdr>
        </w:div>
        <w:div w:id="251283467">
          <w:marLeft w:val="640"/>
          <w:marRight w:val="0"/>
          <w:marTop w:val="0"/>
          <w:marBottom w:val="0"/>
          <w:divBdr>
            <w:top w:val="none" w:sz="0" w:space="0" w:color="auto"/>
            <w:left w:val="none" w:sz="0" w:space="0" w:color="auto"/>
            <w:bottom w:val="none" w:sz="0" w:space="0" w:color="auto"/>
            <w:right w:val="none" w:sz="0" w:space="0" w:color="auto"/>
          </w:divBdr>
        </w:div>
        <w:div w:id="1689913790">
          <w:marLeft w:val="640"/>
          <w:marRight w:val="0"/>
          <w:marTop w:val="0"/>
          <w:marBottom w:val="0"/>
          <w:divBdr>
            <w:top w:val="none" w:sz="0" w:space="0" w:color="auto"/>
            <w:left w:val="none" w:sz="0" w:space="0" w:color="auto"/>
            <w:bottom w:val="none" w:sz="0" w:space="0" w:color="auto"/>
            <w:right w:val="none" w:sz="0" w:space="0" w:color="auto"/>
          </w:divBdr>
        </w:div>
        <w:div w:id="529688066">
          <w:marLeft w:val="640"/>
          <w:marRight w:val="0"/>
          <w:marTop w:val="0"/>
          <w:marBottom w:val="0"/>
          <w:divBdr>
            <w:top w:val="none" w:sz="0" w:space="0" w:color="auto"/>
            <w:left w:val="none" w:sz="0" w:space="0" w:color="auto"/>
            <w:bottom w:val="none" w:sz="0" w:space="0" w:color="auto"/>
            <w:right w:val="none" w:sz="0" w:space="0" w:color="auto"/>
          </w:divBdr>
        </w:div>
        <w:div w:id="455488817">
          <w:marLeft w:val="640"/>
          <w:marRight w:val="0"/>
          <w:marTop w:val="0"/>
          <w:marBottom w:val="0"/>
          <w:divBdr>
            <w:top w:val="none" w:sz="0" w:space="0" w:color="auto"/>
            <w:left w:val="none" w:sz="0" w:space="0" w:color="auto"/>
            <w:bottom w:val="none" w:sz="0" w:space="0" w:color="auto"/>
            <w:right w:val="none" w:sz="0" w:space="0" w:color="auto"/>
          </w:divBdr>
        </w:div>
        <w:div w:id="177811997">
          <w:marLeft w:val="640"/>
          <w:marRight w:val="0"/>
          <w:marTop w:val="0"/>
          <w:marBottom w:val="0"/>
          <w:divBdr>
            <w:top w:val="none" w:sz="0" w:space="0" w:color="auto"/>
            <w:left w:val="none" w:sz="0" w:space="0" w:color="auto"/>
            <w:bottom w:val="none" w:sz="0" w:space="0" w:color="auto"/>
            <w:right w:val="none" w:sz="0" w:space="0" w:color="auto"/>
          </w:divBdr>
        </w:div>
        <w:div w:id="37824725">
          <w:marLeft w:val="640"/>
          <w:marRight w:val="0"/>
          <w:marTop w:val="0"/>
          <w:marBottom w:val="0"/>
          <w:divBdr>
            <w:top w:val="none" w:sz="0" w:space="0" w:color="auto"/>
            <w:left w:val="none" w:sz="0" w:space="0" w:color="auto"/>
            <w:bottom w:val="none" w:sz="0" w:space="0" w:color="auto"/>
            <w:right w:val="none" w:sz="0" w:space="0" w:color="auto"/>
          </w:divBdr>
        </w:div>
        <w:div w:id="1290280050">
          <w:marLeft w:val="640"/>
          <w:marRight w:val="0"/>
          <w:marTop w:val="0"/>
          <w:marBottom w:val="0"/>
          <w:divBdr>
            <w:top w:val="none" w:sz="0" w:space="0" w:color="auto"/>
            <w:left w:val="none" w:sz="0" w:space="0" w:color="auto"/>
            <w:bottom w:val="none" w:sz="0" w:space="0" w:color="auto"/>
            <w:right w:val="none" w:sz="0" w:space="0" w:color="auto"/>
          </w:divBdr>
        </w:div>
        <w:div w:id="2064713651">
          <w:marLeft w:val="640"/>
          <w:marRight w:val="0"/>
          <w:marTop w:val="0"/>
          <w:marBottom w:val="0"/>
          <w:divBdr>
            <w:top w:val="none" w:sz="0" w:space="0" w:color="auto"/>
            <w:left w:val="none" w:sz="0" w:space="0" w:color="auto"/>
            <w:bottom w:val="none" w:sz="0" w:space="0" w:color="auto"/>
            <w:right w:val="none" w:sz="0" w:space="0" w:color="auto"/>
          </w:divBdr>
        </w:div>
        <w:div w:id="160901628">
          <w:marLeft w:val="640"/>
          <w:marRight w:val="0"/>
          <w:marTop w:val="0"/>
          <w:marBottom w:val="0"/>
          <w:divBdr>
            <w:top w:val="none" w:sz="0" w:space="0" w:color="auto"/>
            <w:left w:val="none" w:sz="0" w:space="0" w:color="auto"/>
            <w:bottom w:val="none" w:sz="0" w:space="0" w:color="auto"/>
            <w:right w:val="none" w:sz="0" w:space="0" w:color="auto"/>
          </w:divBdr>
        </w:div>
        <w:div w:id="1041826662">
          <w:marLeft w:val="640"/>
          <w:marRight w:val="0"/>
          <w:marTop w:val="0"/>
          <w:marBottom w:val="0"/>
          <w:divBdr>
            <w:top w:val="none" w:sz="0" w:space="0" w:color="auto"/>
            <w:left w:val="none" w:sz="0" w:space="0" w:color="auto"/>
            <w:bottom w:val="none" w:sz="0" w:space="0" w:color="auto"/>
            <w:right w:val="none" w:sz="0" w:space="0" w:color="auto"/>
          </w:divBdr>
        </w:div>
        <w:div w:id="1030450054">
          <w:marLeft w:val="640"/>
          <w:marRight w:val="0"/>
          <w:marTop w:val="0"/>
          <w:marBottom w:val="0"/>
          <w:divBdr>
            <w:top w:val="none" w:sz="0" w:space="0" w:color="auto"/>
            <w:left w:val="none" w:sz="0" w:space="0" w:color="auto"/>
            <w:bottom w:val="none" w:sz="0" w:space="0" w:color="auto"/>
            <w:right w:val="none" w:sz="0" w:space="0" w:color="auto"/>
          </w:divBdr>
        </w:div>
        <w:div w:id="196697016">
          <w:marLeft w:val="640"/>
          <w:marRight w:val="0"/>
          <w:marTop w:val="0"/>
          <w:marBottom w:val="0"/>
          <w:divBdr>
            <w:top w:val="none" w:sz="0" w:space="0" w:color="auto"/>
            <w:left w:val="none" w:sz="0" w:space="0" w:color="auto"/>
            <w:bottom w:val="none" w:sz="0" w:space="0" w:color="auto"/>
            <w:right w:val="none" w:sz="0" w:space="0" w:color="auto"/>
          </w:divBdr>
        </w:div>
        <w:div w:id="1655790776">
          <w:marLeft w:val="640"/>
          <w:marRight w:val="0"/>
          <w:marTop w:val="0"/>
          <w:marBottom w:val="0"/>
          <w:divBdr>
            <w:top w:val="none" w:sz="0" w:space="0" w:color="auto"/>
            <w:left w:val="none" w:sz="0" w:space="0" w:color="auto"/>
            <w:bottom w:val="none" w:sz="0" w:space="0" w:color="auto"/>
            <w:right w:val="none" w:sz="0" w:space="0" w:color="auto"/>
          </w:divBdr>
        </w:div>
        <w:div w:id="1790467603">
          <w:marLeft w:val="640"/>
          <w:marRight w:val="0"/>
          <w:marTop w:val="0"/>
          <w:marBottom w:val="0"/>
          <w:divBdr>
            <w:top w:val="none" w:sz="0" w:space="0" w:color="auto"/>
            <w:left w:val="none" w:sz="0" w:space="0" w:color="auto"/>
            <w:bottom w:val="none" w:sz="0" w:space="0" w:color="auto"/>
            <w:right w:val="none" w:sz="0" w:space="0" w:color="auto"/>
          </w:divBdr>
        </w:div>
        <w:div w:id="246306487">
          <w:marLeft w:val="640"/>
          <w:marRight w:val="0"/>
          <w:marTop w:val="0"/>
          <w:marBottom w:val="0"/>
          <w:divBdr>
            <w:top w:val="none" w:sz="0" w:space="0" w:color="auto"/>
            <w:left w:val="none" w:sz="0" w:space="0" w:color="auto"/>
            <w:bottom w:val="none" w:sz="0" w:space="0" w:color="auto"/>
            <w:right w:val="none" w:sz="0" w:space="0" w:color="auto"/>
          </w:divBdr>
        </w:div>
        <w:div w:id="1624536986">
          <w:marLeft w:val="640"/>
          <w:marRight w:val="0"/>
          <w:marTop w:val="0"/>
          <w:marBottom w:val="0"/>
          <w:divBdr>
            <w:top w:val="none" w:sz="0" w:space="0" w:color="auto"/>
            <w:left w:val="none" w:sz="0" w:space="0" w:color="auto"/>
            <w:bottom w:val="none" w:sz="0" w:space="0" w:color="auto"/>
            <w:right w:val="none" w:sz="0" w:space="0" w:color="auto"/>
          </w:divBdr>
        </w:div>
        <w:div w:id="8142092">
          <w:marLeft w:val="640"/>
          <w:marRight w:val="0"/>
          <w:marTop w:val="0"/>
          <w:marBottom w:val="0"/>
          <w:divBdr>
            <w:top w:val="none" w:sz="0" w:space="0" w:color="auto"/>
            <w:left w:val="none" w:sz="0" w:space="0" w:color="auto"/>
            <w:bottom w:val="none" w:sz="0" w:space="0" w:color="auto"/>
            <w:right w:val="none" w:sz="0" w:space="0" w:color="auto"/>
          </w:divBdr>
        </w:div>
      </w:divsChild>
    </w:div>
    <w:div w:id="701175836">
      <w:bodyDiv w:val="1"/>
      <w:marLeft w:val="0"/>
      <w:marRight w:val="0"/>
      <w:marTop w:val="0"/>
      <w:marBottom w:val="0"/>
      <w:divBdr>
        <w:top w:val="none" w:sz="0" w:space="0" w:color="auto"/>
        <w:left w:val="none" w:sz="0" w:space="0" w:color="auto"/>
        <w:bottom w:val="none" w:sz="0" w:space="0" w:color="auto"/>
        <w:right w:val="none" w:sz="0" w:space="0" w:color="auto"/>
      </w:divBdr>
      <w:divsChild>
        <w:div w:id="670183448">
          <w:marLeft w:val="640"/>
          <w:marRight w:val="0"/>
          <w:marTop w:val="0"/>
          <w:marBottom w:val="0"/>
          <w:divBdr>
            <w:top w:val="none" w:sz="0" w:space="0" w:color="auto"/>
            <w:left w:val="none" w:sz="0" w:space="0" w:color="auto"/>
            <w:bottom w:val="none" w:sz="0" w:space="0" w:color="auto"/>
            <w:right w:val="none" w:sz="0" w:space="0" w:color="auto"/>
          </w:divBdr>
        </w:div>
        <w:div w:id="1570380097">
          <w:marLeft w:val="640"/>
          <w:marRight w:val="0"/>
          <w:marTop w:val="0"/>
          <w:marBottom w:val="0"/>
          <w:divBdr>
            <w:top w:val="none" w:sz="0" w:space="0" w:color="auto"/>
            <w:left w:val="none" w:sz="0" w:space="0" w:color="auto"/>
            <w:bottom w:val="none" w:sz="0" w:space="0" w:color="auto"/>
            <w:right w:val="none" w:sz="0" w:space="0" w:color="auto"/>
          </w:divBdr>
        </w:div>
        <w:div w:id="1571424679">
          <w:marLeft w:val="640"/>
          <w:marRight w:val="0"/>
          <w:marTop w:val="0"/>
          <w:marBottom w:val="0"/>
          <w:divBdr>
            <w:top w:val="none" w:sz="0" w:space="0" w:color="auto"/>
            <w:left w:val="none" w:sz="0" w:space="0" w:color="auto"/>
            <w:bottom w:val="none" w:sz="0" w:space="0" w:color="auto"/>
            <w:right w:val="none" w:sz="0" w:space="0" w:color="auto"/>
          </w:divBdr>
        </w:div>
        <w:div w:id="219638476">
          <w:marLeft w:val="640"/>
          <w:marRight w:val="0"/>
          <w:marTop w:val="0"/>
          <w:marBottom w:val="0"/>
          <w:divBdr>
            <w:top w:val="none" w:sz="0" w:space="0" w:color="auto"/>
            <w:left w:val="none" w:sz="0" w:space="0" w:color="auto"/>
            <w:bottom w:val="none" w:sz="0" w:space="0" w:color="auto"/>
            <w:right w:val="none" w:sz="0" w:space="0" w:color="auto"/>
          </w:divBdr>
        </w:div>
        <w:div w:id="203181552">
          <w:marLeft w:val="640"/>
          <w:marRight w:val="0"/>
          <w:marTop w:val="0"/>
          <w:marBottom w:val="0"/>
          <w:divBdr>
            <w:top w:val="none" w:sz="0" w:space="0" w:color="auto"/>
            <w:left w:val="none" w:sz="0" w:space="0" w:color="auto"/>
            <w:bottom w:val="none" w:sz="0" w:space="0" w:color="auto"/>
            <w:right w:val="none" w:sz="0" w:space="0" w:color="auto"/>
          </w:divBdr>
        </w:div>
        <w:div w:id="1362166407">
          <w:marLeft w:val="640"/>
          <w:marRight w:val="0"/>
          <w:marTop w:val="0"/>
          <w:marBottom w:val="0"/>
          <w:divBdr>
            <w:top w:val="none" w:sz="0" w:space="0" w:color="auto"/>
            <w:left w:val="none" w:sz="0" w:space="0" w:color="auto"/>
            <w:bottom w:val="none" w:sz="0" w:space="0" w:color="auto"/>
            <w:right w:val="none" w:sz="0" w:space="0" w:color="auto"/>
          </w:divBdr>
        </w:div>
        <w:div w:id="1528058625">
          <w:marLeft w:val="640"/>
          <w:marRight w:val="0"/>
          <w:marTop w:val="0"/>
          <w:marBottom w:val="0"/>
          <w:divBdr>
            <w:top w:val="none" w:sz="0" w:space="0" w:color="auto"/>
            <w:left w:val="none" w:sz="0" w:space="0" w:color="auto"/>
            <w:bottom w:val="none" w:sz="0" w:space="0" w:color="auto"/>
            <w:right w:val="none" w:sz="0" w:space="0" w:color="auto"/>
          </w:divBdr>
        </w:div>
        <w:div w:id="662389600">
          <w:marLeft w:val="640"/>
          <w:marRight w:val="0"/>
          <w:marTop w:val="0"/>
          <w:marBottom w:val="0"/>
          <w:divBdr>
            <w:top w:val="none" w:sz="0" w:space="0" w:color="auto"/>
            <w:left w:val="none" w:sz="0" w:space="0" w:color="auto"/>
            <w:bottom w:val="none" w:sz="0" w:space="0" w:color="auto"/>
            <w:right w:val="none" w:sz="0" w:space="0" w:color="auto"/>
          </w:divBdr>
        </w:div>
        <w:div w:id="964115443">
          <w:marLeft w:val="640"/>
          <w:marRight w:val="0"/>
          <w:marTop w:val="0"/>
          <w:marBottom w:val="0"/>
          <w:divBdr>
            <w:top w:val="none" w:sz="0" w:space="0" w:color="auto"/>
            <w:left w:val="none" w:sz="0" w:space="0" w:color="auto"/>
            <w:bottom w:val="none" w:sz="0" w:space="0" w:color="auto"/>
            <w:right w:val="none" w:sz="0" w:space="0" w:color="auto"/>
          </w:divBdr>
        </w:div>
        <w:div w:id="776488120">
          <w:marLeft w:val="640"/>
          <w:marRight w:val="0"/>
          <w:marTop w:val="0"/>
          <w:marBottom w:val="0"/>
          <w:divBdr>
            <w:top w:val="none" w:sz="0" w:space="0" w:color="auto"/>
            <w:left w:val="none" w:sz="0" w:space="0" w:color="auto"/>
            <w:bottom w:val="none" w:sz="0" w:space="0" w:color="auto"/>
            <w:right w:val="none" w:sz="0" w:space="0" w:color="auto"/>
          </w:divBdr>
        </w:div>
        <w:div w:id="796341194">
          <w:marLeft w:val="640"/>
          <w:marRight w:val="0"/>
          <w:marTop w:val="0"/>
          <w:marBottom w:val="0"/>
          <w:divBdr>
            <w:top w:val="none" w:sz="0" w:space="0" w:color="auto"/>
            <w:left w:val="none" w:sz="0" w:space="0" w:color="auto"/>
            <w:bottom w:val="none" w:sz="0" w:space="0" w:color="auto"/>
            <w:right w:val="none" w:sz="0" w:space="0" w:color="auto"/>
          </w:divBdr>
        </w:div>
        <w:div w:id="726420358">
          <w:marLeft w:val="640"/>
          <w:marRight w:val="0"/>
          <w:marTop w:val="0"/>
          <w:marBottom w:val="0"/>
          <w:divBdr>
            <w:top w:val="none" w:sz="0" w:space="0" w:color="auto"/>
            <w:left w:val="none" w:sz="0" w:space="0" w:color="auto"/>
            <w:bottom w:val="none" w:sz="0" w:space="0" w:color="auto"/>
            <w:right w:val="none" w:sz="0" w:space="0" w:color="auto"/>
          </w:divBdr>
        </w:div>
        <w:div w:id="832333933">
          <w:marLeft w:val="640"/>
          <w:marRight w:val="0"/>
          <w:marTop w:val="0"/>
          <w:marBottom w:val="0"/>
          <w:divBdr>
            <w:top w:val="none" w:sz="0" w:space="0" w:color="auto"/>
            <w:left w:val="none" w:sz="0" w:space="0" w:color="auto"/>
            <w:bottom w:val="none" w:sz="0" w:space="0" w:color="auto"/>
            <w:right w:val="none" w:sz="0" w:space="0" w:color="auto"/>
          </w:divBdr>
        </w:div>
        <w:div w:id="535585353">
          <w:marLeft w:val="640"/>
          <w:marRight w:val="0"/>
          <w:marTop w:val="0"/>
          <w:marBottom w:val="0"/>
          <w:divBdr>
            <w:top w:val="none" w:sz="0" w:space="0" w:color="auto"/>
            <w:left w:val="none" w:sz="0" w:space="0" w:color="auto"/>
            <w:bottom w:val="none" w:sz="0" w:space="0" w:color="auto"/>
            <w:right w:val="none" w:sz="0" w:space="0" w:color="auto"/>
          </w:divBdr>
        </w:div>
        <w:div w:id="788857463">
          <w:marLeft w:val="640"/>
          <w:marRight w:val="0"/>
          <w:marTop w:val="0"/>
          <w:marBottom w:val="0"/>
          <w:divBdr>
            <w:top w:val="none" w:sz="0" w:space="0" w:color="auto"/>
            <w:left w:val="none" w:sz="0" w:space="0" w:color="auto"/>
            <w:bottom w:val="none" w:sz="0" w:space="0" w:color="auto"/>
            <w:right w:val="none" w:sz="0" w:space="0" w:color="auto"/>
          </w:divBdr>
        </w:div>
        <w:div w:id="581454352">
          <w:marLeft w:val="640"/>
          <w:marRight w:val="0"/>
          <w:marTop w:val="0"/>
          <w:marBottom w:val="0"/>
          <w:divBdr>
            <w:top w:val="none" w:sz="0" w:space="0" w:color="auto"/>
            <w:left w:val="none" w:sz="0" w:space="0" w:color="auto"/>
            <w:bottom w:val="none" w:sz="0" w:space="0" w:color="auto"/>
            <w:right w:val="none" w:sz="0" w:space="0" w:color="auto"/>
          </w:divBdr>
        </w:div>
        <w:div w:id="359552600">
          <w:marLeft w:val="640"/>
          <w:marRight w:val="0"/>
          <w:marTop w:val="0"/>
          <w:marBottom w:val="0"/>
          <w:divBdr>
            <w:top w:val="none" w:sz="0" w:space="0" w:color="auto"/>
            <w:left w:val="none" w:sz="0" w:space="0" w:color="auto"/>
            <w:bottom w:val="none" w:sz="0" w:space="0" w:color="auto"/>
            <w:right w:val="none" w:sz="0" w:space="0" w:color="auto"/>
          </w:divBdr>
        </w:div>
        <w:div w:id="2144225090">
          <w:marLeft w:val="640"/>
          <w:marRight w:val="0"/>
          <w:marTop w:val="0"/>
          <w:marBottom w:val="0"/>
          <w:divBdr>
            <w:top w:val="none" w:sz="0" w:space="0" w:color="auto"/>
            <w:left w:val="none" w:sz="0" w:space="0" w:color="auto"/>
            <w:bottom w:val="none" w:sz="0" w:space="0" w:color="auto"/>
            <w:right w:val="none" w:sz="0" w:space="0" w:color="auto"/>
          </w:divBdr>
        </w:div>
        <w:div w:id="1261600033">
          <w:marLeft w:val="640"/>
          <w:marRight w:val="0"/>
          <w:marTop w:val="0"/>
          <w:marBottom w:val="0"/>
          <w:divBdr>
            <w:top w:val="none" w:sz="0" w:space="0" w:color="auto"/>
            <w:left w:val="none" w:sz="0" w:space="0" w:color="auto"/>
            <w:bottom w:val="none" w:sz="0" w:space="0" w:color="auto"/>
            <w:right w:val="none" w:sz="0" w:space="0" w:color="auto"/>
          </w:divBdr>
        </w:div>
        <w:div w:id="284502686">
          <w:marLeft w:val="640"/>
          <w:marRight w:val="0"/>
          <w:marTop w:val="0"/>
          <w:marBottom w:val="0"/>
          <w:divBdr>
            <w:top w:val="none" w:sz="0" w:space="0" w:color="auto"/>
            <w:left w:val="none" w:sz="0" w:space="0" w:color="auto"/>
            <w:bottom w:val="none" w:sz="0" w:space="0" w:color="auto"/>
            <w:right w:val="none" w:sz="0" w:space="0" w:color="auto"/>
          </w:divBdr>
        </w:div>
        <w:div w:id="897325898">
          <w:marLeft w:val="640"/>
          <w:marRight w:val="0"/>
          <w:marTop w:val="0"/>
          <w:marBottom w:val="0"/>
          <w:divBdr>
            <w:top w:val="none" w:sz="0" w:space="0" w:color="auto"/>
            <w:left w:val="none" w:sz="0" w:space="0" w:color="auto"/>
            <w:bottom w:val="none" w:sz="0" w:space="0" w:color="auto"/>
            <w:right w:val="none" w:sz="0" w:space="0" w:color="auto"/>
          </w:divBdr>
        </w:div>
        <w:div w:id="57633473">
          <w:marLeft w:val="640"/>
          <w:marRight w:val="0"/>
          <w:marTop w:val="0"/>
          <w:marBottom w:val="0"/>
          <w:divBdr>
            <w:top w:val="none" w:sz="0" w:space="0" w:color="auto"/>
            <w:left w:val="none" w:sz="0" w:space="0" w:color="auto"/>
            <w:bottom w:val="none" w:sz="0" w:space="0" w:color="auto"/>
            <w:right w:val="none" w:sz="0" w:space="0" w:color="auto"/>
          </w:divBdr>
        </w:div>
        <w:div w:id="1196235433">
          <w:marLeft w:val="640"/>
          <w:marRight w:val="0"/>
          <w:marTop w:val="0"/>
          <w:marBottom w:val="0"/>
          <w:divBdr>
            <w:top w:val="none" w:sz="0" w:space="0" w:color="auto"/>
            <w:left w:val="none" w:sz="0" w:space="0" w:color="auto"/>
            <w:bottom w:val="none" w:sz="0" w:space="0" w:color="auto"/>
            <w:right w:val="none" w:sz="0" w:space="0" w:color="auto"/>
          </w:divBdr>
        </w:div>
        <w:div w:id="2025011635">
          <w:marLeft w:val="640"/>
          <w:marRight w:val="0"/>
          <w:marTop w:val="0"/>
          <w:marBottom w:val="0"/>
          <w:divBdr>
            <w:top w:val="none" w:sz="0" w:space="0" w:color="auto"/>
            <w:left w:val="none" w:sz="0" w:space="0" w:color="auto"/>
            <w:bottom w:val="none" w:sz="0" w:space="0" w:color="auto"/>
            <w:right w:val="none" w:sz="0" w:space="0" w:color="auto"/>
          </w:divBdr>
        </w:div>
        <w:div w:id="2137020839">
          <w:marLeft w:val="640"/>
          <w:marRight w:val="0"/>
          <w:marTop w:val="0"/>
          <w:marBottom w:val="0"/>
          <w:divBdr>
            <w:top w:val="none" w:sz="0" w:space="0" w:color="auto"/>
            <w:left w:val="none" w:sz="0" w:space="0" w:color="auto"/>
            <w:bottom w:val="none" w:sz="0" w:space="0" w:color="auto"/>
            <w:right w:val="none" w:sz="0" w:space="0" w:color="auto"/>
          </w:divBdr>
        </w:div>
        <w:div w:id="811212477">
          <w:marLeft w:val="640"/>
          <w:marRight w:val="0"/>
          <w:marTop w:val="0"/>
          <w:marBottom w:val="0"/>
          <w:divBdr>
            <w:top w:val="none" w:sz="0" w:space="0" w:color="auto"/>
            <w:left w:val="none" w:sz="0" w:space="0" w:color="auto"/>
            <w:bottom w:val="none" w:sz="0" w:space="0" w:color="auto"/>
            <w:right w:val="none" w:sz="0" w:space="0" w:color="auto"/>
          </w:divBdr>
        </w:div>
        <w:div w:id="14112453">
          <w:marLeft w:val="640"/>
          <w:marRight w:val="0"/>
          <w:marTop w:val="0"/>
          <w:marBottom w:val="0"/>
          <w:divBdr>
            <w:top w:val="none" w:sz="0" w:space="0" w:color="auto"/>
            <w:left w:val="none" w:sz="0" w:space="0" w:color="auto"/>
            <w:bottom w:val="none" w:sz="0" w:space="0" w:color="auto"/>
            <w:right w:val="none" w:sz="0" w:space="0" w:color="auto"/>
          </w:divBdr>
        </w:div>
        <w:div w:id="1677028096">
          <w:marLeft w:val="640"/>
          <w:marRight w:val="0"/>
          <w:marTop w:val="0"/>
          <w:marBottom w:val="0"/>
          <w:divBdr>
            <w:top w:val="none" w:sz="0" w:space="0" w:color="auto"/>
            <w:left w:val="none" w:sz="0" w:space="0" w:color="auto"/>
            <w:bottom w:val="none" w:sz="0" w:space="0" w:color="auto"/>
            <w:right w:val="none" w:sz="0" w:space="0" w:color="auto"/>
          </w:divBdr>
        </w:div>
        <w:div w:id="1018044005">
          <w:marLeft w:val="640"/>
          <w:marRight w:val="0"/>
          <w:marTop w:val="0"/>
          <w:marBottom w:val="0"/>
          <w:divBdr>
            <w:top w:val="none" w:sz="0" w:space="0" w:color="auto"/>
            <w:left w:val="none" w:sz="0" w:space="0" w:color="auto"/>
            <w:bottom w:val="none" w:sz="0" w:space="0" w:color="auto"/>
            <w:right w:val="none" w:sz="0" w:space="0" w:color="auto"/>
          </w:divBdr>
        </w:div>
        <w:div w:id="1899124912">
          <w:marLeft w:val="640"/>
          <w:marRight w:val="0"/>
          <w:marTop w:val="0"/>
          <w:marBottom w:val="0"/>
          <w:divBdr>
            <w:top w:val="none" w:sz="0" w:space="0" w:color="auto"/>
            <w:left w:val="none" w:sz="0" w:space="0" w:color="auto"/>
            <w:bottom w:val="none" w:sz="0" w:space="0" w:color="auto"/>
            <w:right w:val="none" w:sz="0" w:space="0" w:color="auto"/>
          </w:divBdr>
        </w:div>
        <w:div w:id="817651255">
          <w:marLeft w:val="640"/>
          <w:marRight w:val="0"/>
          <w:marTop w:val="0"/>
          <w:marBottom w:val="0"/>
          <w:divBdr>
            <w:top w:val="none" w:sz="0" w:space="0" w:color="auto"/>
            <w:left w:val="none" w:sz="0" w:space="0" w:color="auto"/>
            <w:bottom w:val="none" w:sz="0" w:space="0" w:color="auto"/>
            <w:right w:val="none" w:sz="0" w:space="0" w:color="auto"/>
          </w:divBdr>
        </w:div>
        <w:div w:id="838272654">
          <w:marLeft w:val="640"/>
          <w:marRight w:val="0"/>
          <w:marTop w:val="0"/>
          <w:marBottom w:val="0"/>
          <w:divBdr>
            <w:top w:val="none" w:sz="0" w:space="0" w:color="auto"/>
            <w:left w:val="none" w:sz="0" w:space="0" w:color="auto"/>
            <w:bottom w:val="none" w:sz="0" w:space="0" w:color="auto"/>
            <w:right w:val="none" w:sz="0" w:space="0" w:color="auto"/>
          </w:divBdr>
        </w:div>
        <w:div w:id="1725249483">
          <w:marLeft w:val="640"/>
          <w:marRight w:val="0"/>
          <w:marTop w:val="0"/>
          <w:marBottom w:val="0"/>
          <w:divBdr>
            <w:top w:val="none" w:sz="0" w:space="0" w:color="auto"/>
            <w:left w:val="none" w:sz="0" w:space="0" w:color="auto"/>
            <w:bottom w:val="none" w:sz="0" w:space="0" w:color="auto"/>
            <w:right w:val="none" w:sz="0" w:space="0" w:color="auto"/>
          </w:divBdr>
        </w:div>
        <w:div w:id="306977100">
          <w:marLeft w:val="640"/>
          <w:marRight w:val="0"/>
          <w:marTop w:val="0"/>
          <w:marBottom w:val="0"/>
          <w:divBdr>
            <w:top w:val="none" w:sz="0" w:space="0" w:color="auto"/>
            <w:left w:val="none" w:sz="0" w:space="0" w:color="auto"/>
            <w:bottom w:val="none" w:sz="0" w:space="0" w:color="auto"/>
            <w:right w:val="none" w:sz="0" w:space="0" w:color="auto"/>
          </w:divBdr>
        </w:div>
        <w:div w:id="2010672094">
          <w:marLeft w:val="640"/>
          <w:marRight w:val="0"/>
          <w:marTop w:val="0"/>
          <w:marBottom w:val="0"/>
          <w:divBdr>
            <w:top w:val="none" w:sz="0" w:space="0" w:color="auto"/>
            <w:left w:val="none" w:sz="0" w:space="0" w:color="auto"/>
            <w:bottom w:val="none" w:sz="0" w:space="0" w:color="auto"/>
            <w:right w:val="none" w:sz="0" w:space="0" w:color="auto"/>
          </w:divBdr>
        </w:div>
        <w:div w:id="46492203">
          <w:marLeft w:val="640"/>
          <w:marRight w:val="0"/>
          <w:marTop w:val="0"/>
          <w:marBottom w:val="0"/>
          <w:divBdr>
            <w:top w:val="none" w:sz="0" w:space="0" w:color="auto"/>
            <w:left w:val="none" w:sz="0" w:space="0" w:color="auto"/>
            <w:bottom w:val="none" w:sz="0" w:space="0" w:color="auto"/>
            <w:right w:val="none" w:sz="0" w:space="0" w:color="auto"/>
          </w:divBdr>
        </w:div>
        <w:div w:id="881861441">
          <w:marLeft w:val="640"/>
          <w:marRight w:val="0"/>
          <w:marTop w:val="0"/>
          <w:marBottom w:val="0"/>
          <w:divBdr>
            <w:top w:val="none" w:sz="0" w:space="0" w:color="auto"/>
            <w:left w:val="none" w:sz="0" w:space="0" w:color="auto"/>
            <w:bottom w:val="none" w:sz="0" w:space="0" w:color="auto"/>
            <w:right w:val="none" w:sz="0" w:space="0" w:color="auto"/>
          </w:divBdr>
        </w:div>
        <w:div w:id="1819882168">
          <w:marLeft w:val="640"/>
          <w:marRight w:val="0"/>
          <w:marTop w:val="0"/>
          <w:marBottom w:val="0"/>
          <w:divBdr>
            <w:top w:val="none" w:sz="0" w:space="0" w:color="auto"/>
            <w:left w:val="none" w:sz="0" w:space="0" w:color="auto"/>
            <w:bottom w:val="none" w:sz="0" w:space="0" w:color="auto"/>
            <w:right w:val="none" w:sz="0" w:space="0" w:color="auto"/>
          </w:divBdr>
        </w:div>
        <w:div w:id="559633374">
          <w:marLeft w:val="640"/>
          <w:marRight w:val="0"/>
          <w:marTop w:val="0"/>
          <w:marBottom w:val="0"/>
          <w:divBdr>
            <w:top w:val="none" w:sz="0" w:space="0" w:color="auto"/>
            <w:left w:val="none" w:sz="0" w:space="0" w:color="auto"/>
            <w:bottom w:val="none" w:sz="0" w:space="0" w:color="auto"/>
            <w:right w:val="none" w:sz="0" w:space="0" w:color="auto"/>
          </w:divBdr>
        </w:div>
        <w:div w:id="1596327900">
          <w:marLeft w:val="640"/>
          <w:marRight w:val="0"/>
          <w:marTop w:val="0"/>
          <w:marBottom w:val="0"/>
          <w:divBdr>
            <w:top w:val="none" w:sz="0" w:space="0" w:color="auto"/>
            <w:left w:val="none" w:sz="0" w:space="0" w:color="auto"/>
            <w:bottom w:val="none" w:sz="0" w:space="0" w:color="auto"/>
            <w:right w:val="none" w:sz="0" w:space="0" w:color="auto"/>
          </w:divBdr>
        </w:div>
        <w:div w:id="660079830">
          <w:marLeft w:val="640"/>
          <w:marRight w:val="0"/>
          <w:marTop w:val="0"/>
          <w:marBottom w:val="0"/>
          <w:divBdr>
            <w:top w:val="none" w:sz="0" w:space="0" w:color="auto"/>
            <w:left w:val="none" w:sz="0" w:space="0" w:color="auto"/>
            <w:bottom w:val="none" w:sz="0" w:space="0" w:color="auto"/>
            <w:right w:val="none" w:sz="0" w:space="0" w:color="auto"/>
          </w:divBdr>
        </w:div>
        <w:div w:id="787116637">
          <w:marLeft w:val="640"/>
          <w:marRight w:val="0"/>
          <w:marTop w:val="0"/>
          <w:marBottom w:val="0"/>
          <w:divBdr>
            <w:top w:val="none" w:sz="0" w:space="0" w:color="auto"/>
            <w:left w:val="none" w:sz="0" w:space="0" w:color="auto"/>
            <w:bottom w:val="none" w:sz="0" w:space="0" w:color="auto"/>
            <w:right w:val="none" w:sz="0" w:space="0" w:color="auto"/>
          </w:divBdr>
        </w:div>
        <w:div w:id="1973902492">
          <w:marLeft w:val="640"/>
          <w:marRight w:val="0"/>
          <w:marTop w:val="0"/>
          <w:marBottom w:val="0"/>
          <w:divBdr>
            <w:top w:val="none" w:sz="0" w:space="0" w:color="auto"/>
            <w:left w:val="none" w:sz="0" w:space="0" w:color="auto"/>
            <w:bottom w:val="none" w:sz="0" w:space="0" w:color="auto"/>
            <w:right w:val="none" w:sz="0" w:space="0" w:color="auto"/>
          </w:divBdr>
        </w:div>
      </w:divsChild>
    </w:div>
    <w:div w:id="714044622">
      <w:bodyDiv w:val="1"/>
      <w:marLeft w:val="0"/>
      <w:marRight w:val="0"/>
      <w:marTop w:val="0"/>
      <w:marBottom w:val="0"/>
      <w:divBdr>
        <w:top w:val="none" w:sz="0" w:space="0" w:color="auto"/>
        <w:left w:val="none" w:sz="0" w:space="0" w:color="auto"/>
        <w:bottom w:val="none" w:sz="0" w:space="0" w:color="auto"/>
        <w:right w:val="none" w:sz="0" w:space="0" w:color="auto"/>
      </w:divBdr>
      <w:divsChild>
        <w:div w:id="66349050">
          <w:marLeft w:val="640"/>
          <w:marRight w:val="0"/>
          <w:marTop w:val="0"/>
          <w:marBottom w:val="0"/>
          <w:divBdr>
            <w:top w:val="none" w:sz="0" w:space="0" w:color="auto"/>
            <w:left w:val="none" w:sz="0" w:space="0" w:color="auto"/>
            <w:bottom w:val="none" w:sz="0" w:space="0" w:color="auto"/>
            <w:right w:val="none" w:sz="0" w:space="0" w:color="auto"/>
          </w:divBdr>
        </w:div>
        <w:div w:id="1090197379">
          <w:marLeft w:val="640"/>
          <w:marRight w:val="0"/>
          <w:marTop w:val="0"/>
          <w:marBottom w:val="0"/>
          <w:divBdr>
            <w:top w:val="none" w:sz="0" w:space="0" w:color="auto"/>
            <w:left w:val="none" w:sz="0" w:space="0" w:color="auto"/>
            <w:bottom w:val="none" w:sz="0" w:space="0" w:color="auto"/>
            <w:right w:val="none" w:sz="0" w:space="0" w:color="auto"/>
          </w:divBdr>
        </w:div>
        <w:div w:id="1733960947">
          <w:marLeft w:val="640"/>
          <w:marRight w:val="0"/>
          <w:marTop w:val="0"/>
          <w:marBottom w:val="0"/>
          <w:divBdr>
            <w:top w:val="none" w:sz="0" w:space="0" w:color="auto"/>
            <w:left w:val="none" w:sz="0" w:space="0" w:color="auto"/>
            <w:bottom w:val="none" w:sz="0" w:space="0" w:color="auto"/>
            <w:right w:val="none" w:sz="0" w:space="0" w:color="auto"/>
          </w:divBdr>
        </w:div>
        <w:div w:id="1208956016">
          <w:marLeft w:val="640"/>
          <w:marRight w:val="0"/>
          <w:marTop w:val="0"/>
          <w:marBottom w:val="0"/>
          <w:divBdr>
            <w:top w:val="none" w:sz="0" w:space="0" w:color="auto"/>
            <w:left w:val="none" w:sz="0" w:space="0" w:color="auto"/>
            <w:bottom w:val="none" w:sz="0" w:space="0" w:color="auto"/>
            <w:right w:val="none" w:sz="0" w:space="0" w:color="auto"/>
          </w:divBdr>
        </w:div>
        <w:div w:id="1576818020">
          <w:marLeft w:val="640"/>
          <w:marRight w:val="0"/>
          <w:marTop w:val="0"/>
          <w:marBottom w:val="0"/>
          <w:divBdr>
            <w:top w:val="none" w:sz="0" w:space="0" w:color="auto"/>
            <w:left w:val="none" w:sz="0" w:space="0" w:color="auto"/>
            <w:bottom w:val="none" w:sz="0" w:space="0" w:color="auto"/>
            <w:right w:val="none" w:sz="0" w:space="0" w:color="auto"/>
          </w:divBdr>
        </w:div>
        <w:div w:id="1124352488">
          <w:marLeft w:val="640"/>
          <w:marRight w:val="0"/>
          <w:marTop w:val="0"/>
          <w:marBottom w:val="0"/>
          <w:divBdr>
            <w:top w:val="none" w:sz="0" w:space="0" w:color="auto"/>
            <w:left w:val="none" w:sz="0" w:space="0" w:color="auto"/>
            <w:bottom w:val="none" w:sz="0" w:space="0" w:color="auto"/>
            <w:right w:val="none" w:sz="0" w:space="0" w:color="auto"/>
          </w:divBdr>
        </w:div>
        <w:div w:id="1117677823">
          <w:marLeft w:val="640"/>
          <w:marRight w:val="0"/>
          <w:marTop w:val="0"/>
          <w:marBottom w:val="0"/>
          <w:divBdr>
            <w:top w:val="none" w:sz="0" w:space="0" w:color="auto"/>
            <w:left w:val="none" w:sz="0" w:space="0" w:color="auto"/>
            <w:bottom w:val="none" w:sz="0" w:space="0" w:color="auto"/>
            <w:right w:val="none" w:sz="0" w:space="0" w:color="auto"/>
          </w:divBdr>
        </w:div>
        <w:div w:id="1735279649">
          <w:marLeft w:val="640"/>
          <w:marRight w:val="0"/>
          <w:marTop w:val="0"/>
          <w:marBottom w:val="0"/>
          <w:divBdr>
            <w:top w:val="none" w:sz="0" w:space="0" w:color="auto"/>
            <w:left w:val="none" w:sz="0" w:space="0" w:color="auto"/>
            <w:bottom w:val="none" w:sz="0" w:space="0" w:color="auto"/>
            <w:right w:val="none" w:sz="0" w:space="0" w:color="auto"/>
          </w:divBdr>
        </w:div>
        <w:div w:id="1532374506">
          <w:marLeft w:val="640"/>
          <w:marRight w:val="0"/>
          <w:marTop w:val="0"/>
          <w:marBottom w:val="0"/>
          <w:divBdr>
            <w:top w:val="none" w:sz="0" w:space="0" w:color="auto"/>
            <w:left w:val="none" w:sz="0" w:space="0" w:color="auto"/>
            <w:bottom w:val="none" w:sz="0" w:space="0" w:color="auto"/>
            <w:right w:val="none" w:sz="0" w:space="0" w:color="auto"/>
          </w:divBdr>
        </w:div>
        <w:div w:id="186139905">
          <w:marLeft w:val="640"/>
          <w:marRight w:val="0"/>
          <w:marTop w:val="0"/>
          <w:marBottom w:val="0"/>
          <w:divBdr>
            <w:top w:val="none" w:sz="0" w:space="0" w:color="auto"/>
            <w:left w:val="none" w:sz="0" w:space="0" w:color="auto"/>
            <w:bottom w:val="none" w:sz="0" w:space="0" w:color="auto"/>
            <w:right w:val="none" w:sz="0" w:space="0" w:color="auto"/>
          </w:divBdr>
        </w:div>
        <w:div w:id="1199273745">
          <w:marLeft w:val="640"/>
          <w:marRight w:val="0"/>
          <w:marTop w:val="0"/>
          <w:marBottom w:val="0"/>
          <w:divBdr>
            <w:top w:val="none" w:sz="0" w:space="0" w:color="auto"/>
            <w:left w:val="none" w:sz="0" w:space="0" w:color="auto"/>
            <w:bottom w:val="none" w:sz="0" w:space="0" w:color="auto"/>
            <w:right w:val="none" w:sz="0" w:space="0" w:color="auto"/>
          </w:divBdr>
        </w:div>
        <w:div w:id="739640803">
          <w:marLeft w:val="640"/>
          <w:marRight w:val="0"/>
          <w:marTop w:val="0"/>
          <w:marBottom w:val="0"/>
          <w:divBdr>
            <w:top w:val="none" w:sz="0" w:space="0" w:color="auto"/>
            <w:left w:val="none" w:sz="0" w:space="0" w:color="auto"/>
            <w:bottom w:val="none" w:sz="0" w:space="0" w:color="auto"/>
            <w:right w:val="none" w:sz="0" w:space="0" w:color="auto"/>
          </w:divBdr>
        </w:div>
        <w:div w:id="1156728441">
          <w:marLeft w:val="640"/>
          <w:marRight w:val="0"/>
          <w:marTop w:val="0"/>
          <w:marBottom w:val="0"/>
          <w:divBdr>
            <w:top w:val="none" w:sz="0" w:space="0" w:color="auto"/>
            <w:left w:val="none" w:sz="0" w:space="0" w:color="auto"/>
            <w:bottom w:val="none" w:sz="0" w:space="0" w:color="auto"/>
            <w:right w:val="none" w:sz="0" w:space="0" w:color="auto"/>
          </w:divBdr>
        </w:div>
        <w:div w:id="242297257">
          <w:marLeft w:val="640"/>
          <w:marRight w:val="0"/>
          <w:marTop w:val="0"/>
          <w:marBottom w:val="0"/>
          <w:divBdr>
            <w:top w:val="none" w:sz="0" w:space="0" w:color="auto"/>
            <w:left w:val="none" w:sz="0" w:space="0" w:color="auto"/>
            <w:bottom w:val="none" w:sz="0" w:space="0" w:color="auto"/>
            <w:right w:val="none" w:sz="0" w:space="0" w:color="auto"/>
          </w:divBdr>
        </w:div>
        <w:div w:id="266429025">
          <w:marLeft w:val="640"/>
          <w:marRight w:val="0"/>
          <w:marTop w:val="0"/>
          <w:marBottom w:val="0"/>
          <w:divBdr>
            <w:top w:val="none" w:sz="0" w:space="0" w:color="auto"/>
            <w:left w:val="none" w:sz="0" w:space="0" w:color="auto"/>
            <w:bottom w:val="none" w:sz="0" w:space="0" w:color="auto"/>
            <w:right w:val="none" w:sz="0" w:space="0" w:color="auto"/>
          </w:divBdr>
        </w:div>
        <w:div w:id="837231630">
          <w:marLeft w:val="640"/>
          <w:marRight w:val="0"/>
          <w:marTop w:val="0"/>
          <w:marBottom w:val="0"/>
          <w:divBdr>
            <w:top w:val="none" w:sz="0" w:space="0" w:color="auto"/>
            <w:left w:val="none" w:sz="0" w:space="0" w:color="auto"/>
            <w:bottom w:val="none" w:sz="0" w:space="0" w:color="auto"/>
            <w:right w:val="none" w:sz="0" w:space="0" w:color="auto"/>
          </w:divBdr>
        </w:div>
        <w:div w:id="9573383">
          <w:marLeft w:val="640"/>
          <w:marRight w:val="0"/>
          <w:marTop w:val="0"/>
          <w:marBottom w:val="0"/>
          <w:divBdr>
            <w:top w:val="none" w:sz="0" w:space="0" w:color="auto"/>
            <w:left w:val="none" w:sz="0" w:space="0" w:color="auto"/>
            <w:bottom w:val="none" w:sz="0" w:space="0" w:color="auto"/>
            <w:right w:val="none" w:sz="0" w:space="0" w:color="auto"/>
          </w:divBdr>
        </w:div>
        <w:div w:id="1594819637">
          <w:marLeft w:val="640"/>
          <w:marRight w:val="0"/>
          <w:marTop w:val="0"/>
          <w:marBottom w:val="0"/>
          <w:divBdr>
            <w:top w:val="none" w:sz="0" w:space="0" w:color="auto"/>
            <w:left w:val="none" w:sz="0" w:space="0" w:color="auto"/>
            <w:bottom w:val="none" w:sz="0" w:space="0" w:color="auto"/>
            <w:right w:val="none" w:sz="0" w:space="0" w:color="auto"/>
          </w:divBdr>
        </w:div>
        <w:div w:id="1139957384">
          <w:marLeft w:val="640"/>
          <w:marRight w:val="0"/>
          <w:marTop w:val="0"/>
          <w:marBottom w:val="0"/>
          <w:divBdr>
            <w:top w:val="none" w:sz="0" w:space="0" w:color="auto"/>
            <w:left w:val="none" w:sz="0" w:space="0" w:color="auto"/>
            <w:bottom w:val="none" w:sz="0" w:space="0" w:color="auto"/>
            <w:right w:val="none" w:sz="0" w:space="0" w:color="auto"/>
          </w:divBdr>
        </w:div>
        <w:div w:id="1199972382">
          <w:marLeft w:val="640"/>
          <w:marRight w:val="0"/>
          <w:marTop w:val="0"/>
          <w:marBottom w:val="0"/>
          <w:divBdr>
            <w:top w:val="none" w:sz="0" w:space="0" w:color="auto"/>
            <w:left w:val="none" w:sz="0" w:space="0" w:color="auto"/>
            <w:bottom w:val="none" w:sz="0" w:space="0" w:color="auto"/>
            <w:right w:val="none" w:sz="0" w:space="0" w:color="auto"/>
          </w:divBdr>
        </w:div>
        <w:div w:id="1196119421">
          <w:marLeft w:val="640"/>
          <w:marRight w:val="0"/>
          <w:marTop w:val="0"/>
          <w:marBottom w:val="0"/>
          <w:divBdr>
            <w:top w:val="none" w:sz="0" w:space="0" w:color="auto"/>
            <w:left w:val="none" w:sz="0" w:space="0" w:color="auto"/>
            <w:bottom w:val="none" w:sz="0" w:space="0" w:color="auto"/>
            <w:right w:val="none" w:sz="0" w:space="0" w:color="auto"/>
          </w:divBdr>
        </w:div>
        <w:div w:id="1939210417">
          <w:marLeft w:val="640"/>
          <w:marRight w:val="0"/>
          <w:marTop w:val="0"/>
          <w:marBottom w:val="0"/>
          <w:divBdr>
            <w:top w:val="none" w:sz="0" w:space="0" w:color="auto"/>
            <w:left w:val="none" w:sz="0" w:space="0" w:color="auto"/>
            <w:bottom w:val="none" w:sz="0" w:space="0" w:color="auto"/>
            <w:right w:val="none" w:sz="0" w:space="0" w:color="auto"/>
          </w:divBdr>
        </w:div>
        <w:div w:id="1595555900">
          <w:marLeft w:val="640"/>
          <w:marRight w:val="0"/>
          <w:marTop w:val="0"/>
          <w:marBottom w:val="0"/>
          <w:divBdr>
            <w:top w:val="none" w:sz="0" w:space="0" w:color="auto"/>
            <w:left w:val="none" w:sz="0" w:space="0" w:color="auto"/>
            <w:bottom w:val="none" w:sz="0" w:space="0" w:color="auto"/>
            <w:right w:val="none" w:sz="0" w:space="0" w:color="auto"/>
          </w:divBdr>
        </w:div>
        <w:div w:id="1199588646">
          <w:marLeft w:val="640"/>
          <w:marRight w:val="0"/>
          <w:marTop w:val="0"/>
          <w:marBottom w:val="0"/>
          <w:divBdr>
            <w:top w:val="none" w:sz="0" w:space="0" w:color="auto"/>
            <w:left w:val="none" w:sz="0" w:space="0" w:color="auto"/>
            <w:bottom w:val="none" w:sz="0" w:space="0" w:color="auto"/>
            <w:right w:val="none" w:sz="0" w:space="0" w:color="auto"/>
          </w:divBdr>
        </w:div>
        <w:div w:id="719748373">
          <w:marLeft w:val="640"/>
          <w:marRight w:val="0"/>
          <w:marTop w:val="0"/>
          <w:marBottom w:val="0"/>
          <w:divBdr>
            <w:top w:val="none" w:sz="0" w:space="0" w:color="auto"/>
            <w:left w:val="none" w:sz="0" w:space="0" w:color="auto"/>
            <w:bottom w:val="none" w:sz="0" w:space="0" w:color="auto"/>
            <w:right w:val="none" w:sz="0" w:space="0" w:color="auto"/>
          </w:divBdr>
        </w:div>
        <w:div w:id="603809851">
          <w:marLeft w:val="640"/>
          <w:marRight w:val="0"/>
          <w:marTop w:val="0"/>
          <w:marBottom w:val="0"/>
          <w:divBdr>
            <w:top w:val="none" w:sz="0" w:space="0" w:color="auto"/>
            <w:left w:val="none" w:sz="0" w:space="0" w:color="auto"/>
            <w:bottom w:val="none" w:sz="0" w:space="0" w:color="auto"/>
            <w:right w:val="none" w:sz="0" w:space="0" w:color="auto"/>
          </w:divBdr>
        </w:div>
        <w:div w:id="380521088">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1045259163">
          <w:marLeft w:val="640"/>
          <w:marRight w:val="0"/>
          <w:marTop w:val="0"/>
          <w:marBottom w:val="0"/>
          <w:divBdr>
            <w:top w:val="none" w:sz="0" w:space="0" w:color="auto"/>
            <w:left w:val="none" w:sz="0" w:space="0" w:color="auto"/>
            <w:bottom w:val="none" w:sz="0" w:space="0" w:color="auto"/>
            <w:right w:val="none" w:sz="0" w:space="0" w:color="auto"/>
          </w:divBdr>
        </w:div>
        <w:div w:id="1025063315">
          <w:marLeft w:val="640"/>
          <w:marRight w:val="0"/>
          <w:marTop w:val="0"/>
          <w:marBottom w:val="0"/>
          <w:divBdr>
            <w:top w:val="none" w:sz="0" w:space="0" w:color="auto"/>
            <w:left w:val="none" w:sz="0" w:space="0" w:color="auto"/>
            <w:bottom w:val="none" w:sz="0" w:space="0" w:color="auto"/>
            <w:right w:val="none" w:sz="0" w:space="0" w:color="auto"/>
          </w:divBdr>
        </w:div>
        <w:div w:id="698703837">
          <w:marLeft w:val="640"/>
          <w:marRight w:val="0"/>
          <w:marTop w:val="0"/>
          <w:marBottom w:val="0"/>
          <w:divBdr>
            <w:top w:val="none" w:sz="0" w:space="0" w:color="auto"/>
            <w:left w:val="none" w:sz="0" w:space="0" w:color="auto"/>
            <w:bottom w:val="none" w:sz="0" w:space="0" w:color="auto"/>
            <w:right w:val="none" w:sz="0" w:space="0" w:color="auto"/>
          </w:divBdr>
        </w:div>
        <w:div w:id="698242307">
          <w:marLeft w:val="640"/>
          <w:marRight w:val="0"/>
          <w:marTop w:val="0"/>
          <w:marBottom w:val="0"/>
          <w:divBdr>
            <w:top w:val="none" w:sz="0" w:space="0" w:color="auto"/>
            <w:left w:val="none" w:sz="0" w:space="0" w:color="auto"/>
            <w:bottom w:val="none" w:sz="0" w:space="0" w:color="auto"/>
            <w:right w:val="none" w:sz="0" w:space="0" w:color="auto"/>
          </w:divBdr>
        </w:div>
        <w:div w:id="1272130311">
          <w:marLeft w:val="640"/>
          <w:marRight w:val="0"/>
          <w:marTop w:val="0"/>
          <w:marBottom w:val="0"/>
          <w:divBdr>
            <w:top w:val="none" w:sz="0" w:space="0" w:color="auto"/>
            <w:left w:val="none" w:sz="0" w:space="0" w:color="auto"/>
            <w:bottom w:val="none" w:sz="0" w:space="0" w:color="auto"/>
            <w:right w:val="none" w:sz="0" w:space="0" w:color="auto"/>
          </w:divBdr>
        </w:div>
        <w:div w:id="1690325826">
          <w:marLeft w:val="640"/>
          <w:marRight w:val="0"/>
          <w:marTop w:val="0"/>
          <w:marBottom w:val="0"/>
          <w:divBdr>
            <w:top w:val="none" w:sz="0" w:space="0" w:color="auto"/>
            <w:left w:val="none" w:sz="0" w:space="0" w:color="auto"/>
            <w:bottom w:val="none" w:sz="0" w:space="0" w:color="auto"/>
            <w:right w:val="none" w:sz="0" w:space="0" w:color="auto"/>
          </w:divBdr>
        </w:div>
        <w:div w:id="1323894907">
          <w:marLeft w:val="640"/>
          <w:marRight w:val="0"/>
          <w:marTop w:val="0"/>
          <w:marBottom w:val="0"/>
          <w:divBdr>
            <w:top w:val="none" w:sz="0" w:space="0" w:color="auto"/>
            <w:left w:val="none" w:sz="0" w:space="0" w:color="auto"/>
            <w:bottom w:val="none" w:sz="0" w:space="0" w:color="auto"/>
            <w:right w:val="none" w:sz="0" w:space="0" w:color="auto"/>
          </w:divBdr>
        </w:div>
        <w:div w:id="1656913762">
          <w:marLeft w:val="640"/>
          <w:marRight w:val="0"/>
          <w:marTop w:val="0"/>
          <w:marBottom w:val="0"/>
          <w:divBdr>
            <w:top w:val="none" w:sz="0" w:space="0" w:color="auto"/>
            <w:left w:val="none" w:sz="0" w:space="0" w:color="auto"/>
            <w:bottom w:val="none" w:sz="0" w:space="0" w:color="auto"/>
            <w:right w:val="none" w:sz="0" w:space="0" w:color="auto"/>
          </w:divBdr>
        </w:div>
        <w:div w:id="512302972">
          <w:marLeft w:val="640"/>
          <w:marRight w:val="0"/>
          <w:marTop w:val="0"/>
          <w:marBottom w:val="0"/>
          <w:divBdr>
            <w:top w:val="none" w:sz="0" w:space="0" w:color="auto"/>
            <w:left w:val="none" w:sz="0" w:space="0" w:color="auto"/>
            <w:bottom w:val="none" w:sz="0" w:space="0" w:color="auto"/>
            <w:right w:val="none" w:sz="0" w:space="0" w:color="auto"/>
          </w:divBdr>
        </w:div>
        <w:div w:id="1677224606">
          <w:marLeft w:val="640"/>
          <w:marRight w:val="0"/>
          <w:marTop w:val="0"/>
          <w:marBottom w:val="0"/>
          <w:divBdr>
            <w:top w:val="none" w:sz="0" w:space="0" w:color="auto"/>
            <w:left w:val="none" w:sz="0" w:space="0" w:color="auto"/>
            <w:bottom w:val="none" w:sz="0" w:space="0" w:color="auto"/>
            <w:right w:val="none" w:sz="0" w:space="0" w:color="auto"/>
          </w:divBdr>
        </w:div>
        <w:div w:id="816730327">
          <w:marLeft w:val="640"/>
          <w:marRight w:val="0"/>
          <w:marTop w:val="0"/>
          <w:marBottom w:val="0"/>
          <w:divBdr>
            <w:top w:val="none" w:sz="0" w:space="0" w:color="auto"/>
            <w:left w:val="none" w:sz="0" w:space="0" w:color="auto"/>
            <w:bottom w:val="none" w:sz="0" w:space="0" w:color="auto"/>
            <w:right w:val="none" w:sz="0" w:space="0" w:color="auto"/>
          </w:divBdr>
        </w:div>
        <w:div w:id="1826555028">
          <w:marLeft w:val="640"/>
          <w:marRight w:val="0"/>
          <w:marTop w:val="0"/>
          <w:marBottom w:val="0"/>
          <w:divBdr>
            <w:top w:val="none" w:sz="0" w:space="0" w:color="auto"/>
            <w:left w:val="none" w:sz="0" w:space="0" w:color="auto"/>
            <w:bottom w:val="none" w:sz="0" w:space="0" w:color="auto"/>
            <w:right w:val="none" w:sz="0" w:space="0" w:color="auto"/>
          </w:divBdr>
        </w:div>
        <w:div w:id="140853239">
          <w:marLeft w:val="640"/>
          <w:marRight w:val="0"/>
          <w:marTop w:val="0"/>
          <w:marBottom w:val="0"/>
          <w:divBdr>
            <w:top w:val="none" w:sz="0" w:space="0" w:color="auto"/>
            <w:left w:val="none" w:sz="0" w:space="0" w:color="auto"/>
            <w:bottom w:val="none" w:sz="0" w:space="0" w:color="auto"/>
            <w:right w:val="none" w:sz="0" w:space="0" w:color="auto"/>
          </w:divBdr>
        </w:div>
        <w:div w:id="1286816330">
          <w:marLeft w:val="640"/>
          <w:marRight w:val="0"/>
          <w:marTop w:val="0"/>
          <w:marBottom w:val="0"/>
          <w:divBdr>
            <w:top w:val="none" w:sz="0" w:space="0" w:color="auto"/>
            <w:left w:val="none" w:sz="0" w:space="0" w:color="auto"/>
            <w:bottom w:val="none" w:sz="0" w:space="0" w:color="auto"/>
            <w:right w:val="none" w:sz="0" w:space="0" w:color="auto"/>
          </w:divBdr>
        </w:div>
        <w:div w:id="1424569295">
          <w:marLeft w:val="640"/>
          <w:marRight w:val="0"/>
          <w:marTop w:val="0"/>
          <w:marBottom w:val="0"/>
          <w:divBdr>
            <w:top w:val="none" w:sz="0" w:space="0" w:color="auto"/>
            <w:left w:val="none" w:sz="0" w:space="0" w:color="auto"/>
            <w:bottom w:val="none" w:sz="0" w:space="0" w:color="auto"/>
            <w:right w:val="none" w:sz="0" w:space="0" w:color="auto"/>
          </w:divBdr>
        </w:div>
      </w:divsChild>
    </w:div>
    <w:div w:id="725178781">
      <w:bodyDiv w:val="1"/>
      <w:marLeft w:val="0"/>
      <w:marRight w:val="0"/>
      <w:marTop w:val="0"/>
      <w:marBottom w:val="0"/>
      <w:divBdr>
        <w:top w:val="none" w:sz="0" w:space="0" w:color="auto"/>
        <w:left w:val="none" w:sz="0" w:space="0" w:color="auto"/>
        <w:bottom w:val="none" w:sz="0" w:space="0" w:color="auto"/>
        <w:right w:val="none" w:sz="0" w:space="0" w:color="auto"/>
      </w:divBdr>
      <w:divsChild>
        <w:div w:id="1240557047">
          <w:marLeft w:val="640"/>
          <w:marRight w:val="0"/>
          <w:marTop w:val="0"/>
          <w:marBottom w:val="0"/>
          <w:divBdr>
            <w:top w:val="none" w:sz="0" w:space="0" w:color="auto"/>
            <w:left w:val="none" w:sz="0" w:space="0" w:color="auto"/>
            <w:bottom w:val="none" w:sz="0" w:space="0" w:color="auto"/>
            <w:right w:val="none" w:sz="0" w:space="0" w:color="auto"/>
          </w:divBdr>
        </w:div>
        <w:div w:id="1932346117">
          <w:marLeft w:val="640"/>
          <w:marRight w:val="0"/>
          <w:marTop w:val="0"/>
          <w:marBottom w:val="0"/>
          <w:divBdr>
            <w:top w:val="none" w:sz="0" w:space="0" w:color="auto"/>
            <w:left w:val="none" w:sz="0" w:space="0" w:color="auto"/>
            <w:bottom w:val="none" w:sz="0" w:space="0" w:color="auto"/>
            <w:right w:val="none" w:sz="0" w:space="0" w:color="auto"/>
          </w:divBdr>
        </w:div>
        <w:div w:id="839926821">
          <w:marLeft w:val="640"/>
          <w:marRight w:val="0"/>
          <w:marTop w:val="0"/>
          <w:marBottom w:val="0"/>
          <w:divBdr>
            <w:top w:val="none" w:sz="0" w:space="0" w:color="auto"/>
            <w:left w:val="none" w:sz="0" w:space="0" w:color="auto"/>
            <w:bottom w:val="none" w:sz="0" w:space="0" w:color="auto"/>
            <w:right w:val="none" w:sz="0" w:space="0" w:color="auto"/>
          </w:divBdr>
        </w:div>
        <w:div w:id="1842118582">
          <w:marLeft w:val="640"/>
          <w:marRight w:val="0"/>
          <w:marTop w:val="0"/>
          <w:marBottom w:val="0"/>
          <w:divBdr>
            <w:top w:val="none" w:sz="0" w:space="0" w:color="auto"/>
            <w:left w:val="none" w:sz="0" w:space="0" w:color="auto"/>
            <w:bottom w:val="none" w:sz="0" w:space="0" w:color="auto"/>
            <w:right w:val="none" w:sz="0" w:space="0" w:color="auto"/>
          </w:divBdr>
        </w:div>
        <w:div w:id="44725198">
          <w:marLeft w:val="640"/>
          <w:marRight w:val="0"/>
          <w:marTop w:val="0"/>
          <w:marBottom w:val="0"/>
          <w:divBdr>
            <w:top w:val="none" w:sz="0" w:space="0" w:color="auto"/>
            <w:left w:val="none" w:sz="0" w:space="0" w:color="auto"/>
            <w:bottom w:val="none" w:sz="0" w:space="0" w:color="auto"/>
            <w:right w:val="none" w:sz="0" w:space="0" w:color="auto"/>
          </w:divBdr>
        </w:div>
        <w:div w:id="714428076">
          <w:marLeft w:val="640"/>
          <w:marRight w:val="0"/>
          <w:marTop w:val="0"/>
          <w:marBottom w:val="0"/>
          <w:divBdr>
            <w:top w:val="none" w:sz="0" w:space="0" w:color="auto"/>
            <w:left w:val="none" w:sz="0" w:space="0" w:color="auto"/>
            <w:bottom w:val="none" w:sz="0" w:space="0" w:color="auto"/>
            <w:right w:val="none" w:sz="0" w:space="0" w:color="auto"/>
          </w:divBdr>
        </w:div>
        <w:div w:id="1656370647">
          <w:marLeft w:val="640"/>
          <w:marRight w:val="0"/>
          <w:marTop w:val="0"/>
          <w:marBottom w:val="0"/>
          <w:divBdr>
            <w:top w:val="none" w:sz="0" w:space="0" w:color="auto"/>
            <w:left w:val="none" w:sz="0" w:space="0" w:color="auto"/>
            <w:bottom w:val="none" w:sz="0" w:space="0" w:color="auto"/>
            <w:right w:val="none" w:sz="0" w:space="0" w:color="auto"/>
          </w:divBdr>
        </w:div>
        <w:div w:id="2140757385">
          <w:marLeft w:val="640"/>
          <w:marRight w:val="0"/>
          <w:marTop w:val="0"/>
          <w:marBottom w:val="0"/>
          <w:divBdr>
            <w:top w:val="none" w:sz="0" w:space="0" w:color="auto"/>
            <w:left w:val="none" w:sz="0" w:space="0" w:color="auto"/>
            <w:bottom w:val="none" w:sz="0" w:space="0" w:color="auto"/>
            <w:right w:val="none" w:sz="0" w:space="0" w:color="auto"/>
          </w:divBdr>
        </w:div>
        <w:div w:id="2011178248">
          <w:marLeft w:val="640"/>
          <w:marRight w:val="0"/>
          <w:marTop w:val="0"/>
          <w:marBottom w:val="0"/>
          <w:divBdr>
            <w:top w:val="none" w:sz="0" w:space="0" w:color="auto"/>
            <w:left w:val="none" w:sz="0" w:space="0" w:color="auto"/>
            <w:bottom w:val="none" w:sz="0" w:space="0" w:color="auto"/>
            <w:right w:val="none" w:sz="0" w:space="0" w:color="auto"/>
          </w:divBdr>
        </w:div>
        <w:div w:id="618995046">
          <w:marLeft w:val="640"/>
          <w:marRight w:val="0"/>
          <w:marTop w:val="0"/>
          <w:marBottom w:val="0"/>
          <w:divBdr>
            <w:top w:val="none" w:sz="0" w:space="0" w:color="auto"/>
            <w:left w:val="none" w:sz="0" w:space="0" w:color="auto"/>
            <w:bottom w:val="none" w:sz="0" w:space="0" w:color="auto"/>
            <w:right w:val="none" w:sz="0" w:space="0" w:color="auto"/>
          </w:divBdr>
        </w:div>
        <w:div w:id="421224213">
          <w:marLeft w:val="640"/>
          <w:marRight w:val="0"/>
          <w:marTop w:val="0"/>
          <w:marBottom w:val="0"/>
          <w:divBdr>
            <w:top w:val="none" w:sz="0" w:space="0" w:color="auto"/>
            <w:left w:val="none" w:sz="0" w:space="0" w:color="auto"/>
            <w:bottom w:val="none" w:sz="0" w:space="0" w:color="auto"/>
            <w:right w:val="none" w:sz="0" w:space="0" w:color="auto"/>
          </w:divBdr>
        </w:div>
        <w:div w:id="815757152">
          <w:marLeft w:val="640"/>
          <w:marRight w:val="0"/>
          <w:marTop w:val="0"/>
          <w:marBottom w:val="0"/>
          <w:divBdr>
            <w:top w:val="none" w:sz="0" w:space="0" w:color="auto"/>
            <w:left w:val="none" w:sz="0" w:space="0" w:color="auto"/>
            <w:bottom w:val="none" w:sz="0" w:space="0" w:color="auto"/>
            <w:right w:val="none" w:sz="0" w:space="0" w:color="auto"/>
          </w:divBdr>
        </w:div>
        <w:div w:id="918754997">
          <w:marLeft w:val="640"/>
          <w:marRight w:val="0"/>
          <w:marTop w:val="0"/>
          <w:marBottom w:val="0"/>
          <w:divBdr>
            <w:top w:val="none" w:sz="0" w:space="0" w:color="auto"/>
            <w:left w:val="none" w:sz="0" w:space="0" w:color="auto"/>
            <w:bottom w:val="none" w:sz="0" w:space="0" w:color="auto"/>
            <w:right w:val="none" w:sz="0" w:space="0" w:color="auto"/>
          </w:divBdr>
        </w:div>
        <w:div w:id="1966304395">
          <w:marLeft w:val="640"/>
          <w:marRight w:val="0"/>
          <w:marTop w:val="0"/>
          <w:marBottom w:val="0"/>
          <w:divBdr>
            <w:top w:val="none" w:sz="0" w:space="0" w:color="auto"/>
            <w:left w:val="none" w:sz="0" w:space="0" w:color="auto"/>
            <w:bottom w:val="none" w:sz="0" w:space="0" w:color="auto"/>
            <w:right w:val="none" w:sz="0" w:space="0" w:color="auto"/>
          </w:divBdr>
        </w:div>
        <w:div w:id="552738956">
          <w:marLeft w:val="640"/>
          <w:marRight w:val="0"/>
          <w:marTop w:val="0"/>
          <w:marBottom w:val="0"/>
          <w:divBdr>
            <w:top w:val="none" w:sz="0" w:space="0" w:color="auto"/>
            <w:left w:val="none" w:sz="0" w:space="0" w:color="auto"/>
            <w:bottom w:val="none" w:sz="0" w:space="0" w:color="auto"/>
            <w:right w:val="none" w:sz="0" w:space="0" w:color="auto"/>
          </w:divBdr>
        </w:div>
        <w:div w:id="2110734127">
          <w:marLeft w:val="640"/>
          <w:marRight w:val="0"/>
          <w:marTop w:val="0"/>
          <w:marBottom w:val="0"/>
          <w:divBdr>
            <w:top w:val="none" w:sz="0" w:space="0" w:color="auto"/>
            <w:left w:val="none" w:sz="0" w:space="0" w:color="auto"/>
            <w:bottom w:val="none" w:sz="0" w:space="0" w:color="auto"/>
            <w:right w:val="none" w:sz="0" w:space="0" w:color="auto"/>
          </w:divBdr>
        </w:div>
        <w:div w:id="826702836">
          <w:marLeft w:val="640"/>
          <w:marRight w:val="0"/>
          <w:marTop w:val="0"/>
          <w:marBottom w:val="0"/>
          <w:divBdr>
            <w:top w:val="none" w:sz="0" w:space="0" w:color="auto"/>
            <w:left w:val="none" w:sz="0" w:space="0" w:color="auto"/>
            <w:bottom w:val="none" w:sz="0" w:space="0" w:color="auto"/>
            <w:right w:val="none" w:sz="0" w:space="0" w:color="auto"/>
          </w:divBdr>
        </w:div>
        <w:div w:id="1881476874">
          <w:marLeft w:val="640"/>
          <w:marRight w:val="0"/>
          <w:marTop w:val="0"/>
          <w:marBottom w:val="0"/>
          <w:divBdr>
            <w:top w:val="none" w:sz="0" w:space="0" w:color="auto"/>
            <w:left w:val="none" w:sz="0" w:space="0" w:color="auto"/>
            <w:bottom w:val="none" w:sz="0" w:space="0" w:color="auto"/>
            <w:right w:val="none" w:sz="0" w:space="0" w:color="auto"/>
          </w:divBdr>
        </w:div>
        <w:div w:id="1701005460">
          <w:marLeft w:val="640"/>
          <w:marRight w:val="0"/>
          <w:marTop w:val="0"/>
          <w:marBottom w:val="0"/>
          <w:divBdr>
            <w:top w:val="none" w:sz="0" w:space="0" w:color="auto"/>
            <w:left w:val="none" w:sz="0" w:space="0" w:color="auto"/>
            <w:bottom w:val="none" w:sz="0" w:space="0" w:color="auto"/>
            <w:right w:val="none" w:sz="0" w:space="0" w:color="auto"/>
          </w:divBdr>
        </w:div>
        <w:div w:id="522863825">
          <w:marLeft w:val="640"/>
          <w:marRight w:val="0"/>
          <w:marTop w:val="0"/>
          <w:marBottom w:val="0"/>
          <w:divBdr>
            <w:top w:val="none" w:sz="0" w:space="0" w:color="auto"/>
            <w:left w:val="none" w:sz="0" w:space="0" w:color="auto"/>
            <w:bottom w:val="none" w:sz="0" w:space="0" w:color="auto"/>
            <w:right w:val="none" w:sz="0" w:space="0" w:color="auto"/>
          </w:divBdr>
        </w:div>
        <w:div w:id="587006847">
          <w:marLeft w:val="640"/>
          <w:marRight w:val="0"/>
          <w:marTop w:val="0"/>
          <w:marBottom w:val="0"/>
          <w:divBdr>
            <w:top w:val="none" w:sz="0" w:space="0" w:color="auto"/>
            <w:left w:val="none" w:sz="0" w:space="0" w:color="auto"/>
            <w:bottom w:val="none" w:sz="0" w:space="0" w:color="auto"/>
            <w:right w:val="none" w:sz="0" w:space="0" w:color="auto"/>
          </w:divBdr>
        </w:div>
        <w:div w:id="2050298805">
          <w:marLeft w:val="640"/>
          <w:marRight w:val="0"/>
          <w:marTop w:val="0"/>
          <w:marBottom w:val="0"/>
          <w:divBdr>
            <w:top w:val="none" w:sz="0" w:space="0" w:color="auto"/>
            <w:left w:val="none" w:sz="0" w:space="0" w:color="auto"/>
            <w:bottom w:val="none" w:sz="0" w:space="0" w:color="auto"/>
            <w:right w:val="none" w:sz="0" w:space="0" w:color="auto"/>
          </w:divBdr>
        </w:div>
        <w:div w:id="1238974693">
          <w:marLeft w:val="640"/>
          <w:marRight w:val="0"/>
          <w:marTop w:val="0"/>
          <w:marBottom w:val="0"/>
          <w:divBdr>
            <w:top w:val="none" w:sz="0" w:space="0" w:color="auto"/>
            <w:left w:val="none" w:sz="0" w:space="0" w:color="auto"/>
            <w:bottom w:val="none" w:sz="0" w:space="0" w:color="auto"/>
            <w:right w:val="none" w:sz="0" w:space="0" w:color="auto"/>
          </w:divBdr>
        </w:div>
        <w:div w:id="1417365205">
          <w:marLeft w:val="640"/>
          <w:marRight w:val="0"/>
          <w:marTop w:val="0"/>
          <w:marBottom w:val="0"/>
          <w:divBdr>
            <w:top w:val="none" w:sz="0" w:space="0" w:color="auto"/>
            <w:left w:val="none" w:sz="0" w:space="0" w:color="auto"/>
            <w:bottom w:val="none" w:sz="0" w:space="0" w:color="auto"/>
            <w:right w:val="none" w:sz="0" w:space="0" w:color="auto"/>
          </w:divBdr>
        </w:div>
        <w:div w:id="1220937456">
          <w:marLeft w:val="640"/>
          <w:marRight w:val="0"/>
          <w:marTop w:val="0"/>
          <w:marBottom w:val="0"/>
          <w:divBdr>
            <w:top w:val="none" w:sz="0" w:space="0" w:color="auto"/>
            <w:left w:val="none" w:sz="0" w:space="0" w:color="auto"/>
            <w:bottom w:val="none" w:sz="0" w:space="0" w:color="auto"/>
            <w:right w:val="none" w:sz="0" w:space="0" w:color="auto"/>
          </w:divBdr>
        </w:div>
        <w:div w:id="842089234">
          <w:marLeft w:val="640"/>
          <w:marRight w:val="0"/>
          <w:marTop w:val="0"/>
          <w:marBottom w:val="0"/>
          <w:divBdr>
            <w:top w:val="none" w:sz="0" w:space="0" w:color="auto"/>
            <w:left w:val="none" w:sz="0" w:space="0" w:color="auto"/>
            <w:bottom w:val="none" w:sz="0" w:space="0" w:color="auto"/>
            <w:right w:val="none" w:sz="0" w:space="0" w:color="auto"/>
          </w:divBdr>
        </w:div>
        <w:div w:id="992222947">
          <w:marLeft w:val="640"/>
          <w:marRight w:val="0"/>
          <w:marTop w:val="0"/>
          <w:marBottom w:val="0"/>
          <w:divBdr>
            <w:top w:val="none" w:sz="0" w:space="0" w:color="auto"/>
            <w:left w:val="none" w:sz="0" w:space="0" w:color="auto"/>
            <w:bottom w:val="none" w:sz="0" w:space="0" w:color="auto"/>
            <w:right w:val="none" w:sz="0" w:space="0" w:color="auto"/>
          </w:divBdr>
        </w:div>
        <w:div w:id="439879592">
          <w:marLeft w:val="640"/>
          <w:marRight w:val="0"/>
          <w:marTop w:val="0"/>
          <w:marBottom w:val="0"/>
          <w:divBdr>
            <w:top w:val="none" w:sz="0" w:space="0" w:color="auto"/>
            <w:left w:val="none" w:sz="0" w:space="0" w:color="auto"/>
            <w:bottom w:val="none" w:sz="0" w:space="0" w:color="auto"/>
            <w:right w:val="none" w:sz="0" w:space="0" w:color="auto"/>
          </w:divBdr>
        </w:div>
        <w:div w:id="718631449">
          <w:marLeft w:val="640"/>
          <w:marRight w:val="0"/>
          <w:marTop w:val="0"/>
          <w:marBottom w:val="0"/>
          <w:divBdr>
            <w:top w:val="none" w:sz="0" w:space="0" w:color="auto"/>
            <w:left w:val="none" w:sz="0" w:space="0" w:color="auto"/>
            <w:bottom w:val="none" w:sz="0" w:space="0" w:color="auto"/>
            <w:right w:val="none" w:sz="0" w:space="0" w:color="auto"/>
          </w:divBdr>
        </w:div>
        <w:div w:id="474614065">
          <w:marLeft w:val="640"/>
          <w:marRight w:val="0"/>
          <w:marTop w:val="0"/>
          <w:marBottom w:val="0"/>
          <w:divBdr>
            <w:top w:val="none" w:sz="0" w:space="0" w:color="auto"/>
            <w:left w:val="none" w:sz="0" w:space="0" w:color="auto"/>
            <w:bottom w:val="none" w:sz="0" w:space="0" w:color="auto"/>
            <w:right w:val="none" w:sz="0" w:space="0" w:color="auto"/>
          </w:divBdr>
        </w:div>
        <w:div w:id="610942055">
          <w:marLeft w:val="640"/>
          <w:marRight w:val="0"/>
          <w:marTop w:val="0"/>
          <w:marBottom w:val="0"/>
          <w:divBdr>
            <w:top w:val="none" w:sz="0" w:space="0" w:color="auto"/>
            <w:left w:val="none" w:sz="0" w:space="0" w:color="auto"/>
            <w:bottom w:val="none" w:sz="0" w:space="0" w:color="auto"/>
            <w:right w:val="none" w:sz="0" w:space="0" w:color="auto"/>
          </w:divBdr>
        </w:div>
        <w:div w:id="1962103154">
          <w:marLeft w:val="640"/>
          <w:marRight w:val="0"/>
          <w:marTop w:val="0"/>
          <w:marBottom w:val="0"/>
          <w:divBdr>
            <w:top w:val="none" w:sz="0" w:space="0" w:color="auto"/>
            <w:left w:val="none" w:sz="0" w:space="0" w:color="auto"/>
            <w:bottom w:val="none" w:sz="0" w:space="0" w:color="auto"/>
            <w:right w:val="none" w:sz="0" w:space="0" w:color="auto"/>
          </w:divBdr>
        </w:div>
        <w:div w:id="1008095637">
          <w:marLeft w:val="640"/>
          <w:marRight w:val="0"/>
          <w:marTop w:val="0"/>
          <w:marBottom w:val="0"/>
          <w:divBdr>
            <w:top w:val="none" w:sz="0" w:space="0" w:color="auto"/>
            <w:left w:val="none" w:sz="0" w:space="0" w:color="auto"/>
            <w:bottom w:val="none" w:sz="0" w:space="0" w:color="auto"/>
            <w:right w:val="none" w:sz="0" w:space="0" w:color="auto"/>
          </w:divBdr>
        </w:div>
        <w:div w:id="1643148089">
          <w:marLeft w:val="640"/>
          <w:marRight w:val="0"/>
          <w:marTop w:val="0"/>
          <w:marBottom w:val="0"/>
          <w:divBdr>
            <w:top w:val="none" w:sz="0" w:space="0" w:color="auto"/>
            <w:left w:val="none" w:sz="0" w:space="0" w:color="auto"/>
            <w:bottom w:val="none" w:sz="0" w:space="0" w:color="auto"/>
            <w:right w:val="none" w:sz="0" w:space="0" w:color="auto"/>
          </w:divBdr>
        </w:div>
        <w:div w:id="986470676">
          <w:marLeft w:val="640"/>
          <w:marRight w:val="0"/>
          <w:marTop w:val="0"/>
          <w:marBottom w:val="0"/>
          <w:divBdr>
            <w:top w:val="none" w:sz="0" w:space="0" w:color="auto"/>
            <w:left w:val="none" w:sz="0" w:space="0" w:color="auto"/>
            <w:bottom w:val="none" w:sz="0" w:space="0" w:color="auto"/>
            <w:right w:val="none" w:sz="0" w:space="0" w:color="auto"/>
          </w:divBdr>
        </w:div>
        <w:div w:id="1866209749">
          <w:marLeft w:val="640"/>
          <w:marRight w:val="0"/>
          <w:marTop w:val="0"/>
          <w:marBottom w:val="0"/>
          <w:divBdr>
            <w:top w:val="none" w:sz="0" w:space="0" w:color="auto"/>
            <w:left w:val="none" w:sz="0" w:space="0" w:color="auto"/>
            <w:bottom w:val="none" w:sz="0" w:space="0" w:color="auto"/>
            <w:right w:val="none" w:sz="0" w:space="0" w:color="auto"/>
          </w:divBdr>
        </w:div>
        <w:div w:id="575866695">
          <w:marLeft w:val="640"/>
          <w:marRight w:val="0"/>
          <w:marTop w:val="0"/>
          <w:marBottom w:val="0"/>
          <w:divBdr>
            <w:top w:val="none" w:sz="0" w:space="0" w:color="auto"/>
            <w:left w:val="none" w:sz="0" w:space="0" w:color="auto"/>
            <w:bottom w:val="none" w:sz="0" w:space="0" w:color="auto"/>
            <w:right w:val="none" w:sz="0" w:space="0" w:color="auto"/>
          </w:divBdr>
        </w:div>
        <w:div w:id="319819117">
          <w:marLeft w:val="640"/>
          <w:marRight w:val="0"/>
          <w:marTop w:val="0"/>
          <w:marBottom w:val="0"/>
          <w:divBdr>
            <w:top w:val="none" w:sz="0" w:space="0" w:color="auto"/>
            <w:left w:val="none" w:sz="0" w:space="0" w:color="auto"/>
            <w:bottom w:val="none" w:sz="0" w:space="0" w:color="auto"/>
            <w:right w:val="none" w:sz="0" w:space="0" w:color="auto"/>
          </w:divBdr>
        </w:div>
        <w:div w:id="243996668">
          <w:marLeft w:val="640"/>
          <w:marRight w:val="0"/>
          <w:marTop w:val="0"/>
          <w:marBottom w:val="0"/>
          <w:divBdr>
            <w:top w:val="none" w:sz="0" w:space="0" w:color="auto"/>
            <w:left w:val="none" w:sz="0" w:space="0" w:color="auto"/>
            <w:bottom w:val="none" w:sz="0" w:space="0" w:color="auto"/>
            <w:right w:val="none" w:sz="0" w:space="0" w:color="auto"/>
          </w:divBdr>
        </w:div>
        <w:div w:id="2118282085">
          <w:marLeft w:val="640"/>
          <w:marRight w:val="0"/>
          <w:marTop w:val="0"/>
          <w:marBottom w:val="0"/>
          <w:divBdr>
            <w:top w:val="none" w:sz="0" w:space="0" w:color="auto"/>
            <w:left w:val="none" w:sz="0" w:space="0" w:color="auto"/>
            <w:bottom w:val="none" w:sz="0" w:space="0" w:color="auto"/>
            <w:right w:val="none" w:sz="0" w:space="0" w:color="auto"/>
          </w:divBdr>
        </w:div>
        <w:div w:id="778141649">
          <w:marLeft w:val="640"/>
          <w:marRight w:val="0"/>
          <w:marTop w:val="0"/>
          <w:marBottom w:val="0"/>
          <w:divBdr>
            <w:top w:val="none" w:sz="0" w:space="0" w:color="auto"/>
            <w:left w:val="none" w:sz="0" w:space="0" w:color="auto"/>
            <w:bottom w:val="none" w:sz="0" w:space="0" w:color="auto"/>
            <w:right w:val="none" w:sz="0" w:space="0" w:color="auto"/>
          </w:divBdr>
        </w:div>
        <w:div w:id="419445875">
          <w:marLeft w:val="640"/>
          <w:marRight w:val="0"/>
          <w:marTop w:val="0"/>
          <w:marBottom w:val="0"/>
          <w:divBdr>
            <w:top w:val="none" w:sz="0" w:space="0" w:color="auto"/>
            <w:left w:val="none" w:sz="0" w:space="0" w:color="auto"/>
            <w:bottom w:val="none" w:sz="0" w:space="0" w:color="auto"/>
            <w:right w:val="none" w:sz="0" w:space="0" w:color="auto"/>
          </w:divBdr>
        </w:div>
        <w:div w:id="14503158">
          <w:marLeft w:val="640"/>
          <w:marRight w:val="0"/>
          <w:marTop w:val="0"/>
          <w:marBottom w:val="0"/>
          <w:divBdr>
            <w:top w:val="none" w:sz="0" w:space="0" w:color="auto"/>
            <w:left w:val="none" w:sz="0" w:space="0" w:color="auto"/>
            <w:bottom w:val="none" w:sz="0" w:space="0" w:color="auto"/>
            <w:right w:val="none" w:sz="0" w:space="0" w:color="auto"/>
          </w:divBdr>
        </w:div>
      </w:divsChild>
    </w:div>
    <w:div w:id="726294989">
      <w:bodyDiv w:val="1"/>
      <w:marLeft w:val="0"/>
      <w:marRight w:val="0"/>
      <w:marTop w:val="0"/>
      <w:marBottom w:val="0"/>
      <w:divBdr>
        <w:top w:val="none" w:sz="0" w:space="0" w:color="auto"/>
        <w:left w:val="none" w:sz="0" w:space="0" w:color="auto"/>
        <w:bottom w:val="none" w:sz="0" w:space="0" w:color="auto"/>
        <w:right w:val="none" w:sz="0" w:space="0" w:color="auto"/>
      </w:divBdr>
      <w:divsChild>
        <w:div w:id="1619525702">
          <w:marLeft w:val="640"/>
          <w:marRight w:val="0"/>
          <w:marTop w:val="0"/>
          <w:marBottom w:val="0"/>
          <w:divBdr>
            <w:top w:val="none" w:sz="0" w:space="0" w:color="auto"/>
            <w:left w:val="none" w:sz="0" w:space="0" w:color="auto"/>
            <w:bottom w:val="none" w:sz="0" w:space="0" w:color="auto"/>
            <w:right w:val="none" w:sz="0" w:space="0" w:color="auto"/>
          </w:divBdr>
        </w:div>
        <w:div w:id="1546870594">
          <w:marLeft w:val="640"/>
          <w:marRight w:val="0"/>
          <w:marTop w:val="0"/>
          <w:marBottom w:val="0"/>
          <w:divBdr>
            <w:top w:val="none" w:sz="0" w:space="0" w:color="auto"/>
            <w:left w:val="none" w:sz="0" w:space="0" w:color="auto"/>
            <w:bottom w:val="none" w:sz="0" w:space="0" w:color="auto"/>
            <w:right w:val="none" w:sz="0" w:space="0" w:color="auto"/>
          </w:divBdr>
        </w:div>
        <w:div w:id="1061169625">
          <w:marLeft w:val="640"/>
          <w:marRight w:val="0"/>
          <w:marTop w:val="0"/>
          <w:marBottom w:val="0"/>
          <w:divBdr>
            <w:top w:val="none" w:sz="0" w:space="0" w:color="auto"/>
            <w:left w:val="none" w:sz="0" w:space="0" w:color="auto"/>
            <w:bottom w:val="none" w:sz="0" w:space="0" w:color="auto"/>
            <w:right w:val="none" w:sz="0" w:space="0" w:color="auto"/>
          </w:divBdr>
        </w:div>
        <w:div w:id="395247">
          <w:marLeft w:val="640"/>
          <w:marRight w:val="0"/>
          <w:marTop w:val="0"/>
          <w:marBottom w:val="0"/>
          <w:divBdr>
            <w:top w:val="none" w:sz="0" w:space="0" w:color="auto"/>
            <w:left w:val="none" w:sz="0" w:space="0" w:color="auto"/>
            <w:bottom w:val="none" w:sz="0" w:space="0" w:color="auto"/>
            <w:right w:val="none" w:sz="0" w:space="0" w:color="auto"/>
          </w:divBdr>
        </w:div>
        <w:div w:id="1747455923">
          <w:marLeft w:val="640"/>
          <w:marRight w:val="0"/>
          <w:marTop w:val="0"/>
          <w:marBottom w:val="0"/>
          <w:divBdr>
            <w:top w:val="none" w:sz="0" w:space="0" w:color="auto"/>
            <w:left w:val="none" w:sz="0" w:space="0" w:color="auto"/>
            <w:bottom w:val="none" w:sz="0" w:space="0" w:color="auto"/>
            <w:right w:val="none" w:sz="0" w:space="0" w:color="auto"/>
          </w:divBdr>
        </w:div>
        <w:div w:id="766778767">
          <w:marLeft w:val="640"/>
          <w:marRight w:val="0"/>
          <w:marTop w:val="0"/>
          <w:marBottom w:val="0"/>
          <w:divBdr>
            <w:top w:val="none" w:sz="0" w:space="0" w:color="auto"/>
            <w:left w:val="none" w:sz="0" w:space="0" w:color="auto"/>
            <w:bottom w:val="none" w:sz="0" w:space="0" w:color="auto"/>
            <w:right w:val="none" w:sz="0" w:space="0" w:color="auto"/>
          </w:divBdr>
        </w:div>
        <w:div w:id="1969239568">
          <w:marLeft w:val="640"/>
          <w:marRight w:val="0"/>
          <w:marTop w:val="0"/>
          <w:marBottom w:val="0"/>
          <w:divBdr>
            <w:top w:val="none" w:sz="0" w:space="0" w:color="auto"/>
            <w:left w:val="none" w:sz="0" w:space="0" w:color="auto"/>
            <w:bottom w:val="none" w:sz="0" w:space="0" w:color="auto"/>
            <w:right w:val="none" w:sz="0" w:space="0" w:color="auto"/>
          </w:divBdr>
        </w:div>
        <w:div w:id="400911875">
          <w:marLeft w:val="640"/>
          <w:marRight w:val="0"/>
          <w:marTop w:val="0"/>
          <w:marBottom w:val="0"/>
          <w:divBdr>
            <w:top w:val="none" w:sz="0" w:space="0" w:color="auto"/>
            <w:left w:val="none" w:sz="0" w:space="0" w:color="auto"/>
            <w:bottom w:val="none" w:sz="0" w:space="0" w:color="auto"/>
            <w:right w:val="none" w:sz="0" w:space="0" w:color="auto"/>
          </w:divBdr>
        </w:div>
        <w:div w:id="51857265">
          <w:marLeft w:val="640"/>
          <w:marRight w:val="0"/>
          <w:marTop w:val="0"/>
          <w:marBottom w:val="0"/>
          <w:divBdr>
            <w:top w:val="none" w:sz="0" w:space="0" w:color="auto"/>
            <w:left w:val="none" w:sz="0" w:space="0" w:color="auto"/>
            <w:bottom w:val="none" w:sz="0" w:space="0" w:color="auto"/>
            <w:right w:val="none" w:sz="0" w:space="0" w:color="auto"/>
          </w:divBdr>
        </w:div>
        <w:div w:id="1026448297">
          <w:marLeft w:val="640"/>
          <w:marRight w:val="0"/>
          <w:marTop w:val="0"/>
          <w:marBottom w:val="0"/>
          <w:divBdr>
            <w:top w:val="none" w:sz="0" w:space="0" w:color="auto"/>
            <w:left w:val="none" w:sz="0" w:space="0" w:color="auto"/>
            <w:bottom w:val="none" w:sz="0" w:space="0" w:color="auto"/>
            <w:right w:val="none" w:sz="0" w:space="0" w:color="auto"/>
          </w:divBdr>
        </w:div>
        <w:div w:id="61416854">
          <w:marLeft w:val="640"/>
          <w:marRight w:val="0"/>
          <w:marTop w:val="0"/>
          <w:marBottom w:val="0"/>
          <w:divBdr>
            <w:top w:val="none" w:sz="0" w:space="0" w:color="auto"/>
            <w:left w:val="none" w:sz="0" w:space="0" w:color="auto"/>
            <w:bottom w:val="none" w:sz="0" w:space="0" w:color="auto"/>
            <w:right w:val="none" w:sz="0" w:space="0" w:color="auto"/>
          </w:divBdr>
        </w:div>
        <w:div w:id="236718036">
          <w:marLeft w:val="640"/>
          <w:marRight w:val="0"/>
          <w:marTop w:val="0"/>
          <w:marBottom w:val="0"/>
          <w:divBdr>
            <w:top w:val="none" w:sz="0" w:space="0" w:color="auto"/>
            <w:left w:val="none" w:sz="0" w:space="0" w:color="auto"/>
            <w:bottom w:val="none" w:sz="0" w:space="0" w:color="auto"/>
            <w:right w:val="none" w:sz="0" w:space="0" w:color="auto"/>
          </w:divBdr>
        </w:div>
        <w:div w:id="1151942690">
          <w:marLeft w:val="640"/>
          <w:marRight w:val="0"/>
          <w:marTop w:val="0"/>
          <w:marBottom w:val="0"/>
          <w:divBdr>
            <w:top w:val="none" w:sz="0" w:space="0" w:color="auto"/>
            <w:left w:val="none" w:sz="0" w:space="0" w:color="auto"/>
            <w:bottom w:val="none" w:sz="0" w:space="0" w:color="auto"/>
            <w:right w:val="none" w:sz="0" w:space="0" w:color="auto"/>
          </w:divBdr>
        </w:div>
        <w:div w:id="1287079410">
          <w:marLeft w:val="640"/>
          <w:marRight w:val="0"/>
          <w:marTop w:val="0"/>
          <w:marBottom w:val="0"/>
          <w:divBdr>
            <w:top w:val="none" w:sz="0" w:space="0" w:color="auto"/>
            <w:left w:val="none" w:sz="0" w:space="0" w:color="auto"/>
            <w:bottom w:val="none" w:sz="0" w:space="0" w:color="auto"/>
            <w:right w:val="none" w:sz="0" w:space="0" w:color="auto"/>
          </w:divBdr>
        </w:div>
        <w:div w:id="2039044167">
          <w:marLeft w:val="640"/>
          <w:marRight w:val="0"/>
          <w:marTop w:val="0"/>
          <w:marBottom w:val="0"/>
          <w:divBdr>
            <w:top w:val="none" w:sz="0" w:space="0" w:color="auto"/>
            <w:left w:val="none" w:sz="0" w:space="0" w:color="auto"/>
            <w:bottom w:val="none" w:sz="0" w:space="0" w:color="auto"/>
            <w:right w:val="none" w:sz="0" w:space="0" w:color="auto"/>
          </w:divBdr>
        </w:div>
        <w:div w:id="98766843">
          <w:marLeft w:val="640"/>
          <w:marRight w:val="0"/>
          <w:marTop w:val="0"/>
          <w:marBottom w:val="0"/>
          <w:divBdr>
            <w:top w:val="none" w:sz="0" w:space="0" w:color="auto"/>
            <w:left w:val="none" w:sz="0" w:space="0" w:color="auto"/>
            <w:bottom w:val="none" w:sz="0" w:space="0" w:color="auto"/>
            <w:right w:val="none" w:sz="0" w:space="0" w:color="auto"/>
          </w:divBdr>
        </w:div>
        <w:div w:id="598224758">
          <w:marLeft w:val="640"/>
          <w:marRight w:val="0"/>
          <w:marTop w:val="0"/>
          <w:marBottom w:val="0"/>
          <w:divBdr>
            <w:top w:val="none" w:sz="0" w:space="0" w:color="auto"/>
            <w:left w:val="none" w:sz="0" w:space="0" w:color="auto"/>
            <w:bottom w:val="none" w:sz="0" w:space="0" w:color="auto"/>
            <w:right w:val="none" w:sz="0" w:space="0" w:color="auto"/>
          </w:divBdr>
        </w:div>
        <w:div w:id="1937665119">
          <w:marLeft w:val="640"/>
          <w:marRight w:val="0"/>
          <w:marTop w:val="0"/>
          <w:marBottom w:val="0"/>
          <w:divBdr>
            <w:top w:val="none" w:sz="0" w:space="0" w:color="auto"/>
            <w:left w:val="none" w:sz="0" w:space="0" w:color="auto"/>
            <w:bottom w:val="none" w:sz="0" w:space="0" w:color="auto"/>
            <w:right w:val="none" w:sz="0" w:space="0" w:color="auto"/>
          </w:divBdr>
        </w:div>
        <w:div w:id="1277299095">
          <w:marLeft w:val="640"/>
          <w:marRight w:val="0"/>
          <w:marTop w:val="0"/>
          <w:marBottom w:val="0"/>
          <w:divBdr>
            <w:top w:val="none" w:sz="0" w:space="0" w:color="auto"/>
            <w:left w:val="none" w:sz="0" w:space="0" w:color="auto"/>
            <w:bottom w:val="none" w:sz="0" w:space="0" w:color="auto"/>
            <w:right w:val="none" w:sz="0" w:space="0" w:color="auto"/>
          </w:divBdr>
        </w:div>
        <w:div w:id="34741717">
          <w:marLeft w:val="640"/>
          <w:marRight w:val="0"/>
          <w:marTop w:val="0"/>
          <w:marBottom w:val="0"/>
          <w:divBdr>
            <w:top w:val="none" w:sz="0" w:space="0" w:color="auto"/>
            <w:left w:val="none" w:sz="0" w:space="0" w:color="auto"/>
            <w:bottom w:val="none" w:sz="0" w:space="0" w:color="auto"/>
            <w:right w:val="none" w:sz="0" w:space="0" w:color="auto"/>
          </w:divBdr>
        </w:div>
        <w:div w:id="2100757463">
          <w:marLeft w:val="640"/>
          <w:marRight w:val="0"/>
          <w:marTop w:val="0"/>
          <w:marBottom w:val="0"/>
          <w:divBdr>
            <w:top w:val="none" w:sz="0" w:space="0" w:color="auto"/>
            <w:left w:val="none" w:sz="0" w:space="0" w:color="auto"/>
            <w:bottom w:val="none" w:sz="0" w:space="0" w:color="auto"/>
            <w:right w:val="none" w:sz="0" w:space="0" w:color="auto"/>
          </w:divBdr>
        </w:div>
        <w:div w:id="964388756">
          <w:marLeft w:val="640"/>
          <w:marRight w:val="0"/>
          <w:marTop w:val="0"/>
          <w:marBottom w:val="0"/>
          <w:divBdr>
            <w:top w:val="none" w:sz="0" w:space="0" w:color="auto"/>
            <w:left w:val="none" w:sz="0" w:space="0" w:color="auto"/>
            <w:bottom w:val="none" w:sz="0" w:space="0" w:color="auto"/>
            <w:right w:val="none" w:sz="0" w:space="0" w:color="auto"/>
          </w:divBdr>
        </w:div>
        <w:div w:id="85853137">
          <w:marLeft w:val="640"/>
          <w:marRight w:val="0"/>
          <w:marTop w:val="0"/>
          <w:marBottom w:val="0"/>
          <w:divBdr>
            <w:top w:val="none" w:sz="0" w:space="0" w:color="auto"/>
            <w:left w:val="none" w:sz="0" w:space="0" w:color="auto"/>
            <w:bottom w:val="none" w:sz="0" w:space="0" w:color="auto"/>
            <w:right w:val="none" w:sz="0" w:space="0" w:color="auto"/>
          </w:divBdr>
        </w:div>
        <w:div w:id="823471341">
          <w:marLeft w:val="640"/>
          <w:marRight w:val="0"/>
          <w:marTop w:val="0"/>
          <w:marBottom w:val="0"/>
          <w:divBdr>
            <w:top w:val="none" w:sz="0" w:space="0" w:color="auto"/>
            <w:left w:val="none" w:sz="0" w:space="0" w:color="auto"/>
            <w:bottom w:val="none" w:sz="0" w:space="0" w:color="auto"/>
            <w:right w:val="none" w:sz="0" w:space="0" w:color="auto"/>
          </w:divBdr>
        </w:div>
        <w:div w:id="1979145887">
          <w:marLeft w:val="640"/>
          <w:marRight w:val="0"/>
          <w:marTop w:val="0"/>
          <w:marBottom w:val="0"/>
          <w:divBdr>
            <w:top w:val="none" w:sz="0" w:space="0" w:color="auto"/>
            <w:left w:val="none" w:sz="0" w:space="0" w:color="auto"/>
            <w:bottom w:val="none" w:sz="0" w:space="0" w:color="auto"/>
            <w:right w:val="none" w:sz="0" w:space="0" w:color="auto"/>
          </w:divBdr>
        </w:div>
        <w:div w:id="713695154">
          <w:marLeft w:val="640"/>
          <w:marRight w:val="0"/>
          <w:marTop w:val="0"/>
          <w:marBottom w:val="0"/>
          <w:divBdr>
            <w:top w:val="none" w:sz="0" w:space="0" w:color="auto"/>
            <w:left w:val="none" w:sz="0" w:space="0" w:color="auto"/>
            <w:bottom w:val="none" w:sz="0" w:space="0" w:color="auto"/>
            <w:right w:val="none" w:sz="0" w:space="0" w:color="auto"/>
          </w:divBdr>
        </w:div>
        <w:div w:id="1140265644">
          <w:marLeft w:val="640"/>
          <w:marRight w:val="0"/>
          <w:marTop w:val="0"/>
          <w:marBottom w:val="0"/>
          <w:divBdr>
            <w:top w:val="none" w:sz="0" w:space="0" w:color="auto"/>
            <w:left w:val="none" w:sz="0" w:space="0" w:color="auto"/>
            <w:bottom w:val="none" w:sz="0" w:space="0" w:color="auto"/>
            <w:right w:val="none" w:sz="0" w:space="0" w:color="auto"/>
          </w:divBdr>
        </w:div>
        <w:div w:id="774058200">
          <w:marLeft w:val="640"/>
          <w:marRight w:val="0"/>
          <w:marTop w:val="0"/>
          <w:marBottom w:val="0"/>
          <w:divBdr>
            <w:top w:val="none" w:sz="0" w:space="0" w:color="auto"/>
            <w:left w:val="none" w:sz="0" w:space="0" w:color="auto"/>
            <w:bottom w:val="none" w:sz="0" w:space="0" w:color="auto"/>
            <w:right w:val="none" w:sz="0" w:space="0" w:color="auto"/>
          </w:divBdr>
        </w:div>
        <w:div w:id="276521914">
          <w:marLeft w:val="640"/>
          <w:marRight w:val="0"/>
          <w:marTop w:val="0"/>
          <w:marBottom w:val="0"/>
          <w:divBdr>
            <w:top w:val="none" w:sz="0" w:space="0" w:color="auto"/>
            <w:left w:val="none" w:sz="0" w:space="0" w:color="auto"/>
            <w:bottom w:val="none" w:sz="0" w:space="0" w:color="auto"/>
            <w:right w:val="none" w:sz="0" w:space="0" w:color="auto"/>
          </w:divBdr>
        </w:div>
        <w:div w:id="600265069">
          <w:marLeft w:val="640"/>
          <w:marRight w:val="0"/>
          <w:marTop w:val="0"/>
          <w:marBottom w:val="0"/>
          <w:divBdr>
            <w:top w:val="none" w:sz="0" w:space="0" w:color="auto"/>
            <w:left w:val="none" w:sz="0" w:space="0" w:color="auto"/>
            <w:bottom w:val="none" w:sz="0" w:space="0" w:color="auto"/>
            <w:right w:val="none" w:sz="0" w:space="0" w:color="auto"/>
          </w:divBdr>
        </w:div>
        <w:div w:id="1140466167">
          <w:marLeft w:val="640"/>
          <w:marRight w:val="0"/>
          <w:marTop w:val="0"/>
          <w:marBottom w:val="0"/>
          <w:divBdr>
            <w:top w:val="none" w:sz="0" w:space="0" w:color="auto"/>
            <w:left w:val="none" w:sz="0" w:space="0" w:color="auto"/>
            <w:bottom w:val="none" w:sz="0" w:space="0" w:color="auto"/>
            <w:right w:val="none" w:sz="0" w:space="0" w:color="auto"/>
          </w:divBdr>
        </w:div>
        <w:div w:id="1322346043">
          <w:marLeft w:val="640"/>
          <w:marRight w:val="0"/>
          <w:marTop w:val="0"/>
          <w:marBottom w:val="0"/>
          <w:divBdr>
            <w:top w:val="none" w:sz="0" w:space="0" w:color="auto"/>
            <w:left w:val="none" w:sz="0" w:space="0" w:color="auto"/>
            <w:bottom w:val="none" w:sz="0" w:space="0" w:color="auto"/>
            <w:right w:val="none" w:sz="0" w:space="0" w:color="auto"/>
          </w:divBdr>
        </w:div>
        <w:div w:id="274600521">
          <w:marLeft w:val="640"/>
          <w:marRight w:val="0"/>
          <w:marTop w:val="0"/>
          <w:marBottom w:val="0"/>
          <w:divBdr>
            <w:top w:val="none" w:sz="0" w:space="0" w:color="auto"/>
            <w:left w:val="none" w:sz="0" w:space="0" w:color="auto"/>
            <w:bottom w:val="none" w:sz="0" w:space="0" w:color="auto"/>
            <w:right w:val="none" w:sz="0" w:space="0" w:color="auto"/>
          </w:divBdr>
        </w:div>
        <w:div w:id="209999330">
          <w:marLeft w:val="640"/>
          <w:marRight w:val="0"/>
          <w:marTop w:val="0"/>
          <w:marBottom w:val="0"/>
          <w:divBdr>
            <w:top w:val="none" w:sz="0" w:space="0" w:color="auto"/>
            <w:left w:val="none" w:sz="0" w:space="0" w:color="auto"/>
            <w:bottom w:val="none" w:sz="0" w:space="0" w:color="auto"/>
            <w:right w:val="none" w:sz="0" w:space="0" w:color="auto"/>
          </w:divBdr>
        </w:div>
        <w:div w:id="1393311176">
          <w:marLeft w:val="640"/>
          <w:marRight w:val="0"/>
          <w:marTop w:val="0"/>
          <w:marBottom w:val="0"/>
          <w:divBdr>
            <w:top w:val="none" w:sz="0" w:space="0" w:color="auto"/>
            <w:left w:val="none" w:sz="0" w:space="0" w:color="auto"/>
            <w:bottom w:val="none" w:sz="0" w:space="0" w:color="auto"/>
            <w:right w:val="none" w:sz="0" w:space="0" w:color="auto"/>
          </w:divBdr>
        </w:div>
        <w:div w:id="845171724">
          <w:marLeft w:val="640"/>
          <w:marRight w:val="0"/>
          <w:marTop w:val="0"/>
          <w:marBottom w:val="0"/>
          <w:divBdr>
            <w:top w:val="none" w:sz="0" w:space="0" w:color="auto"/>
            <w:left w:val="none" w:sz="0" w:space="0" w:color="auto"/>
            <w:bottom w:val="none" w:sz="0" w:space="0" w:color="auto"/>
            <w:right w:val="none" w:sz="0" w:space="0" w:color="auto"/>
          </w:divBdr>
        </w:div>
        <w:div w:id="1937251096">
          <w:marLeft w:val="640"/>
          <w:marRight w:val="0"/>
          <w:marTop w:val="0"/>
          <w:marBottom w:val="0"/>
          <w:divBdr>
            <w:top w:val="none" w:sz="0" w:space="0" w:color="auto"/>
            <w:left w:val="none" w:sz="0" w:space="0" w:color="auto"/>
            <w:bottom w:val="none" w:sz="0" w:space="0" w:color="auto"/>
            <w:right w:val="none" w:sz="0" w:space="0" w:color="auto"/>
          </w:divBdr>
        </w:div>
      </w:divsChild>
    </w:div>
    <w:div w:id="748387835">
      <w:bodyDiv w:val="1"/>
      <w:marLeft w:val="0"/>
      <w:marRight w:val="0"/>
      <w:marTop w:val="0"/>
      <w:marBottom w:val="0"/>
      <w:divBdr>
        <w:top w:val="none" w:sz="0" w:space="0" w:color="auto"/>
        <w:left w:val="none" w:sz="0" w:space="0" w:color="auto"/>
        <w:bottom w:val="none" w:sz="0" w:space="0" w:color="auto"/>
        <w:right w:val="none" w:sz="0" w:space="0" w:color="auto"/>
      </w:divBdr>
      <w:divsChild>
        <w:div w:id="1587035677">
          <w:marLeft w:val="640"/>
          <w:marRight w:val="0"/>
          <w:marTop w:val="0"/>
          <w:marBottom w:val="0"/>
          <w:divBdr>
            <w:top w:val="none" w:sz="0" w:space="0" w:color="auto"/>
            <w:left w:val="none" w:sz="0" w:space="0" w:color="auto"/>
            <w:bottom w:val="none" w:sz="0" w:space="0" w:color="auto"/>
            <w:right w:val="none" w:sz="0" w:space="0" w:color="auto"/>
          </w:divBdr>
        </w:div>
        <w:div w:id="18312104">
          <w:marLeft w:val="640"/>
          <w:marRight w:val="0"/>
          <w:marTop w:val="0"/>
          <w:marBottom w:val="0"/>
          <w:divBdr>
            <w:top w:val="none" w:sz="0" w:space="0" w:color="auto"/>
            <w:left w:val="none" w:sz="0" w:space="0" w:color="auto"/>
            <w:bottom w:val="none" w:sz="0" w:space="0" w:color="auto"/>
            <w:right w:val="none" w:sz="0" w:space="0" w:color="auto"/>
          </w:divBdr>
        </w:div>
        <w:div w:id="1543706557">
          <w:marLeft w:val="640"/>
          <w:marRight w:val="0"/>
          <w:marTop w:val="0"/>
          <w:marBottom w:val="0"/>
          <w:divBdr>
            <w:top w:val="none" w:sz="0" w:space="0" w:color="auto"/>
            <w:left w:val="none" w:sz="0" w:space="0" w:color="auto"/>
            <w:bottom w:val="none" w:sz="0" w:space="0" w:color="auto"/>
            <w:right w:val="none" w:sz="0" w:space="0" w:color="auto"/>
          </w:divBdr>
        </w:div>
        <w:div w:id="517962567">
          <w:marLeft w:val="640"/>
          <w:marRight w:val="0"/>
          <w:marTop w:val="0"/>
          <w:marBottom w:val="0"/>
          <w:divBdr>
            <w:top w:val="none" w:sz="0" w:space="0" w:color="auto"/>
            <w:left w:val="none" w:sz="0" w:space="0" w:color="auto"/>
            <w:bottom w:val="none" w:sz="0" w:space="0" w:color="auto"/>
            <w:right w:val="none" w:sz="0" w:space="0" w:color="auto"/>
          </w:divBdr>
        </w:div>
        <w:div w:id="714351939">
          <w:marLeft w:val="640"/>
          <w:marRight w:val="0"/>
          <w:marTop w:val="0"/>
          <w:marBottom w:val="0"/>
          <w:divBdr>
            <w:top w:val="none" w:sz="0" w:space="0" w:color="auto"/>
            <w:left w:val="none" w:sz="0" w:space="0" w:color="auto"/>
            <w:bottom w:val="none" w:sz="0" w:space="0" w:color="auto"/>
            <w:right w:val="none" w:sz="0" w:space="0" w:color="auto"/>
          </w:divBdr>
        </w:div>
        <w:div w:id="2068216636">
          <w:marLeft w:val="640"/>
          <w:marRight w:val="0"/>
          <w:marTop w:val="0"/>
          <w:marBottom w:val="0"/>
          <w:divBdr>
            <w:top w:val="none" w:sz="0" w:space="0" w:color="auto"/>
            <w:left w:val="none" w:sz="0" w:space="0" w:color="auto"/>
            <w:bottom w:val="none" w:sz="0" w:space="0" w:color="auto"/>
            <w:right w:val="none" w:sz="0" w:space="0" w:color="auto"/>
          </w:divBdr>
        </w:div>
        <w:div w:id="1295602592">
          <w:marLeft w:val="640"/>
          <w:marRight w:val="0"/>
          <w:marTop w:val="0"/>
          <w:marBottom w:val="0"/>
          <w:divBdr>
            <w:top w:val="none" w:sz="0" w:space="0" w:color="auto"/>
            <w:left w:val="none" w:sz="0" w:space="0" w:color="auto"/>
            <w:bottom w:val="none" w:sz="0" w:space="0" w:color="auto"/>
            <w:right w:val="none" w:sz="0" w:space="0" w:color="auto"/>
          </w:divBdr>
        </w:div>
        <w:div w:id="1400900078">
          <w:marLeft w:val="640"/>
          <w:marRight w:val="0"/>
          <w:marTop w:val="0"/>
          <w:marBottom w:val="0"/>
          <w:divBdr>
            <w:top w:val="none" w:sz="0" w:space="0" w:color="auto"/>
            <w:left w:val="none" w:sz="0" w:space="0" w:color="auto"/>
            <w:bottom w:val="none" w:sz="0" w:space="0" w:color="auto"/>
            <w:right w:val="none" w:sz="0" w:space="0" w:color="auto"/>
          </w:divBdr>
        </w:div>
        <w:div w:id="170149344">
          <w:marLeft w:val="640"/>
          <w:marRight w:val="0"/>
          <w:marTop w:val="0"/>
          <w:marBottom w:val="0"/>
          <w:divBdr>
            <w:top w:val="none" w:sz="0" w:space="0" w:color="auto"/>
            <w:left w:val="none" w:sz="0" w:space="0" w:color="auto"/>
            <w:bottom w:val="none" w:sz="0" w:space="0" w:color="auto"/>
            <w:right w:val="none" w:sz="0" w:space="0" w:color="auto"/>
          </w:divBdr>
        </w:div>
        <w:div w:id="1901624671">
          <w:marLeft w:val="640"/>
          <w:marRight w:val="0"/>
          <w:marTop w:val="0"/>
          <w:marBottom w:val="0"/>
          <w:divBdr>
            <w:top w:val="none" w:sz="0" w:space="0" w:color="auto"/>
            <w:left w:val="none" w:sz="0" w:space="0" w:color="auto"/>
            <w:bottom w:val="none" w:sz="0" w:space="0" w:color="auto"/>
            <w:right w:val="none" w:sz="0" w:space="0" w:color="auto"/>
          </w:divBdr>
        </w:div>
        <w:div w:id="901449760">
          <w:marLeft w:val="640"/>
          <w:marRight w:val="0"/>
          <w:marTop w:val="0"/>
          <w:marBottom w:val="0"/>
          <w:divBdr>
            <w:top w:val="none" w:sz="0" w:space="0" w:color="auto"/>
            <w:left w:val="none" w:sz="0" w:space="0" w:color="auto"/>
            <w:bottom w:val="none" w:sz="0" w:space="0" w:color="auto"/>
            <w:right w:val="none" w:sz="0" w:space="0" w:color="auto"/>
          </w:divBdr>
        </w:div>
        <w:div w:id="998077230">
          <w:marLeft w:val="640"/>
          <w:marRight w:val="0"/>
          <w:marTop w:val="0"/>
          <w:marBottom w:val="0"/>
          <w:divBdr>
            <w:top w:val="none" w:sz="0" w:space="0" w:color="auto"/>
            <w:left w:val="none" w:sz="0" w:space="0" w:color="auto"/>
            <w:bottom w:val="none" w:sz="0" w:space="0" w:color="auto"/>
            <w:right w:val="none" w:sz="0" w:space="0" w:color="auto"/>
          </w:divBdr>
        </w:div>
        <w:div w:id="1658654108">
          <w:marLeft w:val="640"/>
          <w:marRight w:val="0"/>
          <w:marTop w:val="0"/>
          <w:marBottom w:val="0"/>
          <w:divBdr>
            <w:top w:val="none" w:sz="0" w:space="0" w:color="auto"/>
            <w:left w:val="none" w:sz="0" w:space="0" w:color="auto"/>
            <w:bottom w:val="none" w:sz="0" w:space="0" w:color="auto"/>
            <w:right w:val="none" w:sz="0" w:space="0" w:color="auto"/>
          </w:divBdr>
        </w:div>
        <w:div w:id="1452896122">
          <w:marLeft w:val="640"/>
          <w:marRight w:val="0"/>
          <w:marTop w:val="0"/>
          <w:marBottom w:val="0"/>
          <w:divBdr>
            <w:top w:val="none" w:sz="0" w:space="0" w:color="auto"/>
            <w:left w:val="none" w:sz="0" w:space="0" w:color="auto"/>
            <w:bottom w:val="none" w:sz="0" w:space="0" w:color="auto"/>
            <w:right w:val="none" w:sz="0" w:space="0" w:color="auto"/>
          </w:divBdr>
        </w:div>
        <w:div w:id="867794164">
          <w:marLeft w:val="640"/>
          <w:marRight w:val="0"/>
          <w:marTop w:val="0"/>
          <w:marBottom w:val="0"/>
          <w:divBdr>
            <w:top w:val="none" w:sz="0" w:space="0" w:color="auto"/>
            <w:left w:val="none" w:sz="0" w:space="0" w:color="auto"/>
            <w:bottom w:val="none" w:sz="0" w:space="0" w:color="auto"/>
            <w:right w:val="none" w:sz="0" w:space="0" w:color="auto"/>
          </w:divBdr>
        </w:div>
        <w:div w:id="404035561">
          <w:marLeft w:val="640"/>
          <w:marRight w:val="0"/>
          <w:marTop w:val="0"/>
          <w:marBottom w:val="0"/>
          <w:divBdr>
            <w:top w:val="none" w:sz="0" w:space="0" w:color="auto"/>
            <w:left w:val="none" w:sz="0" w:space="0" w:color="auto"/>
            <w:bottom w:val="none" w:sz="0" w:space="0" w:color="auto"/>
            <w:right w:val="none" w:sz="0" w:space="0" w:color="auto"/>
          </w:divBdr>
        </w:div>
        <w:div w:id="997609537">
          <w:marLeft w:val="640"/>
          <w:marRight w:val="0"/>
          <w:marTop w:val="0"/>
          <w:marBottom w:val="0"/>
          <w:divBdr>
            <w:top w:val="none" w:sz="0" w:space="0" w:color="auto"/>
            <w:left w:val="none" w:sz="0" w:space="0" w:color="auto"/>
            <w:bottom w:val="none" w:sz="0" w:space="0" w:color="auto"/>
            <w:right w:val="none" w:sz="0" w:space="0" w:color="auto"/>
          </w:divBdr>
        </w:div>
        <w:div w:id="618682617">
          <w:marLeft w:val="640"/>
          <w:marRight w:val="0"/>
          <w:marTop w:val="0"/>
          <w:marBottom w:val="0"/>
          <w:divBdr>
            <w:top w:val="none" w:sz="0" w:space="0" w:color="auto"/>
            <w:left w:val="none" w:sz="0" w:space="0" w:color="auto"/>
            <w:bottom w:val="none" w:sz="0" w:space="0" w:color="auto"/>
            <w:right w:val="none" w:sz="0" w:space="0" w:color="auto"/>
          </w:divBdr>
        </w:div>
        <w:div w:id="1750150600">
          <w:marLeft w:val="640"/>
          <w:marRight w:val="0"/>
          <w:marTop w:val="0"/>
          <w:marBottom w:val="0"/>
          <w:divBdr>
            <w:top w:val="none" w:sz="0" w:space="0" w:color="auto"/>
            <w:left w:val="none" w:sz="0" w:space="0" w:color="auto"/>
            <w:bottom w:val="none" w:sz="0" w:space="0" w:color="auto"/>
            <w:right w:val="none" w:sz="0" w:space="0" w:color="auto"/>
          </w:divBdr>
        </w:div>
        <w:div w:id="1253515817">
          <w:marLeft w:val="640"/>
          <w:marRight w:val="0"/>
          <w:marTop w:val="0"/>
          <w:marBottom w:val="0"/>
          <w:divBdr>
            <w:top w:val="none" w:sz="0" w:space="0" w:color="auto"/>
            <w:left w:val="none" w:sz="0" w:space="0" w:color="auto"/>
            <w:bottom w:val="none" w:sz="0" w:space="0" w:color="auto"/>
            <w:right w:val="none" w:sz="0" w:space="0" w:color="auto"/>
          </w:divBdr>
        </w:div>
        <w:div w:id="1789620451">
          <w:marLeft w:val="640"/>
          <w:marRight w:val="0"/>
          <w:marTop w:val="0"/>
          <w:marBottom w:val="0"/>
          <w:divBdr>
            <w:top w:val="none" w:sz="0" w:space="0" w:color="auto"/>
            <w:left w:val="none" w:sz="0" w:space="0" w:color="auto"/>
            <w:bottom w:val="none" w:sz="0" w:space="0" w:color="auto"/>
            <w:right w:val="none" w:sz="0" w:space="0" w:color="auto"/>
          </w:divBdr>
        </w:div>
        <w:div w:id="907348229">
          <w:marLeft w:val="640"/>
          <w:marRight w:val="0"/>
          <w:marTop w:val="0"/>
          <w:marBottom w:val="0"/>
          <w:divBdr>
            <w:top w:val="none" w:sz="0" w:space="0" w:color="auto"/>
            <w:left w:val="none" w:sz="0" w:space="0" w:color="auto"/>
            <w:bottom w:val="none" w:sz="0" w:space="0" w:color="auto"/>
            <w:right w:val="none" w:sz="0" w:space="0" w:color="auto"/>
          </w:divBdr>
        </w:div>
        <w:div w:id="685252846">
          <w:marLeft w:val="640"/>
          <w:marRight w:val="0"/>
          <w:marTop w:val="0"/>
          <w:marBottom w:val="0"/>
          <w:divBdr>
            <w:top w:val="none" w:sz="0" w:space="0" w:color="auto"/>
            <w:left w:val="none" w:sz="0" w:space="0" w:color="auto"/>
            <w:bottom w:val="none" w:sz="0" w:space="0" w:color="auto"/>
            <w:right w:val="none" w:sz="0" w:space="0" w:color="auto"/>
          </w:divBdr>
        </w:div>
        <w:div w:id="1687370094">
          <w:marLeft w:val="640"/>
          <w:marRight w:val="0"/>
          <w:marTop w:val="0"/>
          <w:marBottom w:val="0"/>
          <w:divBdr>
            <w:top w:val="none" w:sz="0" w:space="0" w:color="auto"/>
            <w:left w:val="none" w:sz="0" w:space="0" w:color="auto"/>
            <w:bottom w:val="none" w:sz="0" w:space="0" w:color="auto"/>
            <w:right w:val="none" w:sz="0" w:space="0" w:color="auto"/>
          </w:divBdr>
        </w:div>
        <w:div w:id="1544370580">
          <w:marLeft w:val="640"/>
          <w:marRight w:val="0"/>
          <w:marTop w:val="0"/>
          <w:marBottom w:val="0"/>
          <w:divBdr>
            <w:top w:val="none" w:sz="0" w:space="0" w:color="auto"/>
            <w:left w:val="none" w:sz="0" w:space="0" w:color="auto"/>
            <w:bottom w:val="none" w:sz="0" w:space="0" w:color="auto"/>
            <w:right w:val="none" w:sz="0" w:space="0" w:color="auto"/>
          </w:divBdr>
        </w:div>
        <w:div w:id="1996562628">
          <w:marLeft w:val="640"/>
          <w:marRight w:val="0"/>
          <w:marTop w:val="0"/>
          <w:marBottom w:val="0"/>
          <w:divBdr>
            <w:top w:val="none" w:sz="0" w:space="0" w:color="auto"/>
            <w:left w:val="none" w:sz="0" w:space="0" w:color="auto"/>
            <w:bottom w:val="none" w:sz="0" w:space="0" w:color="auto"/>
            <w:right w:val="none" w:sz="0" w:space="0" w:color="auto"/>
          </w:divBdr>
        </w:div>
        <w:div w:id="1853718202">
          <w:marLeft w:val="640"/>
          <w:marRight w:val="0"/>
          <w:marTop w:val="0"/>
          <w:marBottom w:val="0"/>
          <w:divBdr>
            <w:top w:val="none" w:sz="0" w:space="0" w:color="auto"/>
            <w:left w:val="none" w:sz="0" w:space="0" w:color="auto"/>
            <w:bottom w:val="none" w:sz="0" w:space="0" w:color="auto"/>
            <w:right w:val="none" w:sz="0" w:space="0" w:color="auto"/>
          </w:divBdr>
        </w:div>
        <w:div w:id="593779854">
          <w:marLeft w:val="640"/>
          <w:marRight w:val="0"/>
          <w:marTop w:val="0"/>
          <w:marBottom w:val="0"/>
          <w:divBdr>
            <w:top w:val="none" w:sz="0" w:space="0" w:color="auto"/>
            <w:left w:val="none" w:sz="0" w:space="0" w:color="auto"/>
            <w:bottom w:val="none" w:sz="0" w:space="0" w:color="auto"/>
            <w:right w:val="none" w:sz="0" w:space="0" w:color="auto"/>
          </w:divBdr>
        </w:div>
        <w:div w:id="1062366611">
          <w:marLeft w:val="640"/>
          <w:marRight w:val="0"/>
          <w:marTop w:val="0"/>
          <w:marBottom w:val="0"/>
          <w:divBdr>
            <w:top w:val="none" w:sz="0" w:space="0" w:color="auto"/>
            <w:left w:val="none" w:sz="0" w:space="0" w:color="auto"/>
            <w:bottom w:val="none" w:sz="0" w:space="0" w:color="auto"/>
            <w:right w:val="none" w:sz="0" w:space="0" w:color="auto"/>
          </w:divBdr>
        </w:div>
        <w:div w:id="399407303">
          <w:marLeft w:val="640"/>
          <w:marRight w:val="0"/>
          <w:marTop w:val="0"/>
          <w:marBottom w:val="0"/>
          <w:divBdr>
            <w:top w:val="none" w:sz="0" w:space="0" w:color="auto"/>
            <w:left w:val="none" w:sz="0" w:space="0" w:color="auto"/>
            <w:bottom w:val="none" w:sz="0" w:space="0" w:color="auto"/>
            <w:right w:val="none" w:sz="0" w:space="0" w:color="auto"/>
          </w:divBdr>
        </w:div>
        <w:div w:id="1598750878">
          <w:marLeft w:val="640"/>
          <w:marRight w:val="0"/>
          <w:marTop w:val="0"/>
          <w:marBottom w:val="0"/>
          <w:divBdr>
            <w:top w:val="none" w:sz="0" w:space="0" w:color="auto"/>
            <w:left w:val="none" w:sz="0" w:space="0" w:color="auto"/>
            <w:bottom w:val="none" w:sz="0" w:space="0" w:color="auto"/>
            <w:right w:val="none" w:sz="0" w:space="0" w:color="auto"/>
          </w:divBdr>
        </w:div>
        <w:div w:id="1414401642">
          <w:marLeft w:val="640"/>
          <w:marRight w:val="0"/>
          <w:marTop w:val="0"/>
          <w:marBottom w:val="0"/>
          <w:divBdr>
            <w:top w:val="none" w:sz="0" w:space="0" w:color="auto"/>
            <w:left w:val="none" w:sz="0" w:space="0" w:color="auto"/>
            <w:bottom w:val="none" w:sz="0" w:space="0" w:color="auto"/>
            <w:right w:val="none" w:sz="0" w:space="0" w:color="auto"/>
          </w:divBdr>
        </w:div>
        <w:div w:id="983239798">
          <w:marLeft w:val="640"/>
          <w:marRight w:val="0"/>
          <w:marTop w:val="0"/>
          <w:marBottom w:val="0"/>
          <w:divBdr>
            <w:top w:val="none" w:sz="0" w:space="0" w:color="auto"/>
            <w:left w:val="none" w:sz="0" w:space="0" w:color="auto"/>
            <w:bottom w:val="none" w:sz="0" w:space="0" w:color="auto"/>
            <w:right w:val="none" w:sz="0" w:space="0" w:color="auto"/>
          </w:divBdr>
        </w:div>
        <w:div w:id="684329672">
          <w:marLeft w:val="640"/>
          <w:marRight w:val="0"/>
          <w:marTop w:val="0"/>
          <w:marBottom w:val="0"/>
          <w:divBdr>
            <w:top w:val="none" w:sz="0" w:space="0" w:color="auto"/>
            <w:left w:val="none" w:sz="0" w:space="0" w:color="auto"/>
            <w:bottom w:val="none" w:sz="0" w:space="0" w:color="auto"/>
            <w:right w:val="none" w:sz="0" w:space="0" w:color="auto"/>
          </w:divBdr>
        </w:div>
        <w:div w:id="293102600">
          <w:marLeft w:val="640"/>
          <w:marRight w:val="0"/>
          <w:marTop w:val="0"/>
          <w:marBottom w:val="0"/>
          <w:divBdr>
            <w:top w:val="none" w:sz="0" w:space="0" w:color="auto"/>
            <w:left w:val="none" w:sz="0" w:space="0" w:color="auto"/>
            <w:bottom w:val="none" w:sz="0" w:space="0" w:color="auto"/>
            <w:right w:val="none" w:sz="0" w:space="0" w:color="auto"/>
          </w:divBdr>
        </w:div>
      </w:divsChild>
    </w:div>
    <w:div w:id="749889801">
      <w:bodyDiv w:val="1"/>
      <w:marLeft w:val="0"/>
      <w:marRight w:val="0"/>
      <w:marTop w:val="0"/>
      <w:marBottom w:val="0"/>
      <w:divBdr>
        <w:top w:val="none" w:sz="0" w:space="0" w:color="auto"/>
        <w:left w:val="none" w:sz="0" w:space="0" w:color="auto"/>
        <w:bottom w:val="none" w:sz="0" w:space="0" w:color="auto"/>
        <w:right w:val="none" w:sz="0" w:space="0" w:color="auto"/>
      </w:divBdr>
      <w:divsChild>
        <w:div w:id="15497721">
          <w:marLeft w:val="640"/>
          <w:marRight w:val="0"/>
          <w:marTop w:val="0"/>
          <w:marBottom w:val="0"/>
          <w:divBdr>
            <w:top w:val="none" w:sz="0" w:space="0" w:color="auto"/>
            <w:left w:val="none" w:sz="0" w:space="0" w:color="auto"/>
            <w:bottom w:val="none" w:sz="0" w:space="0" w:color="auto"/>
            <w:right w:val="none" w:sz="0" w:space="0" w:color="auto"/>
          </w:divBdr>
        </w:div>
        <w:div w:id="1688747685">
          <w:marLeft w:val="640"/>
          <w:marRight w:val="0"/>
          <w:marTop w:val="0"/>
          <w:marBottom w:val="0"/>
          <w:divBdr>
            <w:top w:val="none" w:sz="0" w:space="0" w:color="auto"/>
            <w:left w:val="none" w:sz="0" w:space="0" w:color="auto"/>
            <w:bottom w:val="none" w:sz="0" w:space="0" w:color="auto"/>
            <w:right w:val="none" w:sz="0" w:space="0" w:color="auto"/>
          </w:divBdr>
        </w:div>
        <w:div w:id="157186612">
          <w:marLeft w:val="640"/>
          <w:marRight w:val="0"/>
          <w:marTop w:val="0"/>
          <w:marBottom w:val="0"/>
          <w:divBdr>
            <w:top w:val="none" w:sz="0" w:space="0" w:color="auto"/>
            <w:left w:val="none" w:sz="0" w:space="0" w:color="auto"/>
            <w:bottom w:val="none" w:sz="0" w:space="0" w:color="auto"/>
            <w:right w:val="none" w:sz="0" w:space="0" w:color="auto"/>
          </w:divBdr>
        </w:div>
        <w:div w:id="842936317">
          <w:marLeft w:val="640"/>
          <w:marRight w:val="0"/>
          <w:marTop w:val="0"/>
          <w:marBottom w:val="0"/>
          <w:divBdr>
            <w:top w:val="none" w:sz="0" w:space="0" w:color="auto"/>
            <w:left w:val="none" w:sz="0" w:space="0" w:color="auto"/>
            <w:bottom w:val="none" w:sz="0" w:space="0" w:color="auto"/>
            <w:right w:val="none" w:sz="0" w:space="0" w:color="auto"/>
          </w:divBdr>
        </w:div>
        <w:div w:id="279999953">
          <w:marLeft w:val="640"/>
          <w:marRight w:val="0"/>
          <w:marTop w:val="0"/>
          <w:marBottom w:val="0"/>
          <w:divBdr>
            <w:top w:val="none" w:sz="0" w:space="0" w:color="auto"/>
            <w:left w:val="none" w:sz="0" w:space="0" w:color="auto"/>
            <w:bottom w:val="none" w:sz="0" w:space="0" w:color="auto"/>
            <w:right w:val="none" w:sz="0" w:space="0" w:color="auto"/>
          </w:divBdr>
        </w:div>
        <w:div w:id="1506626565">
          <w:marLeft w:val="640"/>
          <w:marRight w:val="0"/>
          <w:marTop w:val="0"/>
          <w:marBottom w:val="0"/>
          <w:divBdr>
            <w:top w:val="none" w:sz="0" w:space="0" w:color="auto"/>
            <w:left w:val="none" w:sz="0" w:space="0" w:color="auto"/>
            <w:bottom w:val="none" w:sz="0" w:space="0" w:color="auto"/>
            <w:right w:val="none" w:sz="0" w:space="0" w:color="auto"/>
          </w:divBdr>
        </w:div>
        <w:div w:id="1355496136">
          <w:marLeft w:val="640"/>
          <w:marRight w:val="0"/>
          <w:marTop w:val="0"/>
          <w:marBottom w:val="0"/>
          <w:divBdr>
            <w:top w:val="none" w:sz="0" w:space="0" w:color="auto"/>
            <w:left w:val="none" w:sz="0" w:space="0" w:color="auto"/>
            <w:bottom w:val="none" w:sz="0" w:space="0" w:color="auto"/>
            <w:right w:val="none" w:sz="0" w:space="0" w:color="auto"/>
          </w:divBdr>
        </w:div>
        <w:div w:id="525215290">
          <w:marLeft w:val="640"/>
          <w:marRight w:val="0"/>
          <w:marTop w:val="0"/>
          <w:marBottom w:val="0"/>
          <w:divBdr>
            <w:top w:val="none" w:sz="0" w:space="0" w:color="auto"/>
            <w:left w:val="none" w:sz="0" w:space="0" w:color="auto"/>
            <w:bottom w:val="none" w:sz="0" w:space="0" w:color="auto"/>
            <w:right w:val="none" w:sz="0" w:space="0" w:color="auto"/>
          </w:divBdr>
        </w:div>
        <w:div w:id="665010641">
          <w:marLeft w:val="640"/>
          <w:marRight w:val="0"/>
          <w:marTop w:val="0"/>
          <w:marBottom w:val="0"/>
          <w:divBdr>
            <w:top w:val="none" w:sz="0" w:space="0" w:color="auto"/>
            <w:left w:val="none" w:sz="0" w:space="0" w:color="auto"/>
            <w:bottom w:val="none" w:sz="0" w:space="0" w:color="auto"/>
            <w:right w:val="none" w:sz="0" w:space="0" w:color="auto"/>
          </w:divBdr>
        </w:div>
        <w:div w:id="950749230">
          <w:marLeft w:val="640"/>
          <w:marRight w:val="0"/>
          <w:marTop w:val="0"/>
          <w:marBottom w:val="0"/>
          <w:divBdr>
            <w:top w:val="none" w:sz="0" w:space="0" w:color="auto"/>
            <w:left w:val="none" w:sz="0" w:space="0" w:color="auto"/>
            <w:bottom w:val="none" w:sz="0" w:space="0" w:color="auto"/>
            <w:right w:val="none" w:sz="0" w:space="0" w:color="auto"/>
          </w:divBdr>
        </w:div>
        <w:div w:id="387263879">
          <w:marLeft w:val="640"/>
          <w:marRight w:val="0"/>
          <w:marTop w:val="0"/>
          <w:marBottom w:val="0"/>
          <w:divBdr>
            <w:top w:val="none" w:sz="0" w:space="0" w:color="auto"/>
            <w:left w:val="none" w:sz="0" w:space="0" w:color="auto"/>
            <w:bottom w:val="none" w:sz="0" w:space="0" w:color="auto"/>
            <w:right w:val="none" w:sz="0" w:space="0" w:color="auto"/>
          </w:divBdr>
        </w:div>
        <w:div w:id="263349169">
          <w:marLeft w:val="640"/>
          <w:marRight w:val="0"/>
          <w:marTop w:val="0"/>
          <w:marBottom w:val="0"/>
          <w:divBdr>
            <w:top w:val="none" w:sz="0" w:space="0" w:color="auto"/>
            <w:left w:val="none" w:sz="0" w:space="0" w:color="auto"/>
            <w:bottom w:val="none" w:sz="0" w:space="0" w:color="auto"/>
            <w:right w:val="none" w:sz="0" w:space="0" w:color="auto"/>
          </w:divBdr>
        </w:div>
        <w:div w:id="119105462">
          <w:marLeft w:val="640"/>
          <w:marRight w:val="0"/>
          <w:marTop w:val="0"/>
          <w:marBottom w:val="0"/>
          <w:divBdr>
            <w:top w:val="none" w:sz="0" w:space="0" w:color="auto"/>
            <w:left w:val="none" w:sz="0" w:space="0" w:color="auto"/>
            <w:bottom w:val="none" w:sz="0" w:space="0" w:color="auto"/>
            <w:right w:val="none" w:sz="0" w:space="0" w:color="auto"/>
          </w:divBdr>
        </w:div>
        <w:div w:id="1575512001">
          <w:marLeft w:val="640"/>
          <w:marRight w:val="0"/>
          <w:marTop w:val="0"/>
          <w:marBottom w:val="0"/>
          <w:divBdr>
            <w:top w:val="none" w:sz="0" w:space="0" w:color="auto"/>
            <w:left w:val="none" w:sz="0" w:space="0" w:color="auto"/>
            <w:bottom w:val="none" w:sz="0" w:space="0" w:color="auto"/>
            <w:right w:val="none" w:sz="0" w:space="0" w:color="auto"/>
          </w:divBdr>
        </w:div>
        <w:div w:id="198662895">
          <w:marLeft w:val="640"/>
          <w:marRight w:val="0"/>
          <w:marTop w:val="0"/>
          <w:marBottom w:val="0"/>
          <w:divBdr>
            <w:top w:val="none" w:sz="0" w:space="0" w:color="auto"/>
            <w:left w:val="none" w:sz="0" w:space="0" w:color="auto"/>
            <w:bottom w:val="none" w:sz="0" w:space="0" w:color="auto"/>
            <w:right w:val="none" w:sz="0" w:space="0" w:color="auto"/>
          </w:divBdr>
        </w:div>
        <w:div w:id="885139125">
          <w:marLeft w:val="640"/>
          <w:marRight w:val="0"/>
          <w:marTop w:val="0"/>
          <w:marBottom w:val="0"/>
          <w:divBdr>
            <w:top w:val="none" w:sz="0" w:space="0" w:color="auto"/>
            <w:left w:val="none" w:sz="0" w:space="0" w:color="auto"/>
            <w:bottom w:val="none" w:sz="0" w:space="0" w:color="auto"/>
            <w:right w:val="none" w:sz="0" w:space="0" w:color="auto"/>
          </w:divBdr>
        </w:div>
        <w:div w:id="1067219400">
          <w:marLeft w:val="640"/>
          <w:marRight w:val="0"/>
          <w:marTop w:val="0"/>
          <w:marBottom w:val="0"/>
          <w:divBdr>
            <w:top w:val="none" w:sz="0" w:space="0" w:color="auto"/>
            <w:left w:val="none" w:sz="0" w:space="0" w:color="auto"/>
            <w:bottom w:val="none" w:sz="0" w:space="0" w:color="auto"/>
            <w:right w:val="none" w:sz="0" w:space="0" w:color="auto"/>
          </w:divBdr>
        </w:div>
        <w:div w:id="1635745424">
          <w:marLeft w:val="640"/>
          <w:marRight w:val="0"/>
          <w:marTop w:val="0"/>
          <w:marBottom w:val="0"/>
          <w:divBdr>
            <w:top w:val="none" w:sz="0" w:space="0" w:color="auto"/>
            <w:left w:val="none" w:sz="0" w:space="0" w:color="auto"/>
            <w:bottom w:val="none" w:sz="0" w:space="0" w:color="auto"/>
            <w:right w:val="none" w:sz="0" w:space="0" w:color="auto"/>
          </w:divBdr>
        </w:div>
        <w:div w:id="862329153">
          <w:marLeft w:val="640"/>
          <w:marRight w:val="0"/>
          <w:marTop w:val="0"/>
          <w:marBottom w:val="0"/>
          <w:divBdr>
            <w:top w:val="none" w:sz="0" w:space="0" w:color="auto"/>
            <w:left w:val="none" w:sz="0" w:space="0" w:color="auto"/>
            <w:bottom w:val="none" w:sz="0" w:space="0" w:color="auto"/>
            <w:right w:val="none" w:sz="0" w:space="0" w:color="auto"/>
          </w:divBdr>
        </w:div>
        <w:div w:id="1157384394">
          <w:marLeft w:val="640"/>
          <w:marRight w:val="0"/>
          <w:marTop w:val="0"/>
          <w:marBottom w:val="0"/>
          <w:divBdr>
            <w:top w:val="none" w:sz="0" w:space="0" w:color="auto"/>
            <w:left w:val="none" w:sz="0" w:space="0" w:color="auto"/>
            <w:bottom w:val="none" w:sz="0" w:space="0" w:color="auto"/>
            <w:right w:val="none" w:sz="0" w:space="0" w:color="auto"/>
          </w:divBdr>
        </w:div>
        <w:div w:id="1296325785">
          <w:marLeft w:val="640"/>
          <w:marRight w:val="0"/>
          <w:marTop w:val="0"/>
          <w:marBottom w:val="0"/>
          <w:divBdr>
            <w:top w:val="none" w:sz="0" w:space="0" w:color="auto"/>
            <w:left w:val="none" w:sz="0" w:space="0" w:color="auto"/>
            <w:bottom w:val="none" w:sz="0" w:space="0" w:color="auto"/>
            <w:right w:val="none" w:sz="0" w:space="0" w:color="auto"/>
          </w:divBdr>
        </w:div>
        <w:div w:id="933511797">
          <w:marLeft w:val="640"/>
          <w:marRight w:val="0"/>
          <w:marTop w:val="0"/>
          <w:marBottom w:val="0"/>
          <w:divBdr>
            <w:top w:val="none" w:sz="0" w:space="0" w:color="auto"/>
            <w:left w:val="none" w:sz="0" w:space="0" w:color="auto"/>
            <w:bottom w:val="none" w:sz="0" w:space="0" w:color="auto"/>
            <w:right w:val="none" w:sz="0" w:space="0" w:color="auto"/>
          </w:divBdr>
        </w:div>
        <w:div w:id="615793279">
          <w:marLeft w:val="640"/>
          <w:marRight w:val="0"/>
          <w:marTop w:val="0"/>
          <w:marBottom w:val="0"/>
          <w:divBdr>
            <w:top w:val="none" w:sz="0" w:space="0" w:color="auto"/>
            <w:left w:val="none" w:sz="0" w:space="0" w:color="auto"/>
            <w:bottom w:val="none" w:sz="0" w:space="0" w:color="auto"/>
            <w:right w:val="none" w:sz="0" w:space="0" w:color="auto"/>
          </w:divBdr>
        </w:div>
        <w:div w:id="368342951">
          <w:marLeft w:val="640"/>
          <w:marRight w:val="0"/>
          <w:marTop w:val="0"/>
          <w:marBottom w:val="0"/>
          <w:divBdr>
            <w:top w:val="none" w:sz="0" w:space="0" w:color="auto"/>
            <w:left w:val="none" w:sz="0" w:space="0" w:color="auto"/>
            <w:bottom w:val="none" w:sz="0" w:space="0" w:color="auto"/>
            <w:right w:val="none" w:sz="0" w:space="0" w:color="auto"/>
          </w:divBdr>
        </w:div>
        <w:div w:id="1889296198">
          <w:marLeft w:val="640"/>
          <w:marRight w:val="0"/>
          <w:marTop w:val="0"/>
          <w:marBottom w:val="0"/>
          <w:divBdr>
            <w:top w:val="none" w:sz="0" w:space="0" w:color="auto"/>
            <w:left w:val="none" w:sz="0" w:space="0" w:color="auto"/>
            <w:bottom w:val="none" w:sz="0" w:space="0" w:color="auto"/>
            <w:right w:val="none" w:sz="0" w:space="0" w:color="auto"/>
          </w:divBdr>
        </w:div>
        <w:div w:id="1723291471">
          <w:marLeft w:val="640"/>
          <w:marRight w:val="0"/>
          <w:marTop w:val="0"/>
          <w:marBottom w:val="0"/>
          <w:divBdr>
            <w:top w:val="none" w:sz="0" w:space="0" w:color="auto"/>
            <w:left w:val="none" w:sz="0" w:space="0" w:color="auto"/>
            <w:bottom w:val="none" w:sz="0" w:space="0" w:color="auto"/>
            <w:right w:val="none" w:sz="0" w:space="0" w:color="auto"/>
          </w:divBdr>
        </w:div>
        <w:div w:id="1152256369">
          <w:marLeft w:val="640"/>
          <w:marRight w:val="0"/>
          <w:marTop w:val="0"/>
          <w:marBottom w:val="0"/>
          <w:divBdr>
            <w:top w:val="none" w:sz="0" w:space="0" w:color="auto"/>
            <w:left w:val="none" w:sz="0" w:space="0" w:color="auto"/>
            <w:bottom w:val="none" w:sz="0" w:space="0" w:color="auto"/>
            <w:right w:val="none" w:sz="0" w:space="0" w:color="auto"/>
          </w:divBdr>
        </w:div>
        <w:div w:id="1337459417">
          <w:marLeft w:val="640"/>
          <w:marRight w:val="0"/>
          <w:marTop w:val="0"/>
          <w:marBottom w:val="0"/>
          <w:divBdr>
            <w:top w:val="none" w:sz="0" w:space="0" w:color="auto"/>
            <w:left w:val="none" w:sz="0" w:space="0" w:color="auto"/>
            <w:bottom w:val="none" w:sz="0" w:space="0" w:color="auto"/>
            <w:right w:val="none" w:sz="0" w:space="0" w:color="auto"/>
          </w:divBdr>
        </w:div>
        <w:div w:id="1815677728">
          <w:marLeft w:val="640"/>
          <w:marRight w:val="0"/>
          <w:marTop w:val="0"/>
          <w:marBottom w:val="0"/>
          <w:divBdr>
            <w:top w:val="none" w:sz="0" w:space="0" w:color="auto"/>
            <w:left w:val="none" w:sz="0" w:space="0" w:color="auto"/>
            <w:bottom w:val="none" w:sz="0" w:space="0" w:color="auto"/>
            <w:right w:val="none" w:sz="0" w:space="0" w:color="auto"/>
          </w:divBdr>
        </w:div>
        <w:div w:id="2022311727">
          <w:marLeft w:val="640"/>
          <w:marRight w:val="0"/>
          <w:marTop w:val="0"/>
          <w:marBottom w:val="0"/>
          <w:divBdr>
            <w:top w:val="none" w:sz="0" w:space="0" w:color="auto"/>
            <w:left w:val="none" w:sz="0" w:space="0" w:color="auto"/>
            <w:bottom w:val="none" w:sz="0" w:space="0" w:color="auto"/>
            <w:right w:val="none" w:sz="0" w:space="0" w:color="auto"/>
          </w:divBdr>
        </w:div>
        <w:div w:id="1918052484">
          <w:marLeft w:val="640"/>
          <w:marRight w:val="0"/>
          <w:marTop w:val="0"/>
          <w:marBottom w:val="0"/>
          <w:divBdr>
            <w:top w:val="none" w:sz="0" w:space="0" w:color="auto"/>
            <w:left w:val="none" w:sz="0" w:space="0" w:color="auto"/>
            <w:bottom w:val="none" w:sz="0" w:space="0" w:color="auto"/>
            <w:right w:val="none" w:sz="0" w:space="0" w:color="auto"/>
          </w:divBdr>
        </w:div>
        <w:div w:id="496312818">
          <w:marLeft w:val="640"/>
          <w:marRight w:val="0"/>
          <w:marTop w:val="0"/>
          <w:marBottom w:val="0"/>
          <w:divBdr>
            <w:top w:val="none" w:sz="0" w:space="0" w:color="auto"/>
            <w:left w:val="none" w:sz="0" w:space="0" w:color="auto"/>
            <w:bottom w:val="none" w:sz="0" w:space="0" w:color="auto"/>
            <w:right w:val="none" w:sz="0" w:space="0" w:color="auto"/>
          </w:divBdr>
        </w:div>
        <w:div w:id="854419085">
          <w:marLeft w:val="640"/>
          <w:marRight w:val="0"/>
          <w:marTop w:val="0"/>
          <w:marBottom w:val="0"/>
          <w:divBdr>
            <w:top w:val="none" w:sz="0" w:space="0" w:color="auto"/>
            <w:left w:val="none" w:sz="0" w:space="0" w:color="auto"/>
            <w:bottom w:val="none" w:sz="0" w:space="0" w:color="auto"/>
            <w:right w:val="none" w:sz="0" w:space="0" w:color="auto"/>
          </w:divBdr>
        </w:div>
        <w:div w:id="1189947851">
          <w:marLeft w:val="640"/>
          <w:marRight w:val="0"/>
          <w:marTop w:val="0"/>
          <w:marBottom w:val="0"/>
          <w:divBdr>
            <w:top w:val="none" w:sz="0" w:space="0" w:color="auto"/>
            <w:left w:val="none" w:sz="0" w:space="0" w:color="auto"/>
            <w:bottom w:val="none" w:sz="0" w:space="0" w:color="auto"/>
            <w:right w:val="none" w:sz="0" w:space="0" w:color="auto"/>
          </w:divBdr>
        </w:div>
        <w:div w:id="623536301">
          <w:marLeft w:val="640"/>
          <w:marRight w:val="0"/>
          <w:marTop w:val="0"/>
          <w:marBottom w:val="0"/>
          <w:divBdr>
            <w:top w:val="none" w:sz="0" w:space="0" w:color="auto"/>
            <w:left w:val="none" w:sz="0" w:space="0" w:color="auto"/>
            <w:bottom w:val="none" w:sz="0" w:space="0" w:color="auto"/>
            <w:right w:val="none" w:sz="0" w:space="0" w:color="auto"/>
          </w:divBdr>
        </w:div>
        <w:div w:id="1230119440">
          <w:marLeft w:val="640"/>
          <w:marRight w:val="0"/>
          <w:marTop w:val="0"/>
          <w:marBottom w:val="0"/>
          <w:divBdr>
            <w:top w:val="none" w:sz="0" w:space="0" w:color="auto"/>
            <w:left w:val="none" w:sz="0" w:space="0" w:color="auto"/>
            <w:bottom w:val="none" w:sz="0" w:space="0" w:color="auto"/>
            <w:right w:val="none" w:sz="0" w:space="0" w:color="auto"/>
          </w:divBdr>
        </w:div>
        <w:div w:id="1175611714">
          <w:marLeft w:val="640"/>
          <w:marRight w:val="0"/>
          <w:marTop w:val="0"/>
          <w:marBottom w:val="0"/>
          <w:divBdr>
            <w:top w:val="none" w:sz="0" w:space="0" w:color="auto"/>
            <w:left w:val="none" w:sz="0" w:space="0" w:color="auto"/>
            <w:bottom w:val="none" w:sz="0" w:space="0" w:color="auto"/>
            <w:right w:val="none" w:sz="0" w:space="0" w:color="auto"/>
          </w:divBdr>
        </w:div>
        <w:div w:id="263076024">
          <w:marLeft w:val="640"/>
          <w:marRight w:val="0"/>
          <w:marTop w:val="0"/>
          <w:marBottom w:val="0"/>
          <w:divBdr>
            <w:top w:val="none" w:sz="0" w:space="0" w:color="auto"/>
            <w:left w:val="none" w:sz="0" w:space="0" w:color="auto"/>
            <w:bottom w:val="none" w:sz="0" w:space="0" w:color="auto"/>
            <w:right w:val="none" w:sz="0" w:space="0" w:color="auto"/>
          </w:divBdr>
        </w:div>
        <w:div w:id="1143809687">
          <w:marLeft w:val="640"/>
          <w:marRight w:val="0"/>
          <w:marTop w:val="0"/>
          <w:marBottom w:val="0"/>
          <w:divBdr>
            <w:top w:val="none" w:sz="0" w:space="0" w:color="auto"/>
            <w:left w:val="none" w:sz="0" w:space="0" w:color="auto"/>
            <w:bottom w:val="none" w:sz="0" w:space="0" w:color="auto"/>
            <w:right w:val="none" w:sz="0" w:space="0" w:color="auto"/>
          </w:divBdr>
        </w:div>
        <w:div w:id="316803356">
          <w:marLeft w:val="640"/>
          <w:marRight w:val="0"/>
          <w:marTop w:val="0"/>
          <w:marBottom w:val="0"/>
          <w:divBdr>
            <w:top w:val="none" w:sz="0" w:space="0" w:color="auto"/>
            <w:left w:val="none" w:sz="0" w:space="0" w:color="auto"/>
            <w:bottom w:val="none" w:sz="0" w:space="0" w:color="auto"/>
            <w:right w:val="none" w:sz="0" w:space="0" w:color="auto"/>
          </w:divBdr>
        </w:div>
        <w:div w:id="853420710">
          <w:marLeft w:val="640"/>
          <w:marRight w:val="0"/>
          <w:marTop w:val="0"/>
          <w:marBottom w:val="0"/>
          <w:divBdr>
            <w:top w:val="none" w:sz="0" w:space="0" w:color="auto"/>
            <w:left w:val="none" w:sz="0" w:space="0" w:color="auto"/>
            <w:bottom w:val="none" w:sz="0" w:space="0" w:color="auto"/>
            <w:right w:val="none" w:sz="0" w:space="0" w:color="auto"/>
          </w:divBdr>
        </w:div>
        <w:div w:id="1992439640">
          <w:marLeft w:val="640"/>
          <w:marRight w:val="0"/>
          <w:marTop w:val="0"/>
          <w:marBottom w:val="0"/>
          <w:divBdr>
            <w:top w:val="none" w:sz="0" w:space="0" w:color="auto"/>
            <w:left w:val="none" w:sz="0" w:space="0" w:color="auto"/>
            <w:bottom w:val="none" w:sz="0" w:space="0" w:color="auto"/>
            <w:right w:val="none" w:sz="0" w:space="0" w:color="auto"/>
          </w:divBdr>
        </w:div>
        <w:div w:id="2068339157">
          <w:marLeft w:val="640"/>
          <w:marRight w:val="0"/>
          <w:marTop w:val="0"/>
          <w:marBottom w:val="0"/>
          <w:divBdr>
            <w:top w:val="none" w:sz="0" w:space="0" w:color="auto"/>
            <w:left w:val="none" w:sz="0" w:space="0" w:color="auto"/>
            <w:bottom w:val="none" w:sz="0" w:space="0" w:color="auto"/>
            <w:right w:val="none" w:sz="0" w:space="0" w:color="auto"/>
          </w:divBdr>
        </w:div>
        <w:div w:id="2024628879">
          <w:marLeft w:val="640"/>
          <w:marRight w:val="0"/>
          <w:marTop w:val="0"/>
          <w:marBottom w:val="0"/>
          <w:divBdr>
            <w:top w:val="none" w:sz="0" w:space="0" w:color="auto"/>
            <w:left w:val="none" w:sz="0" w:space="0" w:color="auto"/>
            <w:bottom w:val="none" w:sz="0" w:space="0" w:color="auto"/>
            <w:right w:val="none" w:sz="0" w:space="0" w:color="auto"/>
          </w:divBdr>
        </w:div>
        <w:div w:id="1076244818">
          <w:marLeft w:val="640"/>
          <w:marRight w:val="0"/>
          <w:marTop w:val="0"/>
          <w:marBottom w:val="0"/>
          <w:divBdr>
            <w:top w:val="none" w:sz="0" w:space="0" w:color="auto"/>
            <w:left w:val="none" w:sz="0" w:space="0" w:color="auto"/>
            <w:bottom w:val="none" w:sz="0" w:space="0" w:color="auto"/>
            <w:right w:val="none" w:sz="0" w:space="0" w:color="auto"/>
          </w:divBdr>
        </w:div>
        <w:div w:id="2146894666">
          <w:marLeft w:val="640"/>
          <w:marRight w:val="0"/>
          <w:marTop w:val="0"/>
          <w:marBottom w:val="0"/>
          <w:divBdr>
            <w:top w:val="none" w:sz="0" w:space="0" w:color="auto"/>
            <w:left w:val="none" w:sz="0" w:space="0" w:color="auto"/>
            <w:bottom w:val="none" w:sz="0" w:space="0" w:color="auto"/>
            <w:right w:val="none" w:sz="0" w:space="0" w:color="auto"/>
          </w:divBdr>
        </w:div>
        <w:div w:id="1556502596">
          <w:marLeft w:val="640"/>
          <w:marRight w:val="0"/>
          <w:marTop w:val="0"/>
          <w:marBottom w:val="0"/>
          <w:divBdr>
            <w:top w:val="none" w:sz="0" w:space="0" w:color="auto"/>
            <w:left w:val="none" w:sz="0" w:space="0" w:color="auto"/>
            <w:bottom w:val="none" w:sz="0" w:space="0" w:color="auto"/>
            <w:right w:val="none" w:sz="0" w:space="0" w:color="auto"/>
          </w:divBdr>
        </w:div>
      </w:divsChild>
    </w:div>
    <w:div w:id="757484141">
      <w:bodyDiv w:val="1"/>
      <w:marLeft w:val="0"/>
      <w:marRight w:val="0"/>
      <w:marTop w:val="0"/>
      <w:marBottom w:val="0"/>
      <w:divBdr>
        <w:top w:val="none" w:sz="0" w:space="0" w:color="auto"/>
        <w:left w:val="none" w:sz="0" w:space="0" w:color="auto"/>
        <w:bottom w:val="none" w:sz="0" w:space="0" w:color="auto"/>
        <w:right w:val="none" w:sz="0" w:space="0" w:color="auto"/>
      </w:divBdr>
      <w:divsChild>
        <w:div w:id="2004971262">
          <w:marLeft w:val="640"/>
          <w:marRight w:val="0"/>
          <w:marTop w:val="0"/>
          <w:marBottom w:val="0"/>
          <w:divBdr>
            <w:top w:val="none" w:sz="0" w:space="0" w:color="auto"/>
            <w:left w:val="none" w:sz="0" w:space="0" w:color="auto"/>
            <w:bottom w:val="none" w:sz="0" w:space="0" w:color="auto"/>
            <w:right w:val="none" w:sz="0" w:space="0" w:color="auto"/>
          </w:divBdr>
        </w:div>
        <w:div w:id="2023706335">
          <w:marLeft w:val="640"/>
          <w:marRight w:val="0"/>
          <w:marTop w:val="0"/>
          <w:marBottom w:val="0"/>
          <w:divBdr>
            <w:top w:val="none" w:sz="0" w:space="0" w:color="auto"/>
            <w:left w:val="none" w:sz="0" w:space="0" w:color="auto"/>
            <w:bottom w:val="none" w:sz="0" w:space="0" w:color="auto"/>
            <w:right w:val="none" w:sz="0" w:space="0" w:color="auto"/>
          </w:divBdr>
        </w:div>
        <w:div w:id="847982857">
          <w:marLeft w:val="640"/>
          <w:marRight w:val="0"/>
          <w:marTop w:val="0"/>
          <w:marBottom w:val="0"/>
          <w:divBdr>
            <w:top w:val="none" w:sz="0" w:space="0" w:color="auto"/>
            <w:left w:val="none" w:sz="0" w:space="0" w:color="auto"/>
            <w:bottom w:val="none" w:sz="0" w:space="0" w:color="auto"/>
            <w:right w:val="none" w:sz="0" w:space="0" w:color="auto"/>
          </w:divBdr>
        </w:div>
        <w:div w:id="28452816">
          <w:marLeft w:val="640"/>
          <w:marRight w:val="0"/>
          <w:marTop w:val="0"/>
          <w:marBottom w:val="0"/>
          <w:divBdr>
            <w:top w:val="none" w:sz="0" w:space="0" w:color="auto"/>
            <w:left w:val="none" w:sz="0" w:space="0" w:color="auto"/>
            <w:bottom w:val="none" w:sz="0" w:space="0" w:color="auto"/>
            <w:right w:val="none" w:sz="0" w:space="0" w:color="auto"/>
          </w:divBdr>
        </w:div>
        <w:div w:id="1666400238">
          <w:marLeft w:val="640"/>
          <w:marRight w:val="0"/>
          <w:marTop w:val="0"/>
          <w:marBottom w:val="0"/>
          <w:divBdr>
            <w:top w:val="none" w:sz="0" w:space="0" w:color="auto"/>
            <w:left w:val="none" w:sz="0" w:space="0" w:color="auto"/>
            <w:bottom w:val="none" w:sz="0" w:space="0" w:color="auto"/>
            <w:right w:val="none" w:sz="0" w:space="0" w:color="auto"/>
          </w:divBdr>
        </w:div>
        <w:div w:id="714163866">
          <w:marLeft w:val="640"/>
          <w:marRight w:val="0"/>
          <w:marTop w:val="0"/>
          <w:marBottom w:val="0"/>
          <w:divBdr>
            <w:top w:val="none" w:sz="0" w:space="0" w:color="auto"/>
            <w:left w:val="none" w:sz="0" w:space="0" w:color="auto"/>
            <w:bottom w:val="none" w:sz="0" w:space="0" w:color="auto"/>
            <w:right w:val="none" w:sz="0" w:space="0" w:color="auto"/>
          </w:divBdr>
        </w:div>
        <w:div w:id="126242355">
          <w:marLeft w:val="640"/>
          <w:marRight w:val="0"/>
          <w:marTop w:val="0"/>
          <w:marBottom w:val="0"/>
          <w:divBdr>
            <w:top w:val="none" w:sz="0" w:space="0" w:color="auto"/>
            <w:left w:val="none" w:sz="0" w:space="0" w:color="auto"/>
            <w:bottom w:val="none" w:sz="0" w:space="0" w:color="auto"/>
            <w:right w:val="none" w:sz="0" w:space="0" w:color="auto"/>
          </w:divBdr>
        </w:div>
        <w:div w:id="751509971">
          <w:marLeft w:val="640"/>
          <w:marRight w:val="0"/>
          <w:marTop w:val="0"/>
          <w:marBottom w:val="0"/>
          <w:divBdr>
            <w:top w:val="none" w:sz="0" w:space="0" w:color="auto"/>
            <w:left w:val="none" w:sz="0" w:space="0" w:color="auto"/>
            <w:bottom w:val="none" w:sz="0" w:space="0" w:color="auto"/>
            <w:right w:val="none" w:sz="0" w:space="0" w:color="auto"/>
          </w:divBdr>
        </w:div>
        <w:div w:id="2040736442">
          <w:marLeft w:val="640"/>
          <w:marRight w:val="0"/>
          <w:marTop w:val="0"/>
          <w:marBottom w:val="0"/>
          <w:divBdr>
            <w:top w:val="none" w:sz="0" w:space="0" w:color="auto"/>
            <w:left w:val="none" w:sz="0" w:space="0" w:color="auto"/>
            <w:bottom w:val="none" w:sz="0" w:space="0" w:color="auto"/>
            <w:right w:val="none" w:sz="0" w:space="0" w:color="auto"/>
          </w:divBdr>
        </w:div>
        <w:div w:id="1032455662">
          <w:marLeft w:val="640"/>
          <w:marRight w:val="0"/>
          <w:marTop w:val="0"/>
          <w:marBottom w:val="0"/>
          <w:divBdr>
            <w:top w:val="none" w:sz="0" w:space="0" w:color="auto"/>
            <w:left w:val="none" w:sz="0" w:space="0" w:color="auto"/>
            <w:bottom w:val="none" w:sz="0" w:space="0" w:color="auto"/>
            <w:right w:val="none" w:sz="0" w:space="0" w:color="auto"/>
          </w:divBdr>
        </w:div>
        <w:div w:id="1485195607">
          <w:marLeft w:val="640"/>
          <w:marRight w:val="0"/>
          <w:marTop w:val="0"/>
          <w:marBottom w:val="0"/>
          <w:divBdr>
            <w:top w:val="none" w:sz="0" w:space="0" w:color="auto"/>
            <w:left w:val="none" w:sz="0" w:space="0" w:color="auto"/>
            <w:bottom w:val="none" w:sz="0" w:space="0" w:color="auto"/>
            <w:right w:val="none" w:sz="0" w:space="0" w:color="auto"/>
          </w:divBdr>
        </w:div>
        <w:div w:id="116487698">
          <w:marLeft w:val="640"/>
          <w:marRight w:val="0"/>
          <w:marTop w:val="0"/>
          <w:marBottom w:val="0"/>
          <w:divBdr>
            <w:top w:val="none" w:sz="0" w:space="0" w:color="auto"/>
            <w:left w:val="none" w:sz="0" w:space="0" w:color="auto"/>
            <w:bottom w:val="none" w:sz="0" w:space="0" w:color="auto"/>
            <w:right w:val="none" w:sz="0" w:space="0" w:color="auto"/>
          </w:divBdr>
        </w:div>
        <w:div w:id="1747728675">
          <w:marLeft w:val="640"/>
          <w:marRight w:val="0"/>
          <w:marTop w:val="0"/>
          <w:marBottom w:val="0"/>
          <w:divBdr>
            <w:top w:val="none" w:sz="0" w:space="0" w:color="auto"/>
            <w:left w:val="none" w:sz="0" w:space="0" w:color="auto"/>
            <w:bottom w:val="none" w:sz="0" w:space="0" w:color="auto"/>
            <w:right w:val="none" w:sz="0" w:space="0" w:color="auto"/>
          </w:divBdr>
        </w:div>
        <w:div w:id="1867866881">
          <w:marLeft w:val="640"/>
          <w:marRight w:val="0"/>
          <w:marTop w:val="0"/>
          <w:marBottom w:val="0"/>
          <w:divBdr>
            <w:top w:val="none" w:sz="0" w:space="0" w:color="auto"/>
            <w:left w:val="none" w:sz="0" w:space="0" w:color="auto"/>
            <w:bottom w:val="none" w:sz="0" w:space="0" w:color="auto"/>
            <w:right w:val="none" w:sz="0" w:space="0" w:color="auto"/>
          </w:divBdr>
        </w:div>
        <w:div w:id="1813861015">
          <w:marLeft w:val="640"/>
          <w:marRight w:val="0"/>
          <w:marTop w:val="0"/>
          <w:marBottom w:val="0"/>
          <w:divBdr>
            <w:top w:val="none" w:sz="0" w:space="0" w:color="auto"/>
            <w:left w:val="none" w:sz="0" w:space="0" w:color="auto"/>
            <w:bottom w:val="none" w:sz="0" w:space="0" w:color="auto"/>
            <w:right w:val="none" w:sz="0" w:space="0" w:color="auto"/>
          </w:divBdr>
        </w:div>
        <w:div w:id="1370185834">
          <w:marLeft w:val="640"/>
          <w:marRight w:val="0"/>
          <w:marTop w:val="0"/>
          <w:marBottom w:val="0"/>
          <w:divBdr>
            <w:top w:val="none" w:sz="0" w:space="0" w:color="auto"/>
            <w:left w:val="none" w:sz="0" w:space="0" w:color="auto"/>
            <w:bottom w:val="none" w:sz="0" w:space="0" w:color="auto"/>
            <w:right w:val="none" w:sz="0" w:space="0" w:color="auto"/>
          </w:divBdr>
        </w:div>
        <w:div w:id="534388582">
          <w:marLeft w:val="640"/>
          <w:marRight w:val="0"/>
          <w:marTop w:val="0"/>
          <w:marBottom w:val="0"/>
          <w:divBdr>
            <w:top w:val="none" w:sz="0" w:space="0" w:color="auto"/>
            <w:left w:val="none" w:sz="0" w:space="0" w:color="auto"/>
            <w:bottom w:val="none" w:sz="0" w:space="0" w:color="auto"/>
            <w:right w:val="none" w:sz="0" w:space="0" w:color="auto"/>
          </w:divBdr>
        </w:div>
        <w:div w:id="532035952">
          <w:marLeft w:val="640"/>
          <w:marRight w:val="0"/>
          <w:marTop w:val="0"/>
          <w:marBottom w:val="0"/>
          <w:divBdr>
            <w:top w:val="none" w:sz="0" w:space="0" w:color="auto"/>
            <w:left w:val="none" w:sz="0" w:space="0" w:color="auto"/>
            <w:bottom w:val="none" w:sz="0" w:space="0" w:color="auto"/>
            <w:right w:val="none" w:sz="0" w:space="0" w:color="auto"/>
          </w:divBdr>
        </w:div>
        <w:div w:id="538203275">
          <w:marLeft w:val="640"/>
          <w:marRight w:val="0"/>
          <w:marTop w:val="0"/>
          <w:marBottom w:val="0"/>
          <w:divBdr>
            <w:top w:val="none" w:sz="0" w:space="0" w:color="auto"/>
            <w:left w:val="none" w:sz="0" w:space="0" w:color="auto"/>
            <w:bottom w:val="none" w:sz="0" w:space="0" w:color="auto"/>
            <w:right w:val="none" w:sz="0" w:space="0" w:color="auto"/>
          </w:divBdr>
        </w:div>
        <w:div w:id="512841242">
          <w:marLeft w:val="640"/>
          <w:marRight w:val="0"/>
          <w:marTop w:val="0"/>
          <w:marBottom w:val="0"/>
          <w:divBdr>
            <w:top w:val="none" w:sz="0" w:space="0" w:color="auto"/>
            <w:left w:val="none" w:sz="0" w:space="0" w:color="auto"/>
            <w:bottom w:val="none" w:sz="0" w:space="0" w:color="auto"/>
            <w:right w:val="none" w:sz="0" w:space="0" w:color="auto"/>
          </w:divBdr>
        </w:div>
        <w:div w:id="61757124">
          <w:marLeft w:val="640"/>
          <w:marRight w:val="0"/>
          <w:marTop w:val="0"/>
          <w:marBottom w:val="0"/>
          <w:divBdr>
            <w:top w:val="none" w:sz="0" w:space="0" w:color="auto"/>
            <w:left w:val="none" w:sz="0" w:space="0" w:color="auto"/>
            <w:bottom w:val="none" w:sz="0" w:space="0" w:color="auto"/>
            <w:right w:val="none" w:sz="0" w:space="0" w:color="auto"/>
          </w:divBdr>
        </w:div>
        <w:div w:id="429660433">
          <w:marLeft w:val="640"/>
          <w:marRight w:val="0"/>
          <w:marTop w:val="0"/>
          <w:marBottom w:val="0"/>
          <w:divBdr>
            <w:top w:val="none" w:sz="0" w:space="0" w:color="auto"/>
            <w:left w:val="none" w:sz="0" w:space="0" w:color="auto"/>
            <w:bottom w:val="none" w:sz="0" w:space="0" w:color="auto"/>
            <w:right w:val="none" w:sz="0" w:space="0" w:color="auto"/>
          </w:divBdr>
        </w:div>
        <w:div w:id="46800476">
          <w:marLeft w:val="640"/>
          <w:marRight w:val="0"/>
          <w:marTop w:val="0"/>
          <w:marBottom w:val="0"/>
          <w:divBdr>
            <w:top w:val="none" w:sz="0" w:space="0" w:color="auto"/>
            <w:left w:val="none" w:sz="0" w:space="0" w:color="auto"/>
            <w:bottom w:val="none" w:sz="0" w:space="0" w:color="auto"/>
            <w:right w:val="none" w:sz="0" w:space="0" w:color="auto"/>
          </w:divBdr>
        </w:div>
        <w:div w:id="1813016228">
          <w:marLeft w:val="640"/>
          <w:marRight w:val="0"/>
          <w:marTop w:val="0"/>
          <w:marBottom w:val="0"/>
          <w:divBdr>
            <w:top w:val="none" w:sz="0" w:space="0" w:color="auto"/>
            <w:left w:val="none" w:sz="0" w:space="0" w:color="auto"/>
            <w:bottom w:val="none" w:sz="0" w:space="0" w:color="auto"/>
            <w:right w:val="none" w:sz="0" w:space="0" w:color="auto"/>
          </w:divBdr>
        </w:div>
        <w:div w:id="365109041">
          <w:marLeft w:val="640"/>
          <w:marRight w:val="0"/>
          <w:marTop w:val="0"/>
          <w:marBottom w:val="0"/>
          <w:divBdr>
            <w:top w:val="none" w:sz="0" w:space="0" w:color="auto"/>
            <w:left w:val="none" w:sz="0" w:space="0" w:color="auto"/>
            <w:bottom w:val="none" w:sz="0" w:space="0" w:color="auto"/>
            <w:right w:val="none" w:sz="0" w:space="0" w:color="auto"/>
          </w:divBdr>
        </w:div>
        <w:div w:id="751702886">
          <w:marLeft w:val="640"/>
          <w:marRight w:val="0"/>
          <w:marTop w:val="0"/>
          <w:marBottom w:val="0"/>
          <w:divBdr>
            <w:top w:val="none" w:sz="0" w:space="0" w:color="auto"/>
            <w:left w:val="none" w:sz="0" w:space="0" w:color="auto"/>
            <w:bottom w:val="none" w:sz="0" w:space="0" w:color="auto"/>
            <w:right w:val="none" w:sz="0" w:space="0" w:color="auto"/>
          </w:divBdr>
        </w:div>
        <w:div w:id="783498159">
          <w:marLeft w:val="640"/>
          <w:marRight w:val="0"/>
          <w:marTop w:val="0"/>
          <w:marBottom w:val="0"/>
          <w:divBdr>
            <w:top w:val="none" w:sz="0" w:space="0" w:color="auto"/>
            <w:left w:val="none" w:sz="0" w:space="0" w:color="auto"/>
            <w:bottom w:val="none" w:sz="0" w:space="0" w:color="auto"/>
            <w:right w:val="none" w:sz="0" w:space="0" w:color="auto"/>
          </w:divBdr>
        </w:div>
        <w:div w:id="2112968365">
          <w:marLeft w:val="640"/>
          <w:marRight w:val="0"/>
          <w:marTop w:val="0"/>
          <w:marBottom w:val="0"/>
          <w:divBdr>
            <w:top w:val="none" w:sz="0" w:space="0" w:color="auto"/>
            <w:left w:val="none" w:sz="0" w:space="0" w:color="auto"/>
            <w:bottom w:val="none" w:sz="0" w:space="0" w:color="auto"/>
            <w:right w:val="none" w:sz="0" w:space="0" w:color="auto"/>
          </w:divBdr>
        </w:div>
        <w:div w:id="621765278">
          <w:marLeft w:val="640"/>
          <w:marRight w:val="0"/>
          <w:marTop w:val="0"/>
          <w:marBottom w:val="0"/>
          <w:divBdr>
            <w:top w:val="none" w:sz="0" w:space="0" w:color="auto"/>
            <w:left w:val="none" w:sz="0" w:space="0" w:color="auto"/>
            <w:bottom w:val="none" w:sz="0" w:space="0" w:color="auto"/>
            <w:right w:val="none" w:sz="0" w:space="0" w:color="auto"/>
          </w:divBdr>
        </w:div>
        <w:div w:id="1804352163">
          <w:marLeft w:val="640"/>
          <w:marRight w:val="0"/>
          <w:marTop w:val="0"/>
          <w:marBottom w:val="0"/>
          <w:divBdr>
            <w:top w:val="none" w:sz="0" w:space="0" w:color="auto"/>
            <w:left w:val="none" w:sz="0" w:space="0" w:color="auto"/>
            <w:bottom w:val="none" w:sz="0" w:space="0" w:color="auto"/>
            <w:right w:val="none" w:sz="0" w:space="0" w:color="auto"/>
          </w:divBdr>
        </w:div>
        <w:div w:id="1431005195">
          <w:marLeft w:val="640"/>
          <w:marRight w:val="0"/>
          <w:marTop w:val="0"/>
          <w:marBottom w:val="0"/>
          <w:divBdr>
            <w:top w:val="none" w:sz="0" w:space="0" w:color="auto"/>
            <w:left w:val="none" w:sz="0" w:space="0" w:color="auto"/>
            <w:bottom w:val="none" w:sz="0" w:space="0" w:color="auto"/>
            <w:right w:val="none" w:sz="0" w:space="0" w:color="auto"/>
          </w:divBdr>
        </w:div>
        <w:div w:id="1387800801">
          <w:marLeft w:val="640"/>
          <w:marRight w:val="0"/>
          <w:marTop w:val="0"/>
          <w:marBottom w:val="0"/>
          <w:divBdr>
            <w:top w:val="none" w:sz="0" w:space="0" w:color="auto"/>
            <w:left w:val="none" w:sz="0" w:space="0" w:color="auto"/>
            <w:bottom w:val="none" w:sz="0" w:space="0" w:color="auto"/>
            <w:right w:val="none" w:sz="0" w:space="0" w:color="auto"/>
          </w:divBdr>
        </w:div>
        <w:div w:id="1844315608">
          <w:marLeft w:val="640"/>
          <w:marRight w:val="0"/>
          <w:marTop w:val="0"/>
          <w:marBottom w:val="0"/>
          <w:divBdr>
            <w:top w:val="none" w:sz="0" w:space="0" w:color="auto"/>
            <w:left w:val="none" w:sz="0" w:space="0" w:color="auto"/>
            <w:bottom w:val="none" w:sz="0" w:space="0" w:color="auto"/>
            <w:right w:val="none" w:sz="0" w:space="0" w:color="auto"/>
          </w:divBdr>
        </w:div>
        <w:div w:id="1623148314">
          <w:marLeft w:val="640"/>
          <w:marRight w:val="0"/>
          <w:marTop w:val="0"/>
          <w:marBottom w:val="0"/>
          <w:divBdr>
            <w:top w:val="none" w:sz="0" w:space="0" w:color="auto"/>
            <w:left w:val="none" w:sz="0" w:space="0" w:color="auto"/>
            <w:bottom w:val="none" w:sz="0" w:space="0" w:color="auto"/>
            <w:right w:val="none" w:sz="0" w:space="0" w:color="auto"/>
          </w:divBdr>
        </w:div>
        <w:div w:id="807551909">
          <w:marLeft w:val="640"/>
          <w:marRight w:val="0"/>
          <w:marTop w:val="0"/>
          <w:marBottom w:val="0"/>
          <w:divBdr>
            <w:top w:val="none" w:sz="0" w:space="0" w:color="auto"/>
            <w:left w:val="none" w:sz="0" w:space="0" w:color="auto"/>
            <w:bottom w:val="none" w:sz="0" w:space="0" w:color="auto"/>
            <w:right w:val="none" w:sz="0" w:space="0" w:color="auto"/>
          </w:divBdr>
        </w:div>
        <w:div w:id="1033994057">
          <w:marLeft w:val="640"/>
          <w:marRight w:val="0"/>
          <w:marTop w:val="0"/>
          <w:marBottom w:val="0"/>
          <w:divBdr>
            <w:top w:val="none" w:sz="0" w:space="0" w:color="auto"/>
            <w:left w:val="none" w:sz="0" w:space="0" w:color="auto"/>
            <w:bottom w:val="none" w:sz="0" w:space="0" w:color="auto"/>
            <w:right w:val="none" w:sz="0" w:space="0" w:color="auto"/>
          </w:divBdr>
        </w:div>
        <w:div w:id="1286812045">
          <w:marLeft w:val="640"/>
          <w:marRight w:val="0"/>
          <w:marTop w:val="0"/>
          <w:marBottom w:val="0"/>
          <w:divBdr>
            <w:top w:val="none" w:sz="0" w:space="0" w:color="auto"/>
            <w:left w:val="none" w:sz="0" w:space="0" w:color="auto"/>
            <w:bottom w:val="none" w:sz="0" w:space="0" w:color="auto"/>
            <w:right w:val="none" w:sz="0" w:space="0" w:color="auto"/>
          </w:divBdr>
        </w:div>
        <w:div w:id="1392387347">
          <w:marLeft w:val="640"/>
          <w:marRight w:val="0"/>
          <w:marTop w:val="0"/>
          <w:marBottom w:val="0"/>
          <w:divBdr>
            <w:top w:val="none" w:sz="0" w:space="0" w:color="auto"/>
            <w:left w:val="none" w:sz="0" w:space="0" w:color="auto"/>
            <w:bottom w:val="none" w:sz="0" w:space="0" w:color="auto"/>
            <w:right w:val="none" w:sz="0" w:space="0" w:color="auto"/>
          </w:divBdr>
        </w:div>
        <w:div w:id="1584143029">
          <w:marLeft w:val="640"/>
          <w:marRight w:val="0"/>
          <w:marTop w:val="0"/>
          <w:marBottom w:val="0"/>
          <w:divBdr>
            <w:top w:val="none" w:sz="0" w:space="0" w:color="auto"/>
            <w:left w:val="none" w:sz="0" w:space="0" w:color="auto"/>
            <w:bottom w:val="none" w:sz="0" w:space="0" w:color="auto"/>
            <w:right w:val="none" w:sz="0" w:space="0" w:color="auto"/>
          </w:divBdr>
        </w:div>
        <w:div w:id="231088260">
          <w:marLeft w:val="640"/>
          <w:marRight w:val="0"/>
          <w:marTop w:val="0"/>
          <w:marBottom w:val="0"/>
          <w:divBdr>
            <w:top w:val="none" w:sz="0" w:space="0" w:color="auto"/>
            <w:left w:val="none" w:sz="0" w:space="0" w:color="auto"/>
            <w:bottom w:val="none" w:sz="0" w:space="0" w:color="auto"/>
            <w:right w:val="none" w:sz="0" w:space="0" w:color="auto"/>
          </w:divBdr>
        </w:div>
        <w:div w:id="1905948987">
          <w:marLeft w:val="640"/>
          <w:marRight w:val="0"/>
          <w:marTop w:val="0"/>
          <w:marBottom w:val="0"/>
          <w:divBdr>
            <w:top w:val="none" w:sz="0" w:space="0" w:color="auto"/>
            <w:left w:val="none" w:sz="0" w:space="0" w:color="auto"/>
            <w:bottom w:val="none" w:sz="0" w:space="0" w:color="auto"/>
            <w:right w:val="none" w:sz="0" w:space="0" w:color="auto"/>
          </w:divBdr>
        </w:div>
        <w:div w:id="564679036">
          <w:marLeft w:val="640"/>
          <w:marRight w:val="0"/>
          <w:marTop w:val="0"/>
          <w:marBottom w:val="0"/>
          <w:divBdr>
            <w:top w:val="none" w:sz="0" w:space="0" w:color="auto"/>
            <w:left w:val="none" w:sz="0" w:space="0" w:color="auto"/>
            <w:bottom w:val="none" w:sz="0" w:space="0" w:color="auto"/>
            <w:right w:val="none" w:sz="0" w:space="0" w:color="auto"/>
          </w:divBdr>
        </w:div>
        <w:div w:id="572617512">
          <w:marLeft w:val="640"/>
          <w:marRight w:val="0"/>
          <w:marTop w:val="0"/>
          <w:marBottom w:val="0"/>
          <w:divBdr>
            <w:top w:val="none" w:sz="0" w:space="0" w:color="auto"/>
            <w:left w:val="none" w:sz="0" w:space="0" w:color="auto"/>
            <w:bottom w:val="none" w:sz="0" w:space="0" w:color="auto"/>
            <w:right w:val="none" w:sz="0" w:space="0" w:color="auto"/>
          </w:divBdr>
        </w:div>
      </w:divsChild>
    </w:div>
    <w:div w:id="778061470">
      <w:bodyDiv w:val="1"/>
      <w:marLeft w:val="0"/>
      <w:marRight w:val="0"/>
      <w:marTop w:val="0"/>
      <w:marBottom w:val="0"/>
      <w:divBdr>
        <w:top w:val="none" w:sz="0" w:space="0" w:color="auto"/>
        <w:left w:val="none" w:sz="0" w:space="0" w:color="auto"/>
        <w:bottom w:val="none" w:sz="0" w:space="0" w:color="auto"/>
        <w:right w:val="none" w:sz="0" w:space="0" w:color="auto"/>
      </w:divBdr>
      <w:divsChild>
        <w:div w:id="313917451">
          <w:marLeft w:val="640"/>
          <w:marRight w:val="0"/>
          <w:marTop w:val="0"/>
          <w:marBottom w:val="0"/>
          <w:divBdr>
            <w:top w:val="none" w:sz="0" w:space="0" w:color="auto"/>
            <w:left w:val="none" w:sz="0" w:space="0" w:color="auto"/>
            <w:bottom w:val="none" w:sz="0" w:space="0" w:color="auto"/>
            <w:right w:val="none" w:sz="0" w:space="0" w:color="auto"/>
          </w:divBdr>
        </w:div>
        <w:div w:id="285359974">
          <w:marLeft w:val="640"/>
          <w:marRight w:val="0"/>
          <w:marTop w:val="0"/>
          <w:marBottom w:val="0"/>
          <w:divBdr>
            <w:top w:val="none" w:sz="0" w:space="0" w:color="auto"/>
            <w:left w:val="none" w:sz="0" w:space="0" w:color="auto"/>
            <w:bottom w:val="none" w:sz="0" w:space="0" w:color="auto"/>
            <w:right w:val="none" w:sz="0" w:space="0" w:color="auto"/>
          </w:divBdr>
        </w:div>
        <w:div w:id="24408429">
          <w:marLeft w:val="640"/>
          <w:marRight w:val="0"/>
          <w:marTop w:val="0"/>
          <w:marBottom w:val="0"/>
          <w:divBdr>
            <w:top w:val="none" w:sz="0" w:space="0" w:color="auto"/>
            <w:left w:val="none" w:sz="0" w:space="0" w:color="auto"/>
            <w:bottom w:val="none" w:sz="0" w:space="0" w:color="auto"/>
            <w:right w:val="none" w:sz="0" w:space="0" w:color="auto"/>
          </w:divBdr>
        </w:div>
        <w:div w:id="1451978112">
          <w:marLeft w:val="640"/>
          <w:marRight w:val="0"/>
          <w:marTop w:val="0"/>
          <w:marBottom w:val="0"/>
          <w:divBdr>
            <w:top w:val="none" w:sz="0" w:space="0" w:color="auto"/>
            <w:left w:val="none" w:sz="0" w:space="0" w:color="auto"/>
            <w:bottom w:val="none" w:sz="0" w:space="0" w:color="auto"/>
            <w:right w:val="none" w:sz="0" w:space="0" w:color="auto"/>
          </w:divBdr>
        </w:div>
        <w:div w:id="1859853840">
          <w:marLeft w:val="640"/>
          <w:marRight w:val="0"/>
          <w:marTop w:val="0"/>
          <w:marBottom w:val="0"/>
          <w:divBdr>
            <w:top w:val="none" w:sz="0" w:space="0" w:color="auto"/>
            <w:left w:val="none" w:sz="0" w:space="0" w:color="auto"/>
            <w:bottom w:val="none" w:sz="0" w:space="0" w:color="auto"/>
            <w:right w:val="none" w:sz="0" w:space="0" w:color="auto"/>
          </w:divBdr>
        </w:div>
        <w:div w:id="912859845">
          <w:marLeft w:val="640"/>
          <w:marRight w:val="0"/>
          <w:marTop w:val="0"/>
          <w:marBottom w:val="0"/>
          <w:divBdr>
            <w:top w:val="none" w:sz="0" w:space="0" w:color="auto"/>
            <w:left w:val="none" w:sz="0" w:space="0" w:color="auto"/>
            <w:bottom w:val="none" w:sz="0" w:space="0" w:color="auto"/>
            <w:right w:val="none" w:sz="0" w:space="0" w:color="auto"/>
          </w:divBdr>
        </w:div>
        <w:div w:id="1792287261">
          <w:marLeft w:val="640"/>
          <w:marRight w:val="0"/>
          <w:marTop w:val="0"/>
          <w:marBottom w:val="0"/>
          <w:divBdr>
            <w:top w:val="none" w:sz="0" w:space="0" w:color="auto"/>
            <w:left w:val="none" w:sz="0" w:space="0" w:color="auto"/>
            <w:bottom w:val="none" w:sz="0" w:space="0" w:color="auto"/>
            <w:right w:val="none" w:sz="0" w:space="0" w:color="auto"/>
          </w:divBdr>
        </w:div>
        <w:div w:id="1144003670">
          <w:marLeft w:val="640"/>
          <w:marRight w:val="0"/>
          <w:marTop w:val="0"/>
          <w:marBottom w:val="0"/>
          <w:divBdr>
            <w:top w:val="none" w:sz="0" w:space="0" w:color="auto"/>
            <w:left w:val="none" w:sz="0" w:space="0" w:color="auto"/>
            <w:bottom w:val="none" w:sz="0" w:space="0" w:color="auto"/>
            <w:right w:val="none" w:sz="0" w:space="0" w:color="auto"/>
          </w:divBdr>
        </w:div>
        <w:div w:id="1067151249">
          <w:marLeft w:val="640"/>
          <w:marRight w:val="0"/>
          <w:marTop w:val="0"/>
          <w:marBottom w:val="0"/>
          <w:divBdr>
            <w:top w:val="none" w:sz="0" w:space="0" w:color="auto"/>
            <w:left w:val="none" w:sz="0" w:space="0" w:color="auto"/>
            <w:bottom w:val="none" w:sz="0" w:space="0" w:color="auto"/>
            <w:right w:val="none" w:sz="0" w:space="0" w:color="auto"/>
          </w:divBdr>
        </w:div>
        <w:div w:id="2023044277">
          <w:marLeft w:val="640"/>
          <w:marRight w:val="0"/>
          <w:marTop w:val="0"/>
          <w:marBottom w:val="0"/>
          <w:divBdr>
            <w:top w:val="none" w:sz="0" w:space="0" w:color="auto"/>
            <w:left w:val="none" w:sz="0" w:space="0" w:color="auto"/>
            <w:bottom w:val="none" w:sz="0" w:space="0" w:color="auto"/>
            <w:right w:val="none" w:sz="0" w:space="0" w:color="auto"/>
          </w:divBdr>
        </w:div>
        <w:div w:id="452871384">
          <w:marLeft w:val="640"/>
          <w:marRight w:val="0"/>
          <w:marTop w:val="0"/>
          <w:marBottom w:val="0"/>
          <w:divBdr>
            <w:top w:val="none" w:sz="0" w:space="0" w:color="auto"/>
            <w:left w:val="none" w:sz="0" w:space="0" w:color="auto"/>
            <w:bottom w:val="none" w:sz="0" w:space="0" w:color="auto"/>
            <w:right w:val="none" w:sz="0" w:space="0" w:color="auto"/>
          </w:divBdr>
        </w:div>
        <w:div w:id="1619483643">
          <w:marLeft w:val="640"/>
          <w:marRight w:val="0"/>
          <w:marTop w:val="0"/>
          <w:marBottom w:val="0"/>
          <w:divBdr>
            <w:top w:val="none" w:sz="0" w:space="0" w:color="auto"/>
            <w:left w:val="none" w:sz="0" w:space="0" w:color="auto"/>
            <w:bottom w:val="none" w:sz="0" w:space="0" w:color="auto"/>
            <w:right w:val="none" w:sz="0" w:space="0" w:color="auto"/>
          </w:divBdr>
        </w:div>
        <w:div w:id="884953999">
          <w:marLeft w:val="640"/>
          <w:marRight w:val="0"/>
          <w:marTop w:val="0"/>
          <w:marBottom w:val="0"/>
          <w:divBdr>
            <w:top w:val="none" w:sz="0" w:space="0" w:color="auto"/>
            <w:left w:val="none" w:sz="0" w:space="0" w:color="auto"/>
            <w:bottom w:val="none" w:sz="0" w:space="0" w:color="auto"/>
            <w:right w:val="none" w:sz="0" w:space="0" w:color="auto"/>
          </w:divBdr>
        </w:div>
        <w:div w:id="403993925">
          <w:marLeft w:val="640"/>
          <w:marRight w:val="0"/>
          <w:marTop w:val="0"/>
          <w:marBottom w:val="0"/>
          <w:divBdr>
            <w:top w:val="none" w:sz="0" w:space="0" w:color="auto"/>
            <w:left w:val="none" w:sz="0" w:space="0" w:color="auto"/>
            <w:bottom w:val="none" w:sz="0" w:space="0" w:color="auto"/>
            <w:right w:val="none" w:sz="0" w:space="0" w:color="auto"/>
          </w:divBdr>
        </w:div>
        <w:div w:id="1529483705">
          <w:marLeft w:val="640"/>
          <w:marRight w:val="0"/>
          <w:marTop w:val="0"/>
          <w:marBottom w:val="0"/>
          <w:divBdr>
            <w:top w:val="none" w:sz="0" w:space="0" w:color="auto"/>
            <w:left w:val="none" w:sz="0" w:space="0" w:color="auto"/>
            <w:bottom w:val="none" w:sz="0" w:space="0" w:color="auto"/>
            <w:right w:val="none" w:sz="0" w:space="0" w:color="auto"/>
          </w:divBdr>
        </w:div>
        <w:div w:id="592708312">
          <w:marLeft w:val="640"/>
          <w:marRight w:val="0"/>
          <w:marTop w:val="0"/>
          <w:marBottom w:val="0"/>
          <w:divBdr>
            <w:top w:val="none" w:sz="0" w:space="0" w:color="auto"/>
            <w:left w:val="none" w:sz="0" w:space="0" w:color="auto"/>
            <w:bottom w:val="none" w:sz="0" w:space="0" w:color="auto"/>
            <w:right w:val="none" w:sz="0" w:space="0" w:color="auto"/>
          </w:divBdr>
        </w:div>
        <w:div w:id="610208998">
          <w:marLeft w:val="640"/>
          <w:marRight w:val="0"/>
          <w:marTop w:val="0"/>
          <w:marBottom w:val="0"/>
          <w:divBdr>
            <w:top w:val="none" w:sz="0" w:space="0" w:color="auto"/>
            <w:left w:val="none" w:sz="0" w:space="0" w:color="auto"/>
            <w:bottom w:val="none" w:sz="0" w:space="0" w:color="auto"/>
            <w:right w:val="none" w:sz="0" w:space="0" w:color="auto"/>
          </w:divBdr>
        </w:div>
        <w:div w:id="1191532457">
          <w:marLeft w:val="640"/>
          <w:marRight w:val="0"/>
          <w:marTop w:val="0"/>
          <w:marBottom w:val="0"/>
          <w:divBdr>
            <w:top w:val="none" w:sz="0" w:space="0" w:color="auto"/>
            <w:left w:val="none" w:sz="0" w:space="0" w:color="auto"/>
            <w:bottom w:val="none" w:sz="0" w:space="0" w:color="auto"/>
            <w:right w:val="none" w:sz="0" w:space="0" w:color="auto"/>
          </w:divBdr>
        </w:div>
        <w:div w:id="1780366825">
          <w:marLeft w:val="640"/>
          <w:marRight w:val="0"/>
          <w:marTop w:val="0"/>
          <w:marBottom w:val="0"/>
          <w:divBdr>
            <w:top w:val="none" w:sz="0" w:space="0" w:color="auto"/>
            <w:left w:val="none" w:sz="0" w:space="0" w:color="auto"/>
            <w:bottom w:val="none" w:sz="0" w:space="0" w:color="auto"/>
            <w:right w:val="none" w:sz="0" w:space="0" w:color="auto"/>
          </w:divBdr>
        </w:div>
        <w:div w:id="2001888950">
          <w:marLeft w:val="640"/>
          <w:marRight w:val="0"/>
          <w:marTop w:val="0"/>
          <w:marBottom w:val="0"/>
          <w:divBdr>
            <w:top w:val="none" w:sz="0" w:space="0" w:color="auto"/>
            <w:left w:val="none" w:sz="0" w:space="0" w:color="auto"/>
            <w:bottom w:val="none" w:sz="0" w:space="0" w:color="auto"/>
            <w:right w:val="none" w:sz="0" w:space="0" w:color="auto"/>
          </w:divBdr>
        </w:div>
        <w:div w:id="1894653022">
          <w:marLeft w:val="640"/>
          <w:marRight w:val="0"/>
          <w:marTop w:val="0"/>
          <w:marBottom w:val="0"/>
          <w:divBdr>
            <w:top w:val="none" w:sz="0" w:space="0" w:color="auto"/>
            <w:left w:val="none" w:sz="0" w:space="0" w:color="auto"/>
            <w:bottom w:val="none" w:sz="0" w:space="0" w:color="auto"/>
            <w:right w:val="none" w:sz="0" w:space="0" w:color="auto"/>
          </w:divBdr>
        </w:div>
        <w:div w:id="1538276642">
          <w:marLeft w:val="640"/>
          <w:marRight w:val="0"/>
          <w:marTop w:val="0"/>
          <w:marBottom w:val="0"/>
          <w:divBdr>
            <w:top w:val="none" w:sz="0" w:space="0" w:color="auto"/>
            <w:left w:val="none" w:sz="0" w:space="0" w:color="auto"/>
            <w:bottom w:val="none" w:sz="0" w:space="0" w:color="auto"/>
            <w:right w:val="none" w:sz="0" w:space="0" w:color="auto"/>
          </w:divBdr>
        </w:div>
        <w:div w:id="1106391593">
          <w:marLeft w:val="640"/>
          <w:marRight w:val="0"/>
          <w:marTop w:val="0"/>
          <w:marBottom w:val="0"/>
          <w:divBdr>
            <w:top w:val="none" w:sz="0" w:space="0" w:color="auto"/>
            <w:left w:val="none" w:sz="0" w:space="0" w:color="auto"/>
            <w:bottom w:val="none" w:sz="0" w:space="0" w:color="auto"/>
            <w:right w:val="none" w:sz="0" w:space="0" w:color="auto"/>
          </w:divBdr>
        </w:div>
        <w:div w:id="102964914">
          <w:marLeft w:val="640"/>
          <w:marRight w:val="0"/>
          <w:marTop w:val="0"/>
          <w:marBottom w:val="0"/>
          <w:divBdr>
            <w:top w:val="none" w:sz="0" w:space="0" w:color="auto"/>
            <w:left w:val="none" w:sz="0" w:space="0" w:color="auto"/>
            <w:bottom w:val="none" w:sz="0" w:space="0" w:color="auto"/>
            <w:right w:val="none" w:sz="0" w:space="0" w:color="auto"/>
          </w:divBdr>
        </w:div>
        <w:div w:id="1911235751">
          <w:marLeft w:val="640"/>
          <w:marRight w:val="0"/>
          <w:marTop w:val="0"/>
          <w:marBottom w:val="0"/>
          <w:divBdr>
            <w:top w:val="none" w:sz="0" w:space="0" w:color="auto"/>
            <w:left w:val="none" w:sz="0" w:space="0" w:color="auto"/>
            <w:bottom w:val="none" w:sz="0" w:space="0" w:color="auto"/>
            <w:right w:val="none" w:sz="0" w:space="0" w:color="auto"/>
          </w:divBdr>
        </w:div>
        <w:div w:id="55931006">
          <w:marLeft w:val="640"/>
          <w:marRight w:val="0"/>
          <w:marTop w:val="0"/>
          <w:marBottom w:val="0"/>
          <w:divBdr>
            <w:top w:val="none" w:sz="0" w:space="0" w:color="auto"/>
            <w:left w:val="none" w:sz="0" w:space="0" w:color="auto"/>
            <w:bottom w:val="none" w:sz="0" w:space="0" w:color="auto"/>
            <w:right w:val="none" w:sz="0" w:space="0" w:color="auto"/>
          </w:divBdr>
        </w:div>
        <w:div w:id="1013802585">
          <w:marLeft w:val="640"/>
          <w:marRight w:val="0"/>
          <w:marTop w:val="0"/>
          <w:marBottom w:val="0"/>
          <w:divBdr>
            <w:top w:val="none" w:sz="0" w:space="0" w:color="auto"/>
            <w:left w:val="none" w:sz="0" w:space="0" w:color="auto"/>
            <w:bottom w:val="none" w:sz="0" w:space="0" w:color="auto"/>
            <w:right w:val="none" w:sz="0" w:space="0" w:color="auto"/>
          </w:divBdr>
        </w:div>
        <w:div w:id="606039342">
          <w:marLeft w:val="640"/>
          <w:marRight w:val="0"/>
          <w:marTop w:val="0"/>
          <w:marBottom w:val="0"/>
          <w:divBdr>
            <w:top w:val="none" w:sz="0" w:space="0" w:color="auto"/>
            <w:left w:val="none" w:sz="0" w:space="0" w:color="auto"/>
            <w:bottom w:val="none" w:sz="0" w:space="0" w:color="auto"/>
            <w:right w:val="none" w:sz="0" w:space="0" w:color="auto"/>
          </w:divBdr>
        </w:div>
        <w:div w:id="859703006">
          <w:marLeft w:val="640"/>
          <w:marRight w:val="0"/>
          <w:marTop w:val="0"/>
          <w:marBottom w:val="0"/>
          <w:divBdr>
            <w:top w:val="none" w:sz="0" w:space="0" w:color="auto"/>
            <w:left w:val="none" w:sz="0" w:space="0" w:color="auto"/>
            <w:bottom w:val="none" w:sz="0" w:space="0" w:color="auto"/>
            <w:right w:val="none" w:sz="0" w:space="0" w:color="auto"/>
          </w:divBdr>
        </w:div>
        <w:div w:id="2060351093">
          <w:marLeft w:val="640"/>
          <w:marRight w:val="0"/>
          <w:marTop w:val="0"/>
          <w:marBottom w:val="0"/>
          <w:divBdr>
            <w:top w:val="none" w:sz="0" w:space="0" w:color="auto"/>
            <w:left w:val="none" w:sz="0" w:space="0" w:color="auto"/>
            <w:bottom w:val="none" w:sz="0" w:space="0" w:color="auto"/>
            <w:right w:val="none" w:sz="0" w:space="0" w:color="auto"/>
          </w:divBdr>
        </w:div>
        <w:div w:id="1662923379">
          <w:marLeft w:val="640"/>
          <w:marRight w:val="0"/>
          <w:marTop w:val="0"/>
          <w:marBottom w:val="0"/>
          <w:divBdr>
            <w:top w:val="none" w:sz="0" w:space="0" w:color="auto"/>
            <w:left w:val="none" w:sz="0" w:space="0" w:color="auto"/>
            <w:bottom w:val="none" w:sz="0" w:space="0" w:color="auto"/>
            <w:right w:val="none" w:sz="0" w:space="0" w:color="auto"/>
          </w:divBdr>
        </w:div>
        <w:div w:id="488055914">
          <w:marLeft w:val="640"/>
          <w:marRight w:val="0"/>
          <w:marTop w:val="0"/>
          <w:marBottom w:val="0"/>
          <w:divBdr>
            <w:top w:val="none" w:sz="0" w:space="0" w:color="auto"/>
            <w:left w:val="none" w:sz="0" w:space="0" w:color="auto"/>
            <w:bottom w:val="none" w:sz="0" w:space="0" w:color="auto"/>
            <w:right w:val="none" w:sz="0" w:space="0" w:color="auto"/>
          </w:divBdr>
        </w:div>
        <w:div w:id="1855681153">
          <w:marLeft w:val="640"/>
          <w:marRight w:val="0"/>
          <w:marTop w:val="0"/>
          <w:marBottom w:val="0"/>
          <w:divBdr>
            <w:top w:val="none" w:sz="0" w:space="0" w:color="auto"/>
            <w:left w:val="none" w:sz="0" w:space="0" w:color="auto"/>
            <w:bottom w:val="none" w:sz="0" w:space="0" w:color="auto"/>
            <w:right w:val="none" w:sz="0" w:space="0" w:color="auto"/>
          </w:divBdr>
        </w:div>
        <w:div w:id="1431659144">
          <w:marLeft w:val="640"/>
          <w:marRight w:val="0"/>
          <w:marTop w:val="0"/>
          <w:marBottom w:val="0"/>
          <w:divBdr>
            <w:top w:val="none" w:sz="0" w:space="0" w:color="auto"/>
            <w:left w:val="none" w:sz="0" w:space="0" w:color="auto"/>
            <w:bottom w:val="none" w:sz="0" w:space="0" w:color="auto"/>
            <w:right w:val="none" w:sz="0" w:space="0" w:color="auto"/>
          </w:divBdr>
        </w:div>
        <w:div w:id="869604923">
          <w:marLeft w:val="640"/>
          <w:marRight w:val="0"/>
          <w:marTop w:val="0"/>
          <w:marBottom w:val="0"/>
          <w:divBdr>
            <w:top w:val="none" w:sz="0" w:space="0" w:color="auto"/>
            <w:left w:val="none" w:sz="0" w:space="0" w:color="auto"/>
            <w:bottom w:val="none" w:sz="0" w:space="0" w:color="auto"/>
            <w:right w:val="none" w:sz="0" w:space="0" w:color="auto"/>
          </w:divBdr>
        </w:div>
        <w:div w:id="912080788">
          <w:marLeft w:val="640"/>
          <w:marRight w:val="0"/>
          <w:marTop w:val="0"/>
          <w:marBottom w:val="0"/>
          <w:divBdr>
            <w:top w:val="none" w:sz="0" w:space="0" w:color="auto"/>
            <w:left w:val="none" w:sz="0" w:space="0" w:color="auto"/>
            <w:bottom w:val="none" w:sz="0" w:space="0" w:color="auto"/>
            <w:right w:val="none" w:sz="0" w:space="0" w:color="auto"/>
          </w:divBdr>
        </w:div>
        <w:div w:id="1093941221">
          <w:marLeft w:val="640"/>
          <w:marRight w:val="0"/>
          <w:marTop w:val="0"/>
          <w:marBottom w:val="0"/>
          <w:divBdr>
            <w:top w:val="none" w:sz="0" w:space="0" w:color="auto"/>
            <w:left w:val="none" w:sz="0" w:space="0" w:color="auto"/>
            <w:bottom w:val="none" w:sz="0" w:space="0" w:color="auto"/>
            <w:right w:val="none" w:sz="0" w:space="0" w:color="auto"/>
          </w:divBdr>
        </w:div>
        <w:div w:id="888541546">
          <w:marLeft w:val="640"/>
          <w:marRight w:val="0"/>
          <w:marTop w:val="0"/>
          <w:marBottom w:val="0"/>
          <w:divBdr>
            <w:top w:val="none" w:sz="0" w:space="0" w:color="auto"/>
            <w:left w:val="none" w:sz="0" w:space="0" w:color="auto"/>
            <w:bottom w:val="none" w:sz="0" w:space="0" w:color="auto"/>
            <w:right w:val="none" w:sz="0" w:space="0" w:color="auto"/>
          </w:divBdr>
        </w:div>
        <w:div w:id="1398014665">
          <w:marLeft w:val="640"/>
          <w:marRight w:val="0"/>
          <w:marTop w:val="0"/>
          <w:marBottom w:val="0"/>
          <w:divBdr>
            <w:top w:val="none" w:sz="0" w:space="0" w:color="auto"/>
            <w:left w:val="none" w:sz="0" w:space="0" w:color="auto"/>
            <w:bottom w:val="none" w:sz="0" w:space="0" w:color="auto"/>
            <w:right w:val="none" w:sz="0" w:space="0" w:color="auto"/>
          </w:divBdr>
        </w:div>
        <w:div w:id="1528638691">
          <w:marLeft w:val="640"/>
          <w:marRight w:val="0"/>
          <w:marTop w:val="0"/>
          <w:marBottom w:val="0"/>
          <w:divBdr>
            <w:top w:val="none" w:sz="0" w:space="0" w:color="auto"/>
            <w:left w:val="none" w:sz="0" w:space="0" w:color="auto"/>
            <w:bottom w:val="none" w:sz="0" w:space="0" w:color="auto"/>
            <w:right w:val="none" w:sz="0" w:space="0" w:color="auto"/>
          </w:divBdr>
        </w:div>
        <w:div w:id="565534465">
          <w:marLeft w:val="640"/>
          <w:marRight w:val="0"/>
          <w:marTop w:val="0"/>
          <w:marBottom w:val="0"/>
          <w:divBdr>
            <w:top w:val="none" w:sz="0" w:space="0" w:color="auto"/>
            <w:left w:val="none" w:sz="0" w:space="0" w:color="auto"/>
            <w:bottom w:val="none" w:sz="0" w:space="0" w:color="auto"/>
            <w:right w:val="none" w:sz="0" w:space="0" w:color="auto"/>
          </w:divBdr>
        </w:div>
        <w:div w:id="2059938271">
          <w:marLeft w:val="640"/>
          <w:marRight w:val="0"/>
          <w:marTop w:val="0"/>
          <w:marBottom w:val="0"/>
          <w:divBdr>
            <w:top w:val="none" w:sz="0" w:space="0" w:color="auto"/>
            <w:left w:val="none" w:sz="0" w:space="0" w:color="auto"/>
            <w:bottom w:val="none" w:sz="0" w:space="0" w:color="auto"/>
            <w:right w:val="none" w:sz="0" w:space="0" w:color="auto"/>
          </w:divBdr>
        </w:div>
        <w:div w:id="573781889">
          <w:marLeft w:val="640"/>
          <w:marRight w:val="0"/>
          <w:marTop w:val="0"/>
          <w:marBottom w:val="0"/>
          <w:divBdr>
            <w:top w:val="none" w:sz="0" w:space="0" w:color="auto"/>
            <w:left w:val="none" w:sz="0" w:space="0" w:color="auto"/>
            <w:bottom w:val="none" w:sz="0" w:space="0" w:color="auto"/>
            <w:right w:val="none" w:sz="0" w:space="0" w:color="auto"/>
          </w:divBdr>
        </w:div>
      </w:divsChild>
    </w:div>
    <w:div w:id="805389924">
      <w:bodyDiv w:val="1"/>
      <w:marLeft w:val="0"/>
      <w:marRight w:val="0"/>
      <w:marTop w:val="0"/>
      <w:marBottom w:val="0"/>
      <w:divBdr>
        <w:top w:val="none" w:sz="0" w:space="0" w:color="auto"/>
        <w:left w:val="none" w:sz="0" w:space="0" w:color="auto"/>
        <w:bottom w:val="none" w:sz="0" w:space="0" w:color="auto"/>
        <w:right w:val="none" w:sz="0" w:space="0" w:color="auto"/>
      </w:divBdr>
      <w:divsChild>
        <w:div w:id="854343818">
          <w:marLeft w:val="640"/>
          <w:marRight w:val="0"/>
          <w:marTop w:val="0"/>
          <w:marBottom w:val="0"/>
          <w:divBdr>
            <w:top w:val="none" w:sz="0" w:space="0" w:color="auto"/>
            <w:left w:val="none" w:sz="0" w:space="0" w:color="auto"/>
            <w:bottom w:val="none" w:sz="0" w:space="0" w:color="auto"/>
            <w:right w:val="none" w:sz="0" w:space="0" w:color="auto"/>
          </w:divBdr>
        </w:div>
        <w:div w:id="1865511739">
          <w:marLeft w:val="640"/>
          <w:marRight w:val="0"/>
          <w:marTop w:val="0"/>
          <w:marBottom w:val="0"/>
          <w:divBdr>
            <w:top w:val="none" w:sz="0" w:space="0" w:color="auto"/>
            <w:left w:val="none" w:sz="0" w:space="0" w:color="auto"/>
            <w:bottom w:val="none" w:sz="0" w:space="0" w:color="auto"/>
            <w:right w:val="none" w:sz="0" w:space="0" w:color="auto"/>
          </w:divBdr>
        </w:div>
        <w:div w:id="1151337318">
          <w:marLeft w:val="640"/>
          <w:marRight w:val="0"/>
          <w:marTop w:val="0"/>
          <w:marBottom w:val="0"/>
          <w:divBdr>
            <w:top w:val="none" w:sz="0" w:space="0" w:color="auto"/>
            <w:left w:val="none" w:sz="0" w:space="0" w:color="auto"/>
            <w:bottom w:val="none" w:sz="0" w:space="0" w:color="auto"/>
            <w:right w:val="none" w:sz="0" w:space="0" w:color="auto"/>
          </w:divBdr>
        </w:div>
        <w:div w:id="613096661">
          <w:marLeft w:val="640"/>
          <w:marRight w:val="0"/>
          <w:marTop w:val="0"/>
          <w:marBottom w:val="0"/>
          <w:divBdr>
            <w:top w:val="none" w:sz="0" w:space="0" w:color="auto"/>
            <w:left w:val="none" w:sz="0" w:space="0" w:color="auto"/>
            <w:bottom w:val="none" w:sz="0" w:space="0" w:color="auto"/>
            <w:right w:val="none" w:sz="0" w:space="0" w:color="auto"/>
          </w:divBdr>
        </w:div>
        <w:div w:id="830757282">
          <w:marLeft w:val="640"/>
          <w:marRight w:val="0"/>
          <w:marTop w:val="0"/>
          <w:marBottom w:val="0"/>
          <w:divBdr>
            <w:top w:val="none" w:sz="0" w:space="0" w:color="auto"/>
            <w:left w:val="none" w:sz="0" w:space="0" w:color="auto"/>
            <w:bottom w:val="none" w:sz="0" w:space="0" w:color="auto"/>
            <w:right w:val="none" w:sz="0" w:space="0" w:color="auto"/>
          </w:divBdr>
        </w:div>
        <w:div w:id="207035021">
          <w:marLeft w:val="640"/>
          <w:marRight w:val="0"/>
          <w:marTop w:val="0"/>
          <w:marBottom w:val="0"/>
          <w:divBdr>
            <w:top w:val="none" w:sz="0" w:space="0" w:color="auto"/>
            <w:left w:val="none" w:sz="0" w:space="0" w:color="auto"/>
            <w:bottom w:val="none" w:sz="0" w:space="0" w:color="auto"/>
            <w:right w:val="none" w:sz="0" w:space="0" w:color="auto"/>
          </w:divBdr>
        </w:div>
        <w:div w:id="607008873">
          <w:marLeft w:val="640"/>
          <w:marRight w:val="0"/>
          <w:marTop w:val="0"/>
          <w:marBottom w:val="0"/>
          <w:divBdr>
            <w:top w:val="none" w:sz="0" w:space="0" w:color="auto"/>
            <w:left w:val="none" w:sz="0" w:space="0" w:color="auto"/>
            <w:bottom w:val="none" w:sz="0" w:space="0" w:color="auto"/>
            <w:right w:val="none" w:sz="0" w:space="0" w:color="auto"/>
          </w:divBdr>
        </w:div>
        <w:div w:id="310066180">
          <w:marLeft w:val="640"/>
          <w:marRight w:val="0"/>
          <w:marTop w:val="0"/>
          <w:marBottom w:val="0"/>
          <w:divBdr>
            <w:top w:val="none" w:sz="0" w:space="0" w:color="auto"/>
            <w:left w:val="none" w:sz="0" w:space="0" w:color="auto"/>
            <w:bottom w:val="none" w:sz="0" w:space="0" w:color="auto"/>
            <w:right w:val="none" w:sz="0" w:space="0" w:color="auto"/>
          </w:divBdr>
        </w:div>
        <w:div w:id="2061593774">
          <w:marLeft w:val="640"/>
          <w:marRight w:val="0"/>
          <w:marTop w:val="0"/>
          <w:marBottom w:val="0"/>
          <w:divBdr>
            <w:top w:val="none" w:sz="0" w:space="0" w:color="auto"/>
            <w:left w:val="none" w:sz="0" w:space="0" w:color="auto"/>
            <w:bottom w:val="none" w:sz="0" w:space="0" w:color="auto"/>
            <w:right w:val="none" w:sz="0" w:space="0" w:color="auto"/>
          </w:divBdr>
        </w:div>
        <w:div w:id="158035037">
          <w:marLeft w:val="640"/>
          <w:marRight w:val="0"/>
          <w:marTop w:val="0"/>
          <w:marBottom w:val="0"/>
          <w:divBdr>
            <w:top w:val="none" w:sz="0" w:space="0" w:color="auto"/>
            <w:left w:val="none" w:sz="0" w:space="0" w:color="auto"/>
            <w:bottom w:val="none" w:sz="0" w:space="0" w:color="auto"/>
            <w:right w:val="none" w:sz="0" w:space="0" w:color="auto"/>
          </w:divBdr>
        </w:div>
        <w:div w:id="517232753">
          <w:marLeft w:val="640"/>
          <w:marRight w:val="0"/>
          <w:marTop w:val="0"/>
          <w:marBottom w:val="0"/>
          <w:divBdr>
            <w:top w:val="none" w:sz="0" w:space="0" w:color="auto"/>
            <w:left w:val="none" w:sz="0" w:space="0" w:color="auto"/>
            <w:bottom w:val="none" w:sz="0" w:space="0" w:color="auto"/>
            <w:right w:val="none" w:sz="0" w:space="0" w:color="auto"/>
          </w:divBdr>
        </w:div>
        <w:div w:id="1709910236">
          <w:marLeft w:val="640"/>
          <w:marRight w:val="0"/>
          <w:marTop w:val="0"/>
          <w:marBottom w:val="0"/>
          <w:divBdr>
            <w:top w:val="none" w:sz="0" w:space="0" w:color="auto"/>
            <w:left w:val="none" w:sz="0" w:space="0" w:color="auto"/>
            <w:bottom w:val="none" w:sz="0" w:space="0" w:color="auto"/>
            <w:right w:val="none" w:sz="0" w:space="0" w:color="auto"/>
          </w:divBdr>
        </w:div>
        <w:div w:id="927735503">
          <w:marLeft w:val="640"/>
          <w:marRight w:val="0"/>
          <w:marTop w:val="0"/>
          <w:marBottom w:val="0"/>
          <w:divBdr>
            <w:top w:val="none" w:sz="0" w:space="0" w:color="auto"/>
            <w:left w:val="none" w:sz="0" w:space="0" w:color="auto"/>
            <w:bottom w:val="none" w:sz="0" w:space="0" w:color="auto"/>
            <w:right w:val="none" w:sz="0" w:space="0" w:color="auto"/>
          </w:divBdr>
        </w:div>
        <w:div w:id="2077195990">
          <w:marLeft w:val="640"/>
          <w:marRight w:val="0"/>
          <w:marTop w:val="0"/>
          <w:marBottom w:val="0"/>
          <w:divBdr>
            <w:top w:val="none" w:sz="0" w:space="0" w:color="auto"/>
            <w:left w:val="none" w:sz="0" w:space="0" w:color="auto"/>
            <w:bottom w:val="none" w:sz="0" w:space="0" w:color="auto"/>
            <w:right w:val="none" w:sz="0" w:space="0" w:color="auto"/>
          </w:divBdr>
        </w:div>
        <w:div w:id="242834030">
          <w:marLeft w:val="640"/>
          <w:marRight w:val="0"/>
          <w:marTop w:val="0"/>
          <w:marBottom w:val="0"/>
          <w:divBdr>
            <w:top w:val="none" w:sz="0" w:space="0" w:color="auto"/>
            <w:left w:val="none" w:sz="0" w:space="0" w:color="auto"/>
            <w:bottom w:val="none" w:sz="0" w:space="0" w:color="auto"/>
            <w:right w:val="none" w:sz="0" w:space="0" w:color="auto"/>
          </w:divBdr>
        </w:div>
        <w:div w:id="1375426762">
          <w:marLeft w:val="640"/>
          <w:marRight w:val="0"/>
          <w:marTop w:val="0"/>
          <w:marBottom w:val="0"/>
          <w:divBdr>
            <w:top w:val="none" w:sz="0" w:space="0" w:color="auto"/>
            <w:left w:val="none" w:sz="0" w:space="0" w:color="auto"/>
            <w:bottom w:val="none" w:sz="0" w:space="0" w:color="auto"/>
            <w:right w:val="none" w:sz="0" w:space="0" w:color="auto"/>
          </w:divBdr>
        </w:div>
        <w:div w:id="740178859">
          <w:marLeft w:val="640"/>
          <w:marRight w:val="0"/>
          <w:marTop w:val="0"/>
          <w:marBottom w:val="0"/>
          <w:divBdr>
            <w:top w:val="none" w:sz="0" w:space="0" w:color="auto"/>
            <w:left w:val="none" w:sz="0" w:space="0" w:color="auto"/>
            <w:bottom w:val="none" w:sz="0" w:space="0" w:color="auto"/>
            <w:right w:val="none" w:sz="0" w:space="0" w:color="auto"/>
          </w:divBdr>
        </w:div>
        <w:div w:id="1513954816">
          <w:marLeft w:val="640"/>
          <w:marRight w:val="0"/>
          <w:marTop w:val="0"/>
          <w:marBottom w:val="0"/>
          <w:divBdr>
            <w:top w:val="none" w:sz="0" w:space="0" w:color="auto"/>
            <w:left w:val="none" w:sz="0" w:space="0" w:color="auto"/>
            <w:bottom w:val="none" w:sz="0" w:space="0" w:color="auto"/>
            <w:right w:val="none" w:sz="0" w:space="0" w:color="auto"/>
          </w:divBdr>
        </w:div>
        <w:div w:id="1040203604">
          <w:marLeft w:val="640"/>
          <w:marRight w:val="0"/>
          <w:marTop w:val="0"/>
          <w:marBottom w:val="0"/>
          <w:divBdr>
            <w:top w:val="none" w:sz="0" w:space="0" w:color="auto"/>
            <w:left w:val="none" w:sz="0" w:space="0" w:color="auto"/>
            <w:bottom w:val="none" w:sz="0" w:space="0" w:color="auto"/>
            <w:right w:val="none" w:sz="0" w:space="0" w:color="auto"/>
          </w:divBdr>
        </w:div>
        <w:div w:id="1916818348">
          <w:marLeft w:val="640"/>
          <w:marRight w:val="0"/>
          <w:marTop w:val="0"/>
          <w:marBottom w:val="0"/>
          <w:divBdr>
            <w:top w:val="none" w:sz="0" w:space="0" w:color="auto"/>
            <w:left w:val="none" w:sz="0" w:space="0" w:color="auto"/>
            <w:bottom w:val="none" w:sz="0" w:space="0" w:color="auto"/>
            <w:right w:val="none" w:sz="0" w:space="0" w:color="auto"/>
          </w:divBdr>
        </w:div>
        <w:div w:id="329408128">
          <w:marLeft w:val="640"/>
          <w:marRight w:val="0"/>
          <w:marTop w:val="0"/>
          <w:marBottom w:val="0"/>
          <w:divBdr>
            <w:top w:val="none" w:sz="0" w:space="0" w:color="auto"/>
            <w:left w:val="none" w:sz="0" w:space="0" w:color="auto"/>
            <w:bottom w:val="none" w:sz="0" w:space="0" w:color="auto"/>
            <w:right w:val="none" w:sz="0" w:space="0" w:color="auto"/>
          </w:divBdr>
        </w:div>
        <w:div w:id="1314215986">
          <w:marLeft w:val="640"/>
          <w:marRight w:val="0"/>
          <w:marTop w:val="0"/>
          <w:marBottom w:val="0"/>
          <w:divBdr>
            <w:top w:val="none" w:sz="0" w:space="0" w:color="auto"/>
            <w:left w:val="none" w:sz="0" w:space="0" w:color="auto"/>
            <w:bottom w:val="none" w:sz="0" w:space="0" w:color="auto"/>
            <w:right w:val="none" w:sz="0" w:space="0" w:color="auto"/>
          </w:divBdr>
        </w:div>
        <w:div w:id="449473788">
          <w:marLeft w:val="640"/>
          <w:marRight w:val="0"/>
          <w:marTop w:val="0"/>
          <w:marBottom w:val="0"/>
          <w:divBdr>
            <w:top w:val="none" w:sz="0" w:space="0" w:color="auto"/>
            <w:left w:val="none" w:sz="0" w:space="0" w:color="auto"/>
            <w:bottom w:val="none" w:sz="0" w:space="0" w:color="auto"/>
            <w:right w:val="none" w:sz="0" w:space="0" w:color="auto"/>
          </w:divBdr>
        </w:div>
        <w:div w:id="2126775968">
          <w:marLeft w:val="640"/>
          <w:marRight w:val="0"/>
          <w:marTop w:val="0"/>
          <w:marBottom w:val="0"/>
          <w:divBdr>
            <w:top w:val="none" w:sz="0" w:space="0" w:color="auto"/>
            <w:left w:val="none" w:sz="0" w:space="0" w:color="auto"/>
            <w:bottom w:val="none" w:sz="0" w:space="0" w:color="auto"/>
            <w:right w:val="none" w:sz="0" w:space="0" w:color="auto"/>
          </w:divBdr>
        </w:div>
        <w:div w:id="376585421">
          <w:marLeft w:val="640"/>
          <w:marRight w:val="0"/>
          <w:marTop w:val="0"/>
          <w:marBottom w:val="0"/>
          <w:divBdr>
            <w:top w:val="none" w:sz="0" w:space="0" w:color="auto"/>
            <w:left w:val="none" w:sz="0" w:space="0" w:color="auto"/>
            <w:bottom w:val="none" w:sz="0" w:space="0" w:color="auto"/>
            <w:right w:val="none" w:sz="0" w:space="0" w:color="auto"/>
          </w:divBdr>
        </w:div>
        <w:div w:id="478233592">
          <w:marLeft w:val="640"/>
          <w:marRight w:val="0"/>
          <w:marTop w:val="0"/>
          <w:marBottom w:val="0"/>
          <w:divBdr>
            <w:top w:val="none" w:sz="0" w:space="0" w:color="auto"/>
            <w:left w:val="none" w:sz="0" w:space="0" w:color="auto"/>
            <w:bottom w:val="none" w:sz="0" w:space="0" w:color="auto"/>
            <w:right w:val="none" w:sz="0" w:space="0" w:color="auto"/>
          </w:divBdr>
        </w:div>
        <w:div w:id="124353943">
          <w:marLeft w:val="640"/>
          <w:marRight w:val="0"/>
          <w:marTop w:val="0"/>
          <w:marBottom w:val="0"/>
          <w:divBdr>
            <w:top w:val="none" w:sz="0" w:space="0" w:color="auto"/>
            <w:left w:val="none" w:sz="0" w:space="0" w:color="auto"/>
            <w:bottom w:val="none" w:sz="0" w:space="0" w:color="auto"/>
            <w:right w:val="none" w:sz="0" w:space="0" w:color="auto"/>
          </w:divBdr>
        </w:div>
        <w:div w:id="1543176212">
          <w:marLeft w:val="640"/>
          <w:marRight w:val="0"/>
          <w:marTop w:val="0"/>
          <w:marBottom w:val="0"/>
          <w:divBdr>
            <w:top w:val="none" w:sz="0" w:space="0" w:color="auto"/>
            <w:left w:val="none" w:sz="0" w:space="0" w:color="auto"/>
            <w:bottom w:val="none" w:sz="0" w:space="0" w:color="auto"/>
            <w:right w:val="none" w:sz="0" w:space="0" w:color="auto"/>
          </w:divBdr>
        </w:div>
        <w:div w:id="1644390251">
          <w:marLeft w:val="640"/>
          <w:marRight w:val="0"/>
          <w:marTop w:val="0"/>
          <w:marBottom w:val="0"/>
          <w:divBdr>
            <w:top w:val="none" w:sz="0" w:space="0" w:color="auto"/>
            <w:left w:val="none" w:sz="0" w:space="0" w:color="auto"/>
            <w:bottom w:val="none" w:sz="0" w:space="0" w:color="auto"/>
            <w:right w:val="none" w:sz="0" w:space="0" w:color="auto"/>
          </w:divBdr>
        </w:div>
        <w:div w:id="1084493320">
          <w:marLeft w:val="640"/>
          <w:marRight w:val="0"/>
          <w:marTop w:val="0"/>
          <w:marBottom w:val="0"/>
          <w:divBdr>
            <w:top w:val="none" w:sz="0" w:space="0" w:color="auto"/>
            <w:left w:val="none" w:sz="0" w:space="0" w:color="auto"/>
            <w:bottom w:val="none" w:sz="0" w:space="0" w:color="auto"/>
            <w:right w:val="none" w:sz="0" w:space="0" w:color="auto"/>
          </w:divBdr>
        </w:div>
        <w:div w:id="1430195120">
          <w:marLeft w:val="640"/>
          <w:marRight w:val="0"/>
          <w:marTop w:val="0"/>
          <w:marBottom w:val="0"/>
          <w:divBdr>
            <w:top w:val="none" w:sz="0" w:space="0" w:color="auto"/>
            <w:left w:val="none" w:sz="0" w:space="0" w:color="auto"/>
            <w:bottom w:val="none" w:sz="0" w:space="0" w:color="auto"/>
            <w:right w:val="none" w:sz="0" w:space="0" w:color="auto"/>
          </w:divBdr>
        </w:div>
        <w:div w:id="1790315628">
          <w:marLeft w:val="640"/>
          <w:marRight w:val="0"/>
          <w:marTop w:val="0"/>
          <w:marBottom w:val="0"/>
          <w:divBdr>
            <w:top w:val="none" w:sz="0" w:space="0" w:color="auto"/>
            <w:left w:val="none" w:sz="0" w:space="0" w:color="auto"/>
            <w:bottom w:val="none" w:sz="0" w:space="0" w:color="auto"/>
            <w:right w:val="none" w:sz="0" w:space="0" w:color="auto"/>
          </w:divBdr>
        </w:div>
        <w:div w:id="1341853910">
          <w:marLeft w:val="640"/>
          <w:marRight w:val="0"/>
          <w:marTop w:val="0"/>
          <w:marBottom w:val="0"/>
          <w:divBdr>
            <w:top w:val="none" w:sz="0" w:space="0" w:color="auto"/>
            <w:left w:val="none" w:sz="0" w:space="0" w:color="auto"/>
            <w:bottom w:val="none" w:sz="0" w:space="0" w:color="auto"/>
            <w:right w:val="none" w:sz="0" w:space="0" w:color="auto"/>
          </w:divBdr>
        </w:div>
        <w:div w:id="1374692029">
          <w:marLeft w:val="640"/>
          <w:marRight w:val="0"/>
          <w:marTop w:val="0"/>
          <w:marBottom w:val="0"/>
          <w:divBdr>
            <w:top w:val="none" w:sz="0" w:space="0" w:color="auto"/>
            <w:left w:val="none" w:sz="0" w:space="0" w:color="auto"/>
            <w:bottom w:val="none" w:sz="0" w:space="0" w:color="auto"/>
            <w:right w:val="none" w:sz="0" w:space="0" w:color="auto"/>
          </w:divBdr>
        </w:div>
        <w:div w:id="196434721">
          <w:marLeft w:val="640"/>
          <w:marRight w:val="0"/>
          <w:marTop w:val="0"/>
          <w:marBottom w:val="0"/>
          <w:divBdr>
            <w:top w:val="none" w:sz="0" w:space="0" w:color="auto"/>
            <w:left w:val="none" w:sz="0" w:space="0" w:color="auto"/>
            <w:bottom w:val="none" w:sz="0" w:space="0" w:color="auto"/>
            <w:right w:val="none" w:sz="0" w:space="0" w:color="auto"/>
          </w:divBdr>
        </w:div>
        <w:div w:id="712314821">
          <w:marLeft w:val="640"/>
          <w:marRight w:val="0"/>
          <w:marTop w:val="0"/>
          <w:marBottom w:val="0"/>
          <w:divBdr>
            <w:top w:val="none" w:sz="0" w:space="0" w:color="auto"/>
            <w:left w:val="none" w:sz="0" w:space="0" w:color="auto"/>
            <w:bottom w:val="none" w:sz="0" w:space="0" w:color="auto"/>
            <w:right w:val="none" w:sz="0" w:space="0" w:color="auto"/>
          </w:divBdr>
        </w:div>
        <w:div w:id="1820071231">
          <w:marLeft w:val="640"/>
          <w:marRight w:val="0"/>
          <w:marTop w:val="0"/>
          <w:marBottom w:val="0"/>
          <w:divBdr>
            <w:top w:val="none" w:sz="0" w:space="0" w:color="auto"/>
            <w:left w:val="none" w:sz="0" w:space="0" w:color="auto"/>
            <w:bottom w:val="none" w:sz="0" w:space="0" w:color="auto"/>
            <w:right w:val="none" w:sz="0" w:space="0" w:color="auto"/>
          </w:divBdr>
        </w:div>
        <w:div w:id="1634285890">
          <w:marLeft w:val="640"/>
          <w:marRight w:val="0"/>
          <w:marTop w:val="0"/>
          <w:marBottom w:val="0"/>
          <w:divBdr>
            <w:top w:val="none" w:sz="0" w:space="0" w:color="auto"/>
            <w:left w:val="none" w:sz="0" w:space="0" w:color="auto"/>
            <w:bottom w:val="none" w:sz="0" w:space="0" w:color="auto"/>
            <w:right w:val="none" w:sz="0" w:space="0" w:color="auto"/>
          </w:divBdr>
        </w:div>
        <w:div w:id="225342126">
          <w:marLeft w:val="640"/>
          <w:marRight w:val="0"/>
          <w:marTop w:val="0"/>
          <w:marBottom w:val="0"/>
          <w:divBdr>
            <w:top w:val="none" w:sz="0" w:space="0" w:color="auto"/>
            <w:left w:val="none" w:sz="0" w:space="0" w:color="auto"/>
            <w:bottom w:val="none" w:sz="0" w:space="0" w:color="auto"/>
            <w:right w:val="none" w:sz="0" w:space="0" w:color="auto"/>
          </w:divBdr>
        </w:div>
        <w:div w:id="425808364">
          <w:marLeft w:val="640"/>
          <w:marRight w:val="0"/>
          <w:marTop w:val="0"/>
          <w:marBottom w:val="0"/>
          <w:divBdr>
            <w:top w:val="none" w:sz="0" w:space="0" w:color="auto"/>
            <w:left w:val="none" w:sz="0" w:space="0" w:color="auto"/>
            <w:bottom w:val="none" w:sz="0" w:space="0" w:color="auto"/>
            <w:right w:val="none" w:sz="0" w:space="0" w:color="auto"/>
          </w:divBdr>
        </w:div>
        <w:div w:id="224266273">
          <w:marLeft w:val="640"/>
          <w:marRight w:val="0"/>
          <w:marTop w:val="0"/>
          <w:marBottom w:val="0"/>
          <w:divBdr>
            <w:top w:val="none" w:sz="0" w:space="0" w:color="auto"/>
            <w:left w:val="none" w:sz="0" w:space="0" w:color="auto"/>
            <w:bottom w:val="none" w:sz="0" w:space="0" w:color="auto"/>
            <w:right w:val="none" w:sz="0" w:space="0" w:color="auto"/>
          </w:divBdr>
        </w:div>
        <w:div w:id="1663771825">
          <w:marLeft w:val="640"/>
          <w:marRight w:val="0"/>
          <w:marTop w:val="0"/>
          <w:marBottom w:val="0"/>
          <w:divBdr>
            <w:top w:val="none" w:sz="0" w:space="0" w:color="auto"/>
            <w:left w:val="none" w:sz="0" w:space="0" w:color="auto"/>
            <w:bottom w:val="none" w:sz="0" w:space="0" w:color="auto"/>
            <w:right w:val="none" w:sz="0" w:space="0" w:color="auto"/>
          </w:divBdr>
        </w:div>
        <w:div w:id="1523204962">
          <w:marLeft w:val="640"/>
          <w:marRight w:val="0"/>
          <w:marTop w:val="0"/>
          <w:marBottom w:val="0"/>
          <w:divBdr>
            <w:top w:val="none" w:sz="0" w:space="0" w:color="auto"/>
            <w:left w:val="none" w:sz="0" w:space="0" w:color="auto"/>
            <w:bottom w:val="none" w:sz="0" w:space="0" w:color="auto"/>
            <w:right w:val="none" w:sz="0" w:space="0" w:color="auto"/>
          </w:divBdr>
        </w:div>
      </w:divsChild>
    </w:div>
    <w:div w:id="808013665">
      <w:bodyDiv w:val="1"/>
      <w:marLeft w:val="0"/>
      <w:marRight w:val="0"/>
      <w:marTop w:val="0"/>
      <w:marBottom w:val="0"/>
      <w:divBdr>
        <w:top w:val="none" w:sz="0" w:space="0" w:color="auto"/>
        <w:left w:val="none" w:sz="0" w:space="0" w:color="auto"/>
        <w:bottom w:val="none" w:sz="0" w:space="0" w:color="auto"/>
        <w:right w:val="none" w:sz="0" w:space="0" w:color="auto"/>
      </w:divBdr>
      <w:divsChild>
        <w:div w:id="945385729">
          <w:marLeft w:val="640"/>
          <w:marRight w:val="0"/>
          <w:marTop w:val="0"/>
          <w:marBottom w:val="0"/>
          <w:divBdr>
            <w:top w:val="none" w:sz="0" w:space="0" w:color="auto"/>
            <w:left w:val="none" w:sz="0" w:space="0" w:color="auto"/>
            <w:bottom w:val="none" w:sz="0" w:space="0" w:color="auto"/>
            <w:right w:val="none" w:sz="0" w:space="0" w:color="auto"/>
          </w:divBdr>
        </w:div>
        <w:div w:id="822622817">
          <w:marLeft w:val="640"/>
          <w:marRight w:val="0"/>
          <w:marTop w:val="0"/>
          <w:marBottom w:val="0"/>
          <w:divBdr>
            <w:top w:val="none" w:sz="0" w:space="0" w:color="auto"/>
            <w:left w:val="none" w:sz="0" w:space="0" w:color="auto"/>
            <w:bottom w:val="none" w:sz="0" w:space="0" w:color="auto"/>
            <w:right w:val="none" w:sz="0" w:space="0" w:color="auto"/>
          </w:divBdr>
        </w:div>
        <w:div w:id="651520909">
          <w:marLeft w:val="640"/>
          <w:marRight w:val="0"/>
          <w:marTop w:val="0"/>
          <w:marBottom w:val="0"/>
          <w:divBdr>
            <w:top w:val="none" w:sz="0" w:space="0" w:color="auto"/>
            <w:left w:val="none" w:sz="0" w:space="0" w:color="auto"/>
            <w:bottom w:val="none" w:sz="0" w:space="0" w:color="auto"/>
            <w:right w:val="none" w:sz="0" w:space="0" w:color="auto"/>
          </w:divBdr>
        </w:div>
        <w:div w:id="690716285">
          <w:marLeft w:val="640"/>
          <w:marRight w:val="0"/>
          <w:marTop w:val="0"/>
          <w:marBottom w:val="0"/>
          <w:divBdr>
            <w:top w:val="none" w:sz="0" w:space="0" w:color="auto"/>
            <w:left w:val="none" w:sz="0" w:space="0" w:color="auto"/>
            <w:bottom w:val="none" w:sz="0" w:space="0" w:color="auto"/>
            <w:right w:val="none" w:sz="0" w:space="0" w:color="auto"/>
          </w:divBdr>
        </w:div>
        <w:div w:id="193470331">
          <w:marLeft w:val="640"/>
          <w:marRight w:val="0"/>
          <w:marTop w:val="0"/>
          <w:marBottom w:val="0"/>
          <w:divBdr>
            <w:top w:val="none" w:sz="0" w:space="0" w:color="auto"/>
            <w:left w:val="none" w:sz="0" w:space="0" w:color="auto"/>
            <w:bottom w:val="none" w:sz="0" w:space="0" w:color="auto"/>
            <w:right w:val="none" w:sz="0" w:space="0" w:color="auto"/>
          </w:divBdr>
        </w:div>
        <w:div w:id="1807310168">
          <w:marLeft w:val="640"/>
          <w:marRight w:val="0"/>
          <w:marTop w:val="0"/>
          <w:marBottom w:val="0"/>
          <w:divBdr>
            <w:top w:val="none" w:sz="0" w:space="0" w:color="auto"/>
            <w:left w:val="none" w:sz="0" w:space="0" w:color="auto"/>
            <w:bottom w:val="none" w:sz="0" w:space="0" w:color="auto"/>
            <w:right w:val="none" w:sz="0" w:space="0" w:color="auto"/>
          </w:divBdr>
        </w:div>
        <w:div w:id="821655005">
          <w:marLeft w:val="640"/>
          <w:marRight w:val="0"/>
          <w:marTop w:val="0"/>
          <w:marBottom w:val="0"/>
          <w:divBdr>
            <w:top w:val="none" w:sz="0" w:space="0" w:color="auto"/>
            <w:left w:val="none" w:sz="0" w:space="0" w:color="auto"/>
            <w:bottom w:val="none" w:sz="0" w:space="0" w:color="auto"/>
            <w:right w:val="none" w:sz="0" w:space="0" w:color="auto"/>
          </w:divBdr>
        </w:div>
        <w:div w:id="1593583298">
          <w:marLeft w:val="640"/>
          <w:marRight w:val="0"/>
          <w:marTop w:val="0"/>
          <w:marBottom w:val="0"/>
          <w:divBdr>
            <w:top w:val="none" w:sz="0" w:space="0" w:color="auto"/>
            <w:left w:val="none" w:sz="0" w:space="0" w:color="auto"/>
            <w:bottom w:val="none" w:sz="0" w:space="0" w:color="auto"/>
            <w:right w:val="none" w:sz="0" w:space="0" w:color="auto"/>
          </w:divBdr>
        </w:div>
        <w:div w:id="1699890435">
          <w:marLeft w:val="640"/>
          <w:marRight w:val="0"/>
          <w:marTop w:val="0"/>
          <w:marBottom w:val="0"/>
          <w:divBdr>
            <w:top w:val="none" w:sz="0" w:space="0" w:color="auto"/>
            <w:left w:val="none" w:sz="0" w:space="0" w:color="auto"/>
            <w:bottom w:val="none" w:sz="0" w:space="0" w:color="auto"/>
            <w:right w:val="none" w:sz="0" w:space="0" w:color="auto"/>
          </w:divBdr>
        </w:div>
        <w:div w:id="1886092241">
          <w:marLeft w:val="640"/>
          <w:marRight w:val="0"/>
          <w:marTop w:val="0"/>
          <w:marBottom w:val="0"/>
          <w:divBdr>
            <w:top w:val="none" w:sz="0" w:space="0" w:color="auto"/>
            <w:left w:val="none" w:sz="0" w:space="0" w:color="auto"/>
            <w:bottom w:val="none" w:sz="0" w:space="0" w:color="auto"/>
            <w:right w:val="none" w:sz="0" w:space="0" w:color="auto"/>
          </w:divBdr>
        </w:div>
        <w:div w:id="1492406213">
          <w:marLeft w:val="640"/>
          <w:marRight w:val="0"/>
          <w:marTop w:val="0"/>
          <w:marBottom w:val="0"/>
          <w:divBdr>
            <w:top w:val="none" w:sz="0" w:space="0" w:color="auto"/>
            <w:left w:val="none" w:sz="0" w:space="0" w:color="auto"/>
            <w:bottom w:val="none" w:sz="0" w:space="0" w:color="auto"/>
            <w:right w:val="none" w:sz="0" w:space="0" w:color="auto"/>
          </w:divBdr>
        </w:div>
        <w:div w:id="967779491">
          <w:marLeft w:val="640"/>
          <w:marRight w:val="0"/>
          <w:marTop w:val="0"/>
          <w:marBottom w:val="0"/>
          <w:divBdr>
            <w:top w:val="none" w:sz="0" w:space="0" w:color="auto"/>
            <w:left w:val="none" w:sz="0" w:space="0" w:color="auto"/>
            <w:bottom w:val="none" w:sz="0" w:space="0" w:color="auto"/>
            <w:right w:val="none" w:sz="0" w:space="0" w:color="auto"/>
          </w:divBdr>
        </w:div>
        <w:div w:id="651251135">
          <w:marLeft w:val="640"/>
          <w:marRight w:val="0"/>
          <w:marTop w:val="0"/>
          <w:marBottom w:val="0"/>
          <w:divBdr>
            <w:top w:val="none" w:sz="0" w:space="0" w:color="auto"/>
            <w:left w:val="none" w:sz="0" w:space="0" w:color="auto"/>
            <w:bottom w:val="none" w:sz="0" w:space="0" w:color="auto"/>
            <w:right w:val="none" w:sz="0" w:space="0" w:color="auto"/>
          </w:divBdr>
        </w:div>
        <w:div w:id="1436555810">
          <w:marLeft w:val="640"/>
          <w:marRight w:val="0"/>
          <w:marTop w:val="0"/>
          <w:marBottom w:val="0"/>
          <w:divBdr>
            <w:top w:val="none" w:sz="0" w:space="0" w:color="auto"/>
            <w:left w:val="none" w:sz="0" w:space="0" w:color="auto"/>
            <w:bottom w:val="none" w:sz="0" w:space="0" w:color="auto"/>
            <w:right w:val="none" w:sz="0" w:space="0" w:color="auto"/>
          </w:divBdr>
        </w:div>
        <w:div w:id="11302104">
          <w:marLeft w:val="640"/>
          <w:marRight w:val="0"/>
          <w:marTop w:val="0"/>
          <w:marBottom w:val="0"/>
          <w:divBdr>
            <w:top w:val="none" w:sz="0" w:space="0" w:color="auto"/>
            <w:left w:val="none" w:sz="0" w:space="0" w:color="auto"/>
            <w:bottom w:val="none" w:sz="0" w:space="0" w:color="auto"/>
            <w:right w:val="none" w:sz="0" w:space="0" w:color="auto"/>
          </w:divBdr>
        </w:div>
        <w:div w:id="1873150290">
          <w:marLeft w:val="640"/>
          <w:marRight w:val="0"/>
          <w:marTop w:val="0"/>
          <w:marBottom w:val="0"/>
          <w:divBdr>
            <w:top w:val="none" w:sz="0" w:space="0" w:color="auto"/>
            <w:left w:val="none" w:sz="0" w:space="0" w:color="auto"/>
            <w:bottom w:val="none" w:sz="0" w:space="0" w:color="auto"/>
            <w:right w:val="none" w:sz="0" w:space="0" w:color="auto"/>
          </w:divBdr>
        </w:div>
        <w:div w:id="1379280332">
          <w:marLeft w:val="640"/>
          <w:marRight w:val="0"/>
          <w:marTop w:val="0"/>
          <w:marBottom w:val="0"/>
          <w:divBdr>
            <w:top w:val="none" w:sz="0" w:space="0" w:color="auto"/>
            <w:left w:val="none" w:sz="0" w:space="0" w:color="auto"/>
            <w:bottom w:val="none" w:sz="0" w:space="0" w:color="auto"/>
            <w:right w:val="none" w:sz="0" w:space="0" w:color="auto"/>
          </w:divBdr>
        </w:div>
        <w:div w:id="172038214">
          <w:marLeft w:val="640"/>
          <w:marRight w:val="0"/>
          <w:marTop w:val="0"/>
          <w:marBottom w:val="0"/>
          <w:divBdr>
            <w:top w:val="none" w:sz="0" w:space="0" w:color="auto"/>
            <w:left w:val="none" w:sz="0" w:space="0" w:color="auto"/>
            <w:bottom w:val="none" w:sz="0" w:space="0" w:color="auto"/>
            <w:right w:val="none" w:sz="0" w:space="0" w:color="auto"/>
          </w:divBdr>
        </w:div>
        <w:div w:id="1556547677">
          <w:marLeft w:val="640"/>
          <w:marRight w:val="0"/>
          <w:marTop w:val="0"/>
          <w:marBottom w:val="0"/>
          <w:divBdr>
            <w:top w:val="none" w:sz="0" w:space="0" w:color="auto"/>
            <w:left w:val="none" w:sz="0" w:space="0" w:color="auto"/>
            <w:bottom w:val="none" w:sz="0" w:space="0" w:color="auto"/>
            <w:right w:val="none" w:sz="0" w:space="0" w:color="auto"/>
          </w:divBdr>
        </w:div>
      </w:divsChild>
    </w:div>
    <w:div w:id="812795994">
      <w:bodyDiv w:val="1"/>
      <w:marLeft w:val="0"/>
      <w:marRight w:val="0"/>
      <w:marTop w:val="0"/>
      <w:marBottom w:val="0"/>
      <w:divBdr>
        <w:top w:val="none" w:sz="0" w:space="0" w:color="auto"/>
        <w:left w:val="none" w:sz="0" w:space="0" w:color="auto"/>
        <w:bottom w:val="none" w:sz="0" w:space="0" w:color="auto"/>
        <w:right w:val="none" w:sz="0" w:space="0" w:color="auto"/>
      </w:divBdr>
      <w:divsChild>
        <w:div w:id="486675404">
          <w:marLeft w:val="640"/>
          <w:marRight w:val="0"/>
          <w:marTop w:val="0"/>
          <w:marBottom w:val="0"/>
          <w:divBdr>
            <w:top w:val="none" w:sz="0" w:space="0" w:color="auto"/>
            <w:left w:val="none" w:sz="0" w:space="0" w:color="auto"/>
            <w:bottom w:val="none" w:sz="0" w:space="0" w:color="auto"/>
            <w:right w:val="none" w:sz="0" w:space="0" w:color="auto"/>
          </w:divBdr>
        </w:div>
        <w:div w:id="410935390">
          <w:marLeft w:val="640"/>
          <w:marRight w:val="0"/>
          <w:marTop w:val="0"/>
          <w:marBottom w:val="0"/>
          <w:divBdr>
            <w:top w:val="none" w:sz="0" w:space="0" w:color="auto"/>
            <w:left w:val="none" w:sz="0" w:space="0" w:color="auto"/>
            <w:bottom w:val="none" w:sz="0" w:space="0" w:color="auto"/>
            <w:right w:val="none" w:sz="0" w:space="0" w:color="auto"/>
          </w:divBdr>
        </w:div>
        <w:div w:id="1251352703">
          <w:marLeft w:val="640"/>
          <w:marRight w:val="0"/>
          <w:marTop w:val="0"/>
          <w:marBottom w:val="0"/>
          <w:divBdr>
            <w:top w:val="none" w:sz="0" w:space="0" w:color="auto"/>
            <w:left w:val="none" w:sz="0" w:space="0" w:color="auto"/>
            <w:bottom w:val="none" w:sz="0" w:space="0" w:color="auto"/>
            <w:right w:val="none" w:sz="0" w:space="0" w:color="auto"/>
          </w:divBdr>
        </w:div>
        <w:div w:id="1206328161">
          <w:marLeft w:val="640"/>
          <w:marRight w:val="0"/>
          <w:marTop w:val="0"/>
          <w:marBottom w:val="0"/>
          <w:divBdr>
            <w:top w:val="none" w:sz="0" w:space="0" w:color="auto"/>
            <w:left w:val="none" w:sz="0" w:space="0" w:color="auto"/>
            <w:bottom w:val="none" w:sz="0" w:space="0" w:color="auto"/>
            <w:right w:val="none" w:sz="0" w:space="0" w:color="auto"/>
          </w:divBdr>
        </w:div>
        <w:div w:id="683673209">
          <w:marLeft w:val="640"/>
          <w:marRight w:val="0"/>
          <w:marTop w:val="0"/>
          <w:marBottom w:val="0"/>
          <w:divBdr>
            <w:top w:val="none" w:sz="0" w:space="0" w:color="auto"/>
            <w:left w:val="none" w:sz="0" w:space="0" w:color="auto"/>
            <w:bottom w:val="none" w:sz="0" w:space="0" w:color="auto"/>
            <w:right w:val="none" w:sz="0" w:space="0" w:color="auto"/>
          </w:divBdr>
        </w:div>
        <w:div w:id="1149519812">
          <w:marLeft w:val="640"/>
          <w:marRight w:val="0"/>
          <w:marTop w:val="0"/>
          <w:marBottom w:val="0"/>
          <w:divBdr>
            <w:top w:val="none" w:sz="0" w:space="0" w:color="auto"/>
            <w:left w:val="none" w:sz="0" w:space="0" w:color="auto"/>
            <w:bottom w:val="none" w:sz="0" w:space="0" w:color="auto"/>
            <w:right w:val="none" w:sz="0" w:space="0" w:color="auto"/>
          </w:divBdr>
        </w:div>
        <w:div w:id="83890898">
          <w:marLeft w:val="640"/>
          <w:marRight w:val="0"/>
          <w:marTop w:val="0"/>
          <w:marBottom w:val="0"/>
          <w:divBdr>
            <w:top w:val="none" w:sz="0" w:space="0" w:color="auto"/>
            <w:left w:val="none" w:sz="0" w:space="0" w:color="auto"/>
            <w:bottom w:val="none" w:sz="0" w:space="0" w:color="auto"/>
            <w:right w:val="none" w:sz="0" w:space="0" w:color="auto"/>
          </w:divBdr>
        </w:div>
        <w:div w:id="409236647">
          <w:marLeft w:val="640"/>
          <w:marRight w:val="0"/>
          <w:marTop w:val="0"/>
          <w:marBottom w:val="0"/>
          <w:divBdr>
            <w:top w:val="none" w:sz="0" w:space="0" w:color="auto"/>
            <w:left w:val="none" w:sz="0" w:space="0" w:color="auto"/>
            <w:bottom w:val="none" w:sz="0" w:space="0" w:color="auto"/>
            <w:right w:val="none" w:sz="0" w:space="0" w:color="auto"/>
          </w:divBdr>
        </w:div>
        <w:div w:id="622539193">
          <w:marLeft w:val="640"/>
          <w:marRight w:val="0"/>
          <w:marTop w:val="0"/>
          <w:marBottom w:val="0"/>
          <w:divBdr>
            <w:top w:val="none" w:sz="0" w:space="0" w:color="auto"/>
            <w:left w:val="none" w:sz="0" w:space="0" w:color="auto"/>
            <w:bottom w:val="none" w:sz="0" w:space="0" w:color="auto"/>
            <w:right w:val="none" w:sz="0" w:space="0" w:color="auto"/>
          </w:divBdr>
        </w:div>
        <w:div w:id="120464121">
          <w:marLeft w:val="640"/>
          <w:marRight w:val="0"/>
          <w:marTop w:val="0"/>
          <w:marBottom w:val="0"/>
          <w:divBdr>
            <w:top w:val="none" w:sz="0" w:space="0" w:color="auto"/>
            <w:left w:val="none" w:sz="0" w:space="0" w:color="auto"/>
            <w:bottom w:val="none" w:sz="0" w:space="0" w:color="auto"/>
            <w:right w:val="none" w:sz="0" w:space="0" w:color="auto"/>
          </w:divBdr>
        </w:div>
        <w:div w:id="646206796">
          <w:marLeft w:val="640"/>
          <w:marRight w:val="0"/>
          <w:marTop w:val="0"/>
          <w:marBottom w:val="0"/>
          <w:divBdr>
            <w:top w:val="none" w:sz="0" w:space="0" w:color="auto"/>
            <w:left w:val="none" w:sz="0" w:space="0" w:color="auto"/>
            <w:bottom w:val="none" w:sz="0" w:space="0" w:color="auto"/>
            <w:right w:val="none" w:sz="0" w:space="0" w:color="auto"/>
          </w:divBdr>
        </w:div>
        <w:div w:id="646204939">
          <w:marLeft w:val="640"/>
          <w:marRight w:val="0"/>
          <w:marTop w:val="0"/>
          <w:marBottom w:val="0"/>
          <w:divBdr>
            <w:top w:val="none" w:sz="0" w:space="0" w:color="auto"/>
            <w:left w:val="none" w:sz="0" w:space="0" w:color="auto"/>
            <w:bottom w:val="none" w:sz="0" w:space="0" w:color="auto"/>
            <w:right w:val="none" w:sz="0" w:space="0" w:color="auto"/>
          </w:divBdr>
        </w:div>
        <w:div w:id="1284844878">
          <w:marLeft w:val="640"/>
          <w:marRight w:val="0"/>
          <w:marTop w:val="0"/>
          <w:marBottom w:val="0"/>
          <w:divBdr>
            <w:top w:val="none" w:sz="0" w:space="0" w:color="auto"/>
            <w:left w:val="none" w:sz="0" w:space="0" w:color="auto"/>
            <w:bottom w:val="none" w:sz="0" w:space="0" w:color="auto"/>
            <w:right w:val="none" w:sz="0" w:space="0" w:color="auto"/>
          </w:divBdr>
        </w:div>
        <w:div w:id="189101967">
          <w:marLeft w:val="640"/>
          <w:marRight w:val="0"/>
          <w:marTop w:val="0"/>
          <w:marBottom w:val="0"/>
          <w:divBdr>
            <w:top w:val="none" w:sz="0" w:space="0" w:color="auto"/>
            <w:left w:val="none" w:sz="0" w:space="0" w:color="auto"/>
            <w:bottom w:val="none" w:sz="0" w:space="0" w:color="auto"/>
            <w:right w:val="none" w:sz="0" w:space="0" w:color="auto"/>
          </w:divBdr>
        </w:div>
        <w:div w:id="2076976051">
          <w:marLeft w:val="640"/>
          <w:marRight w:val="0"/>
          <w:marTop w:val="0"/>
          <w:marBottom w:val="0"/>
          <w:divBdr>
            <w:top w:val="none" w:sz="0" w:space="0" w:color="auto"/>
            <w:left w:val="none" w:sz="0" w:space="0" w:color="auto"/>
            <w:bottom w:val="none" w:sz="0" w:space="0" w:color="auto"/>
            <w:right w:val="none" w:sz="0" w:space="0" w:color="auto"/>
          </w:divBdr>
        </w:div>
        <w:div w:id="2019388075">
          <w:marLeft w:val="640"/>
          <w:marRight w:val="0"/>
          <w:marTop w:val="0"/>
          <w:marBottom w:val="0"/>
          <w:divBdr>
            <w:top w:val="none" w:sz="0" w:space="0" w:color="auto"/>
            <w:left w:val="none" w:sz="0" w:space="0" w:color="auto"/>
            <w:bottom w:val="none" w:sz="0" w:space="0" w:color="auto"/>
            <w:right w:val="none" w:sz="0" w:space="0" w:color="auto"/>
          </w:divBdr>
        </w:div>
        <w:div w:id="849026040">
          <w:marLeft w:val="640"/>
          <w:marRight w:val="0"/>
          <w:marTop w:val="0"/>
          <w:marBottom w:val="0"/>
          <w:divBdr>
            <w:top w:val="none" w:sz="0" w:space="0" w:color="auto"/>
            <w:left w:val="none" w:sz="0" w:space="0" w:color="auto"/>
            <w:bottom w:val="none" w:sz="0" w:space="0" w:color="auto"/>
            <w:right w:val="none" w:sz="0" w:space="0" w:color="auto"/>
          </w:divBdr>
        </w:div>
        <w:div w:id="1804691683">
          <w:marLeft w:val="640"/>
          <w:marRight w:val="0"/>
          <w:marTop w:val="0"/>
          <w:marBottom w:val="0"/>
          <w:divBdr>
            <w:top w:val="none" w:sz="0" w:space="0" w:color="auto"/>
            <w:left w:val="none" w:sz="0" w:space="0" w:color="auto"/>
            <w:bottom w:val="none" w:sz="0" w:space="0" w:color="auto"/>
            <w:right w:val="none" w:sz="0" w:space="0" w:color="auto"/>
          </w:divBdr>
        </w:div>
        <w:div w:id="1296328916">
          <w:marLeft w:val="640"/>
          <w:marRight w:val="0"/>
          <w:marTop w:val="0"/>
          <w:marBottom w:val="0"/>
          <w:divBdr>
            <w:top w:val="none" w:sz="0" w:space="0" w:color="auto"/>
            <w:left w:val="none" w:sz="0" w:space="0" w:color="auto"/>
            <w:bottom w:val="none" w:sz="0" w:space="0" w:color="auto"/>
            <w:right w:val="none" w:sz="0" w:space="0" w:color="auto"/>
          </w:divBdr>
        </w:div>
        <w:div w:id="148332619">
          <w:marLeft w:val="640"/>
          <w:marRight w:val="0"/>
          <w:marTop w:val="0"/>
          <w:marBottom w:val="0"/>
          <w:divBdr>
            <w:top w:val="none" w:sz="0" w:space="0" w:color="auto"/>
            <w:left w:val="none" w:sz="0" w:space="0" w:color="auto"/>
            <w:bottom w:val="none" w:sz="0" w:space="0" w:color="auto"/>
            <w:right w:val="none" w:sz="0" w:space="0" w:color="auto"/>
          </w:divBdr>
        </w:div>
        <w:div w:id="1328286377">
          <w:marLeft w:val="640"/>
          <w:marRight w:val="0"/>
          <w:marTop w:val="0"/>
          <w:marBottom w:val="0"/>
          <w:divBdr>
            <w:top w:val="none" w:sz="0" w:space="0" w:color="auto"/>
            <w:left w:val="none" w:sz="0" w:space="0" w:color="auto"/>
            <w:bottom w:val="none" w:sz="0" w:space="0" w:color="auto"/>
            <w:right w:val="none" w:sz="0" w:space="0" w:color="auto"/>
          </w:divBdr>
        </w:div>
        <w:div w:id="769162795">
          <w:marLeft w:val="640"/>
          <w:marRight w:val="0"/>
          <w:marTop w:val="0"/>
          <w:marBottom w:val="0"/>
          <w:divBdr>
            <w:top w:val="none" w:sz="0" w:space="0" w:color="auto"/>
            <w:left w:val="none" w:sz="0" w:space="0" w:color="auto"/>
            <w:bottom w:val="none" w:sz="0" w:space="0" w:color="auto"/>
            <w:right w:val="none" w:sz="0" w:space="0" w:color="auto"/>
          </w:divBdr>
        </w:div>
        <w:div w:id="1914506407">
          <w:marLeft w:val="640"/>
          <w:marRight w:val="0"/>
          <w:marTop w:val="0"/>
          <w:marBottom w:val="0"/>
          <w:divBdr>
            <w:top w:val="none" w:sz="0" w:space="0" w:color="auto"/>
            <w:left w:val="none" w:sz="0" w:space="0" w:color="auto"/>
            <w:bottom w:val="none" w:sz="0" w:space="0" w:color="auto"/>
            <w:right w:val="none" w:sz="0" w:space="0" w:color="auto"/>
          </w:divBdr>
        </w:div>
        <w:div w:id="611787417">
          <w:marLeft w:val="640"/>
          <w:marRight w:val="0"/>
          <w:marTop w:val="0"/>
          <w:marBottom w:val="0"/>
          <w:divBdr>
            <w:top w:val="none" w:sz="0" w:space="0" w:color="auto"/>
            <w:left w:val="none" w:sz="0" w:space="0" w:color="auto"/>
            <w:bottom w:val="none" w:sz="0" w:space="0" w:color="auto"/>
            <w:right w:val="none" w:sz="0" w:space="0" w:color="auto"/>
          </w:divBdr>
        </w:div>
        <w:div w:id="2096321947">
          <w:marLeft w:val="640"/>
          <w:marRight w:val="0"/>
          <w:marTop w:val="0"/>
          <w:marBottom w:val="0"/>
          <w:divBdr>
            <w:top w:val="none" w:sz="0" w:space="0" w:color="auto"/>
            <w:left w:val="none" w:sz="0" w:space="0" w:color="auto"/>
            <w:bottom w:val="none" w:sz="0" w:space="0" w:color="auto"/>
            <w:right w:val="none" w:sz="0" w:space="0" w:color="auto"/>
          </w:divBdr>
        </w:div>
        <w:div w:id="1320618062">
          <w:marLeft w:val="640"/>
          <w:marRight w:val="0"/>
          <w:marTop w:val="0"/>
          <w:marBottom w:val="0"/>
          <w:divBdr>
            <w:top w:val="none" w:sz="0" w:space="0" w:color="auto"/>
            <w:left w:val="none" w:sz="0" w:space="0" w:color="auto"/>
            <w:bottom w:val="none" w:sz="0" w:space="0" w:color="auto"/>
            <w:right w:val="none" w:sz="0" w:space="0" w:color="auto"/>
          </w:divBdr>
        </w:div>
        <w:div w:id="801852209">
          <w:marLeft w:val="640"/>
          <w:marRight w:val="0"/>
          <w:marTop w:val="0"/>
          <w:marBottom w:val="0"/>
          <w:divBdr>
            <w:top w:val="none" w:sz="0" w:space="0" w:color="auto"/>
            <w:left w:val="none" w:sz="0" w:space="0" w:color="auto"/>
            <w:bottom w:val="none" w:sz="0" w:space="0" w:color="auto"/>
            <w:right w:val="none" w:sz="0" w:space="0" w:color="auto"/>
          </w:divBdr>
        </w:div>
        <w:div w:id="2110462934">
          <w:marLeft w:val="640"/>
          <w:marRight w:val="0"/>
          <w:marTop w:val="0"/>
          <w:marBottom w:val="0"/>
          <w:divBdr>
            <w:top w:val="none" w:sz="0" w:space="0" w:color="auto"/>
            <w:left w:val="none" w:sz="0" w:space="0" w:color="auto"/>
            <w:bottom w:val="none" w:sz="0" w:space="0" w:color="auto"/>
            <w:right w:val="none" w:sz="0" w:space="0" w:color="auto"/>
          </w:divBdr>
        </w:div>
        <w:div w:id="464466682">
          <w:marLeft w:val="640"/>
          <w:marRight w:val="0"/>
          <w:marTop w:val="0"/>
          <w:marBottom w:val="0"/>
          <w:divBdr>
            <w:top w:val="none" w:sz="0" w:space="0" w:color="auto"/>
            <w:left w:val="none" w:sz="0" w:space="0" w:color="auto"/>
            <w:bottom w:val="none" w:sz="0" w:space="0" w:color="auto"/>
            <w:right w:val="none" w:sz="0" w:space="0" w:color="auto"/>
          </w:divBdr>
        </w:div>
        <w:div w:id="1258558667">
          <w:marLeft w:val="640"/>
          <w:marRight w:val="0"/>
          <w:marTop w:val="0"/>
          <w:marBottom w:val="0"/>
          <w:divBdr>
            <w:top w:val="none" w:sz="0" w:space="0" w:color="auto"/>
            <w:left w:val="none" w:sz="0" w:space="0" w:color="auto"/>
            <w:bottom w:val="none" w:sz="0" w:space="0" w:color="auto"/>
            <w:right w:val="none" w:sz="0" w:space="0" w:color="auto"/>
          </w:divBdr>
        </w:div>
        <w:div w:id="927495307">
          <w:marLeft w:val="640"/>
          <w:marRight w:val="0"/>
          <w:marTop w:val="0"/>
          <w:marBottom w:val="0"/>
          <w:divBdr>
            <w:top w:val="none" w:sz="0" w:space="0" w:color="auto"/>
            <w:left w:val="none" w:sz="0" w:space="0" w:color="auto"/>
            <w:bottom w:val="none" w:sz="0" w:space="0" w:color="auto"/>
            <w:right w:val="none" w:sz="0" w:space="0" w:color="auto"/>
          </w:divBdr>
        </w:div>
        <w:div w:id="1627659064">
          <w:marLeft w:val="640"/>
          <w:marRight w:val="0"/>
          <w:marTop w:val="0"/>
          <w:marBottom w:val="0"/>
          <w:divBdr>
            <w:top w:val="none" w:sz="0" w:space="0" w:color="auto"/>
            <w:left w:val="none" w:sz="0" w:space="0" w:color="auto"/>
            <w:bottom w:val="none" w:sz="0" w:space="0" w:color="auto"/>
            <w:right w:val="none" w:sz="0" w:space="0" w:color="auto"/>
          </w:divBdr>
        </w:div>
        <w:div w:id="1533567130">
          <w:marLeft w:val="640"/>
          <w:marRight w:val="0"/>
          <w:marTop w:val="0"/>
          <w:marBottom w:val="0"/>
          <w:divBdr>
            <w:top w:val="none" w:sz="0" w:space="0" w:color="auto"/>
            <w:left w:val="none" w:sz="0" w:space="0" w:color="auto"/>
            <w:bottom w:val="none" w:sz="0" w:space="0" w:color="auto"/>
            <w:right w:val="none" w:sz="0" w:space="0" w:color="auto"/>
          </w:divBdr>
        </w:div>
        <w:div w:id="694116155">
          <w:marLeft w:val="640"/>
          <w:marRight w:val="0"/>
          <w:marTop w:val="0"/>
          <w:marBottom w:val="0"/>
          <w:divBdr>
            <w:top w:val="none" w:sz="0" w:space="0" w:color="auto"/>
            <w:left w:val="none" w:sz="0" w:space="0" w:color="auto"/>
            <w:bottom w:val="none" w:sz="0" w:space="0" w:color="auto"/>
            <w:right w:val="none" w:sz="0" w:space="0" w:color="auto"/>
          </w:divBdr>
        </w:div>
        <w:div w:id="597564024">
          <w:marLeft w:val="640"/>
          <w:marRight w:val="0"/>
          <w:marTop w:val="0"/>
          <w:marBottom w:val="0"/>
          <w:divBdr>
            <w:top w:val="none" w:sz="0" w:space="0" w:color="auto"/>
            <w:left w:val="none" w:sz="0" w:space="0" w:color="auto"/>
            <w:bottom w:val="none" w:sz="0" w:space="0" w:color="auto"/>
            <w:right w:val="none" w:sz="0" w:space="0" w:color="auto"/>
          </w:divBdr>
        </w:div>
        <w:div w:id="1159922175">
          <w:marLeft w:val="640"/>
          <w:marRight w:val="0"/>
          <w:marTop w:val="0"/>
          <w:marBottom w:val="0"/>
          <w:divBdr>
            <w:top w:val="none" w:sz="0" w:space="0" w:color="auto"/>
            <w:left w:val="none" w:sz="0" w:space="0" w:color="auto"/>
            <w:bottom w:val="none" w:sz="0" w:space="0" w:color="auto"/>
            <w:right w:val="none" w:sz="0" w:space="0" w:color="auto"/>
          </w:divBdr>
        </w:div>
        <w:div w:id="2003728271">
          <w:marLeft w:val="640"/>
          <w:marRight w:val="0"/>
          <w:marTop w:val="0"/>
          <w:marBottom w:val="0"/>
          <w:divBdr>
            <w:top w:val="none" w:sz="0" w:space="0" w:color="auto"/>
            <w:left w:val="none" w:sz="0" w:space="0" w:color="auto"/>
            <w:bottom w:val="none" w:sz="0" w:space="0" w:color="auto"/>
            <w:right w:val="none" w:sz="0" w:space="0" w:color="auto"/>
          </w:divBdr>
        </w:div>
        <w:div w:id="1145010786">
          <w:marLeft w:val="640"/>
          <w:marRight w:val="0"/>
          <w:marTop w:val="0"/>
          <w:marBottom w:val="0"/>
          <w:divBdr>
            <w:top w:val="none" w:sz="0" w:space="0" w:color="auto"/>
            <w:left w:val="none" w:sz="0" w:space="0" w:color="auto"/>
            <w:bottom w:val="none" w:sz="0" w:space="0" w:color="auto"/>
            <w:right w:val="none" w:sz="0" w:space="0" w:color="auto"/>
          </w:divBdr>
        </w:div>
        <w:div w:id="391774476">
          <w:marLeft w:val="640"/>
          <w:marRight w:val="0"/>
          <w:marTop w:val="0"/>
          <w:marBottom w:val="0"/>
          <w:divBdr>
            <w:top w:val="none" w:sz="0" w:space="0" w:color="auto"/>
            <w:left w:val="none" w:sz="0" w:space="0" w:color="auto"/>
            <w:bottom w:val="none" w:sz="0" w:space="0" w:color="auto"/>
            <w:right w:val="none" w:sz="0" w:space="0" w:color="auto"/>
          </w:divBdr>
        </w:div>
        <w:div w:id="1647121218">
          <w:marLeft w:val="640"/>
          <w:marRight w:val="0"/>
          <w:marTop w:val="0"/>
          <w:marBottom w:val="0"/>
          <w:divBdr>
            <w:top w:val="none" w:sz="0" w:space="0" w:color="auto"/>
            <w:left w:val="none" w:sz="0" w:space="0" w:color="auto"/>
            <w:bottom w:val="none" w:sz="0" w:space="0" w:color="auto"/>
            <w:right w:val="none" w:sz="0" w:space="0" w:color="auto"/>
          </w:divBdr>
        </w:div>
      </w:divsChild>
    </w:div>
    <w:div w:id="813110038">
      <w:bodyDiv w:val="1"/>
      <w:marLeft w:val="0"/>
      <w:marRight w:val="0"/>
      <w:marTop w:val="0"/>
      <w:marBottom w:val="0"/>
      <w:divBdr>
        <w:top w:val="none" w:sz="0" w:space="0" w:color="auto"/>
        <w:left w:val="none" w:sz="0" w:space="0" w:color="auto"/>
        <w:bottom w:val="none" w:sz="0" w:space="0" w:color="auto"/>
        <w:right w:val="none" w:sz="0" w:space="0" w:color="auto"/>
      </w:divBdr>
      <w:divsChild>
        <w:div w:id="658848170">
          <w:marLeft w:val="640"/>
          <w:marRight w:val="0"/>
          <w:marTop w:val="0"/>
          <w:marBottom w:val="0"/>
          <w:divBdr>
            <w:top w:val="none" w:sz="0" w:space="0" w:color="auto"/>
            <w:left w:val="none" w:sz="0" w:space="0" w:color="auto"/>
            <w:bottom w:val="none" w:sz="0" w:space="0" w:color="auto"/>
            <w:right w:val="none" w:sz="0" w:space="0" w:color="auto"/>
          </w:divBdr>
        </w:div>
        <w:div w:id="1417360955">
          <w:marLeft w:val="640"/>
          <w:marRight w:val="0"/>
          <w:marTop w:val="0"/>
          <w:marBottom w:val="0"/>
          <w:divBdr>
            <w:top w:val="none" w:sz="0" w:space="0" w:color="auto"/>
            <w:left w:val="none" w:sz="0" w:space="0" w:color="auto"/>
            <w:bottom w:val="none" w:sz="0" w:space="0" w:color="auto"/>
            <w:right w:val="none" w:sz="0" w:space="0" w:color="auto"/>
          </w:divBdr>
        </w:div>
        <w:div w:id="1412120320">
          <w:marLeft w:val="640"/>
          <w:marRight w:val="0"/>
          <w:marTop w:val="0"/>
          <w:marBottom w:val="0"/>
          <w:divBdr>
            <w:top w:val="none" w:sz="0" w:space="0" w:color="auto"/>
            <w:left w:val="none" w:sz="0" w:space="0" w:color="auto"/>
            <w:bottom w:val="none" w:sz="0" w:space="0" w:color="auto"/>
            <w:right w:val="none" w:sz="0" w:space="0" w:color="auto"/>
          </w:divBdr>
        </w:div>
        <w:div w:id="1689481580">
          <w:marLeft w:val="640"/>
          <w:marRight w:val="0"/>
          <w:marTop w:val="0"/>
          <w:marBottom w:val="0"/>
          <w:divBdr>
            <w:top w:val="none" w:sz="0" w:space="0" w:color="auto"/>
            <w:left w:val="none" w:sz="0" w:space="0" w:color="auto"/>
            <w:bottom w:val="none" w:sz="0" w:space="0" w:color="auto"/>
            <w:right w:val="none" w:sz="0" w:space="0" w:color="auto"/>
          </w:divBdr>
        </w:div>
        <w:div w:id="663122069">
          <w:marLeft w:val="640"/>
          <w:marRight w:val="0"/>
          <w:marTop w:val="0"/>
          <w:marBottom w:val="0"/>
          <w:divBdr>
            <w:top w:val="none" w:sz="0" w:space="0" w:color="auto"/>
            <w:left w:val="none" w:sz="0" w:space="0" w:color="auto"/>
            <w:bottom w:val="none" w:sz="0" w:space="0" w:color="auto"/>
            <w:right w:val="none" w:sz="0" w:space="0" w:color="auto"/>
          </w:divBdr>
        </w:div>
        <w:div w:id="1759013120">
          <w:marLeft w:val="640"/>
          <w:marRight w:val="0"/>
          <w:marTop w:val="0"/>
          <w:marBottom w:val="0"/>
          <w:divBdr>
            <w:top w:val="none" w:sz="0" w:space="0" w:color="auto"/>
            <w:left w:val="none" w:sz="0" w:space="0" w:color="auto"/>
            <w:bottom w:val="none" w:sz="0" w:space="0" w:color="auto"/>
            <w:right w:val="none" w:sz="0" w:space="0" w:color="auto"/>
          </w:divBdr>
        </w:div>
        <w:div w:id="946305779">
          <w:marLeft w:val="640"/>
          <w:marRight w:val="0"/>
          <w:marTop w:val="0"/>
          <w:marBottom w:val="0"/>
          <w:divBdr>
            <w:top w:val="none" w:sz="0" w:space="0" w:color="auto"/>
            <w:left w:val="none" w:sz="0" w:space="0" w:color="auto"/>
            <w:bottom w:val="none" w:sz="0" w:space="0" w:color="auto"/>
            <w:right w:val="none" w:sz="0" w:space="0" w:color="auto"/>
          </w:divBdr>
        </w:div>
        <w:div w:id="828137148">
          <w:marLeft w:val="640"/>
          <w:marRight w:val="0"/>
          <w:marTop w:val="0"/>
          <w:marBottom w:val="0"/>
          <w:divBdr>
            <w:top w:val="none" w:sz="0" w:space="0" w:color="auto"/>
            <w:left w:val="none" w:sz="0" w:space="0" w:color="auto"/>
            <w:bottom w:val="none" w:sz="0" w:space="0" w:color="auto"/>
            <w:right w:val="none" w:sz="0" w:space="0" w:color="auto"/>
          </w:divBdr>
        </w:div>
        <w:div w:id="457919591">
          <w:marLeft w:val="640"/>
          <w:marRight w:val="0"/>
          <w:marTop w:val="0"/>
          <w:marBottom w:val="0"/>
          <w:divBdr>
            <w:top w:val="none" w:sz="0" w:space="0" w:color="auto"/>
            <w:left w:val="none" w:sz="0" w:space="0" w:color="auto"/>
            <w:bottom w:val="none" w:sz="0" w:space="0" w:color="auto"/>
            <w:right w:val="none" w:sz="0" w:space="0" w:color="auto"/>
          </w:divBdr>
        </w:div>
        <w:div w:id="623274830">
          <w:marLeft w:val="640"/>
          <w:marRight w:val="0"/>
          <w:marTop w:val="0"/>
          <w:marBottom w:val="0"/>
          <w:divBdr>
            <w:top w:val="none" w:sz="0" w:space="0" w:color="auto"/>
            <w:left w:val="none" w:sz="0" w:space="0" w:color="auto"/>
            <w:bottom w:val="none" w:sz="0" w:space="0" w:color="auto"/>
            <w:right w:val="none" w:sz="0" w:space="0" w:color="auto"/>
          </w:divBdr>
        </w:div>
        <w:div w:id="1212578414">
          <w:marLeft w:val="640"/>
          <w:marRight w:val="0"/>
          <w:marTop w:val="0"/>
          <w:marBottom w:val="0"/>
          <w:divBdr>
            <w:top w:val="none" w:sz="0" w:space="0" w:color="auto"/>
            <w:left w:val="none" w:sz="0" w:space="0" w:color="auto"/>
            <w:bottom w:val="none" w:sz="0" w:space="0" w:color="auto"/>
            <w:right w:val="none" w:sz="0" w:space="0" w:color="auto"/>
          </w:divBdr>
        </w:div>
        <w:div w:id="606810729">
          <w:marLeft w:val="640"/>
          <w:marRight w:val="0"/>
          <w:marTop w:val="0"/>
          <w:marBottom w:val="0"/>
          <w:divBdr>
            <w:top w:val="none" w:sz="0" w:space="0" w:color="auto"/>
            <w:left w:val="none" w:sz="0" w:space="0" w:color="auto"/>
            <w:bottom w:val="none" w:sz="0" w:space="0" w:color="auto"/>
            <w:right w:val="none" w:sz="0" w:space="0" w:color="auto"/>
          </w:divBdr>
        </w:div>
        <w:div w:id="661158053">
          <w:marLeft w:val="640"/>
          <w:marRight w:val="0"/>
          <w:marTop w:val="0"/>
          <w:marBottom w:val="0"/>
          <w:divBdr>
            <w:top w:val="none" w:sz="0" w:space="0" w:color="auto"/>
            <w:left w:val="none" w:sz="0" w:space="0" w:color="auto"/>
            <w:bottom w:val="none" w:sz="0" w:space="0" w:color="auto"/>
            <w:right w:val="none" w:sz="0" w:space="0" w:color="auto"/>
          </w:divBdr>
        </w:div>
        <w:div w:id="1366057037">
          <w:marLeft w:val="640"/>
          <w:marRight w:val="0"/>
          <w:marTop w:val="0"/>
          <w:marBottom w:val="0"/>
          <w:divBdr>
            <w:top w:val="none" w:sz="0" w:space="0" w:color="auto"/>
            <w:left w:val="none" w:sz="0" w:space="0" w:color="auto"/>
            <w:bottom w:val="none" w:sz="0" w:space="0" w:color="auto"/>
            <w:right w:val="none" w:sz="0" w:space="0" w:color="auto"/>
          </w:divBdr>
        </w:div>
        <w:div w:id="908270192">
          <w:marLeft w:val="640"/>
          <w:marRight w:val="0"/>
          <w:marTop w:val="0"/>
          <w:marBottom w:val="0"/>
          <w:divBdr>
            <w:top w:val="none" w:sz="0" w:space="0" w:color="auto"/>
            <w:left w:val="none" w:sz="0" w:space="0" w:color="auto"/>
            <w:bottom w:val="none" w:sz="0" w:space="0" w:color="auto"/>
            <w:right w:val="none" w:sz="0" w:space="0" w:color="auto"/>
          </w:divBdr>
        </w:div>
        <w:div w:id="880633883">
          <w:marLeft w:val="640"/>
          <w:marRight w:val="0"/>
          <w:marTop w:val="0"/>
          <w:marBottom w:val="0"/>
          <w:divBdr>
            <w:top w:val="none" w:sz="0" w:space="0" w:color="auto"/>
            <w:left w:val="none" w:sz="0" w:space="0" w:color="auto"/>
            <w:bottom w:val="none" w:sz="0" w:space="0" w:color="auto"/>
            <w:right w:val="none" w:sz="0" w:space="0" w:color="auto"/>
          </w:divBdr>
        </w:div>
        <w:div w:id="1434399280">
          <w:marLeft w:val="640"/>
          <w:marRight w:val="0"/>
          <w:marTop w:val="0"/>
          <w:marBottom w:val="0"/>
          <w:divBdr>
            <w:top w:val="none" w:sz="0" w:space="0" w:color="auto"/>
            <w:left w:val="none" w:sz="0" w:space="0" w:color="auto"/>
            <w:bottom w:val="none" w:sz="0" w:space="0" w:color="auto"/>
            <w:right w:val="none" w:sz="0" w:space="0" w:color="auto"/>
          </w:divBdr>
        </w:div>
        <w:div w:id="1603684373">
          <w:marLeft w:val="640"/>
          <w:marRight w:val="0"/>
          <w:marTop w:val="0"/>
          <w:marBottom w:val="0"/>
          <w:divBdr>
            <w:top w:val="none" w:sz="0" w:space="0" w:color="auto"/>
            <w:left w:val="none" w:sz="0" w:space="0" w:color="auto"/>
            <w:bottom w:val="none" w:sz="0" w:space="0" w:color="auto"/>
            <w:right w:val="none" w:sz="0" w:space="0" w:color="auto"/>
          </w:divBdr>
        </w:div>
        <w:div w:id="1658922400">
          <w:marLeft w:val="640"/>
          <w:marRight w:val="0"/>
          <w:marTop w:val="0"/>
          <w:marBottom w:val="0"/>
          <w:divBdr>
            <w:top w:val="none" w:sz="0" w:space="0" w:color="auto"/>
            <w:left w:val="none" w:sz="0" w:space="0" w:color="auto"/>
            <w:bottom w:val="none" w:sz="0" w:space="0" w:color="auto"/>
            <w:right w:val="none" w:sz="0" w:space="0" w:color="auto"/>
          </w:divBdr>
        </w:div>
        <w:div w:id="1308441454">
          <w:marLeft w:val="640"/>
          <w:marRight w:val="0"/>
          <w:marTop w:val="0"/>
          <w:marBottom w:val="0"/>
          <w:divBdr>
            <w:top w:val="none" w:sz="0" w:space="0" w:color="auto"/>
            <w:left w:val="none" w:sz="0" w:space="0" w:color="auto"/>
            <w:bottom w:val="none" w:sz="0" w:space="0" w:color="auto"/>
            <w:right w:val="none" w:sz="0" w:space="0" w:color="auto"/>
          </w:divBdr>
        </w:div>
        <w:div w:id="274211714">
          <w:marLeft w:val="640"/>
          <w:marRight w:val="0"/>
          <w:marTop w:val="0"/>
          <w:marBottom w:val="0"/>
          <w:divBdr>
            <w:top w:val="none" w:sz="0" w:space="0" w:color="auto"/>
            <w:left w:val="none" w:sz="0" w:space="0" w:color="auto"/>
            <w:bottom w:val="none" w:sz="0" w:space="0" w:color="auto"/>
            <w:right w:val="none" w:sz="0" w:space="0" w:color="auto"/>
          </w:divBdr>
        </w:div>
        <w:div w:id="1742561983">
          <w:marLeft w:val="640"/>
          <w:marRight w:val="0"/>
          <w:marTop w:val="0"/>
          <w:marBottom w:val="0"/>
          <w:divBdr>
            <w:top w:val="none" w:sz="0" w:space="0" w:color="auto"/>
            <w:left w:val="none" w:sz="0" w:space="0" w:color="auto"/>
            <w:bottom w:val="none" w:sz="0" w:space="0" w:color="auto"/>
            <w:right w:val="none" w:sz="0" w:space="0" w:color="auto"/>
          </w:divBdr>
        </w:div>
        <w:div w:id="16591125">
          <w:marLeft w:val="640"/>
          <w:marRight w:val="0"/>
          <w:marTop w:val="0"/>
          <w:marBottom w:val="0"/>
          <w:divBdr>
            <w:top w:val="none" w:sz="0" w:space="0" w:color="auto"/>
            <w:left w:val="none" w:sz="0" w:space="0" w:color="auto"/>
            <w:bottom w:val="none" w:sz="0" w:space="0" w:color="auto"/>
            <w:right w:val="none" w:sz="0" w:space="0" w:color="auto"/>
          </w:divBdr>
        </w:div>
        <w:div w:id="943456777">
          <w:marLeft w:val="640"/>
          <w:marRight w:val="0"/>
          <w:marTop w:val="0"/>
          <w:marBottom w:val="0"/>
          <w:divBdr>
            <w:top w:val="none" w:sz="0" w:space="0" w:color="auto"/>
            <w:left w:val="none" w:sz="0" w:space="0" w:color="auto"/>
            <w:bottom w:val="none" w:sz="0" w:space="0" w:color="auto"/>
            <w:right w:val="none" w:sz="0" w:space="0" w:color="auto"/>
          </w:divBdr>
        </w:div>
        <w:div w:id="819493293">
          <w:marLeft w:val="640"/>
          <w:marRight w:val="0"/>
          <w:marTop w:val="0"/>
          <w:marBottom w:val="0"/>
          <w:divBdr>
            <w:top w:val="none" w:sz="0" w:space="0" w:color="auto"/>
            <w:left w:val="none" w:sz="0" w:space="0" w:color="auto"/>
            <w:bottom w:val="none" w:sz="0" w:space="0" w:color="auto"/>
            <w:right w:val="none" w:sz="0" w:space="0" w:color="auto"/>
          </w:divBdr>
        </w:div>
        <w:div w:id="1827355362">
          <w:marLeft w:val="640"/>
          <w:marRight w:val="0"/>
          <w:marTop w:val="0"/>
          <w:marBottom w:val="0"/>
          <w:divBdr>
            <w:top w:val="none" w:sz="0" w:space="0" w:color="auto"/>
            <w:left w:val="none" w:sz="0" w:space="0" w:color="auto"/>
            <w:bottom w:val="none" w:sz="0" w:space="0" w:color="auto"/>
            <w:right w:val="none" w:sz="0" w:space="0" w:color="auto"/>
          </w:divBdr>
        </w:div>
        <w:div w:id="1166365517">
          <w:marLeft w:val="640"/>
          <w:marRight w:val="0"/>
          <w:marTop w:val="0"/>
          <w:marBottom w:val="0"/>
          <w:divBdr>
            <w:top w:val="none" w:sz="0" w:space="0" w:color="auto"/>
            <w:left w:val="none" w:sz="0" w:space="0" w:color="auto"/>
            <w:bottom w:val="none" w:sz="0" w:space="0" w:color="auto"/>
            <w:right w:val="none" w:sz="0" w:space="0" w:color="auto"/>
          </w:divBdr>
        </w:div>
        <w:div w:id="617832911">
          <w:marLeft w:val="640"/>
          <w:marRight w:val="0"/>
          <w:marTop w:val="0"/>
          <w:marBottom w:val="0"/>
          <w:divBdr>
            <w:top w:val="none" w:sz="0" w:space="0" w:color="auto"/>
            <w:left w:val="none" w:sz="0" w:space="0" w:color="auto"/>
            <w:bottom w:val="none" w:sz="0" w:space="0" w:color="auto"/>
            <w:right w:val="none" w:sz="0" w:space="0" w:color="auto"/>
          </w:divBdr>
        </w:div>
        <w:div w:id="1582830252">
          <w:marLeft w:val="640"/>
          <w:marRight w:val="0"/>
          <w:marTop w:val="0"/>
          <w:marBottom w:val="0"/>
          <w:divBdr>
            <w:top w:val="none" w:sz="0" w:space="0" w:color="auto"/>
            <w:left w:val="none" w:sz="0" w:space="0" w:color="auto"/>
            <w:bottom w:val="none" w:sz="0" w:space="0" w:color="auto"/>
            <w:right w:val="none" w:sz="0" w:space="0" w:color="auto"/>
          </w:divBdr>
        </w:div>
        <w:div w:id="166754590">
          <w:marLeft w:val="640"/>
          <w:marRight w:val="0"/>
          <w:marTop w:val="0"/>
          <w:marBottom w:val="0"/>
          <w:divBdr>
            <w:top w:val="none" w:sz="0" w:space="0" w:color="auto"/>
            <w:left w:val="none" w:sz="0" w:space="0" w:color="auto"/>
            <w:bottom w:val="none" w:sz="0" w:space="0" w:color="auto"/>
            <w:right w:val="none" w:sz="0" w:space="0" w:color="auto"/>
          </w:divBdr>
        </w:div>
        <w:div w:id="928856839">
          <w:marLeft w:val="640"/>
          <w:marRight w:val="0"/>
          <w:marTop w:val="0"/>
          <w:marBottom w:val="0"/>
          <w:divBdr>
            <w:top w:val="none" w:sz="0" w:space="0" w:color="auto"/>
            <w:left w:val="none" w:sz="0" w:space="0" w:color="auto"/>
            <w:bottom w:val="none" w:sz="0" w:space="0" w:color="auto"/>
            <w:right w:val="none" w:sz="0" w:space="0" w:color="auto"/>
          </w:divBdr>
        </w:div>
        <w:div w:id="545259587">
          <w:marLeft w:val="640"/>
          <w:marRight w:val="0"/>
          <w:marTop w:val="0"/>
          <w:marBottom w:val="0"/>
          <w:divBdr>
            <w:top w:val="none" w:sz="0" w:space="0" w:color="auto"/>
            <w:left w:val="none" w:sz="0" w:space="0" w:color="auto"/>
            <w:bottom w:val="none" w:sz="0" w:space="0" w:color="auto"/>
            <w:right w:val="none" w:sz="0" w:space="0" w:color="auto"/>
          </w:divBdr>
        </w:div>
        <w:div w:id="452556195">
          <w:marLeft w:val="640"/>
          <w:marRight w:val="0"/>
          <w:marTop w:val="0"/>
          <w:marBottom w:val="0"/>
          <w:divBdr>
            <w:top w:val="none" w:sz="0" w:space="0" w:color="auto"/>
            <w:left w:val="none" w:sz="0" w:space="0" w:color="auto"/>
            <w:bottom w:val="none" w:sz="0" w:space="0" w:color="auto"/>
            <w:right w:val="none" w:sz="0" w:space="0" w:color="auto"/>
          </w:divBdr>
        </w:div>
        <w:div w:id="1354919701">
          <w:marLeft w:val="640"/>
          <w:marRight w:val="0"/>
          <w:marTop w:val="0"/>
          <w:marBottom w:val="0"/>
          <w:divBdr>
            <w:top w:val="none" w:sz="0" w:space="0" w:color="auto"/>
            <w:left w:val="none" w:sz="0" w:space="0" w:color="auto"/>
            <w:bottom w:val="none" w:sz="0" w:space="0" w:color="auto"/>
            <w:right w:val="none" w:sz="0" w:space="0" w:color="auto"/>
          </w:divBdr>
        </w:div>
        <w:div w:id="410810903">
          <w:marLeft w:val="640"/>
          <w:marRight w:val="0"/>
          <w:marTop w:val="0"/>
          <w:marBottom w:val="0"/>
          <w:divBdr>
            <w:top w:val="none" w:sz="0" w:space="0" w:color="auto"/>
            <w:left w:val="none" w:sz="0" w:space="0" w:color="auto"/>
            <w:bottom w:val="none" w:sz="0" w:space="0" w:color="auto"/>
            <w:right w:val="none" w:sz="0" w:space="0" w:color="auto"/>
          </w:divBdr>
        </w:div>
        <w:div w:id="762267301">
          <w:marLeft w:val="640"/>
          <w:marRight w:val="0"/>
          <w:marTop w:val="0"/>
          <w:marBottom w:val="0"/>
          <w:divBdr>
            <w:top w:val="none" w:sz="0" w:space="0" w:color="auto"/>
            <w:left w:val="none" w:sz="0" w:space="0" w:color="auto"/>
            <w:bottom w:val="none" w:sz="0" w:space="0" w:color="auto"/>
            <w:right w:val="none" w:sz="0" w:space="0" w:color="auto"/>
          </w:divBdr>
        </w:div>
        <w:div w:id="170994092">
          <w:marLeft w:val="640"/>
          <w:marRight w:val="0"/>
          <w:marTop w:val="0"/>
          <w:marBottom w:val="0"/>
          <w:divBdr>
            <w:top w:val="none" w:sz="0" w:space="0" w:color="auto"/>
            <w:left w:val="none" w:sz="0" w:space="0" w:color="auto"/>
            <w:bottom w:val="none" w:sz="0" w:space="0" w:color="auto"/>
            <w:right w:val="none" w:sz="0" w:space="0" w:color="auto"/>
          </w:divBdr>
        </w:div>
        <w:div w:id="1909488689">
          <w:marLeft w:val="640"/>
          <w:marRight w:val="0"/>
          <w:marTop w:val="0"/>
          <w:marBottom w:val="0"/>
          <w:divBdr>
            <w:top w:val="none" w:sz="0" w:space="0" w:color="auto"/>
            <w:left w:val="none" w:sz="0" w:space="0" w:color="auto"/>
            <w:bottom w:val="none" w:sz="0" w:space="0" w:color="auto"/>
            <w:right w:val="none" w:sz="0" w:space="0" w:color="auto"/>
          </w:divBdr>
        </w:div>
        <w:div w:id="484005396">
          <w:marLeft w:val="640"/>
          <w:marRight w:val="0"/>
          <w:marTop w:val="0"/>
          <w:marBottom w:val="0"/>
          <w:divBdr>
            <w:top w:val="none" w:sz="0" w:space="0" w:color="auto"/>
            <w:left w:val="none" w:sz="0" w:space="0" w:color="auto"/>
            <w:bottom w:val="none" w:sz="0" w:space="0" w:color="auto"/>
            <w:right w:val="none" w:sz="0" w:space="0" w:color="auto"/>
          </w:divBdr>
        </w:div>
        <w:div w:id="87237226">
          <w:marLeft w:val="640"/>
          <w:marRight w:val="0"/>
          <w:marTop w:val="0"/>
          <w:marBottom w:val="0"/>
          <w:divBdr>
            <w:top w:val="none" w:sz="0" w:space="0" w:color="auto"/>
            <w:left w:val="none" w:sz="0" w:space="0" w:color="auto"/>
            <w:bottom w:val="none" w:sz="0" w:space="0" w:color="auto"/>
            <w:right w:val="none" w:sz="0" w:space="0" w:color="auto"/>
          </w:divBdr>
        </w:div>
        <w:div w:id="1083071429">
          <w:marLeft w:val="640"/>
          <w:marRight w:val="0"/>
          <w:marTop w:val="0"/>
          <w:marBottom w:val="0"/>
          <w:divBdr>
            <w:top w:val="none" w:sz="0" w:space="0" w:color="auto"/>
            <w:left w:val="none" w:sz="0" w:space="0" w:color="auto"/>
            <w:bottom w:val="none" w:sz="0" w:space="0" w:color="auto"/>
            <w:right w:val="none" w:sz="0" w:space="0" w:color="auto"/>
          </w:divBdr>
        </w:div>
        <w:div w:id="1569265414">
          <w:marLeft w:val="640"/>
          <w:marRight w:val="0"/>
          <w:marTop w:val="0"/>
          <w:marBottom w:val="0"/>
          <w:divBdr>
            <w:top w:val="none" w:sz="0" w:space="0" w:color="auto"/>
            <w:left w:val="none" w:sz="0" w:space="0" w:color="auto"/>
            <w:bottom w:val="none" w:sz="0" w:space="0" w:color="auto"/>
            <w:right w:val="none" w:sz="0" w:space="0" w:color="auto"/>
          </w:divBdr>
        </w:div>
      </w:divsChild>
    </w:div>
    <w:div w:id="820460066">
      <w:bodyDiv w:val="1"/>
      <w:marLeft w:val="0"/>
      <w:marRight w:val="0"/>
      <w:marTop w:val="0"/>
      <w:marBottom w:val="0"/>
      <w:divBdr>
        <w:top w:val="none" w:sz="0" w:space="0" w:color="auto"/>
        <w:left w:val="none" w:sz="0" w:space="0" w:color="auto"/>
        <w:bottom w:val="none" w:sz="0" w:space="0" w:color="auto"/>
        <w:right w:val="none" w:sz="0" w:space="0" w:color="auto"/>
      </w:divBdr>
      <w:divsChild>
        <w:div w:id="1158494960">
          <w:marLeft w:val="640"/>
          <w:marRight w:val="0"/>
          <w:marTop w:val="0"/>
          <w:marBottom w:val="0"/>
          <w:divBdr>
            <w:top w:val="none" w:sz="0" w:space="0" w:color="auto"/>
            <w:left w:val="none" w:sz="0" w:space="0" w:color="auto"/>
            <w:bottom w:val="none" w:sz="0" w:space="0" w:color="auto"/>
            <w:right w:val="none" w:sz="0" w:space="0" w:color="auto"/>
          </w:divBdr>
        </w:div>
        <w:div w:id="390617734">
          <w:marLeft w:val="640"/>
          <w:marRight w:val="0"/>
          <w:marTop w:val="0"/>
          <w:marBottom w:val="0"/>
          <w:divBdr>
            <w:top w:val="none" w:sz="0" w:space="0" w:color="auto"/>
            <w:left w:val="none" w:sz="0" w:space="0" w:color="auto"/>
            <w:bottom w:val="none" w:sz="0" w:space="0" w:color="auto"/>
            <w:right w:val="none" w:sz="0" w:space="0" w:color="auto"/>
          </w:divBdr>
        </w:div>
        <w:div w:id="235749292">
          <w:marLeft w:val="640"/>
          <w:marRight w:val="0"/>
          <w:marTop w:val="0"/>
          <w:marBottom w:val="0"/>
          <w:divBdr>
            <w:top w:val="none" w:sz="0" w:space="0" w:color="auto"/>
            <w:left w:val="none" w:sz="0" w:space="0" w:color="auto"/>
            <w:bottom w:val="none" w:sz="0" w:space="0" w:color="auto"/>
            <w:right w:val="none" w:sz="0" w:space="0" w:color="auto"/>
          </w:divBdr>
        </w:div>
        <w:div w:id="1279946298">
          <w:marLeft w:val="640"/>
          <w:marRight w:val="0"/>
          <w:marTop w:val="0"/>
          <w:marBottom w:val="0"/>
          <w:divBdr>
            <w:top w:val="none" w:sz="0" w:space="0" w:color="auto"/>
            <w:left w:val="none" w:sz="0" w:space="0" w:color="auto"/>
            <w:bottom w:val="none" w:sz="0" w:space="0" w:color="auto"/>
            <w:right w:val="none" w:sz="0" w:space="0" w:color="auto"/>
          </w:divBdr>
        </w:div>
        <w:div w:id="209072273">
          <w:marLeft w:val="640"/>
          <w:marRight w:val="0"/>
          <w:marTop w:val="0"/>
          <w:marBottom w:val="0"/>
          <w:divBdr>
            <w:top w:val="none" w:sz="0" w:space="0" w:color="auto"/>
            <w:left w:val="none" w:sz="0" w:space="0" w:color="auto"/>
            <w:bottom w:val="none" w:sz="0" w:space="0" w:color="auto"/>
            <w:right w:val="none" w:sz="0" w:space="0" w:color="auto"/>
          </w:divBdr>
        </w:div>
        <w:div w:id="1174683290">
          <w:marLeft w:val="640"/>
          <w:marRight w:val="0"/>
          <w:marTop w:val="0"/>
          <w:marBottom w:val="0"/>
          <w:divBdr>
            <w:top w:val="none" w:sz="0" w:space="0" w:color="auto"/>
            <w:left w:val="none" w:sz="0" w:space="0" w:color="auto"/>
            <w:bottom w:val="none" w:sz="0" w:space="0" w:color="auto"/>
            <w:right w:val="none" w:sz="0" w:space="0" w:color="auto"/>
          </w:divBdr>
        </w:div>
        <w:div w:id="1053963118">
          <w:marLeft w:val="640"/>
          <w:marRight w:val="0"/>
          <w:marTop w:val="0"/>
          <w:marBottom w:val="0"/>
          <w:divBdr>
            <w:top w:val="none" w:sz="0" w:space="0" w:color="auto"/>
            <w:left w:val="none" w:sz="0" w:space="0" w:color="auto"/>
            <w:bottom w:val="none" w:sz="0" w:space="0" w:color="auto"/>
            <w:right w:val="none" w:sz="0" w:space="0" w:color="auto"/>
          </w:divBdr>
        </w:div>
        <w:div w:id="1651053301">
          <w:marLeft w:val="640"/>
          <w:marRight w:val="0"/>
          <w:marTop w:val="0"/>
          <w:marBottom w:val="0"/>
          <w:divBdr>
            <w:top w:val="none" w:sz="0" w:space="0" w:color="auto"/>
            <w:left w:val="none" w:sz="0" w:space="0" w:color="auto"/>
            <w:bottom w:val="none" w:sz="0" w:space="0" w:color="auto"/>
            <w:right w:val="none" w:sz="0" w:space="0" w:color="auto"/>
          </w:divBdr>
        </w:div>
        <w:div w:id="923683270">
          <w:marLeft w:val="640"/>
          <w:marRight w:val="0"/>
          <w:marTop w:val="0"/>
          <w:marBottom w:val="0"/>
          <w:divBdr>
            <w:top w:val="none" w:sz="0" w:space="0" w:color="auto"/>
            <w:left w:val="none" w:sz="0" w:space="0" w:color="auto"/>
            <w:bottom w:val="none" w:sz="0" w:space="0" w:color="auto"/>
            <w:right w:val="none" w:sz="0" w:space="0" w:color="auto"/>
          </w:divBdr>
        </w:div>
        <w:div w:id="426393403">
          <w:marLeft w:val="640"/>
          <w:marRight w:val="0"/>
          <w:marTop w:val="0"/>
          <w:marBottom w:val="0"/>
          <w:divBdr>
            <w:top w:val="none" w:sz="0" w:space="0" w:color="auto"/>
            <w:left w:val="none" w:sz="0" w:space="0" w:color="auto"/>
            <w:bottom w:val="none" w:sz="0" w:space="0" w:color="auto"/>
            <w:right w:val="none" w:sz="0" w:space="0" w:color="auto"/>
          </w:divBdr>
        </w:div>
        <w:div w:id="241335093">
          <w:marLeft w:val="640"/>
          <w:marRight w:val="0"/>
          <w:marTop w:val="0"/>
          <w:marBottom w:val="0"/>
          <w:divBdr>
            <w:top w:val="none" w:sz="0" w:space="0" w:color="auto"/>
            <w:left w:val="none" w:sz="0" w:space="0" w:color="auto"/>
            <w:bottom w:val="none" w:sz="0" w:space="0" w:color="auto"/>
            <w:right w:val="none" w:sz="0" w:space="0" w:color="auto"/>
          </w:divBdr>
        </w:div>
        <w:div w:id="1188103276">
          <w:marLeft w:val="640"/>
          <w:marRight w:val="0"/>
          <w:marTop w:val="0"/>
          <w:marBottom w:val="0"/>
          <w:divBdr>
            <w:top w:val="none" w:sz="0" w:space="0" w:color="auto"/>
            <w:left w:val="none" w:sz="0" w:space="0" w:color="auto"/>
            <w:bottom w:val="none" w:sz="0" w:space="0" w:color="auto"/>
            <w:right w:val="none" w:sz="0" w:space="0" w:color="auto"/>
          </w:divBdr>
        </w:div>
        <w:div w:id="930966599">
          <w:marLeft w:val="640"/>
          <w:marRight w:val="0"/>
          <w:marTop w:val="0"/>
          <w:marBottom w:val="0"/>
          <w:divBdr>
            <w:top w:val="none" w:sz="0" w:space="0" w:color="auto"/>
            <w:left w:val="none" w:sz="0" w:space="0" w:color="auto"/>
            <w:bottom w:val="none" w:sz="0" w:space="0" w:color="auto"/>
            <w:right w:val="none" w:sz="0" w:space="0" w:color="auto"/>
          </w:divBdr>
        </w:div>
        <w:div w:id="391734996">
          <w:marLeft w:val="640"/>
          <w:marRight w:val="0"/>
          <w:marTop w:val="0"/>
          <w:marBottom w:val="0"/>
          <w:divBdr>
            <w:top w:val="none" w:sz="0" w:space="0" w:color="auto"/>
            <w:left w:val="none" w:sz="0" w:space="0" w:color="auto"/>
            <w:bottom w:val="none" w:sz="0" w:space="0" w:color="auto"/>
            <w:right w:val="none" w:sz="0" w:space="0" w:color="auto"/>
          </w:divBdr>
        </w:div>
        <w:div w:id="1317997953">
          <w:marLeft w:val="640"/>
          <w:marRight w:val="0"/>
          <w:marTop w:val="0"/>
          <w:marBottom w:val="0"/>
          <w:divBdr>
            <w:top w:val="none" w:sz="0" w:space="0" w:color="auto"/>
            <w:left w:val="none" w:sz="0" w:space="0" w:color="auto"/>
            <w:bottom w:val="none" w:sz="0" w:space="0" w:color="auto"/>
            <w:right w:val="none" w:sz="0" w:space="0" w:color="auto"/>
          </w:divBdr>
        </w:div>
        <w:div w:id="400644844">
          <w:marLeft w:val="640"/>
          <w:marRight w:val="0"/>
          <w:marTop w:val="0"/>
          <w:marBottom w:val="0"/>
          <w:divBdr>
            <w:top w:val="none" w:sz="0" w:space="0" w:color="auto"/>
            <w:left w:val="none" w:sz="0" w:space="0" w:color="auto"/>
            <w:bottom w:val="none" w:sz="0" w:space="0" w:color="auto"/>
            <w:right w:val="none" w:sz="0" w:space="0" w:color="auto"/>
          </w:divBdr>
        </w:div>
        <w:div w:id="1308046349">
          <w:marLeft w:val="640"/>
          <w:marRight w:val="0"/>
          <w:marTop w:val="0"/>
          <w:marBottom w:val="0"/>
          <w:divBdr>
            <w:top w:val="none" w:sz="0" w:space="0" w:color="auto"/>
            <w:left w:val="none" w:sz="0" w:space="0" w:color="auto"/>
            <w:bottom w:val="none" w:sz="0" w:space="0" w:color="auto"/>
            <w:right w:val="none" w:sz="0" w:space="0" w:color="auto"/>
          </w:divBdr>
        </w:div>
        <w:div w:id="426269999">
          <w:marLeft w:val="640"/>
          <w:marRight w:val="0"/>
          <w:marTop w:val="0"/>
          <w:marBottom w:val="0"/>
          <w:divBdr>
            <w:top w:val="none" w:sz="0" w:space="0" w:color="auto"/>
            <w:left w:val="none" w:sz="0" w:space="0" w:color="auto"/>
            <w:bottom w:val="none" w:sz="0" w:space="0" w:color="auto"/>
            <w:right w:val="none" w:sz="0" w:space="0" w:color="auto"/>
          </w:divBdr>
        </w:div>
        <w:div w:id="57361072">
          <w:marLeft w:val="640"/>
          <w:marRight w:val="0"/>
          <w:marTop w:val="0"/>
          <w:marBottom w:val="0"/>
          <w:divBdr>
            <w:top w:val="none" w:sz="0" w:space="0" w:color="auto"/>
            <w:left w:val="none" w:sz="0" w:space="0" w:color="auto"/>
            <w:bottom w:val="none" w:sz="0" w:space="0" w:color="auto"/>
            <w:right w:val="none" w:sz="0" w:space="0" w:color="auto"/>
          </w:divBdr>
        </w:div>
        <w:div w:id="984314186">
          <w:marLeft w:val="640"/>
          <w:marRight w:val="0"/>
          <w:marTop w:val="0"/>
          <w:marBottom w:val="0"/>
          <w:divBdr>
            <w:top w:val="none" w:sz="0" w:space="0" w:color="auto"/>
            <w:left w:val="none" w:sz="0" w:space="0" w:color="auto"/>
            <w:bottom w:val="none" w:sz="0" w:space="0" w:color="auto"/>
            <w:right w:val="none" w:sz="0" w:space="0" w:color="auto"/>
          </w:divBdr>
        </w:div>
        <w:div w:id="1802309684">
          <w:marLeft w:val="640"/>
          <w:marRight w:val="0"/>
          <w:marTop w:val="0"/>
          <w:marBottom w:val="0"/>
          <w:divBdr>
            <w:top w:val="none" w:sz="0" w:space="0" w:color="auto"/>
            <w:left w:val="none" w:sz="0" w:space="0" w:color="auto"/>
            <w:bottom w:val="none" w:sz="0" w:space="0" w:color="auto"/>
            <w:right w:val="none" w:sz="0" w:space="0" w:color="auto"/>
          </w:divBdr>
        </w:div>
        <w:div w:id="958531948">
          <w:marLeft w:val="640"/>
          <w:marRight w:val="0"/>
          <w:marTop w:val="0"/>
          <w:marBottom w:val="0"/>
          <w:divBdr>
            <w:top w:val="none" w:sz="0" w:space="0" w:color="auto"/>
            <w:left w:val="none" w:sz="0" w:space="0" w:color="auto"/>
            <w:bottom w:val="none" w:sz="0" w:space="0" w:color="auto"/>
            <w:right w:val="none" w:sz="0" w:space="0" w:color="auto"/>
          </w:divBdr>
        </w:div>
        <w:div w:id="646327393">
          <w:marLeft w:val="640"/>
          <w:marRight w:val="0"/>
          <w:marTop w:val="0"/>
          <w:marBottom w:val="0"/>
          <w:divBdr>
            <w:top w:val="none" w:sz="0" w:space="0" w:color="auto"/>
            <w:left w:val="none" w:sz="0" w:space="0" w:color="auto"/>
            <w:bottom w:val="none" w:sz="0" w:space="0" w:color="auto"/>
            <w:right w:val="none" w:sz="0" w:space="0" w:color="auto"/>
          </w:divBdr>
        </w:div>
        <w:div w:id="965308555">
          <w:marLeft w:val="640"/>
          <w:marRight w:val="0"/>
          <w:marTop w:val="0"/>
          <w:marBottom w:val="0"/>
          <w:divBdr>
            <w:top w:val="none" w:sz="0" w:space="0" w:color="auto"/>
            <w:left w:val="none" w:sz="0" w:space="0" w:color="auto"/>
            <w:bottom w:val="none" w:sz="0" w:space="0" w:color="auto"/>
            <w:right w:val="none" w:sz="0" w:space="0" w:color="auto"/>
          </w:divBdr>
        </w:div>
        <w:div w:id="995886813">
          <w:marLeft w:val="640"/>
          <w:marRight w:val="0"/>
          <w:marTop w:val="0"/>
          <w:marBottom w:val="0"/>
          <w:divBdr>
            <w:top w:val="none" w:sz="0" w:space="0" w:color="auto"/>
            <w:left w:val="none" w:sz="0" w:space="0" w:color="auto"/>
            <w:bottom w:val="none" w:sz="0" w:space="0" w:color="auto"/>
            <w:right w:val="none" w:sz="0" w:space="0" w:color="auto"/>
          </w:divBdr>
        </w:div>
        <w:div w:id="943921055">
          <w:marLeft w:val="640"/>
          <w:marRight w:val="0"/>
          <w:marTop w:val="0"/>
          <w:marBottom w:val="0"/>
          <w:divBdr>
            <w:top w:val="none" w:sz="0" w:space="0" w:color="auto"/>
            <w:left w:val="none" w:sz="0" w:space="0" w:color="auto"/>
            <w:bottom w:val="none" w:sz="0" w:space="0" w:color="auto"/>
            <w:right w:val="none" w:sz="0" w:space="0" w:color="auto"/>
          </w:divBdr>
        </w:div>
        <w:div w:id="735279381">
          <w:marLeft w:val="640"/>
          <w:marRight w:val="0"/>
          <w:marTop w:val="0"/>
          <w:marBottom w:val="0"/>
          <w:divBdr>
            <w:top w:val="none" w:sz="0" w:space="0" w:color="auto"/>
            <w:left w:val="none" w:sz="0" w:space="0" w:color="auto"/>
            <w:bottom w:val="none" w:sz="0" w:space="0" w:color="auto"/>
            <w:right w:val="none" w:sz="0" w:space="0" w:color="auto"/>
          </w:divBdr>
        </w:div>
        <w:div w:id="1787195260">
          <w:marLeft w:val="640"/>
          <w:marRight w:val="0"/>
          <w:marTop w:val="0"/>
          <w:marBottom w:val="0"/>
          <w:divBdr>
            <w:top w:val="none" w:sz="0" w:space="0" w:color="auto"/>
            <w:left w:val="none" w:sz="0" w:space="0" w:color="auto"/>
            <w:bottom w:val="none" w:sz="0" w:space="0" w:color="auto"/>
            <w:right w:val="none" w:sz="0" w:space="0" w:color="auto"/>
          </w:divBdr>
        </w:div>
        <w:div w:id="160050645">
          <w:marLeft w:val="640"/>
          <w:marRight w:val="0"/>
          <w:marTop w:val="0"/>
          <w:marBottom w:val="0"/>
          <w:divBdr>
            <w:top w:val="none" w:sz="0" w:space="0" w:color="auto"/>
            <w:left w:val="none" w:sz="0" w:space="0" w:color="auto"/>
            <w:bottom w:val="none" w:sz="0" w:space="0" w:color="auto"/>
            <w:right w:val="none" w:sz="0" w:space="0" w:color="auto"/>
          </w:divBdr>
        </w:div>
        <w:div w:id="1371612501">
          <w:marLeft w:val="640"/>
          <w:marRight w:val="0"/>
          <w:marTop w:val="0"/>
          <w:marBottom w:val="0"/>
          <w:divBdr>
            <w:top w:val="none" w:sz="0" w:space="0" w:color="auto"/>
            <w:left w:val="none" w:sz="0" w:space="0" w:color="auto"/>
            <w:bottom w:val="none" w:sz="0" w:space="0" w:color="auto"/>
            <w:right w:val="none" w:sz="0" w:space="0" w:color="auto"/>
          </w:divBdr>
        </w:div>
        <w:div w:id="1546333243">
          <w:marLeft w:val="640"/>
          <w:marRight w:val="0"/>
          <w:marTop w:val="0"/>
          <w:marBottom w:val="0"/>
          <w:divBdr>
            <w:top w:val="none" w:sz="0" w:space="0" w:color="auto"/>
            <w:left w:val="none" w:sz="0" w:space="0" w:color="auto"/>
            <w:bottom w:val="none" w:sz="0" w:space="0" w:color="auto"/>
            <w:right w:val="none" w:sz="0" w:space="0" w:color="auto"/>
          </w:divBdr>
        </w:div>
        <w:div w:id="1249848292">
          <w:marLeft w:val="640"/>
          <w:marRight w:val="0"/>
          <w:marTop w:val="0"/>
          <w:marBottom w:val="0"/>
          <w:divBdr>
            <w:top w:val="none" w:sz="0" w:space="0" w:color="auto"/>
            <w:left w:val="none" w:sz="0" w:space="0" w:color="auto"/>
            <w:bottom w:val="none" w:sz="0" w:space="0" w:color="auto"/>
            <w:right w:val="none" w:sz="0" w:space="0" w:color="auto"/>
          </w:divBdr>
        </w:div>
        <w:div w:id="584412497">
          <w:marLeft w:val="640"/>
          <w:marRight w:val="0"/>
          <w:marTop w:val="0"/>
          <w:marBottom w:val="0"/>
          <w:divBdr>
            <w:top w:val="none" w:sz="0" w:space="0" w:color="auto"/>
            <w:left w:val="none" w:sz="0" w:space="0" w:color="auto"/>
            <w:bottom w:val="none" w:sz="0" w:space="0" w:color="auto"/>
            <w:right w:val="none" w:sz="0" w:space="0" w:color="auto"/>
          </w:divBdr>
        </w:div>
        <w:div w:id="202643319">
          <w:marLeft w:val="640"/>
          <w:marRight w:val="0"/>
          <w:marTop w:val="0"/>
          <w:marBottom w:val="0"/>
          <w:divBdr>
            <w:top w:val="none" w:sz="0" w:space="0" w:color="auto"/>
            <w:left w:val="none" w:sz="0" w:space="0" w:color="auto"/>
            <w:bottom w:val="none" w:sz="0" w:space="0" w:color="auto"/>
            <w:right w:val="none" w:sz="0" w:space="0" w:color="auto"/>
          </w:divBdr>
        </w:div>
        <w:div w:id="1014647077">
          <w:marLeft w:val="640"/>
          <w:marRight w:val="0"/>
          <w:marTop w:val="0"/>
          <w:marBottom w:val="0"/>
          <w:divBdr>
            <w:top w:val="none" w:sz="0" w:space="0" w:color="auto"/>
            <w:left w:val="none" w:sz="0" w:space="0" w:color="auto"/>
            <w:bottom w:val="none" w:sz="0" w:space="0" w:color="auto"/>
            <w:right w:val="none" w:sz="0" w:space="0" w:color="auto"/>
          </w:divBdr>
        </w:div>
        <w:div w:id="1830779851">
          <w:marLeft w:val="640"/>
          <w:marRight w:val="0"/>
          <w:marTop w:val="0"/>
          <w:marBottom w:val="0"/>
          <w:divBdr>
            <w:top w:val="none" w:sz="0" w:space="0" w:color="auto"/>
            <w:left w:val="none" w:sz="0" w:space="0" w:color="auto"/>
            <w:bottom w:val="none" w:sz="0" w:space="0" w:color="auto"/>
            <w:right w:val="none" w:sz="0" w:space="0" w:color="auto"/>
          </w:divBdr>
        </w:div>
        <w:div w:id="1347630935">
          <w:marLeft w:val="640"/>
          <w:marRight w:val="0"/>
          <w:marTop w:val="0"/>
          <w:marBottom w:val="0"/>
          <w:divBdr>
            <w:top w:val="none" w:sz="0" w:space="0" w:color="auto"/>
            <w:left w:val="none" w:sz="0" w:space="0" w:color="auto"/>
            <w:bottom w:val="none" w:sz="0" w:space="0" w:color="auto"/>
            <w:right w:val="none" w:sz="0" w:space="0" w:color="auto"/>
          </w:divBdr>
        </w:div>
        <w:div w:id="1483891223">
          <w:marLeft w:val="640"/>
          <w:marRight w:val="0"/>
          <w:marTop w:val="0"/>
          <w:marBottom w:val="0"/>
          <w:divBdr>
            <w:top w:val="none" w:sz="0" w:space="0" w:color="auto"/>
            <w:left w:val="none" w:sz="0" w:space="0" w:color="auto"/>
            <w:bottom w:val="none" w:sz="0" w:space="0" w:color="auto"/>
            <w:right w:val="none" w:sz="0" w:space="0" w:color="auto"/>
          </w:divBdr>
        </w:div>
        <w:div w:id="1030955900">
          <w:marLeft w:val="640"/>
          <w:marRight w:val="0"/>
          <w:marTop w:val="0"/>
          <w:marBottom w:val="0"/>
          <w:divBdr>
            <w:top w:val="none" w:sz="0" w:space="0" w:color="auto"/>
            <w:left w:val="none" w:sz="0" w:space="0" w:color="auto"/>
            <w:bottom w:val="none" w:sz="0" w:space="0" w:color="auto"/>
            <w:right w:val="none" w:sz="0" w:space="0" w:color="auto"/>
          </w:divBdr>
        </w:div>
        <w:div w:id="1132598929">
          <w:marLeft w:val="640"/>
          <w:marRight w:val="0"/>
          <w:marTop w:val="0"/>
          <w:marBottom w:val="0"/>
          <w:divBdr>
            <w:top w:val="none" w:sz="0" w:space="0" w:color="auto"/>
            <w:left w:val="none" w:sz="0" w:space="0" w:color="auto"/>
            <w:bottom w:val="none" w:sz="0" w:space="0" w:color="auto"/>
            <w:right w:val="none" w:sz="0" w:space="0" w:color="auto"/>
          </w:divBdr>
        </w:div>
        <w:div w:id="1980838712">
          <w:marLeft w:val="640"/>
          <w:marRight w:val="0"/>
          <w:marTop w:val="0"/>
          <w:marBottom w:val="0"/>
          <w:divBdr>
            <w:top w:val="none" w:sz="0" w:space="0" w:color="auto"/>
            <w:left w:val="none" w:sz="0" w:space="0" w:color="auto"/>
            <w:bottom w:val="none" w:sz="0" w:space="0" w:color="auto"/>
            <w:right w:val="none" w:sz="0" w:space="0" w:color="auto"/>
          </w:divBdr>
        </w:div>
        <w:div w:id="1187409633">
          <w:marLeft w:val="640"/>
          <w:marRight w:val="0"/>
          <w:marTop w:val="0"/>
          <w:marBottom w:val="0"/>
          <w:divBdr>
            <w:top w:val="none" w:sz="0" w:space="0" w:color="auto"/>
            <w:left w:val="none" w:sz="0" w:space="0" w:color="auto"/>
            <w:bottom w:val="none" w:sz="0" w:space="0" w:color="auto"/>
            <w:right w:val="none" w:sz="0" w:space="0" w:color="auto"/>
          </w:divBdr>
        </w:div>
        <w:div w:id="525219506">
          <w:marLeft w:val="640"/>
          <w:marRight w:val="0"/>
          <w:marTop w:val="0"/>
          <w:marBottom w:val="0"/>
          <w:divBdr>
            <w:top w:val="none" w:sz="0" w:space="0" w:color="auto"/>
            <w:left w:val="none" w:sz="0" w:space="0" w:color="auto"/>
            <w:bottom w:val="none" w:sz="0" w:space="0" w:color="auto"/>
            <w:right w:val="none" w:sz="0" w:space="0" w:color="auto"/>
          </w:divBdr>
        </w:div>
        <w:div w:id="1605109547">
          <w:marLeft w:val="640"/>
          <w:marRight w:val="0"/>
          <w:marTop w:val="0"/>
          <w:marBottom w:val="0"/>
          <w:divBdr>
            <w:top w:val="none" w:sz="0" w:space="0" w:color="auto"/>
            <w:left w:val="none" w:sz="0" w:space="0" w:color="auto"/>
            <w:bottom w:val="none" w:sz="0" w:space="0" w:color="auto"/>
            <w:right w:val="none" w:sz="0" w:space="0" w:color="auto"/>
          </w:divBdr>
        </w:div>
        <w:div w:id="1917351316">
          <w:marLeft w:val="640"/>
          <w:marRight w:val="0"/>
          <w:marTop w:val="0"/>
          <w:marBottom w:val="0"/>
          <w:divBdr>
            <w:top w:val="none" w:sz="0" w:space="0" w:color="auto"/>
            <w:left w:val="none" w:sz="0" w:space="0" w:color="auto"/>
            <w:bottom w:val="none" w:sz="0" w:space="0" w:color="auto"/>
            <w:right w:val="none" w:sz="0" w:space="0" w:color="auto"/>
          </w:divBdr>
        </w:div>
        <w:div w:id="1263337983">
          <w:marLeft w:val="640"/>
          <w:marRight w:val="0"/>
          <w:marTop w:val="0"/>
          <w:marBottom w:val="0"/>
          <w:divBdr>
            <w:top w:val="none" w:sz="0" w:space="0" w:color="auto"/>
            <w:left w:val="none" w:sz="0" w:space="0" w:color="auto"/>
            <w:bottom w:val="none" w:sz="0" w:space="0" w:color="auto"/>
            <w:right w:val="none" w:sz="0" w:space="0" w:color="auto"/>
          </w:divBdr>
        </w:div>
      </w:divsChild>
    </w:div>
    <w:div w:id="832381612">
      <w:bodyDiv w:val="1"/>
      <w:marLeft w:val="0"/>
      <w:marRight w:val="0"/>
      <w:marTop w:val="0"/>
      <w:marBottom w:val="0"/>
      <w:divBdr>
        <w:top w:val="none" w:sz="0" w:space="0" w:color="auto"/>
        <w:left w:val="none" w:sz="0" w:space="0" w:color="auto"/>
        <w:bottom w:val="none" w:sz="0" w:space="0" w:color="auto"/>
        <w:right w:val="none" w:sz="0" w:space="0" w:color="auto"/>
      </w:divBdr>
      <w:divsChild>
        <w:div w:id="110638397">
          <w:marLeft w:val="640"/>
          <w:marRight w:val="0"/>
          <w:marTop w:val="0"/>
          <w:marBottom w:val="0"/>
          <w:divBdr>
            <w:top w:val="none" w:sz="0" w:space="0" w:color="auto"/>
            <w:left w:val="none" w:sz="0" w:space="0" w:color="auto"/>
            <w:bottom w:val="none" w:sz="0" w:space="0" w:color="auto"/>
            <w:right w:val="none" w:sz="0" w:space="0" w:color="auto"/>
          </w:divBdr>
        </w:div>
        <w:div w:id="786848731">
          <w:marLeft w:val="640"/>
          <w:marRight w:val="0"/>
          <w:marTop w:val="0"/>
          <w:marBottom w:val="0"/>
          <w:divBdr>
            <w:top w:val="none" w:sz="0" w:space="0" w:color="auto"/>
            <w:left w:val="none" w:sz="0" w:space="0" w:color="auto"/>
            <w:bottom w:val="none" w:sz="0" w:space="0" w:color="auto"/>
            <w:right w:val="none" w:sz="0" w:space="0" w:color="auto"/>
          </w:divBdr>
        </w:div>
        <w:div w:id="1121847484">
          <w:marLeft w:val="640"/>
          <w:marRight w:val="0"/>
          <w:marTop w:val="0"/>
          <w:marBottom w:val="0"/>
          <w:divBdr>
            <w:top w:val="none" w:sz="0" w:space="0" w:color="auto"/>
            <w:left w:val="none" w:sz="0" w:space="0" w:color="auto"/>
            <w:bottom w:val="none" w:sz="0" w:space="0" w:color="auto"/>
            <w:right w:val="none" w:sz="0" w:space="0" w:color="auto"/>
          </w:divBdr>
        </w:div>
        <w:div w:id="1863737745">
          <w:marLeft w:val="640"/>
          <w:marRight w:val="0"/>
          <w:marTop w:val="0"/>
          <w:marBottom w:val="0"/>
          <w:divBdr>
            <w:top w:val="none" w:sz="0" w:space="0" w:color="auto"/>
            <w:left w:val="none" w:sz="0" w:space="0" w:color="auto"/>
            <w:bottom w:val="none" w:sz="0" w:space="0" w:color="auto"/>
            <w:right w:val="none" w:sz="0" w:space="0" w:color="auto"/>
          </w:divBdr>
        </w:div>
        <w:div w:id="985009534">
          <w:marLeft w:val="640"/>
          <w:marRight w:val="0"/>
          <w:marTop w:val="0"/>
          <w:marBottom w:val="0"/>
          <w:divBdr>
            <w:top w:val="none" w:sz="0" w:space="0" w:color="auto"/>
            <w:left w:val="none" w:sz="0" w:space="0" w:color="auto"/>
            <w:bottom w:val="none" w:sz="0" w:space="0" w:color="auto"/>
            <w:right w:val="none" w:sz="0" w:space="0" w:color="auto"/>
          </w:divBdr>
        </w:div>
        <w:div w:id="461853365">
          <w:marLeft w:val="640"/>
          <w:marRight w:val="0"/>
          <w:marTop w:val="0"/>
          <w:marBottom w:val="0"/>
          <w:divBdr>
            <w:top w:val="none" w:sz="0" w:space="0" w:color="auto"/>
            <w:left w:val="none" w:sz="0" w:space="0" w:color="auto"/>
            <w:bottom w:val="none" w:sz="0" w:space="0" w:color="auto"/>
            <w:right w:val="none" w:sz="0" w:space="0" w:color="auto"/>
          </w:divBdr>
        </w:div>
        <w:div w:id="717364331">
          <w:marLeft w:val="640"/>
          <w:marRight w:val="0"/>
          <w:marTop w:val="0"/>
          <w:marBottom w:val="0"/>
          <w:divBdr>
            <w:top w:val="none" w:sz="0" w:space="0" w:color="auto"/>
            <w:left w:val="none" w:sz="0" w:space="0" w:color="auto"/>
            <w:bottom w:val="none" w:sz="0" w:space="0" w:color="auto"/>
            <w:right w:val="none" w:sz="0" w:space="0" w:color="auto"/>
          </w:divBdr>
        </w:div>
        <w:div w:id="1388265145">
          <w:marLeft w:val="640"/>
          <w:marRight w:val="0"/>
          <w:marTop w:val="0"/>
          <w:marBottom w:val="0"/>
          <w:divBdr>
            <w:top w:val="none" w:sz="0" w:space="0" w:color="auto"/>
            <w:left w:val="none" w:sz="0" w:space="0" w:color="auto"/>
            <w:bottom w:val="none" w:sz="0" w:space="0" w:color="auto"/>
            <w:right w:val="none" w:sz="0" w:space="0" w:color="auto"/>
          </w:divBdr>
        </w:div>
        <w:div w:id="1171261638">
          <w:marLeft w:val="640"/>
          <w:marRight w:val="0"/>
          <w:marTop w:val="0"/>
          <w:marBottom w:val="0"/>
          <w:divBdr>
            <w:top w:val="none" w:sz="0" w:space="0" w:color="auto"/>
            <w:left w:val="none" w:sz="0" w:space="0" w:color="auto"/>
            <w:bottom w:val="none" w:sz="0" w:space="0" w:color="auto"/>
            <w:right w:val="none" w:sz="0" w:space="0" w:color="auto"/>
          </w:divBdr>
        </w:div>
        <w:div w:id="1132793588">
          <w:marLeft w:val="640"/>
          <w:marRight w:val="0"/>
          <w:marTop w:val="0"/>
          <w:marBottom w:val="0"/>
          <w:divBdr>
            <w:top w:val="none" w:sz="0" w:space="0" w:color="auto"/>
            <w:left w:val="none" w:sz="0" w:space="0" w:color="auto"/>
            <w:bottom w:val="none" w:sz="0" w:space="0" w:color="auto"/>
            <w:right w:val="none" w:sz="0" w:space="0" w:color="auto"/>
          </w:divBdr>
        </w:div>
        <w:div w:id="838037059">
          <w:marLeft w:val="640"/>
          <w:marRight w:val="0"/>
          <w:marTop w:val="0"/>
          <w:marBottom w:val="0"/>
          <w:divBdr>
            <w:top w:val="none" w:sz="0" w:space="0" w:color="auto"/>
            <w:left w:val="none" w:sz="0" w:space="0" w:color="auto"/>
            <w:bottom w:val="none" w:sz="0" w:space="0" w:color="auto"/>
            <w:right w:val="none" w:sz="0" w:space="0" w:color="auto"/>
          </w:divBdr>
        </w:div>
        <w:div w:id="789324571">
          <w:marLeft w:val="640"/>
          <w:marRight w:val="0"/>
          <w:marTop w:val="0"/>
          <w:marBottom w:val="0"/>
          <w:divBdr>
            <w:top w:val="none" w:sz="0" w:space="0" w:color="auto"/>
            <w:left w:val="none" w:sz="0" w:space="0" w:color="auto"/>
            <w:bottom w:val="none" w:sz="0" w:space="0" w:color="auto"/>
            <w:right w:val="none" w:sz="0" w:space="0" w:color="auto"/>
          </w:divBdr>
        </w:div>
        <w:div w:id="852957346">
          <w:marLeft w:val="640"/>
          <w:marRight w:val="0"/>
          <w:marTop w:val="0"/>
          <w:marBottom w:val="0"/>
          <w:divBdr>
            <w:top w:val="none" w:sz="0" w:space="0" w:color="auto"/>
            <w:left w:val="none" w:sz="0" w:space="0" w:color="auto"/>
            <w:bottom w:val="none" w:sz="0" w:space="0" w:color="auto"/>
            <w:right w:val="none" w:sz="0" w:space="0" w:color="auto"/>
          </w:divBdr>
        </w:div>
        <w:div w:id="962343335">
          <w:marLeft w:val="640"/>
          <w:marRight w:val="0"/>
          <w:marTop w:val="0"/>
          <w:marBottom w:val="0"/>
          <w:divBdr>
            <w:top w:val="none" w:sz="0" w:space="0" w:color="auto"/>
            <w:left w:val="none" w:sz="0" w:space="0" w:color="auto"/>
            <w:bottom w:val="none" w:sz="0" w:space="0" w:color="auto"/>
            <w:right w:val="none" w:sz="0" w:space="0" w:color="auto"/>
          </w:divBdr>
        </w:div>
        <w:div w:id="1524322815">
          <w:marLeft w:val="640"/>
          <w:marRight w:val="0"/>
          <w:marTop w:val="0"/>
          <w:marBottom w:val="0"/>
          <w:divBdr>
            <w:top w:val="none" w:sz="0" w:space="0" w:color="auto"/>
            <w:left w:val="none" w:sz="0" w:space="0" w:color="auto"/>
            <w:bottom w:val="none" w:sz="0" w:space="0" w:color="auto"/>
            <w:right w:val="none" w:sz="0" w:space="0" w:color="auto"/>
          </w:divBdr>
        </w:div>
        <w:div w:id="226720337">
          <w:marLeft w:val="640"/>
          <w:marRight w:val="0"/>
          <w:marTop w:val="0"/>
          <w:marBottom w:val="0"/>
          <w:divBdr>
            <w:top w:val="none" w:sz="0" w:space="0" w:color="auto"/>
            <w:left w:val="none" w:sz="0" w:space="0" w:color="auto"/>
            <w:bottom w:val="none" w:sz="0" w:space="0" w:color="auto"/>
            <w:right w:val="none" w:sz="0" w:space="0" w:color="auto"/>
          </w:divBdr>
        </w:div>
        <w:div w:id="771391224">
          <w:marLeft w:val="640"/>
          <w:marRight w:val="0"/>
          <w:marTop w:val="0"/>
          <w:marBottom w:val="0"/>
          <w:divBdr>
            <w:top w:val="none" w:sz="0" w:space="0" w:color="auto"/>
            <w:left w:val="none" w:sz="0" w:space="0" w:color="auto"/>
            <w:bottom w:val="none" w:sz="0" w:space="0" w:color="auto"/>
            <w:right w:val="none" w:sz="0" w:space="0" w:color="auto"/>
          </w:divBdr>
        </w:div>
        <w:div w:id="549075777">
          <w:marLeft w:val="640"/>
          <w:marRight w:val="0"/>
          <w:marTop w:val="0"/>
          <w:marBottom w:val="0"/>
          <w:divBdr>
            <w:top w:val="none" w:sz="0" w:space="0" w:color="auto"/>
            <w:left w:val="none" w:sz="0" w:space="0" w:color="auto"/>
            <w:bottom w:val="none" w:sz="0" w:space="0" w:color="auto"/>
            <w:right w:val="none" w:sz="0" w:space="0" w:color="auto"/>
          </w:divBdr>
        </w:div>
        <w:div w:id="1439565336">
          <w:marLeft w:val="640"/>
          <w:marRight w:val="0"/>
          <w:marTop w:val="0"/>
          <w:marBottom w:val="0"/>
          <w:divBdr>
            <w:top w:val="none" w:sz="0" w:space="0" w:color="auto"/>
            <w:left w:val="none" w:sz="0" w:space="0" w:color="auto"/>
            <w:bottom w:val="none" w:sz="0" w:space="0" w:color="auto"/>
            <w:right w:val="none" w:sz="0" w:space="0" w:color="auto"/>
          </w:divBdr>
        </w:div>
        <w:div w:id="411051520">
          <w:marLeft w:val="640"/>
          <w:marRight w:val="0"/>
          <w:marTop w:val="0"/>
          <w:marBottom w:val="0"/>
          <w:divBdr>
            <w:top w:val="none" w:sz="0" w:space="0" w:color="auto"/>
            <w:left w:val="none" w:sz="0" w:space="0" w:color="auto"/>
            <w:bottom w:val="none" w:sz="0" w:space="0" w:color="auto"/>
            <w:right w:val="none" w:sz="0" w:space="0" w:color="auto"/>
          </w:divBdr>
        </w:div>
        <w:div w:id="1254239010">
          <w:marLeft w:val="640"/>
          <w:marRight w:val="0"/>
          <w:marTop w:val="0"/>
          <w:marBottom w:val="0"/>
          <w:divBdr>
            <w:top w:val="none" w:sz="0" w:space="0" w:color="auto"/>
            <w:left w:val="none" w:sz="0" w:space="0" w:color="auto"/>
            <w:bottom w:val="none" w:sz="0" w:space="0" w:color="auto"/>
            <w:right w:val="none" w:sz="0" w:space="0" w:color="auto"/>
          </w:divBdr>
        </w:div>
        <w:div w:id="580332135">
          <w:marLeft w:val="640"/>
          <w:marRight w:val="0"/>
          <w:marTop w:val="0"/>
          <w:marBottom w:val="0"/>
          <w:divBdr>
            <w:top w:val="none" w:sz="0" w:space="0" w:color="auto"/>
            <w:left w:val="none" w:sz="0" w:space="0" w:color="auto"/>
            <w:bottom w:val="none" w:sz="0" w:space="0" w:color="auto"/>
            <w:right w:val="none" w:sz="0" w:space="0" w:color="auto"/>
          </w:divBdr>
        </w:div>
        <w:div w:id="1104614740">
          <w:marLeft w:val="640"/>
          <w:marRight w:val="0"/>
          <w:marTop w:val="0"/>
          <w:marBottom w:val="0"/>
          <w:divBdr>
            <w:top w:val="none" w:sz="0" w:space="0" w:color="auto"/>
            <w:left w:val="none" w:sz="0" w:space="0" w:color="auto"/>
            <w:bottom w:val="none" w:sz="0" w:space="0" w:color="auto"/>
            <w:right w:val="none" w:sz="0" w:space="0" w:color="auto"/>
          </w:divBdr>
        </w:div>
        <w:div w:id="1530949335">
          <w:marLeft w:val="640"/>
          <w:marRight w:val="0"/>
          <w:marTop w:val="0"/>
          <w:marBottom w:val="0"/>
          <w:divBdr>
            <w:top w:val="none" w:sz="0" w:space="0" w:color="auto"/>
            <w:left w:val="none" w:sz="0" w:space="0" w:color="auto"/>
            <w:bottom w:val="none" w:sz="0" w:space="0" w:color="auto"/>
            <w:right w:val="none" w:sz="0" w:space="0" w:color="auto"/>
          </w:divBdr>
        </w:div>
        <w:div w:id="400956157">
          <w:marLeft w:val="640"/>
          <w:marRight w:val="0"/>
          <w:marTop w:val="0"/>
          <w:marBottom w:val="0"/>
          <w:divBdr>
            <w:top w:val="none" w:sz="0" w:space="0" w:color="auto"/>
            <w:left w:val="none" w:sz="0" w:space="0" w:color="auto"/>
            <w:bottom w:val="none" w:sz="0" w:space="0" w:color="auto"/>
            <w:right w:val="none" w:sz="0" w:space="0" w:color="auto"/>
          </w:divBdr>
        </w:div>
        <w:div w:id="294482899">
          <w:marLeft w:val="640"/>
          <w:marRight w:val="0"/>
          <w:marTop w:val="0"/>
          <w:marBottom w:val="0"/>
          <w:divBdr>
            <w:top w:val="none" w:sz="0" w:space="0" w:color="auto"/>
            <w:left w:val="none" w:sz="0" w:space="0" w:color="auto"/>
            <w:bottom w:val="none" w:sz="0" w:space="0" w:color="auto"/>
            <w:right w:val="none" w:sz="0" w:space="0" w:color="auto"/>
          </w:divBdr>
        </w:div>
        <w:div w:id="1390769249">
          <w:marLeft w:val="640"/>
          <w:marRight w:val="0"/>
          <w:marTop w:val="0"/>
          <w:marBottom w:val="0"/>
          <w:divBdr>
            <w:top w:val="none" w:sz="0" w:space="0" w:color="auto"/>
            <w:left w:val="none" w:sz="0" w:space="0" w:color="auto"/>
            <w:bottom w:val="none" w:sz="0" w:space="0" w:color="auto"/>
            <w:right w:val="none" w:sz="0" w:space="0" w:color="auto"/>
          </w:divBdr>
        </w:div>
        <w:div w:id="1145387724">
          <w:marLeft w:val="640"/>
          <w:marRight w:val="0"/>
          <w:marTop w:val="0"/>
          <w:marBottom w:val="0"/>
          <w:divBdr>
            <w:top w:val="none" w:sz="0" w:space="0" w:color="auto"/>
            <w:left w:val="none" w:sz="0" w:space="0" w:color="auto"/>
            <w:bottom w:val="none" w:sz="0" w:space="0" w:color="auto"/>
            <w:right w:val="none" w:sz="0" w:space="0" w:color="auto"/>
          </w:divBdr>
        </w:div>
        <w:div w:id="1254975885">
          <w:marLeft w:val="640"/>
          <w:marRight w:val="0"/>
          <w:marTop w:val="0"/>
          <w:marBottom w:val="0"/>
          <w:divBdr>
            <w:top w:val="none" w:sz="0" w:space="0" w:color="auto"/>
            <w:left w:val="none" w:sz="0" w:space="0" w:color="auto"/>
            <w:bottom w:val="none" w:sz="0" w:space="0" w:color="auto"/>
            <w:right w:val="none" w:sz="0" w:space="0" w:color="auto"/>
          </w:divBdr>
        </w:div>
        <w:div w:id="933592017">
          <w:marLeft w:val="640"/>
          <w:marRight w:val="0"/>
          <w:marTop w:val="0"/>
          <w:marBottom w:val="0"/>
          <w:divBdr>
            <w:top w:val="none" w:sz="0" w:space="0" w:color="auto"/>
            <w:left w:val="none" w:sz="0" w:space="0" w:color="auto"/>
            <w:bottom w:val="none" w:sz="0" w:space="0" w:color="auto"/>
            <w:right w:val="none" w:sz="0" w:space="0" w:color="auto"/>
          </w:divBdr>
        </w:div>
        <w:div w:id="983923045">
          <w:marLeft w:val="640"/>
          <w:marRight w:val="0"/>
          <w:marTop w:val="0"/>
          <w:marBottom w:val="0"/>
          <w:divBdr>
            <w:top w:val="none" w:sz="0" w:space="0" w:color="auto"/>
            <w:left w:val="none" w:sz="0" w:space="0" w:color="auto"/>
            <w:bottom w:val="none" w:sz="0" w:space="0" w:color="auto"/>
            <w:right w:val="none" w:sz="0" w:space="0" w:color="auto"/>
          </w:divBdr>
        </w:div>
        <w:div w:id="1208034402">
          <w:marLeft w:val="640"/>
          <w:marRight w:val="0"/>
          <w:marTop w:val="0"/>
          <w:marBottom w:val="0"/>
          <w:divBdr>
            <w:top w:val="none" w:sz="0" w:space="0" w:color="auto"/>
            <w:left w:val="none" w:sz="0" w:space="0" w:color="auto"/>
            <w:bottom w:val="none" w:sz="0" w:space="0" w:color="auto"/>
            <w:right w:val="none" w:sz="0" w:space="0" w:color="auto"/>
          </w:divBdr>
        </w:div>
        <w:div w:id="831605927">
          <w:marLeft w:val="640"/>
          <w:marRight w:val="0"/>
          <w:marTop w:val="0"/>
          <w:marBottom w:val="0"/>
          <w:divBdr>
            <w:top w:val="none" w:sz="0" w:space="0" w:color="auto"/>
            <w:left w:val="none" w:sz="0" w:space="0" w:color="auto"/>
            <w:bottom w:val="none" w:sz="0" w:space="0" w:color="auto"/>
            <w:right w:val="none" w:sz="0" w:space="0" w:color="auto"/>
          </w:divBdr>
        </w:div>
        <w:div w:id="684482154">
          <w:marLeft w:val="640"/>
          <w:marRight w:val="0"/>
          <w:marTop w:val="0"/>
          <w:marBottom w:val="0"/>
          <w:divBdr>
            <w:top w:val="none" w:sz="0" w:space="0" w:color="auto"/>
            <w:left w:val="none" w:sz="0" w:space="0" w:color="auto"/>
            <w:bottom w:val="none" w:sz="0" w:space="0" w:color="auto"/>
            <w:right w:val="none" w:sz="0" w:space="0" w:color="auto"/>
          </w:divBdr>
        </w:div>
        <w:div w:id="278075244">
          <w:marLeft w:val="640"/>
          <w:marRight w:val="0"/>
          <w:marTop w:val="0"/>
          <w:marBottom w:val="0"/>
          <w:divBdr>
            <w:top w:val="none" w:sz="0" w:space="0" w:color="auto"/>
            <w:left w:val="none" w:sz="0" w:space="0" w:color="auto"/>
            <w:bottom w:val="none" w:sz="0" w:space="0" w:color="auto"/>
            <w:right w:val="none" w:sz="0" w:space="0" w:color="auto"/>
          </w:divBdr>
        </w:div>
        <w:div w:id="1715350665">
          <w:marLeft w:val="640"/>
          <w:marRight w:val="0"/>
          <w:marTop w:val="0"/>
          <w:marBottom w:val="0"/>
          <w:divBdr>
            <w:top w:val="none" w:sz="0" w:space="0" w:color="auto"/>
            <w:left w:val="none" w:sz="0" w:space="0" w:color="auto"/>
            <w:bottom w:val="none" w:sz="0" w:space="0" w:color="auto"/>
            <w:right w:val="none" w:sz="0" w:space="0" w:color="auto"/>
          </w:divBdr>
        </w:div>
      </w:divsChild>
    </w:div>
    <w:div w:id="836575455">
      <w:bodyDiv w:val="1"/>
      <w:marLeft w:val="0"/>
      <w:marRight w:val="0"/>
      <w:marTop w:val="0"/>
      <w:marBottom w:val="0"/>
      <w:divBdr>
        <w:top w:val="none" w:sz="0" w:space="0" w:color="auto"/>
        <w:left w:val="none" w:sz="0" w:space="0" w:color="auto"/>
        <w:bottom w:val="none" w:sz="0" w:space="0" w:color="auto"/>
        <w:right w:val="none" w:sz="0" w:space="0" w:color="auto"/>
      </w:divBdr>
      <w:divsChild>
        <w:div w:id="1025639774">
          <w:marLeft w:val="640"/>
          <w:marRight w:val="0"/>
          <w:marTop w:val="0"/>
          <w:marBottom w:val="0"/>
          <w:divBdr>
            <w:top w:val="none" w:sz="0" w:space="0" w:color="auto"/>
            <w:left w:val="none" w:sz="0" w:space="0" w:color="auto"/>
            <w:bottom w:val="none" w:sz="0" w:space="0" w:color="auto"/>
            <w:right w:val="none" w:sz="0" w:space="0" w:color="auto"/>
          </w:divBdr>
        </w:div>
        <w:div w:id="1764959304">
          <w:marLeft w:val="640"/>
          <w:marRight w:val="0"/>
          <w:marTop w:val="0"/>
          <w:marBottom w:val="0"/>
          <w:divBdr>
            <w:top w:val="none" w:sz="0" w:space="0" w:color="auto"/>
            <w:left w:val="none" w:sz="0" w:space="0" w:color="auto"/>
            <w:bottom w:val="none" w:sz="0" w:space="0" w:color="auto"/>
            <w:right w:val="none" w:sz="0" w:space="0" w:color="auto"/>
          </w:divBdr>
        </w:div>
        <w:div w:id="2004813729">
          <w:marLeft w:val="640"/>
          <w:marRight w:val="0"/>
          <w:marTop w:val="0"/>
          <w:marBottom w:val="0"/>
          <w:divBdr>
            <w:top w:val="none" w:sz="0" w:space="0" w:color="auto"/>
            <w:left w:val="none" w:sz="0" w:space="0" w:color="auto"/>
            <w:bottom w:val="none" w:sz="0" w:space="0" w:color="auto"/>
            <w:right w:val="none" w:sz="0" w:space="0" w:color="auto"/>
          </w:divBdr>
        </w:div>
        <w:div w:id="829249577">
          <w:marLeft w:val="640"/>
          <w:marRight w:val="0"/>
          <w:marTop w:val="0"/>
          <w:marBottom w:val="0"/>
          <w:divBdr>
            <w:top w:val="none" w:sz="0" w:space="0" w:color="auto"/>
            <w:left w:val="none" w:sz="0" w:space="0" w:color="auto"/>
            <w:bottom w:val="none" w:sz="0" w:space="0" w:color="auto"/>
            <w:right w:val="none" w:sz="0" w:space="0" w:color="auto"/>
          </w:divBdr>
        </w:div>
        <w:div w:id="1151873815">
          <w:marLeft w:val="640"/>
          <w:marRight w:val="0"/>
          <w:marTop w:val="0"/>
          <w:marBottom w:val="0"/>
          <w:divBdr>
            <w:top w:val="none" w:sz="0" w:space="0" w:color="auto"/>
            <w:left w:val="none" w:sz="0" w:space="0" w:color="auto"/>
            <w:bottom w:val="none" w:sz="0" w:space="0" w:color="auto"/>
            <w:right w:val="none" w:sz="0" w:space="0" w:color="auto"/>
          </w:divBdr>
        </w:div>
        <w:div w:id="1041633133">
          <w:marLeft w:val="640"/>
          <w:marRight w:val="0"/>
          <w:marTop w:val="0"/>
          <w:marBottom w:val="0"/>
          <w:divBdr>
            <w:top w:val="none" w:sz="0" w:space="0" w:color="auto"/>
            <w:left w:val="none" w:sz="0" w:space="0" w:color="auto"/>
            <w:bottom w:val="none" w:sz="0" w:space="0" w:color="auto"/>
            <w:right w:val="none" w:sz="0" w:space="0" w:color="auto"/>
          </w:divBdr>
        </w:div>
        <w:div w:id="1877541755">
          <w:marLeft w:val="640"/>
          <w:marRight w:val="0"/>
          <w:marTop w:val="0"/>
          <w:marBottom w:val="0"/>
          <w:divBdr>
            <w:top w:val="none" w:sz="0" w:space="0" w:color="auto"/>
            <w:left w:val="none" w:sz="0" w:space="0" w:color="auto"/>
            <w:bottom w:val="none" w:sz="0" w:space="0" w:color="auto"/>
            <w:right w:val="none" w:sz="0" w:space="0" w:color="auto"/>
          </w:divBdr>
        </w:div>
        <w:div w:id="417869898">
          <w:marLeft w:val="640"/>
          <w:marRight w:val="0"/>
          <w:marTop w:val="0"/>
          <w:marBottom w:val="0"/>
          <w:divBdr>
            <w:top w:val="none" w:sz="0" w:space="0" w:color="auto"/>
            <w:left w:val="none" w:sz="0" w:space="0" w:color="auto"/>
            <w:bottom w:val="none" w:sz="0" w:space="0" w:color="auto"/>
            <w:right w:val="none" w:sz="0" w:space="0" w:color="auto"/>
          </w:divBdr>
        </w:div>
        <w:div w:id="1745176764">
          <w:marLeft w:val="640"/>
          <w:marRight w:val="0"/>
          <w:marTop w:val="0"/>
          <w:marBottom w:val="0"/>
          <w:divBdr>
            <w:top w:val="none" w:sz="0" w:space="0" w:color="auto"/>
            <w:left w:val="none" w:sz="0" w:space="0" w:color="auto"/>
            <w:bottom w:val="none" w:sz="0" w:space="0" w:color="auto"/>
            <w:right w:val="none" w:sz="0" w:space="0" w:color="auto"/>
          </w:divBdr>
        </w:div>
        <w:div w:id="1423913638">
          <w:marLeft w:val="640"/>
          <w:marRight w:val="0"/>
          <w:marTop w:val="0"/>
          <w:marBottom w:val="0"/>
          <w:divBdr>
            <w:top w:val="none" w:sz="0" w:space="0" w:color="auto"/>
            <w:left w:val="none" w:sz="0" w:space="0" w:color="auto"/>
            <w:bottom w:val="none" w:sz="0" w:space="0" w:color="auto"/>
            <w:right w:val="none" w:sz="0" w:space="0" w:color="auto"/>
          </w:divBdr>
        </w:div>
        <w:div w:id="350760939">
          <w:marLeft w:val="640"/>
          <w:marRight w:val="0"/>
          <w:marTop w:val="0"/>
          <w:marBottom w:val="0"/>
          <w:divBdr>
            <w:top w:val="none" w:sz="0" w:space="0" w:color="auto"/>
            <w:left w:val="none" w:sz="0" w:space="0" w:color="auto"/>
            <w:bottom w:val="none" w:sz="0" w:space="0" w:color="auto"/>
            <w:right w:val="none" w:sz="0" w:space="0" w:color="auto"/>
          </w:divBdr>
        </w:div>
        <w:div w:id="2145925545">
          <w:marLeft w:val="640"/>
          <w:marRight w:val="0"/>
          <w:marTop w:val="0"/>
          <w:marBottom w:val="0"/>
          <w:divBdr>
            <w:top w:val="none" w:sz="0" w:space="0" w:color="auto"/>
            <w:left w:val="none" w:sz="0" w:space="0" w:color="auto"/>
            <w:bottom w:val="none" w:sz="0" w:space="0" w:color="auto"/>
            <w:right w:val="none" w:sz="0" w:space="0" w:color="auto"/>
          </w:divBdr>
        </w:div>
        <w:div w:id="1591884788">
          <w:marLeft w:val="640"/>
          <w:marRight w:val="0"/>
          <w:marTop w:val="0"/>
          <w:marBottom w:val="0"/>
          <w:divBdr>
            <w:top w:val="none" w:sz="0" w:space="0" w:color="auto"/>
            <w:left w:val="none" w:sz="0" w:space="0" w:color="auto"/>
            <w:bottom w:val="none" w:sz="0" w:space="0" w:color="auto"/>
            <w:right w:val="none" w:sz="0" w:space="0" w:color="auto"/>
          </w:divBdr>
        </w:div>
        <w:div w:id="774132563">
          <w:marLeft w:val="640"/>
          <w:marRight w:val="0"/>
          <w:marTop w:val="0"/>
          <w:marBottom w:val="0"/>
          <w:divBdr>
            <w:top w:val="none" w:sz="0" w:space="0" w:color="auto"/>
            <w:left w:val="none" w:sz="0" w:space="0" w:color="auto"/>
            <w:bottom w:val="none" w:sz="0" w:space="0" w:color="auto"/>
            <w:right w:val="none" w:sz="0" w:space="0" w:color="auto"/>
          </w:divBdr>
        </w:div>
        <w:div w:id="1070156596">
          <w:marLeft w:val="640"/>
          <w:marRight w:val="0"/>
          <w:marTop w:val="0"/>
          <w:marBottom w:val="0"/>
          <w:divBdr>
            <w:top w:val="none" w:sz="0" w:space="0" w:color="auto"/>
            <w:left w:val="none" w:sz="0" w:space="0" w:color="auto"/>
            <w:bottom w:val="none" w:sz="0" w:space="0" w:color="auto"/>
            <w:right w:val="none" w:sz="0" w:space="0" w:color="auto"/>
          </w:divBdr>
        </w:div>
        <w:div w:id="121660196">
          <w:marLeft w:val="640"/>
          <w:marRight w:val="0"/>
          <w:marTop w:val="0"/>
          <w:marBottom w:val="0"/>
          <w:divBdr>
            <w:top w:val="none" w:sz="0" w:space="0" w:color="auto"/>
            <w:left w:val="none" w:sz="0" w:space="0" w:color="auto"/>
            <w:bottom w:val="none" w:sz="0" w:space="0" w:color="auto"/>
            <w:right w:val="none" w:sz="0" w:space="0" w:color="auto"/>
          </w:divBdr>
        </w:div>
        <w:div w:id="884412229">
          <w:marLeft w:val="640"/>
          <w:marRight w:val="0"/>
          <w:marTop w:val="0"/>
          <w:marBottom w:val="0"/>
          <w:divBdr>
            <w:top w:val="none" w:sz="0" w:space="0" w:color="auto"/>
            <w:left w:val="none" w:sz="0" w:space="0" w:color="auto"/>
            <w:bottom w:val="none" w:sz="0" w:space="0" w:color="auto"/>
            <w:right w:val="none" w:sz="0" w:space="0" w:color="auto"/>
          </w:divBdr>
        </w:div>
        <w:div w:id="8142037">
          <w:marLeft w:val="640"/>
          <w:marRight w:val="0"/>
          <w:marTop w:val="0"/>
          <w:marBottom w:val="0"/>
          <w:divBdr>
            <w:top w:val="none" w:sz="0" w:space="0" w:color="auto"/>
            <w:left w:val="none" w:sz="0" w:space="0" w:color="auto"/>
            <w:bottom w:val="none" w:sz="0" w:space="0" w:color="auto"/>
            <w:right w:val="none" w:sz="0" w:space="0" w:color="auto"/>
          </w:divBdr>
        </w:div>
        <w:div w:id="1862545599">
          <w:marLeft w:val="640"/>
          <w:marRight w:val="0"/>
          <w:marTop w:val="0"/>
          <w:marBottom w:val="0"/>
          <w:divBdr>
            <w:top w:val="none" w:sz="0" w:space="0" w:color="auto"/>
            <w:left w:val="none" w:sz="0" w:space="0" w:color="auto"/>
            <w:bottom w:val="none" w:sz="0" w:space="0" w:color="auto"/>
            <w:right w:val="none" w:sz="0" w:space="0" w:color="auto"/>
          </w:divBdr>
        </w:div>
        <w:div w:id="1190681891">
          <w:marLeft w:val="640"/>
          <w:marRight w:val="0"/>
          <w:marTop w:val="0"/>
          <w:marBottom w:val="0"/>
          <w:divBdr>
            <w:top w:val="none" w:sz="0" w:space="0" w:color="auto"/>
            <w:left w:val="none" w:sz="0" w:space="0" w:color="auto"/>
            <w:bottom w:val="none" w:sz="0" w:space="0" w:color="auto"/>
            <w:right w:val="none" w:sz="0" w:space="0" w:color="auto"/>
          </w:divBdr>
        </w:div>
        <w:div w:id="1258368374">
          <w:marLeft w:val="640"/>
          <w:marRight w:val="0"/>
          <w:marTop w:val="0"/>
          <w:marBottom w:val="0"/>
          <w:divBdr>
            <w:top w:val="none" w:sz="0" w:space="0" w:color="auto"/>
            <w:left w:val="none" w:sz="0" w:space="0" w:color="auto"/>
            <w:bottom w:val="none" w:sz="0" w:space="0" w:color="auto"/>
            <w:right w:val="none" w:sz="0" w:space="0" w:color="auto"/>
          </w:divBdr>
        </w:div>
        <w:div w:id="404881848">
          <w:marLeft w:val="640"/>
          <w:marRight w:val="0"/>
          <w:marTop w:val="0"/>
          <w:marBottom w:val="0"/>
          <w:divBdr>
            <w:top w:val="none" w:sz="0" w:space="0" w:color="auto"/>
            <w:left w:val="none" w:sz="0" w:space="0" w:color="auto"/>
            <w:bottom w:val="none" w:sz="0" w:space="0" w:color="auto"/>
            <w:right w:val="none" w:sz="0" w:space="0" w:color="auto"/>
          </w:divBdr>
        </w:div>
        <w:div w:id="205531510">
          <w:marLeft w:val="640"/>
          <w:marRight w:val="0"/>
          <w:marTop w:val="0"/>
          <w:marBottom w:val="0"/>
          <w:divBdr>
            <w:top w:val="none" w:sz="0" w:space="0" w:color="auto"/>
            <w:left w:val="none" w:sz="0" w:space="0" w:color="auto"/>
            <w:bottom w:val="none" w:sz="0" w:space="0" w:color="auto"/>
            <w:right w:val="none" w:sz="0" w:space="0" w:color="auto"/>
          </w:divBdr>
        </w:div>
        <w:div w:id="1156192775">
          <w:marLeft w:val="640"/>
          <w:marRight w:val="0"/>
          <w:marTop w:val="0"/>
          <w:marBottom w:val="0"/>
          <w:divBdr>
            <w:top w:val="none" w:sz="0" w:space="0" w:color="auto"/>
            <w:left w:val="none" w:sz="0" w:space="0" w:color="auto"/>
            <w:bottom w:val="none" w:sz="0" w:space="0" w:color="auto"/>
            <w:right w:val="none" w:sz="0" w:space="0" w:color="auto"/>
          </w:divBdr>
        </w:div>
        <w:div w:id="1200390123">
          <w:marLeft w:val="640"/>
          <w:marRight w:val="0"/>
          <w:marTop w:val="0"/>
          <w:marBottom w:val="0"/>
          <w:divBdr>
            <w:top w:val="none" w:sz="0" w:space="0" w:color="auto"/>
            <w:left w:val="none" w:sz="0" w:space="0" w:color="auto"/>
            <w:bottom w:val="none" w:sz="0" w:space="0" w:color="auto"/>
            <w:right w:val="none" w:sz="0" w:space="0" w:color="auto"/>
          </w:divBdr>
        </w:div>
        <w:div w:id="1052849228">
          <w:marLeft w:val="640"/>
          <w:marRight w:val="0"/>
          <w:marTop w:val="0"/>
          <w:marBottom w:val="0"/>
          <w:divBdr>
            <w:top w:val="none" w:sz="0" w:space="0" w:color="auto"/>
            <w:left w:val="none" w:sz="0" w:space="0" w:color="auto"/>
            <w:bottom w:val="none" w:sz="0" w:space="0" w:color="auto"/>
            <w:right w:val="none" w:sz="0" w:space="0" w:color="auto"/>
          </w:divBdr>
        </w:div>
        <w:div w:id="1343430876">
          <w:marLeft w:val="640"/>
          <w:marRight w:val="0"/>
          <w:marTop w:val="0"/>
          <w:marBottom w:val="0"/>
          <w:divBdr>
            <w:top w:val="none" w:sz="0" w:space="0" w:color="auto"/>
            <w:left w:val="none" w:sz="0" w:space="0" w:color="auto"/>
            <w:bottom w:val="none" w:sz="0" w:space="0" w:color="auto"/>
            <w:right w:val="none" w:sz="0" w:space="0" w:color="auto"/>
          </w:divBdr>
        </w:div>
        <w:div w:id="467016249">
          <w:marLeft w:val="640"/>
          <w:marRight w:val="0"/>
          <w:marTop w:val="0"/>
          <w:marBottom w:val="0"/>
          <w:divBdr>
            <w:top w:val="none" w:sz="0" w:space="0" w:color="auto"/>
            <w:left w:val="none" w:sz="0" w:space="0" w:color="auto"/>
            <w:bottom w:val="none" w:sz="0" w:space="0" w:color="auto"/>
            <w:right w:val="none" w:sz="0" w:space="0" w:color="auto"/>
          </w:divBdr>
        </w:div>
        <w:div w:id="502740111">
          <w:marLeft w:val="640"/>
          <w:marRight w:val="0"/>
          <w:marTop w:val="0"/>
          <w:marBottom w:val="0"/>
          <w:divBdr>
            <w:top w:val="none" w:sz="0" w:space="0" w:color="auto"/>
            <w:left w:val="none" w:sz="0" w:space="0" w:color="auto"/>
            <w:bottom w:val="none" w:sz="0" w:space="0" w:color="auto"/>
            <w:right w:val="none" w:sz="0" w:space="0" w:color="auto"/>
          </w:divBdr>
        </w:div>
        <w:div w:id="1923635511">
          <w:marLeft w:val="640"/>
          <w:marRight w:val="0"/>
          <w:marTop w:val="0"/>
          <w:marBottom w:val="0"/>
          <w:divBdr>
            <w:top w:val="none" w:sz="0" w:space="0" w:color="auto"/>
            <w:left w:val="none" w:sz="0" w:space="0" w:color="auto"/>
            <w:bottom w:val="none" w:sz="0" w:space="0" w:color="auto"/>
            <w:right w:val="none" w:sz="0" w:space="0" w:color="auto"/>
          </w:divBdr>
        </w:div>
        <w:div w:id="494146343">
          <w:marLeft w:val="640"/>
          <w:marRight w:val="0"/>
          <w:marTop w:val="0"/>
          <w:marBottom w:val="0"/>
          <w:divBdr>
            <w:top w:val="none" w:sz="0" w:space="0" w:color="auto"/>
            <w:left w:val="none" w:sz="0" w:space="0" w:color="auto"/>
            <w:bottom w:val="none" w:sz="0" w:space="0" w:color="auto"/>
            <w:right w:val="none" w:sz="0" w:space="0" w:color="auto"/>
          </w:divBdr>
        </w:div>
        <w:div w:id="1164053579">
          <w:marLeft w:val="640"/>
          <w:marRight w:val="0"/>
          <w:marTop w:val="0"/>
          <w:marBottom w:val="0"/>
          <w:divBdr>
            <w:top w:val="none" w:sz="0" w:space="0" w:color="auto"/>
            <w:left w:val="none" w:sz="0" w:space="0" w:color="auto"/>
            <w:bottom w:val="none" w:sz="0" w:space="0" w:color="auto"/>
            <w:right w:val="none" w:sz="0" w:space="0" w:color="auto"/>
          </w:divBdr>
        </w:div>
        <w:div w:id="615214780">
          <w:marLeft w:val="640"/>
          <w:marRight w:val="0"/>
          <w:marTop w:val="0"/>
          <w:marBottom w:val="0"/>
          <w:divBdr>
            <w:top w:val="none" w:sz="0" w:space="0" w:color="auto"/>
            <w:left w:val="none" w:sz="0" w:space="0" w:color="auto"/>
            <w:bottom w:val="none" w:sz="0" w:space="0" w:color="auto"/>
            <w:right w:val="none" w:sz="0" w:space="0" w:color="auto"/>
          </w:divBdr>
        </w:div>
        <w:div w:id="360864270">
          <w:marLeft w:val="640"/>
          <w:marRight w:val="0"/>
          <w:marTop w:val="0"/>
          <w:marBottom w:val="0"/>
          <w:divBdr>
            <w:top w:val="none" w:sz="0" w:space="0" w:color="auto"/>
            <w:left w:val="none" w:sz="0" w:space="0" w:color="auto"/>
            <w:bottom w:val="none" w:sz="0" w:space="0" w:color="auto"/>
            <w:right w:val="none" w:sz="0" w:space="0" w:color="auto"/>
          </w:divBdr>
        </w:div>
        <w:div w:id="1610502393">
          <w:marLeft w:val="640"/>
          <w:marRight w:val="0"/>
          <w:marTop w:val="0"/>
          <w:marBottom w:val="0"/>
          <w:divBdr>
            <w:top w:val="none" w:sz="0" w:space="0" w:color="auto"/>
            <w:left w:val="none" w:sz="0" w:space="0" w:color="auto"/>
            <w:bottom w:val="none" w:sz="0" w:space="0" w:color="auto"/>
            <w:right w:val="none" w:sz="0" w:space="0" w:color="auto"/>
          </w:divBdr>
        </w:div>
        <w:div w:id="782578213">
          <w:marLeft w:val="640"/>
          <w:marRight w:val="0"/>
          <w:marTop w:val="0"/>
          <w:marBottom w:val="0"/>
          <w:divBdr>
            <w:top w:val="none" w:sz="0" w:space="0" w:color="auto"/>
            <w:left w:val="none" w:sz="0" w:space="0" w:color="auto"/>
            <w:bottom w:val="none" w:sz="0" w:space="0" w:color="auto"/>
            <w:right w:val="none" w:sz="0" w:space="0" w:color="auto"/>
          </w:divBdr>
        </w:div>
        <w:div w:id="1582449528">
          <w:marLeft w:val="640"/>
          <w:marRight w:val="0"/>
          <w:marTop w:val="0"/>
          <w:marBottom w:val="0"/>
          <w:divBdr>
            <w:top w:val="none" w:sz="0" w:space="0" w:color="auto"/>
            <w:left w:val="none" w:sz="0" w:space="0" w:color="auto"/>
            <w:bottom w:val="none" w:sz="0" w:space="0" w:color="auto"/>
            <w:right w:val="none" w:sz="0" w:space="0" w:color="auto"/>
          </w:divBdr>
        </w:div>
        <w:div w:id="1534657563">
          <w:marLeft w:val="640"/>
          <w:marRight w:val="0"/>
          <w:marTop w:val="0"/>
          <w:marBottom w:val="0"/>
          <w:divBdr>
            <w:top w:val="none" w:sz="0" w:space="0" w:color="auto"/>
            <w:left w:val="none" w:sz="0" w:space="0" w:color="auto"/>
            <w:bottom w:val="none" w:sz="0" w:space="0" w:color="auto"/>
            <w:right w:val="none" w:sz="0" w:space="0" w:color="auto"/>
          </w:divBdr>
        </w:div>
        <w:div w:id="419760383">
          <w:marLeft w:val="640"/>
          <w:marRight w:val="0"/>
          <w:marTop w:val="0"/>
          <w:marBottom w:val="0"/>
          <w:divBdr>
            <w:top w:val="none" w:sz="0" w:space="0" w:color="auto"/>
            <w:left w:val="none" w:sz="0" w:space="0" w:color="auto"/>
            <w:bottom w:val="none" w:sz="0" w:space="0" w:color="auto"/>
            <w:right w:val="none" w:sz="0" w:space="0" w:color="auto"/>
          </w:divBdr>
        </w:div>
        <w:div w:id="1503468285">
          <w:marLeft w:val="640"/>
          <w:marRight w:val="0"/>
          <w:marTop w:val="0"/>
          <w:marBottom w:val="0"/>
          <w:divBdr>
            <w:top w:val="none" w:sz="0" w:space="0" w:color="auto"/>
            <w:left w:val="none" w:sz="0" w:space="0" w:color="auto"/>
            <w:bottom w:val="none" w:sz="0" w:space="0" w:color="auto"/>
            <w:right w:val="none" w:sz="0" w:space="0" w:color="auto"/>
          </w:divBdr>
        </w:div>
        <w:div w:id="1808813667">
          <w:marLeft w:val="640"/>
          <w:marRight w:val="0"/>
          <w:marTop w:val="0"/>
          <w:marBottom w:val="0"/>
          <w:divBdr>
            <w:top w:val="none" w:sz="0" w:space="0" w:color="auto"/>
            <w:left w:val="none" w:sz="0" w:space="0" w:color="auto"/>
            <w:bottom w:val="none" w:sz="0" w:space="0" w:color="auto"/>
            <w:right w:val="none" w:sz="0" w:space="0" w:color="auto"/>
          </w:divBdr>
        </w:div>
        <w:div w:id="1318388451">
          <w:marLeft w:val="640"/>
          <w:marRight w:val="0"/>
          <w:marTop w:val="0"/>
          <w:marBottom w:val="0"/>
          <w:divBdr>
            <w:top w:val="none" w:sz="0" w:space="0" w:color="auto"/>
            <w:left w:val="none" w:sz="0" w:space="0" w:color="auto"/>
            <w:bottom w:val="none" w:sz="0" w:space="0" w:color="auto"/>
            <w:right w:val="none" w:sz="0" w:space="0" w:color="auto"/>
          </w:divBdr>
        </w:div>
        <w:div w:id="2081755116">
          <w:marLeft w:val="640"/>
          <w:marRight w:val="0"/>
          <w:marTop w:val="0"/>
          <w:marBottom w:val="0"/>
          <w:divBdr>
            <w:top w:val="none" w:sz="0" w:space="0" w:color="auto"/>
            <w:left w:val="none" w:sz="0" w:space="0" w:color="auto"/>
            <w:bottom w:val="none" w:sz="0" w:space="0" w:color="auto"/>
            <w:right w:val="none" w:sz="0" w:space="0" w:color="auto"/>
          </w:divBdr>
        </w:div>
        <w:div w:id="2021539726">
          <w:marLeft w:val="640"/>
          <w:marRight w:val="0"/>
          <w:marTop w:val="0"/>
          <w:marBottom w:val="0"/>
          <w:divBdr>
            <w:top w:val="none" w:sz="0" w:space="0" w:color="auto"/>
            <w:left w:val="none" w:sz="0" w:space="0" w:color="auto"/>
            <w:bottom w:val="none" w:sz="0" w:space="0" w:color="auto"/>
            <w:right w:val="none" w:sz="0" w:space="0" w:color="auto"/>
          </w:divBdr>
        </w:div>
        <w:div w:id="127482058">
          <w:marLeft w:val="640"/>
          <w:marRight w:val="0"/>
          <w:marTop w:val="0"/>
          <w:marBottom w:val="0"/>
          <w:divBdr>
            <w:top w:val="none" w:sz="0" w:space="0" w:color="auto"/>
            <w:left w:val="none" w:sz="0" w:space="0" w:color="auto"/>
            <w:bottom w:val="none" w:sz="0" w:space="0" w:color="auto"/>
            <w:right w:val="none" w:sz="0" w:space="0" w:color="auto"/>
          </w:divBdr>
        </w:div>
      </w:divsChild>
    </w:div>
    <w:div w:id="841626804">
      <w:bodyDiv w:val="1"/>
      <w:marLeft w:val="0"/>
      <w:marRight w:val="0"/>
      <w:marTop w:val="0"/>
      <w:marBottom w:val="0"/>
      <w:divBdr>
        <w:top w:val="none" w:sz="0" w:space="0" w:color="auto"/>
        <w:left w:val="none" w:sz="0" w:space="0" w:color="auto"/>
        <w:bottom w:val="none" w:sz="0" w:space="0" w:color="auto"/>
        <w:right w:val="none" w:sz="0" w:space="0" w:color="auto"/>
      </w:divBdr>
      <w:divsChild>
        <w:div w:id="1578437253">
          <w:marLeft w:val="640"/>
          <w:marRight w:val="0"/>
          <w:marTop w:val="0"/>
          <w:marBottom w:val="0"/>
          <w:divBdr>
            <w:top w:val="none" w:sz="0" w:space="0" w:color="auto"/>
            <w:left w:val="none" w:sz="0" w:space="0" w:color="auto"/>
            <w:bottom w:val="none" w:sz="0" w:space="0" w:color="auto"/>
            <w:right w:val="none" w:sz="0" w:space="0" w:color="auto"/>
          </w:divBdr>
        </w:div>
        <w:div w:id="2004430924">
          <w:marLeft w:val="640"/>
          <w:marRight w:val="0"/>
          <w:marTop w:val="0"/>
          <w:marBottom w:val="0"/>
          <w:divBdr>
            <w:top w:val="none" w:sz="0" w:space="0" w:color="auto"/>
            <w:left w:val="none" w:sz="0" w:space="0" w:color="auto"/>
            <w:bottom w:val="none" w:sz="0" w:space="0" w:color="auto"/>
            <w:right w:val="none" w:sz="0" w:space="0" w:color="auto"/>
          </w:divBdr>
        </w:div>
        <w:div w:id="591352030">
          <w:marLeft w:val="640"/>
          <w:marRight w:val="0"/>
          <w:marTop w:val="0"/>
          <w:marBottom w:val="0"/>
          <w:divBdr>
            <w:top w:val="none" w:sz="0" w:space="0" w:color="auto"/>
            <w:left w:val="none" w:sz="0" w:space="0" w:color="auto"/>
            <w:bottom w:val="none" w:sz="0" w:space="0" w:color="auto"/>
            <w:right w:val="none" w:sz="0" w:space="0" w:color="auto"/>
          </w:divBdr>
        </w:div>
        <w:div w:id="1419061215">
          <w:marLeft w:val="640"/>
          <w:marRight w:val="0"/>
          <w:marTop w:val="0"/>
          <w:marBottom w:val="0"/>
          <w:divBdr>
            <w:top w:val="none" w:sz="0" w:space="0" w:color="auto"/>
            <w:left w:val="none" w:sz="0" w:space="0" w:color="auto"/>
            <w:bottom w:val="none" w:sz="0" w:space="0" w:color="auto"/>
            <w:right w:val="none" w:sz="0" w:space="0" w:color="auto"/>
          </w:divBdr>
        </w:div>
        <w:div w:id="2121220102">
          <w:marLeft w:val="640"/>
          <w:marRight w:val="0"/>
          <w:marTop w:val="0"/>
          <w:marBottom w:val="0"/>
          <w:divBdr>
            <w:top w:val="none" w:sz="0" w:space="0" w:color="auto"/>
            <w:left w:val="none" w:sz="0" w:space="0" w:color="auto"/>
            <w:bottom w:val="none" w:sz="0" w:space="0" w:color="auto"/>
            <w:right w:val="none" w:sz="0" w:space="0" w:color="auto"/>
          </w:divBdr>
        </w:div>
        <w:div w:id="1758332803">
          <w:marLeft w:val="640"/>
          <w:marRight w:val="0"/>
          <w:marTop w:val="0"/>
          <w:marBottom w:val="0"/>
          <w:divBdr>
            <w:top w:val="none" w:sz="0" w:space="0" w:color="auto"/>
            <w:left w:val="none" w:sz="0" w:space="0" w:color="auto"/>
            <w:bottom w:val="none" w:sz="0" w:space="0" w:color="auto"/>
            <w:right w:val="none" w:sz="0" w:space="0" w:color="auto"/>
          </w:divBdr>
        </w:div>
        <w:div w:id="1097869905">
          <w:marLeft w:val="640"/>
          <w:marRight w:val="0"/>
          <w:marTop w:val="0"/>
          <w:marBottom w:val="0"/>
          <w:divBdr>
            <w:top w:val="none" w:sz="0" w:space="0" w:color="auto"/>
            <w:left w:val="none" w:sz="0" w:space="0" w:color="auto"/>
            <w:bottom w:val="none" w:sz="0" w:space="0" w:color="auto"/>
            <w:right w:val="none" w:sz="0" w:space="0" w:color="auto"/>
          </w:divBdr>
        </w:div>
        <w:div w:id="1966808094">
          <w:marLeft w:val="640"/>
          <w:marRight w:val="0"/>
          <w:marTop w:val="0"/>
          <w:marBottom w:val="0"/>
          <w:divBdr>
            <w:top w:val="none" w:sz="0" w:space="0" w:color="auto"/>
            <w:left w:val="none" w:sz="0" w:space="0" w:color="auto"/>
            <w:bottom w:val="none" w:sz="0" w:space="0" w:color="auto"/>
            <w:right w:val="none" w:sz="0" w:space="0" w:color="auto"/>
          </w:divBdr>
        </w:div>
        <w:div w:id="34892983">
          <w:marLeft w:val="640"/>
          <w:marRight w:val="0"/>
          <w:marTop w:val="0"/>
          <w:marBottom w:val="0"/>
          <w:divBdr>
            <w:top w:val="none" w:sz="0" w:space="0" w:color="auto"/>
            <w:left w:val="none" w:sz="0" w:space="0" w:color="auto"/>
            <w:bottom w:val="none" w:sz="0" w:space="0" w:color="auto"/>
            <w:right w:val="none" w:sz="0" w:space="0" w:color="auto"/>
          </w:divBdr>
        </w:div>
        <w:div w:id="1487474508">
          <w:marLeft w:val="640"/>
          <w:marRight w:val="0"/>
          <w:marTop w:val="0"/>
          <w:marBottom w:val="0"/>
          <w:divBdr>
            <w:top w:val="none" w:sz="0" w:space="0" w:color="auto"/>
            <w:left w:val="none" w:sz="0" w:space="0" w:color="auto"/>
            <w:bottom w:val="none" w:sz="0" w:space="0" w:color="auto"/>
            <w:right w:val="none" w:sz="0" w:space="0" w:color="auto"/>
          </w:divBdr>
        </w:div>
        <w:div w:id="822547066">
          <w:marLeft w:val="640"/>
          <w:marRight w:val="0"/>
          <w:marTop w:val="0"/>
          <w:marBottom w:val="0"/>
          <w:divBdr>
            <w:top w:val="none" w:sz="0" w:space="0" w:color="auto"/>
            <w:left w:val="none" w:sz="0" w:space="0" w:color="auto"/>
            <w:bottom w:val="none" w:sz="0" w:space="0" w:color="auto"/>
            <w:right w:val="none" w:sz="0" w:space="0" w:color="auto"/>
          </w:divBdr>
        </w:div>
        <w:div w:id="441462198">
          <w:marLeft w:val="640"/>
          <w:marRight w:val="0"/>
          <w:marTop w:val="0"/>
          <w:marBottom w:val="0"/>
          <w:divBdr>
            <w:top w:val="none" w:sz="0" w:space="0" w:color="auto"/>
            <w:left w:val="none" w:sz="0" w:space="0" w:color="auto"/>
            <w:bottom w:val="none" w:sz="0" w:space="0" w:color="auto"/>
            <w:right w:val="none" w:sz="0" w:space="0" w:color="auto"/>
          </w:divBdr>
        </w:div>
        <w:div w:id="1198617104">
          <w:marLeft w:val="640"/>
          <w:marRight w:val="0"/>
          <w:marTop w:val="0"/>
          <w:marBottom w:val="0"/>
          <w:divBdr>
            <w:top w:val="none" w:sz="0" w:space="0" w:color="auto"/>
            <w:left w:val="none" w:sz="0" w:space="0" w:color="auto"/>
            <w:bottom w:val="none" w:sz="0" w:space="0" w:color="auto"/>
            <w:right w:val="none" w:sz="0" w:space="0" w:color="auto"/>
          </w:divBdr>
        </w:div>
        <w:div w:id="1038047032">
          <w:marLeft w:val="640"/>
          <w:marRight w:val="0"/>
          <w:marTop w:val="0"/>
          <w:marBottom w:val="0"/>
          <w:divBdr>
            <w:top w:val="none" w:sz="0" w:space="0" w:color="auto"/>
            <w:left w:val="none" w:sz="0" w:space="0" w:color="auto"/>
            <w:bottom w:val="none" w:sz="0" w:space="0" w:color="auto"/>
            <w:right w:val="none" w:sz="0" w:space="0" w:color="auto"/>
          </w:divBdr>
        </w:div>
        <w:div w:id="406616246">
          <w:marLeft w:val="640"/>
          <w:marRight w:val="0"/>
          <w:marTop w:val="0"/>
          <w:marBottom w:val="0"/>
          <w:divBdr>
            <w:top w:val="none" w:sz="0" w:space="0" w:color="auto"/>
            <w:left w:val="none" w:sz="0" w:space="0" w:color="auto"/>
            <w:bottom w:val="none" w:sz="0" w:space="0" w:color="auto"/>
            <w:right w:val="none" w:sz="0" w:space="0" w:color="auto"/>
          </w:divBdr>
        </w:div>
        <w:div w:id="558712908">
          <w:marLeft w:val="640"/>
          <w:marRight w:val="0"/>
          <w:marTop w:val="0"/>
          <w:marBottom w:val="0"/>
          <w:divBdr>
            <w:top w:val="none" w:sz="0" w:space="0" w:color="auto"/>
            <w:left w:val="none" w:sz="0" w:space="0" w:color="auto"/>
            <w:bottom w:val="none" w:sz="0" w:space="0" w:color="auto"/>
            <w:right w:val="none" w:sz="0" w:space="0" w:color="auto"/>
          </w:divBdr>
        </w:div>
        <w:div w:id="2072725507">
          <w:marLeft w:val="640"/>
          <w:marRight w:val="0"/>
          <w:marTop w:val="0"/>
          <w:marBottom w:val="0"/>
          <w:divBdr>
            <w:top w:val="none" w:sz="0" w:space="0" w:color="auto"/>
            <w:left w:val="none" w:sz="0" w:space="0" w:color="auto"/>
            <w:bottom w:val="none" w:sz="0" w:space="0" w:color="auto"/>
            <w:right w:val="none" w:sz="0" w:space="0" w:color="auto"/>
          </w:divBdr>
        </w:div>
        <w:div w:id="1240870952">
          <w:marLeft w:val="640"/>
          <w:marRight w:val="0"/>
          <w:marTop w:val="0"/>
          <w:marBottom w:val="0"/>
          <w:divBdr>
            <w:top w:val="none" w:sz="0" w:space="0" w:color="auto"/>
            <w:left w:val="none" w:sz="0" w:space="0" w:color="auto"/>
            <w:bottom w:val="none" w:sz="0" w:space="0" w:color="auto"/>
            <w:right w:val="none" w:sz="0" w:space="0" w:color="auto"/>
          </w:divBdr>
        </w:div>
        <w:div w:id="1150945167">
          <w:marLeft w:val="640"/>
          <w:marRight w:val="0"/>
          <w:marTop w:val="0"/>
          <w:marBottom w:val="0"/>
          <w:divBdr>
            <w:top w:val="none" w:sz="0" w:space="0" w:color="auto"/>
            <w:left w:val="none" w:sz="0" w:space="0" w:color="auto"/>
            <w:bottom w:val="none" w:sz="0" w:space="0" w:color="auto"/>
            <w:right w:val="none" w:sz="0" w:space="0" w:color="auto"/>
          </w:divBdr>
        </w:div>
        <w:div w:id="1179927113">
          <w:marLeft w:val="640"/>
          <w:marRight w:val="0"/>
          <w:marTop w:val="0"/>
          <w:marBottom w:val="0"/>
          <w:divBdr>
            <w:top w:val="none" w:sz="0" w:space="0" w:color="auto"/>
            <w:left w:val="none" w:sz="0" w:space="0" w:color="auto"/>
            <w:bottom w:val="none" w:sz="0" w:space="0" w:color="auto"/>
            <w:right w:val="none" w:sz="0" w:space="0" w:color="auto"/>
          </w:divBdr>
        </w:div>
        <w:div w:id="598416776">
          <w:marLeft w:val="640"/>
          <w:marRight w:val="0"/>
          <w:marTop w:val="0"/>
          <w:marBottom w:val="0"/>
          <w:divBdr>
            <w:top w:val="none" w:sz="0" w:space="0" w:color="auto"/>
            <w:left w:val="none" w:sz="0" w:space="0" w:color="auto"/>
            <w:bottom w:val="none" w:sz="0" w:space="0" w:color="auto"/>
            <w:right w:val="none" w:sz="0" w:space="0" w:color="auto"/>
          </w:divBdr>
        </w:div>
        <w:div w:id="899175551">
          <w:marLeft w:val="640"/>
          <w:marRight w:val="0"/>
          <w:marTop w:val="0"/>
          <w:marBottom w:val="0"/>
          <w:divBdr>
            <w:top w:val="none" w:sz="0" w:space="0" w:color="auto"/>
            <w:left w:val="none" w:sz="0" w:space="0" w:color="auto"/>
            <w:bottom w:val="none" w:sz="0" w:space="0" w:color="auto"/>
            <w:right w:val="none" w:sz="0" w:space="0" w:color="auto"/>
          </w:divBdr>
        </w:div>
        <w:div w:id="115107009">
          <w:marLeft w:val="640"/>
          <w:marRight w:val="0"/>
          <w:marTop w:val="0"/>
          <w:marBottom w:val="0"/>
          <w:divBdr>
            <w:top w:val="none" w:sz="0" w:space="0" w:color="auto"/>
            <w:left w:val="none" w:sz="0" w:space="0" w:color="auto"/>
            <w:bottom w:val="none" w:sz="0" w:space="0" w:color="auto"/>
            <w:right w:val="none" w:sz="0" w:space="0" w:color="auto"/>
          </w:divBdr>
        </w:div>
        <w:div w:id="1896696566">
          <w:marLeft w:val="640"/>
          <w:marRight w:val="0"/>
          <w:marTop w:val="0"/>
          <w:marBottom w:val="0"/>
          <w:divBdr>
            <w:top w:val="none" w:sz="0" w:space="0" w:color="auto"/>
            <w:left w:val="none" w:sz="0" w:space="0" w:color="auto"/>
            <w:bottom w:val="none" w:sz="0" w:space="0" w:color="auto"/>
            <w:right w:val="none" w:sz="0" w:space="0" w:color="auto"/>
          </w:divBdr>
        </w:div>
        <w:div w:id="856164702">
          <w:marLeft w:val="640"/>
          <w:marRight w:val="0"/>
          <w:marTop w:val="0"/>
          <w:marBottom w:val="0"/>
          <w:divBdr>
            <w:top w:val="none" w:sz="0" w:space="0" w:color="auto"/>
            <w:left w:val="none" w:sz="0" w:space="0" w:color="auto"/>
            <w:bottom w:val="none" w:sz="0" w:space="0" w:color="auto"/>
            <w:right w:val="none" w:sz="0" w:space="0" w:color="auto"/>
          </w:divBdr>
        </w:div>
        <w:div w:id="1803766488">
          <w:marLeft w:val="640"/>
          <w:marRight w:val="0"/>
          <w:marTop w:val="0"/>
          <w:marBottom w:val="0"/>
          <w:divBdr>
            <w:top w:val="none" w:sz="0" w:space="0" w:color="auto"/>
            <w:left w:val="none" w:sz="0" w:space="0" w:color="auto"/>
            <w:bottom w:val="none" w:sz="0" w:space="0" w:color="auto"/>
            <w:right w:val="none" w:sz="0" w:space="0" w:color="auto"/>
          </w:divBdr>
        </w:div>
        <w:div w:id="1062798072">
          <w:marLeft w:val="640"/>
          <w:marRight w:val="0"/>
          <w:marTop w:val="0"/>
          <w:marBottom w:val="0"/>
          <w:divBdr>
            <w:top w:val="none" w:sz="0" w:space="0" w:color="auto"/>
            <w:left w:val="none" w:sz="0" w:space="0" w:color="auto"/>
            <w:bottom w:val="none" w:sz="0" w:space="0" w:color="auto"/>
            <w:right w:val="none" w:sz="0" w:space="0" w:color="auto"/>
          </w:divBdr>
        </w:div>
        <w:div w:id="314919785">
          <w:marLeft w:val="640"/>
          <w:marRight w:val="0"/>
          <w:marTop w:val="0"/>
          <w:marBottom w:val="0"/>
          <w:divBdr>
            <w:top w:val="none" w:sz="0" w:space="0" w:color="auto"/>
            <w:left w:val="none" w:sz="0" w:space="0" w:color="auto"/>
            <w:bottom w:val="none" w:sz="0" w:space="0" w:color="auto"/>
            <w:right w:val="none" w:sz="0" w:space="0" w:color="auto"/>
          </w:divBdr>
        </w:div>
        <w:div w:id="981695639">
          <w:marLeft w:val="640"/>
          <w:marRight w:val="0"/>
          <w:marTop w:val="0"/>
          <w:marBottom w:val="0"/>
          <w:divBdr>
            <w:top w:val="none" w:sz="0" w:space="0" w:color="auto"/>
            <w:left w:val="none" w:sz="0" w:space="0" w:color="auto"/>
            <w:bottom w:val="none" w:sz="0" w:space="0" w:color="auto"/>
            <w:right w:val="none" w:sz="0" w:space="0" w:color="auto"/>
          </w:divBdr>
        </w:div>
        <w:div w:id="620261507">
          <w:marLeft w:val="640"/>
          <w:marRight w:val="0"/>
          <w:marTop w:val="0"/>
          <w:marBottom w:val="0"/>
          <w:divBdr>
            <w:top w:val="none" w:sz="0" w:space="0" w:color="auto"/>
            <w:left w:val="none" w:sz="0" w:space="0" w:color="auto"/>
            <w:bottom w:val="none" w:sz="0" w:space="0" w:color="auto"/>
            <w:right w:val="none" w:sz="0" w:space="0" w:color="auto"/>
          </w:divBdr>
        </w:div>
        <w:div w:id="1592936388">
          <w:marLeft w:val="640"/>
          <w:marRight w:val="0"/>
          <w:marTop w:val="0"/>
          <w:marBottom w:val="0"/>
          <w:divBdr>
            <w:top w:val="none" w:sz="0" w:space="0" w:color="auto"/>
            <w:left w:val="none" w:sz="0" w:space="0" w:color="auto"/>
            <w:bottom w:val="none" w:sz="0" w:space="0" w:color="auto"/>
            <w:right w:val="none" w:sz="0" w:space="0" w:color="auto"/>
          </w:divBdr>
        </w:div>
        <w:div w:id="90247979">
          <w:marLeft w:val="640"/>
          <w:marRight w:val="0"/>
          <w:marTop w:val="0"/>
          <w:marBottom w:val="0"/>
          <w:divBdr>
            <w:top w:val="none" w:sz="0" w:space="0" w:color="auto"/>
            <w:left w:val="none" w:sz="0" w:space="0" w:color="auto"/>
            <w:bottom w:val="none" w:sz="0" w:space="0" w:color="auto"/>
            <w:right w:val="none" w:sz="0" w:space="0" w:color="auto"/>
          </w:divBdr>
        </w:div>
        <w:div w:id="384109511">
          <w:marLeft w:val="640"/>
          <w:marRight w:val="0"/>
          <w:marTop w:val="0"/>
          <w:marBottom w:val="0"/>
          <w:divBdr>
            <w:top w:val="none" w:sz="0" w:space="0" w:color="auto"/>
            <w:left w:val="none" w:sz="0" w:space="0" w:color="auto"/>
            <w:bottom w:val="none" w:sz="0" w:space="0" w:color="auto"/>
            <w:right w:val="none" w:sz="0" w:space="0" w:color="auto"/>
          </w:divBdr>
        </w:div>
        <w:div w:id="229002551">
          <w:marLeft w:val="640"/>
          <w:marRight w:val="0"/>
          <w:marTop w:val="0"/>
          <w:marBottom w:val="0"/>
          <w:divBdr>
            <w:top w:val="none" w:sz="0" w:space="0" w:color="auto"/>
            <w:left w:val="none" w:sz="0" w:space="0" w:color="auto"/>
            <w:bottom w:val="none" w:sz="0" w:space="0" w:color="auto"/>
            <w:right w:val="none" w:sz="0" w:space="0" w:color="auto"/>
          </w:divBdr>
        </w:div>
        <w:div w:id="1907297595">
          <w:marLeft w:val="640"/>
          <w:marRight w:val="0"/>
          <w:marTop w:val="0"/>
          <w:marBottom w:val="0"/>
          <w:divBdr>
            <w:top w:val="none" w:sz="0" w:space="0" w:color="auto"/>
            <w:left w:val="none" w:sz="0" w:space="0" w:color="auto"/>
            <w:bottom w:val="none" w:sz="0" w:space="0" w:color="auto"/>
            <w:right w:val="none" w:sz="0" w:space="0" w:color="auto"/>
          </w:divBdr>
        </w:div>
      </w:divsChild>
    </w:div>
    <w:div w:id="854419389">
      <w:bodyDiv w:val="1"/>
      <w:marLeft w:val="0"/>
      <w:marRight w:val="0"/>
      <w:marTop w:val="0"/>
      <w:marBottom w:val="0"/>
      <w:divBdr>
        <w:top w:val="none" w:sz="0" w:space="0" w:color="auto"/>
        <w:left w:val="none" w:sz="0" w:space="0" w:color="auto"/>
        <w:bottom w:val="none" w:sz="0" w:space="0" w:color="auto"/>
        <w:right w:val="none" w:sz="0" w:space="0" w:color="auto"/>
      </w:divBdr>
    </w:div>
    <w:div w:id="857235149">
      <w:bodyDiv w:val="1"/>
      <w:marLeft w:val="0"/>
      <w:marRight w:val="0"/>
      <w:marTop w:val="0"/>
      <w:marBottom w:val="0"/>
      <w:divBdr>
        <w:top w:val="none" w:sz="0" w:space="0" w:color="auto"/>
        <w:left w:val="none" w:sz="0" w:space="0" w:color="auto"/>
        <w:bottom w:val="none" w:sz="0" w:space="0" w:color="auto"/>
        <w:right w:val="none" w:sz="0" w:space="0" w:color="auto"/>
      </w:divBdr>
      <w:divsChild>
        <w:div w:id="1318071795">
          <w:marLeft w:val="640"/>
          <w:marRight w:val="0"/>
          <w:marTop w:val="0"/>
          <w:marBottom w:val="0"/>
          <w:divBdr>
            <w:top w:val="none" w:sz="0" w:space="0" w:color="auto"/>
            <w:left w:val="none" w:sz="0" w:space="0" w:color="auto"/>
            <w:bottom w:val="none" w:sz="0" w:space="0" w:color="auto"/>
            <w:right w:val="none" w:sz="0" w:space="0" w:color="auto"/>
          </w:divBdr>
        </w:div>
        <w:div w:id="1493830837">
          <w:marLeft w:val="640"/>
          <w:marRight w:val="0"/>
          <w:marTop w:val="0"/>
          <w:marBottom w:val="0"/>
          <w:divBdr>
            <w:top w:val="none" w:sz="0" w:space="0" w:color="auto"/>
            <w:left w:val="none" w:sz="0" w:space="0" w:color="auto"/>
            <w:bottom w:val="none" w:sz="0" w:space="0" w:color="auto"/>
            <w:right w:val="none" w:sz="0" w:space="0" w:color="auto"/>
          </w:divBdr>
        </w:div>
        <w:div w:id="2043943175">
          <w:marLeft w:val="640"/>
          <w:marRight w:val="0"/>
          <w:marTop w:val="0"/>
          <w:marBottom w:val="0"/>
          <w:divBdr>
            <w:top w:val="none" w:sz="0" w:space="0" w:color="auto"/>
            <w:left w:val="none" w:sz="0" w:space="0" w:color="auto"/>
            <w:bottom w:val="none" w:sz="0" w:space="0" w:color="auto"/>
            <w:right w:val="none" w:sz="0" w:space="0" w:color="auto"/>
          </w:divBdr>
        </w:div>
        <w:div w:id="1938253296">
          <w:marLeft w:val="640"/>
          <w:marRight w:val="0"/>
          <w:marTop w:val="0"/>
          <w:marBottom w:val="0"/>
          <w:divBdr>
            <w:top w:val="none" w:sz="0" w:space="0" w:color="auto"/>
            <w:left w:val="none" w:sz="0" w:space="0" w:color="auto"/>
            <w:bottom w:val="none" w:sz="0" w:space="0" w:color="auto"/>
            <w:right w:val="none" w:sz="0" w:space="0" w:color="auto"/>
          </w:divBdr>
        </w:div>
        <w:div w:id="1122266921">
          <w:marLeft w:val="640"/>
          <w:marRight w:val="0"/>
          <w:marTop w:val="0"/>
          <w:marBottom w:val="0"/>
          <w:divBdr>
            <w:top w:val="none" w:sz="0" w:space="0" w:color="auto"/>
            <w:left w:val="none" w:sz="0" w:space="0" w:color="auto"/>
            <w:bottom w:val="none" w:sz="0" w:space="0" w:color="auto"/>
            <w:right w:val="none" w:sz="0" w:space="0" w:color="auto"/>
          </w:divBdr>
        </w:div>
        <w:div w:id="49810472">
          <w:marLeft w:val="640"/>
          <w:marRight w:val="0"/>
          <w:marTop w:val="0"/>
          <w:marBottom w:val="0"/>
          <w:divBdr>
            <w:top w:val="none" w:sz="0" w:space="0" w:color="auto"/>
            <w:left w:val="none" w:sz="0" w:space="0" w:color="auto"/>
            <w:bottom w:val="none" w:sz="0" w:space="0" w:color="auto"/>
            <w:right w:val="none" w:sz="0" w:space="0" w:color="auto"/>
          </w:divBdr>
        </w:div>
        <w:div w:id="275990720">
          <w:marLeft w:val="640"/>
          <w:marRight w:val="0"/>
          <w:marTop w:val="0"/>
          <w:marBottom w:val="0"/>
          <w:divBdr>
            <w:top w:val="none" w:sz="0" w:space="0" w:color="auto"/>
            <w:left w:val="none" w:sz="0" w:space="0" w:color="auto"/>
            <w:bottom w:val="none" w:sz="0" w:space="0" w:color="auto"/>
            <w:right w:val="none" w:sz="0" w:space="0" w:color="auto"/>
          </w:divBdr>
        </w:div>
        <w:div w:id="1553925693">
          <w:marLeft w:val="640"/>
          <w:marRight w:val="0"/>
          <w:marTop w:val="0"/>
          <w:marBottom w:val="0"/>
          <w:divBdr>
            <w:top w:val="none" w:sz="0" w:space="0" w:color="auto"/>
            <w:left w:val="none" w:sz="0" w:space="0" w:color="auto"/>
            <w:bottom w:val="none" w:sz="0" w:space="0" w:color="auto"/>
            <w:right w:val="none" w:sz="0" w:space="0" w:color="auto"/>
          </w:divBdr>
        </w:div>
        <w:div w:id="244262412">
          <w:marLeft w:val="640"/>
          <w:marRight w:val="0"/>
          <w:marTop w:val="0"/>
          <w:marBottom w:val="0"/>
          <w:divBdr>
            <w:top w:val="none" w:sz="0" w:space="0" w:color="auto"/>
            <w:left w:val="none" w:sz="0" w:space="0" w:color="auto"/>
            <w:bottom w:val="none" w:sz="0" w:space="0" w:color="auto"/>
            <w:right w:val="none" w:sz="0" w:space="0" w:color="auto"/>
          </w:divBdr>
        </w:div>
        <w:div w:id="266088154">
          <w:marLeft w:val="640"/>
          <w:marRight w:val="0"/>
          <w:marTop w:val="0"/>
          <w:marBottom w:val="0"/>
          <w:divBdr>
            <w:top w:val="none" w:sz="0" w:space="0" w:color="auto"/>
            <w:left w:val="none" w:sz="0" w:space="0" w:color="auto"/>
            <w:bottom w:val="none" w:sz="0" w:space="0" w:color="auto"/>
            <w:right w:val="none" w:sz="0" w:space="0" w:color="auto"/>
          </w:divBdr>
        </w:div>
        <w:div w:id="1284534338">
          <w:marLeft w:val="640"/>
          <w:marRight w:val="0"/>
          <w:marTop w:val="0"/>
          <w:marBottom w:val="0"/>
          <w:divBdr>
            <w:top w:val="none" w:sz="0" w:space="0" w:color="auto"/>
            <w:left w:val="none" w:sz="0" w:space="0" w:color="auto"/>
            <w:bottom w:val="none" w:sz="0" w:space="0" w:color="auto"/>
            <w:right w:val="none" w:sz="0" w:space="0" w:color="auto"/>
          </w:divBdr>
        </w:div>
        <w:div w:id="929435102">
          <w:marLeft w:val="640"/>
          <w:marRight w:val="0"/>
          <w:marTop w:val="0"/>
          <w:marBottom w:val="0"/>
          <w:divBdr>
            <w:top w:val="none" w:sz="0" w:space="0" w:color="auto"/>
            <w:left w:val="none" w:sz="0" w:space="0" w:color="auto"/>
            <w:bottom w:val="none" w:sz="0" w:space="0" w:color="auto"/>
            <w:right w:val="none" w:sz="0" w:space="0" w:color="auto"/>
          </w:divBdr>
        </w:div>
        <w:div w:id="561525702">
          <w:marLeft w:val="640"/>
          <w:marRight w:val="0"/>
          <w:marTop w:val="0"/>
          <w:marBottom w:val="0"/>
          <w:divBdr>
            <w:top w:val="none" w:sz="0" w:space="0" w:color="auto"/>
            <w:left w:val="none" w:sz="0" w:space="0" w:color="auto"/>
            <w:bottom w:val="none" w:sz="0" w:space="0" w:color="auto"/>
            <w:right w:val="none" w:sz="0" w:space="0" w:color="auto"/>
          </w:divBdr>
        </w:div>
        <w:div w:id="1671448553">
          <w:marLeft w:val="640"/>
          <w:marRight w:val="0"/>
          <w:marTop w:val="0"/>
          <w:marBottom w:val="0"/>
          <w:divBdr>
            <w:top w:val="none" w:sz="0" w:space="0" w:color="auto"/>
            <w:left w:val="none" w:sz="0" w:space="0" w:color="auto"/>
            <w:bottom w:val="none" w:sz="0" w:space="0" w:color="auto"/>
            <w:right w:val="none" w:sz="0" w:space="0" w:color="auto"/>
          </w:divBdr>
        </w:div>
        <w:div w:id="1630546422">
          <w:marLeft w:val="640"/>
          <w:marRight w:val="0"/>
          <w:marTop w:val="0"/>
          <w:marBottom w:val="0"/>
          <w:divBdr>
            <w:top w:val="none" w:sz="0" w:space="0" w:color="auto"/>
            <w:left w:val="none" w:sz="0" w:space="0" w:color="auto"/>
            <w:bottom w:val="none" w:sz="0" w:space="0" w:color="auto"/>
            <w:right w:val="none" w:sz="0" w:space="0" w:color="auto"/>
          </w:divBdr>
        </w:div>
        <w:div w:id="1872838178">
          <w:marLeft w:val="640"/>
          <w:marRight w:val="0"/>
          <w:marTop w:val="0"/>
          <w:marBottom w:val="0"/>
          <w:divBdr>
            <w:top w:val="none" w:sz="0" w:space="0" w:color="auto"/>
            <w:left w:val="none" w:sz="0" w:space="0" w:color="auto"/>
            <w:bottom w:val="none" w:sz="0" w:space="0" w:color="auto"/>
            <w:right w:val="none" w:sz="0" w:space="0" w:color="auto"/>
          </w:divBdr>
        </w:div>
        <w:div w:id="219827387">
          <w:marLeft w:val="640"/>
          <w:marRight w:val="0"/>
          <w:marTop w:val="0"/>
          <w:marBottom w:val="0"/>
          <w:divBdr>
            <w:top w:val="none" w:sz="0" w:space="0" w:color="auto"/>
            <w:left w:val="none" w:sz="0" w:space="0" w:color="auto"/>
            <w:bottom w:val="none" w:sz="0" w:space="0" w:color="auto"/>
            <w:right w:val="none" w:sz="0" w:space="0" w:color="auto"/>
          </w:divBdr>
        </w:div>
        <w:div w:id="1220633619">
          <w:marLeft w:val="640"/>
          <w:marRight w:val="0"/>
          <w:marTop w:val="0"/>
          <w:marBottom w:val="0"/>
          <w:divBdr>
            <w:top w:val="none" w:sz="0" w:space="0" w:color="auto"/>
            <w:left w:val="none" w:sz="0" w:space="0" w:color="auto"/>
            <w:bottom w:val="none" w:sz="0" w:space="0" w:color="auto"/>
            <w:right w:val="none" w:sz="0" w:space="0" w:color="auto"/>
          </w:divBdr>
        </w:div>
        <w:div w:id="1214391576">
          <w:marLeft w:val="640"/>
          <w:marRight w:val="0"/>
          <w:marTop w:val="0"/>
          <w:marBottom w:val="0"/>
          <w:divBdr>
            <w:top w:val="none" w:sz="0" w:space="0" w:color="auto"/>
            <w:left w:val="none" w:sz="0" w:space="0" w:color="auto"/>
            <w:bottom w:val="none" w:sz="0" w:space="0" w:color="auto"/>
            <w:right w:val="none" w:sz="0" w:space="0" w:color="auto"/>
          </w:divBdr>
        </w:div>
        <w:div w:id="170217064">
          <w:marLeft w:val="640"/>
          <w:marRight w:val="0"/>
          <w:marTop w:val="0"/>
          <w:marBottom w:val="0"/>
          <w:divBdr>
            <w:top w:val="none" w:sz="0" w:space="0" w:color="auto"/>
            <w:left w:val="none" w:sz="0" w:space="0" w:color="auto"/>
            <w:bottom w:val="none" w:sz="0" w:space="0" w:color="auto"/>
            <w:right w:val="none" w:sz="0" w:space="0" w:color="auto"/>
          </w:divBdr>
        </w:div>
        <w:div w:id="961569689">
          <w:marLeft w:val="640"/>
          <w:marRight w:val="0"/>
          <w:marTop w:val="0"/>
          <w:marBottom w:val="0"/>
          <w:divBdr>
            <w:top w:val="none" w:sz="0" w:space="0" w:color="auto"/>
            <w:left w:val="none" w:sz="0" w:space="0" w:color="auto"/>
            <w:bottom w:val="none" w:sz="0" w:space="0" w:color="auto"/>
            <w:right w:val="none" w:sz="0" w:space="0" w:color="auto"/>
          </w:divBdr>
        </w:div>
        <w:div w:id="550266188">
          <w:marLeft w:val="640"/>
          <w:marRight w:val="0"/>
          <w:marTop w:val="0"/>
          <w:marBottom w:val="0"/>
          <w:divBdr>
            <w:top w:val="none" w:sz="0" w:space="0" w:color="auto"/>
            <w:left w:val="none" w:sz="0" w:space="0" w:color="auto"/>
            <w:bottom w:val="none" w:sz="0" w:space="0" w:color="auto"/>
            <w:right w:val="none" w:sz="0" w:space="0" w:color="auto"/>
          </w:divBdr>
        </w:div>
        <w:div w:id="2093043053">
          <w:marLeft w:val="640"/>
          <w:marRight w:val="0"/>
          <w:marTop w:val="0"/>
          <w:marBottom w:val="0"/>
          <w:divBdr>
            <w:top w:val="none" w:sz="0" w:space="0" w:color="auto"/>
            <w:left w:val="none" w:sz="0" w:space="0" w:color="auto"/>
            <w:bottom w:val="none" w:sz="0" w:space="0" w:color="auto"/>
            <w:right w:val="none" w:sz="0" w:space="0" w:color="auto"/>
          </w:divBdr>
        </w:div>
        <w:div w:id="1248613251">
          <w:marLeft w:val="640"/>
          <w:marRight w:val="0"/>
          <w:marTop w:val="0"/>
          <w:marBottom w:val="0"/>
          <w:divBdr>
            <w:top w:val="none" w:sz="0" w:space="0" w:color="auto"/>
            <w:left w:val="none" w:sz="0" w:space="0" w:color="auto"/>
            <w:bottom w:val="none" w:sz="0" w:space="0" w:color="auto"/>
            <w:right w:val="none" w:sz="0" w:space="0" w:color="auto"/>
          </w:divBdr>
        </w:div>
        <w:div w:id="1970087838">
          <w:marLeft w:val="640"/>
          <w:marRight w:val="0"/>
          <w:marTop w:val="0"/>
          <w:marBottom w:val="0"/>
          <w:divBdr>
            <w:top w:val="none" w:sz="0" w:space="0" w:color="auto"/>
            <w:left w:val="none" w:sz="0" w:space="0" w:color="auto"/>
            <w:bottom w:val="none" w:sz="0" w:space="0" w:color="auto"/>
            <w:right w:val="none" w:sz="0" w:space="0" w:color="auto"/>
          </w:divBdr>
        </w:div>
        <w:div w:id="319699217">
          <w:marLeft w:val="640"/>
          <w:marRight w:val="0"/>
          <w:marTop w:val="0"/>
          <w:marBottom w:val="0"/>
          <w:divBdr>
            <w:top w:val="none" w:sz="0" w:space="0" w:color="auto"/>
            <w:left w:val="none" w:sz="0" w:space="0" w:color="auto"/>
            <w:bottom w:val="none" w:sz="0" w:space="0" w:color="auto"/>
            <w:right w:val="none" w:sz="0" w:space="0" w:color="auto"/>
          </w:divBdr>
        </w:div>
        <w:div w:id="955600567">
          <w:marLeft w:val="640"/>
          <w:marRight w:val="0"/>
          <w:marTop w:val="0"/>
          <w:marBottom w:val="0"/>
          <w:divBdr>
            <w:top w:val="none" w:sz="0" w:space="0" w:color="auto"/>
            <w:left w:val="none" w:sz="0" w:space="0" w:color="auto"/>
            <w:bottom w:val="none" w:sz="0" w:space="0" w:color="auto"/>
            <w:right w:val="none" w:sz="0" w:space="0" w:color="auto"/>
          </w:divBdr>
        </w:div>
      </w:divsChild>
    </w:div>
    <w:div w:id="857431099">
      <w:bodyDiv w:val="1"/>
      <w:marLeft w:val="0"/>
      <w:marRight w:val="0"/>
      <w:marTop w:val="0"/>
      <w:marBottom w:val="0"/>
      <w:divBdr>
        <w:top w:val="none" w:sz="0" w:space="0" w:color="auto"/>
        <w:left w:val="none" w:sz="0" w:space="0" w:color="auto"/>
        <w:bottom w:val="none" w:sz="0" w:space="0" w:color="auto"/>
        <w:right w:val="none" w:sz="0" w:space="0" w:color="auto"/>
      </w:divBdr>
      <w:divsChild>
        <w:div w:id="159782019">
          <w:marLeft w:val="640"/>
          <w:marRight w:val="0"/>
          <w:marTop w:val="0"/>
          <w:marBottom w:val="0"/>
          <w:divBdr>
            <w:top w:val="none" w:sz="0" w:space="0" w:color="auto"/>
            <w:left w:val="none" w:sz="0" w:space="0" w:color="auto"/>
            <w:bottom w:val="none" w:sz="0" w:space="0" w:color="auto"/>
            <w:right w:val="none" w:sz="0" w:space="0" w:color="auto"/>
          </w:divBdr>
        </w:div>
        <w:div w:id="990982423">
          <w:marLeft w:val="640"/>
          <w:marRight w:val="0"/>
          <w:marTop w:val="0"/>
          <w:marBottom w:val="0"/>
          <w:divBdr>
            <w:top w:val="none" w:sz="0" w:space="0" w:color="auto"/>
            <w:left w:val="none" w:sz="0" w:space="0" w:color="auto"/>
            <w:bottom w:val="none" w:sz="0" w:space="0" w:color="auto"/>
            <w:right w:val="none" w:sz="0" w:space="0" w:color="auto"/>
          </w:divBdr>
        </w:div>
        <w:div w:id="1923563113">
          <w:marLeft w:val="640"/>
          <w:marRight w:val="0"/>
          <w:marTop w:val="0"/>
          <w:marBottom w:val="0"/>
          <w:divBdr>
            <w:top w:val="none" w:sz="0" w:space="0" w:color="auto"/>
            <w:left w:val="none" w:sz="0" w:space="0" w:color="auto"/>
            <w:bottom w:val="none" w:sz="0" w:space="0" w:color="auto"/>
            <w:right w:val="none" w:sz="0" w:space="0" w:color="auto"/>
          </w:divBdr>
        </w:div>
        <w:div w:id="142816778">
          <w:marLeft w:val="640"/>
          <w:marRight w:val="0"/>
          <w:marTop w:val="0"/>
          <w:marBottom w:val="0"/>
          <w:divBdr>
            <w:top w:val="none" w:sz="0" w:space="0" w:color="auto"/>
            <w:left w:val="none" w:sz="0" w:space="0" w:color="auto"/>
            <w:bottom w:val="none" w:sz="0" w:space="0" w:color="auto"/>
            <w:right w:val="none" w:sz="0" w:space="0" w:color="auto"/>
          </w:divBdr>
        </w:div>
        <w:div w:id="1250892708">
          <w:marLeft w:val="640"/>
          <w:marRight w:val="0"/>
          <w:marTop w:val="0"/>
          <w:marBottom w:val="0"/>
          <w:divBdr>
            <w:top w:val="none" w:sz="0" w:space="0" w:color="auto"/>
            <w:left w:val="none" w:sz="0" w:space="0" w:color="auto"/>
            <w:bottom w:val="none" w:sz="0" w:space="0" w:color="auto"/>
            <w:right w:val="none" w:sz="0" w:space="0" w:color="auto"/>
          </w:divBdr>
        </w:div>
        <w:div w:id="1638679869">
          <w:marLeft w:val="640"/>
          <w:marRight w:val="0"/>
          <w:marTop w:val="0"/>
          <w:marBottom w:val="0"/>
          <w:divBdr>
            <w:top w:val="none" w:sz="0" w:space="0" w:color="auto"/>
            <w:left w:val="none" w:sz="0" w:space="0" w:color="auto"/>
            <w:bottom w:val="none" w:sz="0" w:space="0" w:color="auto"/>
            <w:right w:val="none" w:sz="0" w:space="0" w:color="auto"/>
          </w:divBdr>
        </w:div>
        <w:div w:id="497816351">
          <w:marLeft w:val="640"/>
          <w:marRight w:val="0"/>
          <w:marTop w:val="0"/>
          <w:marBottom w:val="0"/>
          <w:divBdr>
            <w:top w:val="none" w:sz="0" w:space="0" w:color="auto"/>
            <w:left w:val="none" w:sz="0" w:space="0" w:color="auto"/>
            <w:bottom w:val="none" w:sz="0" w:space="0" w:color="auto"/>
            <w:right w:val="none" w:sz="0" w:space="0" w:color="auto"/>
          </w:divBdr>
        </w:div>
        <w:div w:id="1553152684">
          <w:marLeft w:val="640"/>
          <w:marRight w:val="0"/>
          <w:marTop w:val="0"/>
          <w:marBottom w:val="0"/>
          <w:divBdr>
            <w:top w:val="none" w:sz="0" w:space="0" w:color="auto"/>
            <w:left w:val="none" w:sz="0" w:space="0" w:color="auto"/>
            <w:bottom w:val="none" w:sz="0" w:space="0" w:color="auto"/>
            <w:right w:val="none" w:sz="0" w:space="0" w:color="auto"/>
          </w:divBdr>
        </w:div>
        <w:div w:id="121924921">
          <w:marLeft w:val="640"/>
          <w:marRight w:val="0"/>
          <w:marTop w:val="0"/>
          <w:marBottom w:val="0"/>
          <w:divBdr>
            <w:top w:val="none" w:sz="0" w:space="0" w:color="auto"/>
            <w:left w:val="none" w:sz="0" w:space="0" w:color="auto"/>
            <w:bottom w:val="none" w:sz="0" w:space="0" w:color="auto"/>
            <w:right w:val="none" w:sz="0" w:space="0" w:color="auto"/>
          </w:divBdr>
        </w:div>
        <w:div w:id="604700747">
          <w:marLeft w:val="640"/>
          <w:marRight w:val="0"/>
          <w:marTop w:val="0"/>
          <w:marBottom w:val="0"/>
          <w:divBdr>
            <w:top w:val="none" w:sz="0" w:space="0" w:color="auto"/>
            <w:left w:val="none" w:sz="0" w:space="0" w:color="auto"/>
            <w:bottom w:val="none" w:sz="0" w:space="0" w:color="auto"/>
            <w:right w:val="none" w:sz="0" w:space="0" w:color="auto"/>
          </w:divBdr>
        </w:div>
        <w:div w:id="62066094">
          <w:marLeft w:val="640"/>
          <w:marRight w:val="0"/>
          <w:marTop w:val="0"/>
          <w:marBottom w:val="0"/>
          <w:divBdr>
            <w:top w:val="none" w:sz="0" w:space="0" w:color="auto"/>
            <w:left w:val="none" w:sz="0" w:space="0" w:color="auto"/>
            <w:bottom w:val="none" w:sz="0" w:space="0" w:color="auto"/>
            <w:right w:val="none" w:sz="0" w:space="0" w:color="auto"/>
          </w:divBdr>
        </w:div>
        <w:div w:id="40594490">
          <w:marLeft w:val="640"/>
          <w:marRight w:val="0"/>
          <w:marTop w:val="0"/>
          <w:marBottom w:val="0"/>
          <w:divBdr>
            <w:top w:val="none" w:sz="0" w:space="0" w:color="auto"/>
            <w:left w:val="none" w:sz="0" w:space="0" w:color="auto"/>
            <w:bottom w:val="none" w:sz="0" w:space="0" w:color="auto"/>
            <w:right w:val="none" w:sz="0" w:space="0" w:color="auto"/>
          </w:divBdr>
        </w:div>
        <w:div w:id="192768624">
          <w:marLeft w:val="640"/>
          <w:marRight w:val="0"/>
          <w:marTop w:val="0"/>
          <w:marBottom w:val="0"/>
          <w:divBdr>
            <w:top w:val="none" w:sz="0" w:space="0" w:color="auto"/>
            <w:left w:val="none" w:sz="0" w:space="0" w:color="auto"/>
            <w:bottom w:val="none" w:sz="0" w:space="0" w:color="auto"/>
            <w:right w:val="none" w:sz="0" w:space="0" w:color="auto"/>
          </w:divBdr>
        </w:div>
        <w:div w:id="1417482933">
          <w:marLeft w:val="640"/>
          <w:marRight w:val="0"/>
          <w:marTop w:val="0"/>
          <w:marBottom w:val="0"/>
          <w:divBdr>
            <w:top w:val="none" w:sz="0" w:space="0" w:color="auto"/>
            <w:left w:val="none" w:sz="0" w:space="0" w:color="auto"/>
            <w:bottom w:val="none" w:sz="0" w:space="0" w:color="auto"/>
            <w:right w:val="none" w:sz="0" w:space="0" w:color="auto"/>
          </w:divBdr>
        </w:div>
        <w:div w:id="1082798909">
          <w:marLeft w:val="640"/>
          <w:marRight w:val="0"/>
          <w:marTop w:val="0"/>
          <w:marBottom w:val="0"/>
          <w:divBdr>
            <w:top w:val="none" w:sz="0" w:space="0" w:color="auto"/>
            <w:left w:val="none" w:sz="0" w:space="0" w:color="auto"/>
            <w:bottom w:val="none" w:sz="0" w:space="0" w:color="auto"/>
            <w:right w:val="none" w:sz="0" w:space="0" w:color="auto"/>
          </w:divBdr>
        </w:div>
        <w:div w:id="1653296185">
          <w:marLeft w:val="640"/>
          <w:marRight w:val="0"/>
          <w:marTop w:val="0"/>
          <w:marBottom w:val="0"/>
          <w:divBdr>
            <w:top w:val="none" w:sz="0" w:space="0" w:color="auto"/>
            <w:left w:val="none" w:sz="0" w:space="0" w:color="auto"/>
            <w:bottom w:val="none" w:sz="0" w:space="0" w:color="auto"/>
            <w:right w:val="none" w:sz="0" w:space="0" w:color="auto"/>
          </w:divBdr>
        </w:div>
        <w:div w:id="144862360">
          <w:marLeft w:val="640"/>
          <w:marRight w:val="0"/>
          <w:marTop w:val="0"/>
          <w:marBottom w:val="0"/>
          <w:divBdr>
            <w:top w:val="none" w:sz="0" w:space="0" w:color="auto"/>
            <w:left w:val="none" w:sz="0" w:space="0" w:color="auto"/>
            <w:bottom w:val="none" w:sz="0" w:space="0" w:color="auto"/>
            <w:right w:val="none" w:sz="0" w:space="0" w:color="auto"/>
          </w:divBdr>
        </w:div>
        <w:div w:id="431164119">
          <w:marLeft w:val="640"/>
          <w:marRight w:val="0"/>
          <w:marTop w:val="0"/>
          <w:marBottom w:val="0"/>
          <w:divBdr>
            <w:top w:val="none" w:sz="0" w:space="0" w:color="auto"/>
            <w:left w:val="none" w:sz="0" w:space="0" w:color="auto"/>
            <w:bottom w:val="none" w:sz="0" w:space="0" w:color="auto"/>
            <w:right w:val="none" w:sz="0" w:space="0" w:color="auto"/>
          </w:divBdr>
        </w:div>
        <w:div w:id="712582266">
          <w:marLeft w:val="640"/>
          <w:marRight w:val="0"/>
          <w:marTop w:val="0"/>
          <w:marBottom w:val="0"/>
          <w:divBdr>
            <w:top w:val="none" w:sz="0" w:space="0" w:color="auto"/>
            <w:left w:val="none" w:sz="0" w:space="0" w:color="auto"/>
            <w:bottom w:val="none" w:sz="0" w:space="0" w:color="auto"/>
            <w:right w:val="none" w:sz="0" w:space="0" w:color="auto"/>
          </w:divBdr>
        </w:div>
        <w:div w:id="1023360744">
          <w:marLeft w:val="640"/>
          <w:marRight w:val="0"/>
          <w:marTop w:val="0"/>
          <w:marBottom w:val="0"/>
          <w:divBdr>
            <w:top w:val="none" w:sz="0" w:space="0" w:color="auto"/>
            <w:left w:val="none" w:sz="0" w:space="0" w:color="auto"/>
            <w:bottom w:val="none" w:sz="0" w:space="0" w:color="auto"/>
            <w:right w:val="none" w:sz="0" w:space="0" w:color="auto"/>
          </w:divBdr>
        </w:div>
        <w:div w:id="1664813362">
          <w:marLeft w:val="640"/>
          <w:marRight w:val="0"/>
          <w:marTop w:val="0"/>
          <w:marBottom w:val="0"/>
          <w:divBdr>
            <w:top w:val="none" w:sz="0" w:space="0" w:color="auto"/>
            <w:left w:val="none" w:sz="0" w:space="0" w:color="auto"/>
            <w:bottom w:val="none" w:sz="0" w:space="0" w:color="auto"/>
            <w:right w:val="none" w:sz="0" w:space="0" w:color="auto"/>
          </w:divBdr>
        </w:div>
        <w:div w:id="1678924535">
          <w:marLeft w:val="640"/>
          <w:marRight w:val="0"/>
          <w:marTop w:val="0"/>
          <w:marBottom w:val="0"/>
          <w:divBdr>
            <w:top w:val="none" w:sz="0" w:space="0" w:color="auto"/>
            <w:left w:val="none" w:sz="0" w:space="0" w:color="auto"/>
            <w:bottom w:val="none" w:sz="0" w:space="0" w:color="auto"/>
            <w:right w:val="none" w:sz="0" w:space="0" w:color="auto"/>
          </w:divBdr>
        </w:div>
        <w:div w:id="1188105510">
          <w:marLeft w:val="640"/>
          <w:marRight w:val="0"/>
          <w:marTop w:val="0"/>
          <w:marBottom w:val="0"/>
          <w:divBdr>
            <w:top w:val="none" w:sz="0" w:space="0" w:color="auto"/>
            <w:left w:val="none" w:sz="0" w:space="0" w:color="auto"/>
            <w:bottom w:val="none" w:sz="0" w:space="0" w:color="auto"/>
            <w:right w:val="none" w:sz="0" w:space="0" w:color="auto"/>
          </w:divBdr>
        </w:div>
        <w:div w:id="1863278026">
          <w:marLeft w:val="640"/>
          <w:marRight w:val="0"/>
          <w:marTop w:val="0"/>
          <w:marBottom w:val="0"/>
          <w:divBdr>
            <w:top w:val="none" w:sz="0" w:space="0" w:color="auto"/>
            <w:left w:val="none" w:sz="0" w:space="0" w:color="auto"/>
            <w:bottom w:val="none" w:sz="0" w:space="0" w:color="auto"/>
            <w:right w:val="none" w:sz="0" w:space="0" w:color="auto"/>
          </w:divBdr>
        </w:div>
        <w:div w:id="513805294">
          <w:marLeft w:val="640"/>
          <w:marRight w:val="0"/>
          <w:marTop w:val="0"/>
          <w:marBottom w:val="0"/>
          <w:divBdr>
            <w:top w:val="none" w:sz="0" w:space="0" w:color="auto"/>
            <w:left w:val="none" w:sz="0" w:space="0" w:color="auto"/>
            <w:bottom w:val="none" w:sz="0" w:space="0" w:color="auto"/>
            <w:right w:val="none" w:sz="0" w:space="0" w:color="auto"/>
          </w:divBdr>
        </w:div>
        <w:div w:id="853769088">
          <w:marLeft w:val="640"/>
          <w:marRight w:val="0"/>
          <w:marTop w:val="0"/>
          <w:marBottom w:val="0"/>
          <w:divBdr>
            <w:top w:val="none" w:sz="0" w:space="0" w:color="auto"/>
            <w:left w:val="none" w:sz="0" w:space="0" w:color="auto"/>
            <w:bottom w:val="none" w:sz="0" w:space="0" w:color="auto"/>
            <w:right w:val="none" w:sz="0" w:space="0" w:color="auto"/>
          </w:divBdr>
        </w:div>
        <w:div w:id="898251119">
          <w:marLeft w:val="640"/>
          <w:marRight w:val="0"/>
          <w:marTop w:val="0"/>
          <w:marBottom w:val="0"/>
          <w:divBdr>
            <w:top w:val="none" w:sz="0" w:space="0" w:color="auto"/>
            <w:left w:val="none" w:sz="0" w:space="0" w:color="auto"/>
            <w:bottom w:val="none" w:sz="0" w:space="0" w:color="auto"/>
            <w:right w:val="none" w:sz="0" w:space="0" w:color="auto"/>
          </w:divBdr>
        </w:div>
        <w:div w:id="1206917352">
          <w:marLeft w:val="640"/>
          <w:marRight w:val="0"/>
          <w:marTop w:val="0"/>
          <w:marBottom w:val="0"/>
          <w:divBdr>
            <w:top w:val="none" w:sz="0" w:space="0" w:color="auto"/>
            <w:left w:val="none" w:sz="0" w:space="0" w:color="auto"/>
            <w:bottom w:val="none" w:sz="0" w:space="0" w:color="auto"/>
            <w:right w:val="none" w:sz="0" w:space="0" w:color="auto"/>
          </w:divBdr>
        </w:div>
        <w:div w:id="2128886817">
          <w:marLeft w:val="640"/>
          <w:marRight w:val="0"/>
          <w:marTop w:val="0"/>
          <w:marBottom w:val="0"/>
          <w:divBdr>
            <w:top w:val="none" w:sz="0" w:space="0" w:color="auto"/>
            <w:left w:val="none" w:sz="0" w:space="0" w:color="auto"/>
            <w:bottom w:val="none" w:sz="0" w:space="0" w:color="auto"/>
            <w:right w:val="none" w:sz="0" w:space="0" w:color="auto"/>
          </w:divBdr>
        </w:div>
        <w:div w:id="244657408">
          <w:marLeft w:val="640"/>
          <w:marRight w:val="0"/>
          <w:marTop w:val="0"/>
          <w:marBottom w:val="0"/>
          <w:divBdr>
            <w:top w:val="none" w:sz="0" w:space="0" w:color="auto"/>
            <w:left w:val="none" w:sz="0" w:space="0" w:color="auto"/>
            <w:bottom w:val="none" w:sz="0" w:space="0" w:color="auto"/>
            <w:right w:val="none" w:sz="0" w:space="0" w:color="auto"/>
          </w:divBdr>
        </w:div>
        <w:div w:id="123935212">
          <w:marLeft w:val="640"/>
          <w:marRight w:val="0"/>
          <w:marTop w:val="0"/>
          <w:marBottom w:val="0"/>
          <w:divBdr>
            <w:top w:val="none" w:sz="0" w:space="0" w:color="auto"/>
            <w:left w:val="none" w:sz="0" w:space="0" w:color="auto"/>
            <w:bottom w:val="none" w:sz="0" w:space="0" w:color="auto"/>
            <w:right w:val="none" w:sz="0" w:space="0" w:color="auto"/>
          </w:divBdr>
        </w:div>
        <w:div w:id="490756454">
          <w:marLeft w:val="640"/>
          <w:marRight w:val="0"/>
          <w:marTop w:val="0"/>
          <w:marBottom w:val="0"/>
          <w:divBdr>
            <w:top w:val="none" w:sz="0" w:space="0" w:color="auto"/>
            <w:left w:val="none" w:sz="0" w:space="0" w:color="auto"/>
            <w:bottom w:val="none" w:sz="0" w:space="0" w:color="auto"/>
            <w:right w:val="none" w:sz="0" w:space="0" w:color="auto"/>
          </w:divBdr>
        </w:div>
        <w:div w:id="606276645">
          <w:marLeft w:val="640"/>
          <w:marRight w:val="0"/>
          <w:marTop w:val="0"/>
          <w:marBottom w:val="0"/>
          <w:divBdr>
            <w:top w:val="none" w:sz="0" w:space="0" w:color="auto"/>
            <w:left w:val="none" w:sz="0" w:space="0" w:color="auto"/>
            <w:bottom w:val="none" w:sz="0" w:space="0" w:color="auto"/>
            <w:right w:val="none" w:sz="0" w:space="0" w:color="auto"/>
          </w:divBdr>
        </w:div>
        <w:div w:id="413667151">
          <w:marLeft w:val="640"/>
          <w:marRight w:val="0"/>
          <w:marTop w:val="0"/>
          <w:marBottom w:val="0"/>
          <w:divBdr>
            <w:top w:val="none" w:sz="0" w:space="0" w:color="auto"/>
            <w:left w:val="none" w:sz="0" w:space="0" w:color="auto"/>
            <w:bottom w:val="none" w:sz="0" w:space="0" w:color="auto"/>
            <w:right w:val="none" w:sz="0" w:space="0" w:color="auto"/>
          </w:divBdr>
        </w:div>
        <w:div w:id="1902015801">
          <w:marLeft w:val="640"/>
          <w:marRight w:val="0"/>
          <w:marTop w:val="0"/>
          <w:marBottom w:val="0"/>
          <w:divBdr>
            <w:top w:val="none" w:sz="0" w:space="0" w:color="auto"/>
            <w:left w:val="none" w:sz="0" w:space="0" w:color="auto"/>
            <w:bottom w:val="none" w:sz="0" w:space="0" w:color="auto"/>
            <w:right w:val="none" w:sz="0" w:space="0" w:color="auto"/>
          </w:divBdr>
        </w:div>
        <w:div w:id="856890182">
          <w:marLeft w:val="640"/>
          <w:marRight w:val="0"/>
          <w:marTop w:val="0"/>
          <w:marBottom w:val="0"/>
          <w:divBdr>
            <w:top w:val="none" w:sz="0" w:space="0" w:color="auto"/>
            <w:left w:val="none" w:sz="0" w:space="0" w:color="auto"/>
            <w:bottom w:val="none" w:sz="0" w:space="0" w:color="auto"/>
            <w:right w:val="none" w:sz="0" w:space="0" w:color="auto"/>
          </w:divBdr>
        </w:div>
        <w:div w:id="520362140">
          <w:marLeft w:val="640"/>
          <w:marRight w:val="0"/>
          <w:marTop w:val="0"/>
          <w:marBottom w:val="0"/>
          <w:divBdr>
            <w:top w:val="none" w:sz="0" w:space="0" w:color="auto"/>
            <w:left w:val="none" w:sz="0" w:space="0" w:color="auto"/>
            <w:bottom w:val="none" w:sz="0" w:space="0" w:color="auto"/>
            <w:right w:val="none" w:sz="0" w:space="0" w:color="auto"/>
          </w:divBdr>
        </w:div>
        <w:div w:id="2000692556">
          <w:marLeft w:val="640"/>
          <w:marRight w:val="0"/>
          <w:marTop w:val="0"/>
          <w:marBottom w:val="0"/>
          <w:divBdr>
            <w:top w:val="none" w:sz="0" w:space="0" w:color="auto"/>
            <w:left w:val="none" w:sz="0" w:space="0" w:color="auto"/>
            <w:bottom w:val="none" w:sz="0" w:space="0" w:color="auto"/>
            <w:right w:val="none" w:sz="0" w:space="0" w:color="auto"/>
          </w:divBdr>
        </w:div>
        <w:div w:id="1004288056">
          <w:marLeft w:val="640"/>
          <w:marRight w:val="0"/>
          <w:marTop w:val="0"/>
          <w:marBottom w:val="0"/>
          <w:divBdr>
            <w:top w:val="none" w:sz="0" w:space="0" w:color="auto"/>
            <w:left w:val="none" w:sz="0" w:space="0" w:color="auto"/>
            <w:bottom w:val="none" w:sz="0" w:space="0" w:color="auto"/>
            <w:right w:val="none" w:sz="0" w:space="0" w:color="auto"/>
          </w:divBdr>
        </w:div>
        <w:div w:id="1308508666">
          <w:marLeft w:val="640"/>
          <w:marRight w:val="0"/>
          <w:marTop w:val="0"/>
          <w:marBottom w:val="0"/>
          <w:divBdr>
            <w:top w:val="none" w:sz="0" w:space="0" w:color="auto"/>
            <w:left w:val="none" w:sz="0" w:space="0" w:color="auto"/>
            <w:bottom w:val="none" w:sz="0" w:space="0" w:color="auto"/>
            <w:right w:val="none" w:sz="0" w:space="0" w:color="auto"/>
          </w:divBdr>
        </w:div>
        <w:div w:id="709299877">
          <w:marLeft w:val="640"/>
          <w:marRight w:val="0"/>
          <w:marTop w:val="0"/>
          <w:marBottom w:val="0"/>
          <w:divBdr>
            <w:top w:val="none" w:sz="0" w:space="0" w:color="auto"/>
            <w:left w:val="none" w:sz="0" w:space="0" w:color="auto"/>
            <w:bottom w:val="none" w:sz="0" w:space="0" w:color="auto"/>
            <w:right w:val="none" w:sz="0" w:space="0" w:color="auto"/>
          </w:divBdr>
        </w:div>
        <w:div w:id="2001537466">
          <w:marLeft w:val="640"/>
          <w:marRight w:val="0"/>
          <w:marTop w:val="0"/>
          <w:marBottom w:val="0"/>
          <w:divBdr>
            <w:top w:val="none" w:sz="0" w:space="0" w:color="auto"/>
            <w:left w:val="none" w:sz="0" w:space="0" w:color="auto"/>
            <w:bottom w:val="none" w:sz="0" w:space="0" w:color="auto"/>
            <w:right w:val="none" w:sz="0" w:space="0" w:color="auto"/>
          </w:divBdr>
        </w:div>
        <w:div w:id="1183202805">
          <w:marLeft w:val="640"/>
          <w:marRight w:val="0"/>
          <w:marTop w:val="0"/>
          <w:marBottom w:val="0"/>
          <w:divBdr>
            <w:top w:val="none" w:sz="0" w:space="0" w:color="auto"/>
            <w:left w:val="none" w:sz="0" w:space="0" w:color="auto"/>
            <w:bottom w:val="none" w:sz="0" w:space="0" w:color="auto"/>
            <w:right w:val="none" w:sz="0" w:space="0" w:color="auto"/>
          </w:divBdr>
        </w:div>
        <w:div w:id="644547031">
          <w:marLeft w:val="640"/>
          <w:marRight w:val="0"/>
          <w:marTop w:val="0"/>
          <w:marBottom w:val="0"/>
          <w:divBdr>
            <w:top w:val="none" w:sz="0" w:space="0" w:color="auto"/>
            <w:left w:val="none" w:sz="0" w:space="0" w:color="auto"/>
            <w:bottom w:val="none" w:sz="0" w:space="0" w:color="auto"/>
            <w:right w:val="none" w:sz="0" w:space="0" w:color="auto"/>
          </w:divBdr>
        </w:div>
      </w:divsChild>
    </w:div>
    <w:div w:id="858205713">
      <w:bodyDiv w:val="1"/>
      <w:marLeft w:val="0"/>
      <w:marRight w:val="0"/>
      <w:marTop w:val="0"/>
      <w:marBottom w:val="0"/>
      <w:divBdr>
        <w:top w:val="none" w:sz="0" w:space="0" w:color="auto"/>
        <w:left w:val="none" w:sz="0" w:space="0" w:color="auto"/>
        <w:bottom w:val="none" w:sz="0" w:space="0" w:color="auto"/>
        <w:right w:val="none" w:sz="0" w:space="0" w:color="auto"/>
      </w:divBdr>
      <w:divsChild>
        <w:div w:id="1947347256">
          <w:marLeft w:val="640"/>
          <w:marRight w:val="0"/>
          <w:marTop w:val="0"/>
          <w:marBottom w:val="0"/>
          <w:divBdr>
            <w:top w:val="none" w:sz="0" w:space="0" w:color="auto"/>
            <w:left w:val="none" w:sz="0" w:space="0" w:color="auto"/>
            <w:bottom w:val="none" w:sz="0" w:space="0" w:color="auto"/>
            <w:right w:val="none" w:sz="0" w:space="0" w:color="auto"/>
          </w:divBdr>
        </w:div>
        <w:div w:id="1489328259">
          <w:marLeft w:val="640"/>
          <w:marRight w:val="0"/>
          <w:marTop w:val="0"/>
          <w:marBottom w:val="0"/>
          <w:divBdr>
            <w:top w:val="none" w:sz="0" w:space="0" w:color="auto"/>
            <w:left w:val="none" w:sz="0" w:space="0" w:color="auto"/>
            <w:bottom w:val="none" w:sz="0" w:space="0" w:color="auto"/>
            <w:right w:val="none" w:sz="0" w:space="0" w:color="auto"/>
          </w:divBdr>
        </w:div>
        <w:div w:id="1496844004">
          <w:marLeft w:val="640"/>
          <w:marRight w:val="0"/>
          <w:marTop w:val="0"/>
          <w:marBottom w:val="0"/>
          <w:divBdr>
            <w:top w:val="none" w:sz="0" w:space="0" w:color="auto"/>
            <w:left w:val="none" w:sz="0" w:space="0" w:color="auto"/>
            <w:bottom w:val="none" w:sz="0" w:space="0" w:color="auto"/>
            <w:right w:val="none" w:sz="0" w:space="0" w:color="auto"/>
          </w:divBdr>
        </w:div>
        <w:div w:id="298415725">
          <w:marLeft w:val="640"/>
          <w:marRight w:val="0"/>
          <w:marTop w:val="0"/>
          <w:marBottom w:val="0"/>
          <w:divBdr>
            <w:top w:val="none" w:sz="0" w:space="0" w:color="auto"/>
            <w:left w:val="none" w:sz="0" w:space="0" w:color="auto"/>
            <w:bottom w:val="none" w:sz="0" w:space="0" w:color="auto"/>
            <w:right w:val="none" w:sz="0" w:space="0" w:color="auto"/>
          </w:divBdr>
        </w:div>
        <w:div w:id="787972077">
          <w:marLeft w:val="640"/>
          <w:marRight w:val="0"/>
          <w:marTop w:val="0"/>
          <w:marBottom w:val="0"/>
          <w:divBdr>
            <w:top w:val="none" w:sz="0" w:space="0" w:color="auto"/>
            <w:left w:val="none" w:sz="0" w:space="0" w:color="auto"/>
            <w:bottom w:val="none" w:sz="0" w:space="0" w:color="auto"/>
            <w:right w:val="none" w:sz="0" w:space="0" w:color="auto"/>
          </w:divBdr>
        </w:div>
        <w:div w:id="1030450746">
          <w:marLeft w:val="640"/>
          <w:marRight w:val="0"/>
          <w:marTop w:val="0"/>
          <w:marBottom w:val="0"/>
          <w:divBdr>
            <w:top w:val="none" w:sz="0" w:space="0" w:color="auto"/>
            <w:left w:val="none" w:sz="0" w:space="0" w:color="auto"/>
            <w:bottom w:val="none" w:sz="0" w:space="0" w:color="auto"/>
            <w:right w:val="none" w:sz="0" w:space="0" w:color="auto"/>
          </w:divBdr>
        </w:div>
        <w:div w:id="324673921">
          <w:marLeft w:val="640"/>
          <w:marRight w:val="0"/>
          <w:marTop w:val="0"/>
          <w:marBottom w:val="0"/>
          <w:divBdr>
            <w:top w:val="none" w:sz="0" w:space="0" w:color="auto"/>
            <w:left w:val="none" w:sz="0" w:space="0" w:color="auto"/>
            <w:bottom w:val="none" w:sz="0" w:space="0" w:color="auto"/>
            <w:right w:val="none" w:sz="0" w:space="0" w:color="auto"/>
          </w:divBdr>
        </w:div>
        <w:div w:id="1810856169">
          <w:marLeft w:val="640"/>
          <w:marRight w:val="0"/>
          <w:marTop w:val="0"/>
          <w:marBottom w:val="0"/>
          <w:divBdr>
            <w:top w:val="none" w:sz="0" w:space="0" w:color="auto"/>
            <w:left w:val="none" w:sz="0" w:space="0" w:color="auto"/>
            <w:bottom w:val="none" w:sz="0" w:space="0" w:color="auto"/>
            <w:right w:val="none" w:sz="0" w:space="0" w:color="auto"/>
          </w:divBdr>
        </w:div>
        <w:div w:id="799492953">
          <w:marLeft w:val="640"/>
          <w:marRight w:val="0"/>
          <w:marTop w:val="0"/>
          <w:marBottom w:val="0"/>
          <w:divBdr>
            <w:top w:val="none" w:sz="0" w:space="0" w:color="auto"/>
            <w:left w:val="none" w:sz="0" w:space="0" w:color="auto"/>
            <w:bottom w:val="none" w:sz="0" w:space="0" w:color="auto"/>
            <w:right w:val="none" w:sz="0" w:space="0" w:color="auto"/>
          </w:divBdr>
        </w:div>
        <w:div w:id="1734039100">
          <w:marLeft w:val="640"/>
          <w:marRight w:val="0"/>
          <w:marTop w:val="0"/>
          <w:marBottom w:val="0"/>
          <w:divBdr>
            <w:top w:val="none" w:sz="0" w:space="0" w:color="auto"/>
            <w:left w:val="none" w:sz="0" w:space="0" w:color="auto"/>
            <w:bottom w:val="none" w:sz="0" w:space="0" w:color="auto"/>
            <w:right w:val="none" w:sz="0" w:space="0" w:color="auto"/>
          </w:divBdr>
        </w:div>
        <w:div w:id="100104016">
          <w:marLeft w:val="640"/>
          <w:marRight w:val="0"/>
          <w:marTop w:val="0"/>
          <w:marBottom w:val="0"/>
          <w:divBdr>
            <w:top w:val="none" w:sz="0" w:space="0" w:color="auto"/>
            <w:left w:val="none" w:sz="0" w:space="0" w:color="auto"/>
            <w:bottom w:val="none" w:sz="0" w:space="0" w:color="auto"/>
            <w:right w:val="none" w:sz="0" w:space="0" w:color="auto"/>
          </w:divBdr>
        </w:div>
        <w:div w:id="925722887">
          <w:marLeft w:val="640"/>
          <w:marRight w:val="0"/>
          <w:marTop w:val="0"/>
          <w:marBottom w:val="0"/>
          <w:divBdr>
            <w:top w:val="none" w:sz="0" w:space="0" w:color="auto"/>
            <w:left w:val="none" w:sz="0" w:space="0" w:color="auto"/>
            <w:bottom w:val="none" w:sz="0" w:space="0" w:color="auto"/>
            <w:right w:val="none" w:sz="0" w:space="0" w:color="auto"/>
          </w:divBdr>
        </w:div>
        <w:div w:id="1891768358">
          <w:marLeft w:val="640"/>
          <w:marRight w:val="0"/>
          <w:marTop w:val="0"/>
          <w:marBottom w:val="0"/>
          <w:divBdr>
            <w:top w:val="none" w:sz="0" w:space="0" w:color="auto"/>
            <w:left w:val="none" w:sz="0" w:space="0" w:color="auto"/>
            <w:bottom w:val="none" w:sz="0" w:space="0" w:color="auto"/>
            <w:right w:val="none" w:sz="0" w:space="0" w:color="auto"/>
          </w:divBdr>
        </w:div>
        <w:div w:id="1237322603">
          <w:marLeft w:val="640"/>
          <w:marRight w:val="0"/>
          <w:marTop w:val="0"/>
          <w:marBottom w:val="0"/>
          <w:divBdr>
            <w:top w:val="none" w:sz="0" w:space="0" w:color="auto"/>
            <w:left w:val="none" w:sz="0" w:space="0" w:color="auto"/>
            <w:bottom w:val="none" w:sz="0" w:space="0" w:color="auto"/>
            <w:right w:val="none" w:sz="0" w:space="0" w:color="auto"/>
          </w:divBdr>
        </w:div>
        <w:div w:id="1413696316">
          <w:marLeft w:val="640"/>
          <w:marRight w:val="0"/>
          <w:marTop w:val="0"/>
          <w:marBottom w:val="0"/>
          <w:divBdr>
            <w:top w:val="none" w:sz="0" w:space="0" w:color="auto"/>
            <w:left w:val="none" w:sz="0" w:space="0" w:color="auto"/>
            <w:bottom w:val="none" w:sz="0" w:space="0" w:color="auto"/>
            <w:right w:val="none" w:sz="0" w:space="0" w:color="auto"/>
          </w:divBdr>
        </w:div>
        <w:div w:id="1888181552">
          <w:marLeft w:val="640"/>
          <w:marRight w:val="0"/>
          <w:marTop w:val="0"/>
          <w:marBottom w:val="0"/>
          <w:divBdr>
            <w:top w:val="none" w:sz="0" w:space="0" w:color="auto"/>
            <w:left w:val="none" w:sz="0" w:space="0" w:color="auto"/>
            <w:bottom w:val="none" w:sz="0" w:space="0" w:color="auto"/>
            <w:right w:val="none" w:sz="0" w:space="0" w:color="auto"/>
          </w:divBdr>
        </w:div>
        <w:div w:id="836574076">
          <w:marLeft w:val="640"/>
          <w:marRight w:val="0"/>
          <w:marTop w:val="0"/>
          <w:marBottom w:val="0"/>
          <w:divBdr>
            <w:top w:val="none" w:sz="0" w:space="0" w:color="auto"/>
            <w:left w:val="none" w:sz="0" w:space="0" w:color="auto"/>
            <w:bottom w:val="none" w:sz="0" w:space="0" w:color="auto"/>
            <w:right w:val="none" w:sz="0" w:space="0" w:color="auto"/>
          </w:divBdr>
        </w:div>
        <w:div w:id="831019461">
          <w:marLeft w:val="640"/>
          <w:marRight w:val="0"/>
          <w:marTop w:val="0"/>
          <w:marBottom w:val="0"/>
          <w:divBdr>
            <w:top w:val="none" w:sz="0" w:space="0" w:color="auto"/>
            <w:left w:val="none" w:sz="0" w:space="0" w:color="auto"/>
            <w:bottom w:val="none" w:sz="0" w:space="0" w:color="auto"/>
            <w:right w:val="none" w:sz="0" w:space="0" w:color="auto"/>
          </w:divBdr>
        </w:div>
        <w:div w:id="1148087763">
          <w:marLeft w:val="640"/>
          <w:marRight w:val="0"/>
          <w:marTop w:val="0"/>
          <w:marBottom w:val="0"/>
          <w:divBdr>
            <w:top w:val="none" w:sz="0" w:space="0" w:color="auto"/>
            <w:left w:val="none" w:sz="0" w:space="0" w:color="auto"/>
            <w:bottom w:val="none" w:sz="0" w:space="0" w:color="auto"/>
            <w:right w:val="none" w:sz="0" w:space="0" w:color="auto"/>
          </w:divBdr>
        </w:div>
        <w:div w:id="125852503">
          <w:marLeft w:val="640"/>
          <w:marRight w:val="0"/>
          <w:marTop w:val="0"/>
          <w:marBottom w:val="0"/>
          <w:divBdr>
            <w:top w:val="none" w:sz="0" w:space="0" w:color="auto"/>
            <w:left w:val="none" w:sz="0" w:space="0" w:color="auto"/>
            <w:bottom w:val="none" w:sz="0" w:space="0" w:color="auto"/>
            <w:right w:val="none" w:sz="0" w:space="0" w:color="auto"/>
          </w:divBdr>
        </w:div>
        <w:div w:id="376392567">
          <w:marLeft w:val="640"/>
          <w:marRight w:val="0"/>
          <w:marTop w:val="0"/>
          <w:marBottom w:val="0"/>
          <w:divBdr>
            <w:top w:val="none" w:sz="0" w:space="0" w:color="auto"/>
            <w:left w:val="none" w:sz="0" w:space="0" w:color="auto"/>
            <w:bottom w:val="none" w:sz="0" w:space="0" w:color="auto"/>
            <w:right w:val="none" w:sz="0" w:space="0" w:color="auto"/>
          </w:divBdr>
        </w:div>
        <w:div w:id="1997227067">
          <w:marLeft w:val="640"/>
          <w:marRight w:val="0"/>
          <w:marTop w:val="0"/>
          <w:marBottom w:val="0"/>
          <w:divBdr>
            <w:top w:val="none" w:sz="0" w:space="0" w:color="auto"/>
            <w:left w:val="none" w:sz="0" w:space="0" w:color="auto"/>
            <w:bottom w:val="none" w:sz="0" w:space="0" w:color="auto"/>
            <w:right w:val="none" w:sz="0" w:space="0" w:color="auto"/>
          </w:divBdr>
        </w:div>
        <w:div w:id="1309558052">
          <w:marLeft w:val="640"/>
          <w:marRight w:val="0"/>
          <w:marTop w:val="0"/>
          <w:marBottom w:val="0"/>
          <w:divBdr>
            <w:top w:val="none" w:sz="0" w:space="0" w:color="auto"/>
            <w:left w:val="none" w:sz="0" w:space="0" w:color="auto"/>
            <w:bottom w:val="none" w:sz="0" w:space="0" w:color="auto"/>
            <w:right w:val="none" w:sz="0" w:space="0" w:color="auto"/>
          </w:divBdr>
        </w:div>
        <w:div w:id="1128625730">
          <w:marLeft w:val="640"/>
          <w:marRight w:val="0"/>
          <w:marTop w:val="0"/>
          <w:marBottom w:val="0"/>
          <w:divBdr>
            <w:top w:val="none" w:sz="0" w:space="0" w:color="auto"/>
            <w:left w:val="none" w:sz="0" w:space="0" w:color="auto"/>
            <w:bottom w:val="none" w:sz="0" w:space="0" w:color="auto"/>
            <w:right w:val="none" w:sz="0" w:space="0" w:color="auto"/>
          </w:divBdr>
        </w:div>
        <w:div w:id="847718899">
          <w:marLeft w:val="640"/>
          <w:marRight w:val="0"/>
          <w:marTop w:val="0"/>
          <w:marBottom w:val="0"/>
          <w:divBdr>
            <w:top w:val="none" w:sz="0" w:space="0" w:color="auto"/>
            <w:left w:val="none" w:sz="0" w:space="0" w:color="auto"/>
            <w:bottom w:val="none" w:sz="0" w:space="0" w:color="auto"/>
            <w:right w:val="none" w:sz="0" w:space="0" w:color="auto"/>
          </w:divBdr>
        </w:div>
        <w:div w:id="1763645157">
          <w:marLeft w:val="640"/>
          <w:marRight w:val="0"/>
          <w:marTop w:val="0"/>
          <w:marBottom w:val="0"/>
          <w:divBdr>
            <w:top w:val="none" w:sz="0" w:space="0" w:color="auto"/>
            <w:left w:val="none" w:sz="0" w:space="0" w:color="auto"/>
            <w:bottom w:val="none" w:sz="0" w:space="0" w:color="auto"/>
            <w:right w:val="none" w:sz="0" w:space="0" w:color="auto"/>
          </w:divBdr>
        </w:div>
        <w:div w:id="293488812">
          <w:marLeft w:val="640"/>
          <w:marRight w:val="0"/>
          <w:marTop w:val="0"/>
          <w:marBottom w:val="0"/>
          <w:divBdr>
            <w:top w:val="none" w:sz="0" w:space="0" w:color="auto"/>
            <w:left w:val="none" w:sz="0" w:space="0" w:color="auto"/>
            <w:bottom w:val="none" w:sz="0" w:space="0" w:color="auto"/>
            <w:right w:val="none" w:sz="0" w:space="0" w:color="auto"/>
          </w:divBdr>
        </w:div>
        <w:div w:id="153690831">
          <w:marLeft w:val="640"/>
          <w:marRight w:val="0"/>
          <w:marTop w:val="0"/>
          <w:marBottom w:val="0"/>
          <w:divBdr>
            <w:top w:val="none" w:sz="0" w:space="0" w:color="auto"/>
            <w:left w:val="none" w:sz="0" w:space="0" w:color="auto"/>
            <w:bottom w:val="none" w:sz="0" w:space="0" w:color="auto"/>
            <w:right w:val="none" w:sz="0" w:space="0" w:color="auto"/>
          </w:divBdr>
        </w:div>
        <w:div w:id="1710521718">
          <w:marLeft w:val="640"/>
          <w:marRight w:val="0"/>
          <w:marTop w:val="0"/>
          <w:marBottom w:val="0"/>
          <w:divBdr>
            <w:top w:val="none" w:sz="0" w:space="0" w:color="auto"/>
            <w:left w:val="none" w:sz="0" w:space="0" w:color="auto"/>
            <w:bottom w:val="none" w:sz="0" w:space="0" w:color="auto"/>
            <w:right w:val="none" w:sz="0" w:space="0" w:color="auto"/>
          </w:divBdr>
        </w:div>
        <w:div w:id="2077891935">
          <w:marLeft w:val="640"/>
          <w:marRight w:val="0"/>
          <w:marTop w:val="0"/>
          <w:marBottom w:val="0"/>
          <w:divBdr>
            <w:top w:val="none" w:sz="0" w:space="0" w:color="auto"/>
            <w:left w:val="none" w:sz="0" w:space="0" w:color="auto"/>
            <w:bottom w:val="none" w:sz="0" w:space="0" w:color="auto"/>
            <w:right w:val="none" w:sz="0" w:space="0" w:color="auto"/>
          </w:divBdr>
        </w:div>
        <w:div w:id="1331250703">
          <w:marLeft w:val="640"/>
          <w:marRight w:val="0"/>
          <w:marTop w:val="0"/>
          <w:marBottom w:val="0"/>
          <w:divBdr>
            <w:top w:val="none" w:sz="0" w:space="0" w:color="auto"/>
            <w:left w:val="none" w:sz="0" w:space="0" w:color="auto"/>
            <w:bottom w:val="none" w:sz="0" w:space="0" w:color="auto"/>
            <w:right w:val="none" w:sz="0" w:space="0" w:color="auto"/>
          </w:divBdr>
        </w:div>
        <w:div w:id="2135368524">
          <w:marLeft w:val="640"/>
          <w:marRight w:val="0"/>
          <w:marTop w:val="0"/>
          <w:marBottom w:val="0"/>
          <w:divBdr>
            <w:top w:val="none" w:sz="0" w:space="0" w:color="auto"/>
            <w:left w:val="none" w:sz="0" w:space="0" w:color="auto"/>
            <w:bottom w:val="none" w:sz="0" w:space="0" w:color="auto"/>
            <w:right w:val="none" w:sz="0" w:space="0" w:color="auto"/>
          </w:divBdr>
        </w:div>
        <w:div w:id="1882476093">
          <w:marLeft w:val="640"/>
          <w:marRight w:val="0"/>
          <w:marTop w:val="0"/>
          <w:marBottom w:val="0"/>
          <w:divBdr>
            <w:top w:val="none" w:sz="0" w:space="0" w:color="auto"/>
            <w:left w:val="none" w:sz="0" w:space="0" w:color="auto"/>
            <w:bottom w:val="none" w:sz="0" w:space="0" w:color="auto"/>
            <w:right w:val="none" w:sz="0" w:space="0" w:color="auto"/>
          </w:divBdr>
        </w:div>
        <w:div w:id="1497456646">
          <w:marLeft w:val="640"/>
          <w:marRight w:val="0"/>
          <w:marTop w:val="0"/>
          <w:marBottom w:val="0"/>
          <w:divBdr>
            <w:top w:val="none" w:sz="0" w:space="0" w:color="auto"/>
            <w:left w:val="none" w:sz="0" w:space="0" w:color="auto"/>
            <w:bottom w:val="none" w:sz="0" w:space="0" w:color="auto"/>
            <w:right w:val="none" w:sz="0" w:space="0" w:color="auto"/>
          </w:divBdr>
        </w:div>
        <w:div w:id="1043335578">
          <w:marLeft w:val="640"/>
          <w:marRight w:val="0"/>
          <w:marTop w:val="0"/>
          <w:marBottom w:val="0"/>
          <w:divBdr>
            <w:top w:val="none" w:sz="0" w:space="0" w:color="auto"/>
            <w:left w:val="none" w:sz="0" w:space="0" w:color="auto"/>
            <w:bottom w:val="none" w:sz="0" w:space="0" w:color="auto"/>
            <w:right w:val="none" w:sz="0" w:space="0" w:color="auto"/>
          </w:divBdr>
        </w:div>
        <w:div w:id="645553609">
          <w:marLeft w:val="640"/>
          <w:marRight w:val="0"/>
          <w:marTop w:val="0"/>
          <w:marBottom w:val="0"/>
          <w:divBdr>
            <w:top w:val="none" w:sz="0" w:space="0" w:color="auto"/>
            <w:left w:val="none" w:sz="0" w:space="0" w:color="auto"/>
            <w:bottom w:val="none" w:sz="0" w:space="0" w:color="auto"/>
            <w:right w:val="none" w:sz="0" w:space="0" w:color="auto"/>
          </w:divBdr>
        </w:div>
        <w:div w:id="828131748">
          <w:marLeft w:val="640"/>
          <w:marRight w:val="0"/>
          <w:marTop w:val="0"/>
          <w:marBottom w:val="0"/>
          <w:divBdr>
            <w:top w:val="none" w:sz="0" w:space="0" w:color="auto"/>
            <w:left w:val="none" w:sz="0" w:space="0" w:color="auto"/>
            <w:bottom w:val="none" w:sz="0" w:space="0" w:color="auto"/>
            <w:right w:val="none" w:sz="0" w:space="0" w:color="auto"/>
          </w:divBdr>
        </w:div>
        <w:div w:id="1725987126">
          <w:marLeft w:val="640"/>
          <w:marRight w:val="0"/>
          <w:marTop w:val="0"/>
          <w:marBottom w:val="0"/>
          <w:divBdr>
            <w:top w:val="none" w:sz="0" w:space="0" w:color="auto"/>
            <w:left w:val="none" w:sz="0" w:space="0" w:color="auto"/>
            <w:bottom w:val="none" w:sz="0" w:space="0" w:color="auto"/>
            <w:right w:val="none" w:sz="0" w:space="0" w:color="auto"/>
          </w:divBdr>
        </w:div>
        <w:div w:id="915280868">
          <w:marLeft w:val="640"/>
          <w:marRight w:val="0"/>
          <w:marTop w:val="0"/>
          <w:marBottom w:val="0"/>
          <w:divBdr>
            <w:top w:val="none" w:sz="0" w:space="0" w:color="auto"/>
            <w:left w:val="none" w:sz="0" w:space="0" w:color="auto"/>
            <w:bottom w:val="none" w:sz="0" w:space="0" w:color="auto"/>
            <w:right w:val="none" w:sz="0" w:space="0" w:color="auto"/>
          </w:divBdr>
        </w:div>
        <w:div w:id="108816387">
          <w:marLeft w:val="640"/>
          <w:marRight w:val="0"/>
          <w:marTop w:val="0"/>
          <w:marBottom w:val="0"/>
          <w:divBdr>
            <w:top w:val="none" w:sz="0" w:space="0" w:color="auto"/>
            <w:left w:val="none" w:sz="0" w:space="0" w:color="auto"/>
            <w:bottom w:val="none" w:sz="0" w:space="0" w:color="auto"/>
            <w:right w:val="none" w:sz="0" w:space="0" w:color="auto"/>
          </w:divBdr>
        </w:div>
        <w:div w:id="1871988101">
          <w:marLeft w:val="640"/>
          <w:marRight w:val="0"/>
          <w:marTop w:val="0"/>
          <w:marBottom w:val="0"/>
          <w:divBdr>
            <w:top w:val="none" w:sz="0" w:space="0" w:color="auto"/>
            <w:left w:val="none" w:sz="0" w:space="0" w:color="auto"/>
            <w:bottom w:val="none" w:sz="0" w:space="0" w:color="auto"/>
            <w:right w:val="none" w:sz="0" w:space="0" w:color="auto"/>
          </w:divBdr>
        </w:div>
        <w:div w:id="1952853103">
          <w:marLeft w:val="640"/>
          <w:marRight w:val="0"/>
          <w:marTop w:val="0"/>
          <w:marBottom w:val="0"/>
          <w:divBdr>
            <w:top w:val="none" w:sz="0" w:space="0" w:color="auto"/>
            <w:left w:val="none" w:sz="0" w:space="0" w:color="auto"/>
            <w:bottom w:val="none" w:sz="0" w:space="0" w:color="auto"/>
            <w:right w:val="none" w:sz="0" w:space="0" w:color="auto"/>
          </w:divBdr>
        </w:div>
        <w:div w:id="174343037">
          <w:marLeft w:val="640"/>
          <w:marRight w:val="0"/>
          <w:marTop w:val="0"/>
          <w:marBottom w:val="0"/>
          <w:divBdr>
            <w:top w:val="none" w:sz="0" w:space="0" w:color="auto"/>
            <w:left w:val="none" w:sz="0" w:space="0" w:color="auto"/>
            <w:bottom w:val="none" w:sz="0" w:space="0" w:color="auto"/>
            <w:right w:val="none" w:sz="0" w:space="0" w:color="auto"/>
          </w:divBdr>
        </w:div>
        <w:div w:id="1913154382">
          <w:marLeft w:val="640"/>
          <w:marRight w:val="0"/>
          <w:marTop w:val="0"/>
          <w:marBottom w:val="0"/>
          <w:divBdr>
            <w:top w:val="none" w:sz="0" w:space="0" w:color="auto"/>
            <w:left w:val="none" w:sz="0" w:space="0" w:color="auto"/>
            <w:bottom w:val="none" w:sz="0" w:space="0" w:color="auto"/>
            <w:right w:val="none" w:sz="0" w:space="0" w:color="auto"/>
          </w:divBdr>
        </w:div>
      </w:divsChild>
    </w:div>
    <w:div w:id="863247386">
      <w:bodyDiv w:val="1"/>
      <w:marLeft w:val="0"/>
      <w:marRight w:val="0"/>
      <w:marTop w:val="0"/>
      <w:marBottom w:val="0"/>
      <w:divBdr>
        <w:top w:val="none" w:sz="0" w:space="0" w:color="auto"/>
        <w:left w:val="none" w:sz="0" w:space="0" w:color="auto"/>
        <w:bottom w:val="none" w:sz="0" w:space="0" w:color="auto"/>
        <w:right w:val="none" w:sz="0" w:space="0" w:color="auto"/>
      </w:divBdr>
      <w:divsChild>
        <w:div w:id="475607969">
          <w:marLeft w:val="0"/>
          <w:marRight w:val="0"/>
          <w:marTop w:val="0"/>
          <w:marBottom w:val="0"/>
          <w:divBdr>
            <w:top w:val="none" w:sz="0" w:space="0" w:color="auto"/>
            <w:left w:val="none" w:sz="0" w:space="0" w:color="auto"/>
            <w:bottom w:val="none" w:sz="0" w:space="0" w:color="auto"/>
            <w:right w:val="none" w:sz="0" w:space="0" w:color="auto"/>
          </w:divBdr>
          <w:divsChild>
            <w:div w:id="2008901209">
              <w:marLeft w:val="0"/>
              <w:marRight w:val="0"/>
              <w:marTop w:val="0"/>
              <w:marBottom w:val="0"/>
              <w:divBdr>
                <w:top w:val="none" w:sz="0" w:space="0" w:color="auto"/>
                <w:left w:val="none" w:sz="0" w:space="0" w:color="auto"/>
                <w:bottom w:val="none" w:sz="0" w:space="0" w:color="auto"/>
                <w:right w:val="none" w:sz="0" w:space="0" w:color="auto"/>
              </w:divBdr>
              <w:divsChild>
                <w:div w:id="790514466">
                  <w:marLeft w:val="0"/>
                  <w:marRight w:val="0"/>
                  <w:marTop w:val="0"/>
                  <w:marBottom w:val="0"/>
                  <w:divBdr>
                    <w:top w:val="none" w:sz="0" w:space="0" w:color="auto"/>
                    <w:left w:val="none" w:sz="0" w:space="0" w:color="auto"/>
                    <w:bottom w:val="none" w:sz="0" w:space="0" w:color="auto"/>
                    <w:right w:val="none" w:sz="0" w:space="0" w:color="auto"/>
                  </w:divBdr>
                  <w:divsChild>
                    <w:div w:id="1940747987">
                      <w:marLeft w:val="0"/>
                      <w:marRight w:val="0"/>
                      <w:marTop w:val="0"/>
                      <w:marBottom w:val="0"/>
                      <w:divBdr>
                        <w:top w:val="none" w:sz="0" w:space="0" w:color="auto"/>
                        <w:left w:val="none" w:sz="0" w:space="0" w:color="auto"/>
                        <w:bottom w:val="none" w:sz="0" w:space="0" w:color="auto"/>
                        <w:right w:val="none" w:sz="0" w:space="0" w:color="auto"/>
                      </w:divBdr>
                      <w:divsChild>
                        <w:div w:id="2091392102">
                          <w:marLeft w:val="0"/>
                          <w:marRight w:val="0"/>
                          <w:marTop w:val="0"/>
                          <w:marBottom w:val="0"/>
                          <w:divBdr>
                            <w:top w:val="none" w:sz="0" w:space="0" w:color="auto"/>
                            <w:left w:val="none" w:sz="0" w:space="0" w:color="auto"/>
                            <w:bottom w:val="none" w:sz="0" w:space="0" w:color="auto"/>
                            <w:right w:val="none" w:sz="0" w:space="0" w:color="auto"/>
                          </w:divBdr>
                          <w:divsChild>
                            <w:div w:id="5944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3467205">
      <w:bodyDiv w:val="1"/>
      <w:marLeft w:val="0"/>
      <w:marRight w:val="0"/>
      <w:marTop w:val="0"/>
      <w:marBottom w:val="0"/>
      <w:divBdr>
        <w:top w:val="none" w:sz="0" w:space="0" w:color="auto"/>
        <w:left w:val="none" w:sz="0" w:space="0" w:color="auto"/>
        <w:bottom w:val="none" w:sz="0" w:space="0" w:color="auto"/>
        <w:right w:val="none" w:sz="0" w:space="0" w:color="auto"/>
      </w:divBdr>
      <w:divsChild>
        <w:div w:id="1458791448">
          <w:marLeft w:val="640"/>
          <w:marRight w:val="0"/>
          <w:marTop w:val="0"/>
          <w:marBottom w:val="0"/>
          <w:divBdr>
            <w:top w:val="none" w:sz="0" w:space="0" w:color="auto"/>
            <w:left w:val="none" w:sz="0" w:space="0" w:color="auto"/>
            <w:bottom w:val="none" w:sz="0" w:space="0" w:color="auto"/>
            <w:right w:val="none" w:sz="0" w:space="0" w:color="auto"/>
          </w:divBdr>
        </w:div>
        <w:div w:id="1804349178">
          <w:marLeft w:val="640"/>
          <w:marRight w:val="0"/>
          <w:marTop w:val="0"/>
          <w:marBottom w:val="0"/>
          <w:divBdr>
            <w:top w:val="none" w:sz="0" w:space="0" w:color="auto"/>
            <w:left w:val="none" w:sz="0" w:space="0" w:color="auto"/>
            <w:bottom w:val="none" w:sz="0" w:space="0" w:color="auto"/>
            <w:right w:val="none" w:sz="0" w:space="0" w:color="auto"/>
          </w:divBdr>
        </w:div>
        <w:div w:id="1952473437">
          <w:marLeft w:val="640"/>
          <w:marRight w:val="0"/>
          <w:marTop w:val="0"/>
          <w:marBottom w:val="0"/>
          <w:divBdr>
            <w:top w:val="none" w:sz="0" w:space="0" w:color="auto"/>
            <w:left w:val="none" w:sz="0" w:space="0" w:color="auto"/>
            <w:bottom w:val="none" w:sz="0" w:space="0" w:color="auto"/>
            <w:right w:val="none" w:sz="0" w:space="0" w:color="auto"/>
          </w:divBdr>
        </w:div>
        <w:div w:id="1002858573">
          <w:marLeft w:val="640"/>
          <w:marRight w:val="0"/>
          <w:marTop w:val="0"/>
          <w:marBottom w:val="0"/>
          <w:divBdr>
            <w:top w:val="none" w:sz="0" w:space="0" w:color="auto"/>
            <w:left w:val="none" w:sz="0" w:space="0" w:color="auto"/>
            <w:bottom w:val="none" w:sz="0" w:space="0" w:color="auto"/>
            <w:right w:val="none" w:sz="0" w:space="0" w:color="auto"/>
          </w:divBdr>
        </w:div>
        <w:div w:id="1716587404">
          <w:marLeft w:val="640"/>
          <w:marRight w:val="0"/>
          <w:marTop w:val="0"/>
          <w:marBottom w:val="0"/>
          <w:divBdr>
            <w:top w:val="none" w:sz="0" w:space="0" w:color="auto"/>
            <w:left w:val="none" w:sz="0" w:space="0" w:color="auto"/>
            <w:bottom w:val="none" w:sz="0" w:space="0" w:color="auto"/>
            <w:right w:val="none" w:sz="0" w:space="0" w:color="auto"/>
          </w:divBdr>
        </w:div>
        <w:div w:id="627055099">
          <w:marLeft w:val="640"/>
          <w:marRight w:val="0"/>
          <w:marTop w:val="0"/>
          <w:marBottom w:val="0"/>
          <w:divBdr>
            <w:top w:val="none" w:sz="0" w:space="0" w:color="auto"/>
            <w:left w:val="none" w:sz="0" w:space="0" w:color="auto"/>
            <w:bottom w:val="none" w:sz="0" w:space="0" w:color="auto"/>
            <w:right w:val="none" w:sz="0" w:space="0" w:color="auto"/>
          </w:divBdr>
        </w:div>
        <w:div w:id="717320638">
          <w:marLeft w:val="640"/>
          <w:marRight w:val="0"/>
          <w:marTop w:val="0"/>
          <w:marBottom w:val="0"/>
          <w:divBdr>
            <w:top w:val="none" w:sz="0" w:space="0" w:color="auto"/>
            <w:left w:val="none" w:sz="0" w:space="0" w:color="auto"/>
            <w:bottom w:val="none" w:sz="0" w:space="0" w:color="auto"/>
            <w:right w:val="none" w:sz="0" w:space="0" w:color="auto"/>
          </w:divBdr>
        </w:div>
        <w:div w:id="1746106476">
          <w:marLeft w:val="640"/>
          <w:marRight w:val="0"/>
          <w:marTop w:val="0"/>
          <w:marBottom w:val="0"/>
          <w:divBdr>
            <w:top w:val="none" w:sz="0" w:space="0" w:color="auto"/>
            <w:left w:val="none" w:sz="0" w:space="0" w:color="auto"/>
            <w:bottom w:val="none" w:sz="0" w:space="0" w:color="auto"/>
            <w:right w:val="none" w:sz="0" w:space="0" w:color="auto"/>
          </w:divBdr>
        </w:div>
        <w:div w:id="929311796">
          <w:marLeft w:val="640"/>
          <w:marRight w:val="0"/>
          <w:marTop w:val="0"/>
          <w:marBottom w:val="0"/>
          <w:divBdr>
            <w:top w:val="none" w:sz="0" w:space="0" w:color="auto"/>
            <w:left w:val="none" w:sz="0" w:space="0" w:color="auto"/>
            <w:bottom w:val="none" w:sz="0" w:space="0" w:color="auto"/>
            <w:right w:val="none" w:sz="0" w:space="0" w:color="auto"/>
          </w:divBdr>
        </w:div>
        <w:div w:id="355425585">
          <w:marLeft w:val="640"/>
          <w:marRight w:val="0"/>
          <w:marTop w:val="0"/>
          <w:marBottom w:val="0"/>
          <w:divBdr>
            <w:top w:val="none" w:sz="0" w:space="0" w:color="auto"/>
            <w:left w:val="none" w:sz="0" w:space="0" w:color="auto"/>
            <w:bottom w:val="none" w:sz="0" w:space="0" w:color="auto"/>
            <w:right w:val="none" w:sz="0" w:space="0" w:color="auto"/>
          </w:divBdr>
        </w:div>
        <w:div w:id="1006980379">
          <w:marLeft w:val="640"/>
          <w:marRight w:val="0"/>
          <w:marTop w:val="0"/>
          <w:marBottom w:val="0"/>
          <w:divBdr>
            <w:top w:val="none" w:sz="0" w:space="0" w:color="auto"/>
            <w:left w:val="none" w:sz="0" w:space="0" w:color="auto"/>
            <w:bottom w:val="none" w:sz="0" w:space="0" w:color="auto"/>
            <w:right w:val="none" w:sz="0" w:space="0" w:color="auto"/>
          </w:divBdr>
        </w:div>
        <w:div w:id="692607036">
          <w:marLeft w:val="640"/>
          <w:marRight w:val="0"/>
          <w:marTop w:val="0"/>
          <w:marBottom w:val="0"/>
          <w:divBdr>
            <w:top w:val="none" w:sz="0" w:space="0" w:color="auto"/>
            <w:left w:val="none" w:sz="0" w:space="0" w:color="auto"/>
            <w:bottom w:val="none" w:sz="0" w:space="0" w:color="auto"/>
            <w:right w:val="none" w:sz="0" w:space="0" w:color="auto"/>
          </w:divBdr>
        </w:div>
        <w:div w:id="2101750171">
          <w:marLeft w:val="640"/>
          <w:marRight w:val="0"/>
          <w:marTop w:val="0"/>
          <w:marBottom w:val="0"/>
          <w:divBdr>
            <w:top w:val="none" w:sz="0" w:space="0" w:color="auto"/>
            <w:left w:val="none" w:sz="0" w:space="0" w:color="auto"/>
            <w:bottom w:val="none" w:sz="0" w:space="0" w:color="auto"/>
            <w:right w:val="none" w:sz="0" w:space="0" w:color="auto"/>
          </w:divBdr>
        </w:div>
        <w:div w:id="1784613090">
          <w:marLeft w:val="640"/>
          <w:marRight w:val="0"/>
          <w:marTop w:val="0"/>
          <w:marBottom w:val="0"/>
          <w:divBdr>
            <w:top w:val="none" w:sz="0" w:space="0" w:color="auto"/>
            <w:left w:val="none" w:sz="0" w:space="0" w:color="auto"/>
            <w:bottom w:val="none" w:sz="0" w:space="0" w:color="auto"/>
            <w:right w:val="none" w:sz="0" w:space="0" w:color="auto"/>
          </w:divBdr>
        </w:div>
        <w:div w:id="543248102">
          <w:marLeft w:val="640"/>
          <w:marRight w:val="0"/>
          <w:marTop w:val="0"/>
          <w:marBottom w:val="0"/>
          <w:divBdr>
            <w:top w:val="none" w:sz="0" w:space="0" w:color="auto"/>
            <w:left w:val="none" w:sz="0" w:space="0" w:color="auto"/>
            <w:bottom w:val="none" w:sz="0" w:space="0" w:color="auto"/>
            <w:right w:val="none" w:sz="0" w:space="0" w:color="auto"/>
          </w:divBdr>
        </w:div>
        <w:div w:id="1836651423">
          <w:marLeft w:val="640"/>
          <w:marRight w:val="0"/>
          <w:marTop w:val="0"/>
          <w:marBottom w:val="0"/>
          <w:divBdr>
            <w:top w:val="none" w:sz="0" w:space="0" w:color="auto"/>
            <w:left w:val="none" w:sz="0" w:space="0" w:color="auto"/>
            <w:bottom w:val="none" w:sz="0" w:space="0" w:color="auto"/>
            <w:right w:val="none" w:sz="0" w:space="0" w:color="auto"/>
          </w:divBdr>
        </w:div>
        <w:div w:id="1109665246">
          <w:marLeft w:val="640"/>
          <w:marRight w:val="0"/>
          <w:marTop w:val="0"/>
          <w:marBottom w:val="0"/>
          <w:divBdr>
            <w:top w:val="none" w:sz="0" w:space="0" w:color="auto"/>
            <w:left w:val="none" w:sz="0" w:space="0" w:color="auto"/>
            <w:bottom w:val="none" w:sz="0" w:space="0" w:color="auto"/>
            <w:right w:val="none" w:sz="0" w:space="0" w:color="auto"/>
          </w:divBdr>
        </w:div>
        <w:div w:id="1793356328">
          <w:marLeft w:val="640"/>
          <w:marRight w:val="0"/>
          <w:marTop w:val="0"/>
          <w:marBottom w:val="0"/>
          <w:divBdr>
            <w:top w:val="none" w:sz="0" w:space="0" w:color="auto"/>
            <w:left w:val="none" w:sz="0" w:space="0" w:color="auto"/>
            <w:bottom w:val="none" w:sz="0" w:space="0" w:color="auto"/>
            <w:right w:val="none" w:sz="0" w:space="0" w:color="auto"/>
          </w:divBdr>
        </w:div>
        <w:div w:id="1907374094">
          <w:marLeft w:val="640"/>
          <w:marRight w:val="0"/>
          <w:marTop w:val="0"/>
          <w:marBottom w:val="0"/>
          <w:divBdr>
            <w:top w:val="none" w:sz="0" w:space="0" w:color="auto"/>
            <w:left w:val="none" w:sz="0" w:space="0" w:color="auto"/>
            <w:bottom w:val="none" w:sz="0" w:space="0" w:color="auto"/>
            <w:right w:val="none" w:sz="0" w:space="0" w:color="auto"/>
          </w:divBdr>
        </w:div>
        <w:div w:id="691763583">
          <w:marLeft w:val="640"/>
          <w:marRight w:val="0"/>
          <w:marTop w:val="0"/>
          <w:marBottom w:val="0"/>
          <w:divBdr>
            <w:top w:val="none" w:sz="0" w:space="0" w:color="auto"/>
            <w:left w:val="none" w:sz="0" w:space="0" w:color="auto"/>
            <w:bottom w:val="none" w:sz="0" w:space="0" w:color="auto"/>
            <w:right w:val="none" w:sz="0" w:space="0" w:color="auto"/>
          </w:divBdr>
        </w:div>
        <w:div w:id="1108966852">
          <w:marLeft w:val="640"/>
          <w:marRight w:val="0"/>
          <w:marTop w:val="0"/>
          <w:marBottom w:val="0"/>
          <w:divBdr>
            <w:top w:val="none" w:sz="0" w:space="0" w:color="auto"/>
            <w:left w:val="none" w:sz="0" w:space="0" w:color="auto"/>
            <w:bottom w:val="none" w:sz="0" w:space="0" w:color="auto"/>
            <w:right w:val="none" w:sz="0" w:space="0" w:color="auto"/>
          </w:divBdr>
        </w:div>
        <w:div w:id="520751620">
          <w:marLeft w:val="640"/>
          <w:marRight w:val="0"/>
          <w:marTop w:val="0"/>
          <w:marBottom w:val="0"/>
          <w:divBdr>
            <w:top w:val="none" w:sz="0" w:space="0" w:color="auto"/>
            <w:left w:val="none" w:sz="0" w:space="0" w:color="auto"/>
            <w:bottom w:val="none" w:sz="0" w:space="0" w:color="auto"/>
            <w:right w:val="none" w:sz="0" w:space="0" w:color="auto"/>
          </w:divBdr>
        </w:div>
        <w:div w:id="376979850">
          <w:marLeft w:val="640"/>
          <w:marRight w:val="0"/>
          <w:marTop w:val="0"/>
          <w:marBottom w:val="0"/>
          <w:divBdr>
            <w:top w:val="none" w:sz="0" w:space="0" w:color="auto"/>
            <w:left w:val="none" w:sz="0" w:space="0" w:color="auto"/>
            <w:bottom w:val="none" w:sz="0" w:space="0" w:color="auto"/>
            <w:right w:val="none" w:sz="0" w:space="0" w:color="auto"/>
          </w:divBdr>
        </w:div>
        <w:div w:id="231819506">
          <w:marLeft w:val="640"/>
          <w:marRight w:val="0"/>
          <w:marTop w:val="0"/>
          <w:marBottom w:val="0"/>
          <w:divBdr>
            <w:top w:val="none" w:sz="0" w:space="0" w:color="auto"/>
            <w:left w:val="none" w:sz="0" w:space="0" w:color="auto"/>
            <w:bottom w:val="none" w:sz="0" w:space="0" w:color="auto"/>
            <w:right w:val="none" w:sz="0" w:space="0" w:color="auto"/>
          </w:divBdr>
        </w:div>
        <w:div w:id="539510130">
          <w:marLeft w:val="640"/>
          <w:marRight w:val="0"/>
          <w:marTop w:val="0"/>
          <w:marBottom w:val="0"/>
          <w:divBdr>
            <w:top w:val="none" w:sz="0" w:space="0" w:color="auto"/>
            <w:left w:val="none" w:sz="0" w:space="0" w:color="auto"/>
            <w:bottom w:val="none" w:sz="0" w:space="0" w:color="auto"/>
            <w:right w:val="none" w:sz="0" w:space="0" w:color="auto"/>
          </w:divBdr>
        </w:div>
        <w:div w:id="2120641255">
          <w:marLeft w:val="640"/>
          <w:marRight w:val="0"/>
          <w:marTop w:val="0"/>
          <w:marBottom w:val="0"/>
          <w:divBdr>
            <w:top w:val="none" w:sz="0" w:space="0" w:color="auto"/>
            <w:left w:val="none" w:sz="0" w:space="0" w:color="auto"/>
            <w:bottom w:val="none" w:sz="0" w:space="0" w:color="auto"/>
            <w:right w:val="none" w:sz="0" w:space="0" w:color="auto"/>
          </w:divBdr>
        </w:div>
        <w:div w:id="1209144514">
          <w:marLeft w:val="640"/>
          <w:marRight w:val="0"/>
          <w:marTop w:val="0"/>
          <w:marBottom w:val="0"/>
          <w:divBdr>
            <w:top w:val="none" w:sz="0" w:space="0" w:color="auto"/>
            <w:left w:val="none" w:sz="0" w:space="0" w:color="auto"/>
            <w:bottom w:val="none" w:sz="0" w:space="0" w:color="auto"/>
            <w:right w:val="none" w:sz="0" w:space="0" w:color="auto"/>
          </w:divBdr>
        </w:div>
        <w:div w:id="972297866">
          <w:marLeft w:val="640"/>
          <w:marRight w:val="0"/>
          <w:marTop w:val="0"/>
          <w:marBottom w:val="0"/>
          <w:divBdr>
            <w:top w:val="none" w:sz="0" w:space="0" w:color="auto"/>
            <w:left w:val="none" w:sz="0" w:space="0" w:color="auto"/>
            <w:bottom w:val="none" w:sz="0" w:space="0" w:color="auto"/>
            <w:right w:val="none" w:sz="0" w:space="0" w:color="auto"/>
          </w:divBdr>
        </w:div>
        <w:div w:id="1864974497">
          <w:marLeft w:val="640"/>
          <w:marRight w:val="0"/>
          <w:marTop w:val="0"/>
          <w:marBottom w:val="0"/>
          <w:divBdr>
            <w:top w:val="none" w:sz="0" w:space="0" w:color="auto"/>
            <w:left w:val="none" w:sz="0" w:space="0" w:color="auto"/>
            <w:bottom w:val="none" w:sz="0" w:space="0" w:color="auto"/>
            <w:right w:val="none" w:sz="0" w:space="0" w:color="auto"/>
          </w:divBdr>
        </w:div>
        <w:div w:id="1318192315">
          <w:marLeft w:val="640"/>
          <w:marRight w:val="0"/>
          <w:marTop w:val="0"/>
          <w:marBottom w:val="0"/>
          <w:divBdr>
            <w:top w:val="none" w:sz="0" w:space="0" w:color="auto"/>
            <w:left w:val="none" w:sz="0" w:space="0" w:color="auto"/>
            <w:bottom w:val="none" w:sz="0" w:space="0" w:color="auto"/>
            <w:right w:val="none" w:sz="0" w:space="0" w:color="auto"/>
          </w:divBdr>
        </w:div>
        <w:div w:id="1546793013">
          <w:marLeft w:val="640"/>
          <w:marRight w:val="0"/>
          <w:marTop w:val="0"/>
          <w:marBottom w:val="0"/>
          <w:divBdr>
            <w:top w:val="none" w:sz="0" w:space="0" w:color="auto"/>
            <w:left w:val="none" w:sz="0" w:space="0" w:color="auto"/>
            <w:bottom w:val="none" w:sz="0" w:space="0" w:color="auto"/>
            <w:right w:val="none" w:sz="0" w:space="0" w:color="auto"/>
          </w:divBdr>
        </w:div>
        <w:div w:id="581333951">
          <w:marLeft w:val="640"/>
          <w:marRight w:val="0"/>
          <w:marTop w:val="0"/>
          <w:marBottom w:val="0"/>
          <w:divBdr>
            <w:top w:val="none" w:sz="0" w:space="0" w:color="auto"/>
            <w:left w:val="none" w:sz="0" w:space="0" w:color="auto"/>
            <w:bottom w:val="none" w:sz="0" w:space="0" w:color="auto"/>
            <w:right w:val="none" w:sz="0" w:space="0" w:color="auto"/>
          </w:divBdr>
        </w:div>
        <w:div w:id="52240493">
          <w:marLeft w:val="640"/>
          <w:marRight w:val="0"/>
          <w:marTop w:val="0"/>
          <w:marBottom w:val="0"/>
          <w:divBdr>
            <w:top w:val="none" w:sz="0" w:space="0" w:color="auto"/>
            <w:left w:val="none" w:sz="0" w:space="0" w:color="auto"/>
            <w:bottom w:val="none" w:sz="0" w:space="0" w:color="auto"/>
            <w:right w:val="none" w:sz="0" w:space="0" w:color="auto"/>
          </w:divBdr>
        </w:div>
        <w:div w:id="161094479">
          <w:marLeft w:val="640"/>
          <w:marRight w:val="0"/>
          <w:marTop w:val="0"/>
          <w:marBottom w:val="0"/>
          <w:divBdr>
            <w:top w:val="none" w:sz="0" w:space="0" w:color="auto"/>
            <w:left w:val="none" w:sz="0" w:space="0" w:color="auto"/>
            <w:bottom w:val="none" w:sz="0" w:space="0" w:color="auto"/>
            <w:right w:val="none" w:sz="0" w:space="0" w:color="auto"/>
          </w:divBdr>
        </w:div>
        <w:div w:id="996611934">
          <w:marLeft w:val="640"/>
          <w:marRight w:val="0"/>
          <w:marTop w:val="0"/>
          <w:marBottom w:val="0"/>
          <w:divBdr>
            <w:top w:val="none" w:sz="0" w:space="0" w:color="auto"/>
            <w:left w:val="none" w:sz="0" w:space="0" w:color="auto"/>
            <w:bottom w:val="none" w:sz="0" w:space="0" w:color="auto"/>
            <w:right w:val="none" w:sz="0" w:space="0" w:color="auto"/>
          </w:divBdr>
        </w:div>
        <w:div w:id="2104063871">
          <w:marLeft w:val="640"/>
          <w:marRight w:val="0"/>
          <w:marTop w:val="0"/>
          <w:marBottom w:val="0"/>
          <w:divBdr>
            <w:top w:val="none" w:sz="0" w:space="0" w:color="auto"/>
            <w:left w:val="none" w:sz="0" w:space="0" w:color="auto"/>
            <w:bottom w:val="none" w:sz="0" w:space="0" w:color="auto"/>
            <w:right w:val="none" w:sz="0" w:space="0" w:color="auto"/>
          </w:divBdr>
        </w:div>
        <w:div w:id="668142384">
          <w:marLeft w:val="640"/>
          <w:marRight w:val="0"/>
          <w:marTop w:val="0"/>
          <w:marBottom w:val="0"/>
          <w:divBdr>
            <w:top w:val="none" w:sz="0" w:space="0" w:color="auto"/>
            <w:left w:val="none" w:sz="0" w:space="0" w:color="auto"/>
            <w:bottom w:val="none" w:sz="0" w:space="0" w:color="auto"/>
            <w:right w:val="none" w:sz="0" w:space="0" w:color="auto"/>
          </w:divBdr>
        </w:div>
        <w:div w:id="615988907">
          <w:marLeft w:val="640"/>
          <w:marRight w:val="0"/>
          <w:marTop w:val="0"/>
          <w:marBottom w:val="0"/>
          <w:divBdr>
            <w:top w:val="none" w:sz="0" w:space="0" w:color="auto"/>
            <w:left w:val="none" w:sz="0" w:space="0" w:color="auto"/>
            <w:bottom w:val="none" w:sz="0" w:space="0" w:color="auto"/>
            <w:right w:val="none" w:sz="0" w:space="0" w:color="auto"/>
          </w:divBdr>
        </w:div>
        <w:div w:id="1248151027">
          <w:marLeft w:val="640"/>
          <w:marRight w:val="0"/>
          <w:marTop w:val="0"/>
          <w:marBottom w:val="0"/>
          <w:divBdr>
            <w:top w:val="none" w:sz="0" w:space="0" w:color="auto"/>
            <w:left w:val="none" w:sz="0" w:space="0" w:color="auto"/>
            <w:bottom w:val="none" w:sz="0" w:space="0" w:color="auto"/>
            <w:right w:val="none" w:sz="0" w:space="0" w:color="auto"/>
          </w:divBdr>
        </w:div>
        <w:div w:id="1823614882">
          <w:marLeft w:val="640"/>
          <w:marRight w:val="0"/>
          <w:marTop w:val="0"/>
          <w:marBottom w:val="0"/>
          <w:divBdr>
            <w:top w:val="none" w:sz="0" w:space="0" w:color="auto"/>
            <w:left w:val="none" w:sz="0" w:space="0" w:color="auto"/>
            <w:bottom w:val="none" w:sz="0" w:space="0" w:color="auto"/>
            <w:right w:val="none" w:sz="0" w:space="0" w:color="auto"/>
          </w:divBdr>
        </w:div>
      </w:divsChild>
    </w:div>
    <w:div w:id="875002532">
      <w:bodyDiv w:val="1"/>
      <w:marLeft w:val="0"/>
      <w:marRight w:val="0"/>
      <w:marTop w:val="0"/>
      <w:marBottom w:val="0"/>
      <w:divBdr>
        <w:top w:val="none" w:sz="0" w:space="0" w:color="auto"/>
        <w:left w:val="none" w:sz="0" w:space="0" w:color="auto"/>
        <w:bottom w:val="none" w:sz="0" w:space="0" w:color="auto"/>
        <w:right w:val="none" w:sz="0" w:space="0" w:color="auto"/>
      </w:divBdr>
      <w:divsChild>
        <w:div w:id="1707752609">
          <w:marLeft w:val="0"/>
          <w:marRight w:val="0"/>
          <w:marTop w:val="0"/>
          <w:marBottom w:val="0"/>
          <w:divBdr>
            <w:top w:val="none" w:sz="0" w:space="0" w:color="auto"/>
            <w:left w:val="none" w:sz="0" w:space="0" w:color="auto"/>
            <w:bottom w:val="none" w:sz="0" w:space="0" w:color="auto"/>
            <w:right w:val="none" w:sz="0" w:space="0" w:color="auto"/>
          </w:divBdr>
          <w:divsChild>
            <w:div w:id="731734976">
              <w:marLeft w:val="0"/>
              <w:marRight w:val="0"/>
              <w:marTop w:val="0"/>
              <w:marBottom w:val="0"/>
              <w:divBdr>
                <w:top w:val="none" w:sz="0" w:space="0" w:color="auto"/>
                <w:left w:val="none" w:sz="0" w:space="0" w:color="auto"/>
                <w:bottom w:val="none" w:sz="0" w:space="0" w:color="auto"/>
                <w:right w:val="none" w:sz="0" w:space="0" w:color="auto"/>
              </w:divBdr>
              <w:divsChild>
                <w:div w:id="1578902428">
                  <w:marLeft w:val="0"/>
                  <w:marRight w:val="0"/>
                  <w:marTop w:val="0"/>
                  <w:marBottom w:val="0"/>
                  <w:divBdr>
                    <w:top w:val="none" w:sz="0" w:space="0" w:color="auto"/>
                    <w:left w:val="none" w:sz="0" w:space="0" w:color="auto"/>
                    <w:bottom w:val="none" w:sz="0" w:space="0" w:color="auto"/>
                    <w:right w:val="none" w:sz="0" w:space="0" w:color="auto"/>
                  </w:divBdr>
                  <w:divsChild>
                    <w:div w:id="93424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194367">
          <w:marLeft w:val="0"/>
          <w:marRight w:val="0"/>
          <w:marTop w:val="0"/>
          <w:marBottom w:val="0"/>
          <w:divBdr>
            <w:top w:val="none" w:sz="0" w:space="0" w:color="auto"/>
            <w:left w:val="none" w:sz="0" w:space="0" w:color="auto"/>
            <w:bottom w:val="none" w:sz="0" w:space="0" w:color="auto"/>
            <w:right w:val="none" w:sz="0" w:space="0" w:color="auto"/>
          </w:divBdr>
          <w:divsChild>
            <w:div w:id="1822119713">
              <w:marLeft w:val="0"/>
              <w:marRight w:val="0"/>
              <w:marTop w:val="0"/>
              <w:marBottom w:val="0"/>
              <w:divBdr>
                <w:top w:val="none" w:sz="0" w:space="0" w:color="auto"/>
                <w:left w:val="none" w:sz="0" w:space="0" w:color="auto"/>
                <w:bottom w:val="none" w:sz="0" w:space="0" w:color="auto"/>
                <w:right w:val="none" w:sz="0" w:space="0" w:color="auto"/>
              </w:divBdr>
              <w:divsChild>
                <w:div w:id="1328097619">
                  <w:marLeft w:val="0"/>
                  <w:marRight w:val="0"/>
                  <w:marTop w:val="0"/>
                  <w:marBottom w:val="0"/>
                  <w:divBdr>
                    <w:top w:val="none" w:sz="0" w:space="0" w:color="auto"/>
                    <w:left w:val="none" w:sz="0" w:space="0" w:color="auto"/>
                    <w:bottom w:val="none" w:sz="0" w:space="0" w:color="auto"/>
                    <w:right w:val="none" w:sz="0" w:space="0" w:color="auto"/>
                  </w:divBdr>
                  <w:divsChild>
                    <w:div w:id="203596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858970">
      <w:bodyDiv w:val="1"/>
      <w:marLeft w:val="0"/>
      <w:marRight w:val="0"/>
      <w:marTop w:val="0"/>
      <w:marBottom w:val="0"/>
      <w:divBdr>
        <w:top w:val="none" w:sz="0" w:space="0" w:color="auto"/>
        <w:left w:val="none" w:sz="0" w:space="0" w:color="auto"/>
        <w:bottom w:val="none" w:sz="0" w:space="0" w:color="auto"/>
        <w:right w:val="none" w:sz="0" w:space="0" w:color="auto"/>
      </w:divBdr>
      <w:divsChild>
        <w:div w:id="2127236900">
          <w:marLeft w:val="640"/>
          <w:marRight w:val="0"/>
          <w:marTop w:val="0"/>
          <w:marBottom w:val="0"/>
          <w:divBdr>
            <w:top w:val="none" w:sz="0" w:space="0" w:color="auto"/>
            <w:left w:val="none" w:sz="0" w:space="0" w:color="auto"/>
            <w:bottom w:val="none" w:sz="0" w:space="0" w:color="auto"/>
            <w:right w:val="none" w:sz="0" w:space="0" w:color="auto"/>
          </w:divBdr>
        </w:div>
        <w:div w:id="985472396">
          <w:marLeft w:val="640"/>
          <w:marRight w:val="0"/>
          <w:marTop w:val="0"/>
          <w:marBottom w:val="0"/>
          <w:divBdr>
            <w:top w:val="none" w:sz="0" w:space="0" w:color="auto"/>
            <w:left w:val="none" w:sz="0" w:space="0" w:color="auto"/>
            <w:bottom w:val="none" w:sz="0" w:space="0" w:color="auto"/>
            <w:right w:val="none" w:sz="0" w:space="0" w:color="auto"/>
          </w:divBdr>
        </w:div>
        <w:div w:id="1183476652">
          <w:marLeft w:val="640"/>
          <w:marRight w:val="0"/>
          <w:marTop w:val="0"/>
          <w:marBottom w:val="0"/>
          <w:divBdr>
            <w:top w:val="none" w:sz="0" w:space="0" w:color="auto"/>
            <w:left w:val="none" w:sz="0" w:space="0" w:color="auto"/>
            <w:bottom w:val="none" w:sz="0" w:space="0" w:color="auto"/>
            <w:right w:val="none" w:sz="0" w:space="0" w:color="auto"/>
          </w:divBdr>
        </w:div>
        <w:div w:id="665478324">
          <w:marLeft w:val="640"/>
          <w:marRight w:val="0"/>
          <w:marTop w:val="0"/>
          <w:marBottom w:val="0"/>
          <w:divBdr>
            <w:top w:val="none" w:sz="0" w:space="0" w:color="auto"/>
            <w:left w:val="none" w:sz="0" w:space="0" w:color="auto"/>
            <w:bottom w:val="none" w:sz="0" w:space="0" w:color="auto"/>
            <w:right w:val="none" w:sz="0" w:space="0" w:color="auto"/>
          </w:divBdr>
        </w:div>
        <w:div w:id="616719349">
          <w:marLeft w:val="640"/>
          <w:marRight w:val="0"/>
          <w:marTop w:val="0"/>
          <w:marBottom w:val="0"/>
          <w:divBdr>
            <w:top w:val="none" w:sz="0" w:space="0" w:color="auto"/>
            <w:left w:val="none" w:sz="0" w:space="0" w:color="auto"/>
            <w:bottom w:val="none" w:sz="0" w:space="0" w:color="auto"/>
            <w:right w:val="none" w:sz="0" w:space="0" w:color="auto"/>
          </w:divBdr>
        </w:div>
        <w:div w:id="1520852489">
          <w:marLeft w:val="640"/>
          <w:marRight w:val="0"/>
          <w:marTop w:val="0"/>
          <w:marBottom w:val="0"/>
          <w:divBdr>
            <w:top w:val="none" w:sz="0" w:space="0" w:color="auto"/>
            <w:left w:val="none" w:sz="0" w:space="0" w:color="auto"/>
            <w:bottom w:val="none" w:sz="0" w:space="0" w:color="auto"/>
            <w:right w:val="none" w:sz="0" w:space="0" w:color="auto"/>
          </w:divBdr>
        </w:div>
        <w:div w:id="1642492405">
          <w:marLeft w:val="640"/>
          <w:marRight w:val="0"/>
          <w:marTop w:val="0"/>
          <w:marBottom w:val="0"/>
          <w:divBdr>
            <w:top w:val="none" w:sz="0" w:space="0" w:color="auto"/>
            <w:left w:val="none" w:sz="0" w:space="0" w:color="auto"/>
            <w:bottom w:val="none" w:sz="0" w:space="0" w:color="auto"/>
            <w:right w:val="none" w:sz="0" w:space="0" w:color="auto"/>
          </w:divBdr>
        </w:div>
        <w:div w:id="553734539">
          <w:marLeft w:val="640"/>
          <w:marRight w:val="0"/>
          <w:marTop w:val="0"/>
          <w:marBottom w:val="0"/>
          <w:divBdr>
            <w:top w:val="none" w:sz="0" w:space="0" w:color="auto"/>
            <w:left w:val="none" w:sz="0" w:space="0" w:color="auto"/>
            <w:bottom w:val="none" w:sz="0" w:space="0" w:color="auto"/>
            <w:right w:val="none" w:sz="0" w:space="0" w:color="auto"/>
          </w:divBdr>
        </w:div>
        <w:div w:id="452599993">
          <w:marLeft w:val="640"/>
          <w:marRight w:val="0"/>
          <w:marTop w:val="0"/>
          <w:marBottom w:val="0"/>
          <w:divBdr>
            <w:top w:val="none" w:sz="0" w:space="0" w:color="auto"/>
            <w:left w:val="none" w:sz="0" w:space="0" w:color="auto"/>
            <w:bottom w:val="none" w:sz="0" w:space="0" w:color="auto"/>
            <w:right w:val="none" w:sz="0" w:space="0" w:color="auto"/>
          </w:divBdr>
        </w:div>
        <w:div w:id="628628815">
          <w:marLeft w:val="640"/>
          <w:marRight w:val="0"/>
          <w:marTop w:val="0"/>
          <w:marBottom w:val="0"/>
          <w:divBdr>
            <w:top w:val="none" w:sz="0" w:space="0" w:color="auto"/>
            <w:left w:val="none" w:sz="0" w:space="0" w:color="auto"/>
            <w:bottom w:val="none" w:sz="0" w:space="0" w:color="auto"/>
            <w:right w:val="none" w:sz="0" w:space="0" w:color="auto"/>
          </w:divBdr>
        </w:div>
        <w:div w:id="2006468564">
          <w:marLeft w:val="640"/>
          <w:marRight w:val="0"/>
          <w:marTop w:val="0"/>
          <w:marBottom w:val="0"/>
          <w:divBdr>
            <w:top w:val="none" w:sz="0" w:space="0" w:color="auto"/>
            <w:left w:val="none" w:sz="0" w:space="0" w:color="auto"/>
            <w:bottom w:val="none" w:sz="0" w:space="0" w:color="auto"/>
            <w:right w:val="none" w:sz="0" w:space="0" w:color="auto"/>
          </w:divBdr>
        </w:div>
        <w:div w:id="1472089095">
          <w:marLeft w:val="640"/>
          <w:marRight w:val="0"/>
          <w:marTop w:val="0"/>
          <w:marBottom w:val="0"/>
          <w:divBdr>
            <w:top w:val="none" w:sz="0" w:space="0" w:color="auto"/>
            <w:left w:val="none" w:sz="0" w:space="0" w:color="auto"/>
            <w:bottom w:val="none" w:sz="0" w:space="0" w:color="auto"/>
            <w:right w:val="none" w:sz="0" w:space="0" w:color="auto"/>
          </w:divBdr>
        </w:div>
        <w:div w:id="604112703">
          <w:marLeft w:val="640"/>
          <w:marRight w:val="0"/>
          <w:marTop w:val="0"/>
          <w:marBottom w:val="0"/>
          <w:divBdr>
            <w:top w:val="none" w:sz="0" w:space="0" w:color="auto"/>
            <w:left w:val="none" w:sz="0" w:space="0" w:color="auto"/>
            <w:bottom w:val="none" w:sz="0" w:space="0" w:color="auto"/>
            <w:right w:val="none" w:sz="0" w:space="0" w:color="auto"/>
          </w:divBdr>
        </w:div>
        <w:div w:id="1169060762">
          <w:marLeft w:val="640"/>
          <w:marRight w:val="0"/>
          <w:marTop w:val="0"/>
          <w:marBottom w:val="0"/>
          <w:divBdr>
            <w:top w:val="none" w:sz="0" w:space="0" w:color="auto"/>
            <w:left w:val="none" w:sz="0" w:space="0" w:color="auto"/>
            <w:bottom w:val="none" w:sz="0" w:space="0" w:color="auto"/>
            <w:right w:val="none" w:sz="0" w:space="0" w:color="auto"/>
          </w:divBdr>
        </w:div>
        <w:div w:id="681588744">
          <w:marLeft w:val="640"/>
          <w:marRight w:val="0"/>
          <w:marTop w:val="0"/>
          <w:marBottom w:val="0"/>
          <w:divBdr>
            <w:top w:val="none" w:sz="0" w:space="0" w:color="auto"/>
            <w:left w:val="none" w:sz="0" w:space="0" w:color="auto"/>
            <w:bottom w:val="none" w:sz="0" w:space="0" w:color="auto"/>
            <w:right w:val="none" w:sz="0" w:space="0" w:color="auto"/>
          </w:divBdr>
        </w:div>
        <w:div w:id="1427338620">
          <w:marLeft w:val="640"/>
          <w:marRight w:val="0"/>
          <w:marTop w:val="0"/>
          <w:marBottom w:val="0"/>
          <w:divBdr>
            <w:top w:val="none" w:sz="0" w:space="0" w:color="auto"/>
            <w:left w:val="none" w:sz="0" w:space="0" w:color="auto"/>
            <w:bottom w:val="none" w:sz="0" w:space="0" w:color="auto"/>
            <w:right w:val="none" w:sz="0" w:space="0" w:color="auto"/>
          </w:divBdr>
        </w:div>
        <w:div w:id="2070420216">
          <w:marLeft w:val="640"/>
          <w:marRight w:val="0"/>
          <w:marTop w:val="0"/>
          <w:marBottom w:val="0"/>
          <w:divBdr>
            <w:top w:val="none" w:sz="0" w:space="0" w:color="auto"/>
            <w:left w:val="none" w:sz="0" w:space="0" w:color="auto"/>
            <w:bottom w:val="none" w:sz="0" w:space="0" w:color="auto"/>
            <w:right w:val="none" w:sz="0" w:space="0" w:color="auto"/>
          </w:divBdr>
        </w:div>
        <w:div w:id="1709454487">
          <w:marLeft w:val="640"/>
          <w:marRight w:val="0"/>
          <w:marTop w:val="0"/>
          <w:marBottom w:val="0"/>
          <w:divBdr>
            <w:top w:val="none" w:sz="0" w:space="0" w:color="auto"/>
            <w:left w:val="none" w:sz="0" w:space="0" w:color="auto"/>
            <w:bottom w:val="none" w:sz="0" w:space="0" w:color="auto"/>
            <w:right w:val="none" w:sz="0" w:space="0" w:color="auto"/>
          </w:divBdr>
        </w:div>
        <w:div w:id="409691643">
          <w:marLeft w:val="640"/>
          <w:marRight w:val="0"/>
          <w:marTop w:val="0"/>
          <w:marBottom w:val="0"/>
          <w:divBdr>
            <w:top w:val="none" w:sz="0" w:space="0" w:color="auto"/>
            <w:left w:val="none" w:sz="0" w:space="0" w:color="auto"/>
            <w:bottom w:val="none" w:sz="0" w:space="0" w:color="auto"/>
            <w:right w:val="none" w:sz="0" w:space="0" w:color="auto"/>
          </w:divBdr>
        </w:div>
        <w:div w:id="607085644">
          <w:marLeft w:val="640"/>
          <w:marRight w:val="0"/>
          <w:marTop w:val="0"/>
          <w:marBottom w:val="0"/>
          <w:divBdr>
            <w:top w:val="none" w:sz="0" w:space="0" w:color="auto"/>
            <w:left w:val="none" w:sz="0" w:space="0" w:color="auto"/>
            <w:bottom w:val="none" w:sz="0" w:space="0" w:color="auto"/>
            <w:right w:val="none" w:sz="0" w:space="0" w:color="auto"/>
          </w:divBdr>
        </w:div>
        <w:div w:id="497305871">
          <w:marLeft w:val="640"/>
          <w:marRight w:val="0"/>
          <w:marTop w:val="0"/>
          <w:marBottom w:val="0"/>
          <w:divBdr>
            <w:top w:val="none" w:sz="0" w:space="0" w:color="auto"/>
            <w:left w:val="none" w:sz="0" w:space="0" w:color="auto"/>
            <w:bottom w:val="none" w:sz="0" w:space="0" w:color="auto"/>
            <w:right w:val="none" w:sz="0" w:space="0" w:color="auto"/>
          </w:divBdr>
        </w:div>
        <w:div w:id="933367438">
          <w:marLeft w:val="640"/>
          <w:marRight w:val="0"/>
          <w:marTop w:val="0"/>
          <w:marBottom w:val="0"/>
          <w:divBdr>
            <w:top w:val="none" w:sz="0" w:space="0" w:color="auto"/>
            <w:left w:val="none" w:sz="0" w:space="0" w:color="auto"/>
            <w:bottom w:val="none" w:sz="0" w:space="0" w:color="auto"/>
            <w:right w:val="none" w:sz="0" w:space="0" w:color="auto"/>
          </w:divBdr>
        </w:div>
        <w:div w:id="985426977">
          <w:marLeft w:val="640"/>
          <w:marRight w:val="0"/>
          <w:marTop w:val="0"/>
          <w:marBottom w:val="0"/>
          <w:divBdr>
            <w:top w:val="none" w:sz="0" w:space="0" w:color="auto"/>
            <w:left w:val="none" w:sz="0" w:space="0" w:color="auto"/>
            <w:bottom w:val="none" w:sz="0" w:space="0" w:color="auto"/>
            <w:right w:val="none" w:sz="0" w:space="0" w:color="auto"/>
          </w:divBdr>
        </w:div>
        <w:div w:id="1825975081">
          <w:marLeft w:val="640"/>
          <w:marRight w:val="0"/>
          <w:marTop w:val="0"/>
          <w:marBottom w:val="0"/>
          <w:divBdr>
            <w:top w:val="none" w:sz="0" w:space="0" w:color="auto"/>
            <w:left w:val="none" w:sz="0" w:space="0" w:color="auto"/>
            <w:bottom w:val="none" w:sz="0" w:space="0" w:color="auto"/>
            <w:right w:val="none" w:sz="0" w:space="0" w:color="auto"/>
          </w:divBdr>
        </w:div>
        <w:div w:id="1630085590">
          <w:marLeft w:val="640"/>
          <w:marRight w:val="0"/>
          <w:marTop w:val="0"/>
          <w:marBottom w:val="0"/>
          <w:divBdr>
            <w:top w:val="none" w:sz="0" w:space="0" w:color="auto"/>
            <w:left w:val="none" w:sz="0" w:space="0" w:color="auto"/>
            <w:bottom w:val="none" w:sz="0" w:space="0" w:color="auto"/>
            <w:right w:val="none" w:sz="0" w:space="0" w:color="auto"/>
          </w:divBdr>
        </w:div>
        <w:div w:id="2113940089">
          <w:marLeft w:val="640"/>
          <w:marRight w:val="0"/>
          <w:marTop w:val="0"/>
          <w:marBottom w:val="0"/>
          <w:divBdr>
            <w:top w:val="none" w:sz="0" w:space="0" w:color="auto"/>
            <w:left w:val="none" w:sz="0" w:space="0" w:color="auto"/>
            <w:bottom w:val="none" w:sz="0" w:space="0" w:color="auto"/>
            <w:right w:val="none" w:sz="0" w:space="0" w:color="auto"/>
          </w:divBdr>
        </w:div>
        <w:div w:id="1119031382">
          <w:marLeft w:val="640"/>
          <w:marRight w:val="0"/>
          <w:marTop w:val="0"/>
          <w:marBottom w:val="0"/>
          <w:divBdr>
            <w:top w:val="none" w:sz="0" w:space="0" w:color="auto"/>
            <w:left w:val="none" w:sz="0" w:space="0" w:color="auto"/>
            <w:bottom w:val="none" w:sz="0" w:space="0" w:color="auto"/>
            <w:right w:val="none" w:sz="0" w:space="0" w:color="auto"/>
          </w:divBdr>
        </w:div>
        <w:div w:id="1667630751">
          <w:marLeft w:val="640"/>
          <w:marRight w:val="0"/>
          <w:marTop w:val="0"/>
          <w:marBottom w:val="0"/>
          <w:divBdr>
            <w:top w:val="none" w:sz="0" w:space="0" w:color="auto"/>
            <w:left w:val="none" w:sz="0" w:space="0" w:color="auto"/>
            <w:bottom w:val="none" w:sz="0" w:space="0" w:color="auto"/>
            <w:right w:val="none" w:sz="0" w:space="0" w:color="auto"/>
          </w:divBdr>
        </w:div>
        <w:div w:id="1735541972">
          <w:marLeft w:val="640"/>
          <w:marRight w:val="0"/>
          <w:marTop w:val="0"/>
          <w:marBottom w:val="0"/>
          <w:divBdr>
            <w:top w:val="none" w:sz="0" w:space="0" w:color="auto"/>
            <w:left w:val="none" w:sz="0" w:space="0" w:color="auto"/>
            <w:bottom w:val="none" w:sz="0" w:space="0" w:color="auto"/>
            <w:right w:val="none" w:sz="0" w:space="0" w:color="auto"/>
          </w:divBdr>
        </w:div>
        <w:div w:id="1406756411">
          <w:marLeft w:val="640"/>
          <w:marRight w:val="0"/>
          <w:marTop w:val="0"/>
          <w:marBottom w:val="0"/>
          <w:divBdr>
            <w:top w:val="none" w:sz="0" w:space="0" w:color="auto"/>
            <w:left w:val="none" w:sz="0" w:space="0" w:color="auto"/>
            <w:bottom w:val="none" w:sz="0" w:space="0" w:color="auto"/>
            <w:right w:val="none" w:sz="0" w:space="0" w:color="auto"/>
          </w:divBdr>
        </w:div>
        <w:div w:id="970406615">
          <w:marLeft w:val="640"/>
          <w:marRight w:val="0"/>
          <w:marTop w:val="0"/>
          <w:marBottom w:val="0"/>
          <w:divBdr>
            <w:top w:val="none" w:sz="0" w:space="0" w:color="auto"/>
            <w:left w:val="none" w:sz="0" w:space="0" w:color="auto"/>
            <w:bottom w:val="none" w:sz="0" w:space="0" w:color="auto"/>
            <w:right w:val="none" w:sz="0" w:space="0" w:color="auto"/>
          </w:divBdr>
        </w:div>
        <w:div w:id="950018018">
          <w:marLeft w:val="640"/>
          <w:marRight w:val="0"/>
          <w:marTop w:val="0"/>
          <w:marBottom w:val="0"/>
          <w:divBdr>
            <w:top w:val="none" w:sz="0" w:space="0" w:color="auto"/>
            <w:left w:val="none" w:sz="0" w:space="0" w:color="auto"/>
            <w:bottom w:val="none" w:sz="0" w:space="0" w:color="auto"/>
            <w:right w:val="none" w:sz="0" w:space="0" w:color="auto"/>
          </w:divBdr>
        </w:div>
        <w:div w:id="204568546">
          <w:marLeft w:val="640"/>
          <w:marRight w:val="0"/>
          <w:marTop w:val="0"/>
          <w:marBottom w:val="0"/>
          <w:divBdr>
            <w:top w:val="none" w:sz="0" w:space="0" w:color="auto"/>
            <w:left w:val="none" w:sz="0" w:space="0" w:color="auto"/>
            <w:bottom w:val="none" w:sz="0" w:space="0" w:color="auto"/>
            <w:right w:val="none" w:sz="0" w:space="0" w:color="auto"/>
          </w:divBdr>
        </w:div>
        <w:div w:id="1557736641">
          <w:marLeft w:val="640"/>
          <w:marRight w:val="0"/>
          <w:marTop w:val="0"/>
          <w:marBottom w:val="0"/>
          <w:divBdr>
            <w:top w:val="none" w:sz="0" w:space="0" w:color="auto"/>
            <w:left w:val="none" w:sz="0" w:space="0" w:color="auto"/>
            <w:bottom w:val="none" w:sz="0" w:space="0" w:color="auto"/>
            <w:right w:val="none" w:sz="0" w:space="0" w:color="auto"/>
          </w:divBdr>
        </w:div>
        <w:div w:id="145706641">
          <w:marLeft w:val="640"/>
          <w:marRight w:val="0"/>
          <w:marTop w:val="0"/>
          <w:marBottom w:val="0"/>
          <w:divBdr>
            <w:top w:val="none" w:sz="0" w:space="0" w:color="auto"/>
            <w:left w:val="none" w:sz="0" w:space="0" w:color="auto"/>
            <w:bottom w:val="none" w:sz="0" w:space="0" w:color="auto"/>
            <w:right w:val="none" w:sz="0" w:space="0" w:color="auto"/>
          </w:divBdr>
        </w:div>
        <w:div w:id="1739396918">
          <w:marLeft w:val="640"/>
          <w:marRight w:val="0"/>
          <w:marTop w:val="0"/>
          <w:marBottom w:val="0"/>
          <w:divBdr>
            <w:top w:val="none" w:sz="0" w:space="0" w:color="auto"/>
            <w:left w:val="none" w:sz="0" w:space="0" w:color="auto"/>
            <w:bottom w:val="none" w:sz="0" w:space="0" w:color="auto"/>
            <w:right w:val="none" w:sz="0" w:space="0" w:color="auto"/>
          </w:divBdr>
        </w:div>
        <w:div w:id="1407218642">
          <w:marLeft w:val="640"/>
          <w:marRight w:val="0"/>
          <w:marTop w:val="0"/>
          <w:marBottom w:val="0"/>
          <w:divBdr>
            <w:top w:val="none" w:sz="0" w:space="0" w:color="auto"/>
            <w:left w:val="none" w:sz="0" w:space="0" w:color="auto"/>
            <w:bottom w:val="none" w:sz="0" w:space="0" w:color="auto"/>
            <w:right w:val="none" w:sz="0" w:space="0" w:color="auto"/>
          </w:divBdr>
        </w:div>
        <w:div w:id="1050693841">
          <w:marLeft w:val="640"/>
          <w:marRight w:val="0"/>
          <w:marTop w:val="0"/>
          <w:marBottom w:val="0"/>
          <w:divBdr>
            <w:top w:val="none" w:sz="0" w:space="0" w:color="auto"/>
            <w:left w:val="none" w:sz="0" w:space="0" w:color="auto"/>
            <w:bottom w:val="none" w:sz="0" w:space="0" w:color="auto"/>
            <w:right w:val="none" w:sz="0" w:space="0" w:color="auto"/>
          </w:divBdr>
        </w:div>
        <w:div w:id="1088817251">
          <w:marLeft w:val="640"/>
          <w:marRight w:val="0"/>
          <w:marTop w:val="0"/>
          <w:marBottom w:val="0"/>
          <w:divBdr>
            <w:top w:val="none" w:sz="0" w:space="0" w:color="auto"/>
            <w:left w:val="none" w:sz="0" w:space="0" w:color="auto"/>
            <w:bottom w:val="none" w:sz="0" w:space="0" w:color="auto"/>
            <w:right w:val="none" w:sz="0" w:space="0" w:color="auto"/>
          </w:divBdr>
        </w:div>
        <w:div w:id="263854043">
          <w:marLeft w:val="640"/>
          <w:marRight w:val="0"/>
          <w:marTop w:val="0"/>
          <w:marBottom w:val="0"/>
          <w:divBdr>
            <w:top w:val="none" w:sz="0" w:space="0" w:color="auto"/>
            <w:left w:val="none" w:sz="0" w:space="0" w:color="auto"/>
            <w:bottom w:val="none" w:sz="0" w:space="0" w:color="auto"/>
            <w:right w:val="none" w:sz="0" w:space="0" w:color="auto"/>
          </w:divBdr>
        </w:div>
        <w:div w:id="1591114178">
          <w:marLeft w:val="640"/>
          <w:marRight w:val="0"/>
          <w:marTop w:val="0"/>
          <w:marBottom w:val="0"/>
          <w:divBdr>
            <w:top w:val="none" w:sz="0" w:space="0" w:color="auto"/>
            <w:left w:val="none" w:sz="0" w:space="0" w:color="auto"/>
            <w:bottom w:val="none" w:sz="0" w:space="0" w:color="auto"/>
            <w:right w:val="none" w:sz="0" w:space="0" w:color="auto"/>
          </w:divBdr>
        </w:div>
        <w:div w:id="449520603">
          <w:marLeft w:val="640"/>
          <w:marRight w:val="0"/>
          <w:marTop w:val="0"/>
          <w:marBottom w:val="0"/>
          <w:divBdr>
            <w:top w:val="none" w:sz="0" w:space="0" w:color="auto"/>
            <w:left w:val="none" w:sz="0" w:space="0" w:color="auto"/>
            <w:bottom w:val="none" w:sz="0" w:space="0" w:color="auto"/>
            <w:right w:val="none" w:sz="0" w:space="0" w:color="auto"/>
          </w:divBdr>
        </w:div>
        <w:div w:id="1195845102">
          <w:marLeft w:val="640"/>
          <w:marRight w:val="0"/>
          <w:marTop w:val="0"/>
          <w:marBottom w:val="0"/>
          <w:divBdr>
            <w:top w:val="none" w:sz="0" w:space="0" w:color="auto"/>
            <w:left w:val="none" w:sz="0" w:space="0" w:color="auto"/>
            <w:bottom w:val="none" w:sz="0" w:space="0" w:color="auto"/>
            <w:right w:val="none" w:sz="0" w:space="0" w:color="auto"/>
          </w:divBdr>
        </w:div>
        <w:div w:id="764502238">
          <w:marLeft w:val="640"/>
          <w:marRight w:val="0"/>
          <w:marTop w:val="0"/>
          <w:marBottom w:val="0"/>
          <w:divBdr>
            <w:top w:val="none" w:sz="0" w:space="0" w:color="auto"/>
            <w:left w:val="none" w:sz="0" w:space="0" w:color="auto"/>
            <w:bottom w:val="none" w:sz="0" w:space="0" w:color="auto"/>
            <w:right w:val="none" w:sz="0" w:space="0" w:color="auto"/>
          </w:divBdr>
        </w:div>
      </w:divsChild>
    </w:div>
    <w:div w:id="907500224">
      <w:bodyDiv w:val="1"/>
      <w:marLeft w:val="0"/>
      <w:marRight w:val="0"/>
      <w:marTop w:val="0"/>
      <w:marBottom w:val="0"/>
      <w:divBdr>
        <w:top w:val="none" w:sz="0" w:space="0" w:color="auto"/>
        <w:left w:val="none" w:sz="0" w:space="0" w:color="auto"/>
        <w:bottom w:val="none" w:sz="0" w:space="0" w:color="auto"/>
        <w:right w:val="none" w:sz="0" w:space="0" w:color="auto"/>
      </w:divBdr>
      <w:divsChild>
        <w:div w:id="72550399">
          <w:marLeft w:val="640"/>
          <w:marRight w:val="0"/>
          <w:marTop w:val="0"/>
          <w:marBottom w:val="0"/>
          <w:divBdr>
            <w:top w:val="none" w:sz="0" w:space="0" w:color="auto"/>
            <w:left w:val="none" w:sz="0" w:space="0" w:color="auto"/>
            <w:bottom w:val="none" w:sz="0" w:space="0" w:color="auto"/>
            <w:right w:val="none" w:sz="0" w:space="0" w:color="auto"/>
          </w:divBdr>
        </w:div>
        <w:div w:id="1219321580">
          <w:marLeft w:val="640"/>
          <w:marRight w:val="0"/>
          <w:marTop w:val="0"/>
          <w:marBottom w:val="0"/>
          <w:divBdr>
            <w:top w:val="none" w:sz="0" w:space="0" w:color="auto"/>
            <w:left w:val="none" w:sz="0" w:space="0" w:color="auto"/>
            <w:bottom w:val="none" w:sz="0" w:space="0" w:color="auto"/>
            <w:right w:val="none" w:sz="0" w:space="0" w:color="auto"/>
          </w:divBdr>
        </w:div>
        <w:div w:id="1248809937">
          <w:marLeft w:val="640"/>
          <w:marRight w:val="0"/>
          <w:marTop w:val="0"/>
          <w:marBottom w:val="0"/>
          <w:divBdr>
            <w:top w:val="none" w:sz="0" w:space="0" w:color="auto"/>
            <w:left w:val="none" w:sz="0" w:space="0" w:color="auto"/>
            <w:bottom w:val="none" w:sz="0" w:space="0" w:color="auto"/>
            <w:right w:val="none" w:sz="0" w:space="0" w:color="auto"/>
          </w:divBdr>
        </w:div>
        <w:div w:id="1065756643">
          <w:marLeft w:val="640"/>
          <w:marRight w:val="0"/>
          <w:marTop w:val="0"/>
          <w:marBottom w:val="0"/>
          <w:divBdr>
            <w:top w:val="none" w:sz="0" w:space="0" w:color="auto"/>
            <w:left w:val="none" w:sz="0" w:space="0" w:color="auto"/>
            <w:bottom w:val="none" w:sz="0" w:space="0" w:color="auto"/>
            <w:right w:val="none" w:sz="0" w:space="0" w:color="auto"/>
          </w:divBdr>
        </w:div>
        <w:div w:id="1154102682">
          <w:marLeft w:val="640"/>
          <w:marRight w:val="0"/>
          <w:marTop w:val="0"/>
          <w:marBottom w:val="0"/>
          <w:divBdr>
            <w:top w:val="none" w:sz="0" w:space="0" w:color="auto"/>
            <w:left w:val="none" w:sz="0" w:space="0" w:color="auto"/>
            <w:bottom w:val="none" w:sz="0" w:space="0" w:color="auto"/>
            <w:right w:val="none" w:sz="0" w:space="0" w:color="auto"/>
          </w:divBdr>
        </w:div>
        <w:div w:id="1299452397">
          <w:marLeft w:val="640"/>
          <w:marRight w:val="0"/>
          <w:marTop w:val="0"/>
          <w:marBottom w:val="0"/>
          <w:divBdr>
            <w:top w:val="none" w:sz="0" w:space="0" w:color="auto"/>
            <w:left w:val="none" w:sz="0" w:space="0" w:color="auto"/>
            <w:bottom w:val="none" w:sz="0" w:space="0" w:color="auto"/>
            <w:right w:val="none" w:sz="0" w:space="0" w:color="auto"/>
          </w:divBdr>
        </w:div>
        <w:div w:id="752432604">
          <w:marLeft w:val="640"/>
          <w:marRight w:val="0"/>
          <w:marTop w:val="0"/>
          <w:marBottom w:val="0"/>
          <w:divBdr>
            <w:top w:val="none" w:sz="0" w:space="0" w:color="auto"/>
            <w:left w:val="none" w:sz="0" w:space="0" w:color="auto"/>
            <w:bottom w:val="none" w:sz="0" w:space="0" w:color="auto"/>
            <w:right w:val="none" w:sz="0" w:space="0" w:color="auto"/>
          </w:divBdr>
        </w:div>
        <w:div w:id="887494053">
          <w:marLeft w:val="640"/>
          <w:marRight w:val="0"/>
          <w:marTop w:val="0"/>
          <w:marBottom w:val="0"/>
          <w:divBdr>
            <w:top w:val="none" w:sz="0" w:space="0" w:color="auto"/>
            <w:left w:val="none" w:sz="0" w:space="0" w:color="auto"/>
            <w:bottom w:val="none" w:sz="0" w:space="0" w:color="auto"/>
            <w:right w:val="none" w:sz="0" w:space="0" w:color="auto"/>
          </w:divBdr>
        </w:div>
        <w:div w:id="1777167222">
          <w:marLeft w:val="640"/>
          <w:marRight w:val="0"/>
          <w:marTop w:val="0"/>
          <w:marBottom w:val="0"/>
          <w:divBdr>
            <w:top w:val="none" w:sz="0" w:space="0" w:color="auto"/>
            <w:left w:val="none" w:sz="0" w:space="0" w:color="auto"/>
            <w:bottom w:val="none" w:sz="0" w:space="0" w:color="auto"/>
            <w:right w:val="none" w:sz="0" w:space="0" w:color="auto"/>
          </w:divBdr>
        </w:div>
        <w:div w:id="347026937">
          <w:marLeft w:val="640"/>
          <w:marRight w:val="0"/>
          <w:marTop w:val="0"/>
          <w:marBottom w:val="0"/>
          <w:divBdr>
            <w:top w:val="none" w:sz="0" w:space="0" w:color="auto"/>
            <w:left w:val="none" w:sz="0" w:space="0" w:color="auto"/>
            <w:bottom w:val="none" w:sz="0" w:space="0" w:color="auto"/>
            <w:right w:val="none" w:sz="0" w:space="0" w:color="auto"/>
          </w:divBdr>
        </w:div>
        <w:div w:id="323364434">
          <w:marLeft w:val="640"/>
          <w:marRight w:val="0"/>
          <w:marTop w:val="0"/>
          <w:marBottom w:val="0"/>
          <w:divBdr>
            <w:top w:val="none" w:sz="0" w:space="0" w:color="auto"/>
            <w:left w:val="none" w:sz="0" w:space="0" w:color="auto"/>
            <w:bottom w:val="none" w:sz="0" w:space="0" w:color="auto"/>
            <w:right w:val="none" w:sz="0" w:space="0" w:color="auto"/>
          </w:divBdr>
        </w:div>
        <w:div w:id="153765695">
          <w:marLeft w:val="640"/>
          <w:marRight w:val="0"/>
          <w:marTop w:val="0"/>
          <w:marBottom w:val="0"/>
          <w:divBdr>
            <w:top w:val="none" w:sz="0" w:space="0" w:color="auto"/>
            <w:left w:val="none" w:sz="0" w:space="0" w:color="auto"/>
            <w:bottom w:val="none" w:sz="0" w:space="0" w:color="auto"/>
            <w:right w:val="none" w:sz="0" w:space="0" w:color="auto"/>
          </w:divBdr>
        </w:div>
        <w:div w:id="695079064">
          <w:marLeft w:val="640"/>
          <w:marRight w:val="0"/>
          <w:marTop w:val="0"/>
          <w:marBottom w:val="0"/>
          <w:divBdr>
            <w:top w:val="none" w:sz="0" w:space="0" w:color="auto"/>
            <w:left w:val="none" w:sz="0" w:space="0" w:color="auto"/>
            <w:bottom w:val="none" w:sz="0" w:space="0" w:color="auto"/>
            <w:right w:val="none" w:sz="0" w:space="0" w:color="auto"/>
          </w:divBdr>
        </w:div>
        <w:div w:id="1586914940">
          <w:marLeft w:val="640"/>
          <w:marRight w:val="0"/>
          <w:marTop w:val="0"/>
          <w:marBottom w:val="0"/>
          <w:divBdr>
            <w:top w:val="none" w:sz="0" w:space="0" w:color="auto"/>
            <w:left w:val="none" w:sz="0" w:space="0" w:color="auto"/>
            <w:bottom w:val="none" w:sz="0" w:space="0" w:color="auto"/>
            <w:right w:val="none" w:sz="0" w:space="0" w:color="auto"/>
          </w:divBdr>
        </w:div>
        <w:div w:id="737095904">
          <w:marLeft w:val="640"/>
          <w:marRight w:val="0"/>
          <w:marTop w:val="0"/>
          <w:marBottom w:val="0"/>
          <w:divBdr>
            <w:top w:val="none" w:sz="0" w:space="0" w:color="auto"/>
            <w:left w:val="none" w:sz="0" w:space="0" w:color="auto"/>
            <w:bottom w:val="none" w:sz="0" w:space="0" w:color="auto"/>
            <w:right w:val="none" w:sz="0" w:space="0" w:color="auto"/>
          </w:divBdr>
        </w:div>
        <w:div w:id="1558400106">
          <w:marLeft w:val="640"/>
          <w:marRight w:val="0"/>
          <w:marTop w:val="0"/>
          <w:marBottom w:val="0"/>
          <w:divBdr>
            <w:top w:val="none" w:sz="0" w:space="0" w:color="auto"/>
            <w:left w:val="none" w:sz="0" w:space="0" w:color="auto"/>
            <w:bottom w:val="none" w:sz="0" w:space="0" w:color="auto"/>
            <w:right w:val="none" w:sz="0" w:space="0" w:color="auto"/>
          </w:divBdr>
        </w:div>
        <w:div w:id="1616210001">
          <w:marLeft w:val="640"/>
          <w:marRight w:val="0"/>
          <w:marTop w:val="0"/>
          <w:marBottom w:val="0"/>
          <w:divBdr>
            <w:top w:val="none" w:sz="0" w:space="0" w:color="auto"/>
            <w:left w:val="none" w:sz="0" w:space="0" w:color="auto"/>
            <w:bottom w:val="none" w:sz="0" w:space="0" w:color="auto"/>
            <w:right w:val="none" w:sz="0" w:space="0" w:color="auto"/>
          </w:divBdr>
        </w:div>
        <w:div w:id="350837740">
          <w:marLeft w:val="640"/>
          <w:marRight w:val="0"/>
          <w:marTop w:val="0"/>
          <w:marBottom w:val="0"/>
          <w:divBdr>
            <w:top w:val="none" w:sz="0" w:space="0" w:color="auto"/>
            <w:left w:val="none" w:sz="0" w:space="0" w:color="auto"/>
            <w:bottom w:val="none" w:sz="0" w:space="0" w:color="auto"/>
            <w:right w:val="none" w:sz="0" w:space="0" w:color="auto"/>
          </w:divBdr>
        </w:div>
        <w:div w:id="1479684492">
          <w:marLeft w:val="640"/>
          <w:marRight w:val="0"/>
          <w:marTop w:val="0"/>
          <w:marBottom w:val="0"/>
          <w:divBdr>
            <w:top w:val="none" w:sz="0" w:space="0" w:color="auto"/>
            <w:left w:val="none" w:sz="0" w:space="0" w:color="auto"/>
            <w:bottom w:val="none" w:sz="0" w:space="0" w:color="auto"/>
            <w:right w:val="none" w:sz="0" w:space="0" w:color="auto"/>
          </w:divBdr>
        </w:div>
        <w:div w:id="729303975">
          <w:marLeft w:val="640"/>
          <w:marRight w:val="0"/>
          <w:marTop w:val="0"/>
          <w:marBottom w:val="0"/>
          <w:divBdr>
            <w:top w:val="none" w:sz="0" w:space="0" w:color="auto"/>
            <w:left w:val="none" w:sz="0" w:space="0" w:color="auto"/>
            <w:bottom w:val="none" w:sz="0" w:space="0" w:color="auto"/>
            <w:right w:val="none" w:sz="0" w:space="0" w:color="auto"/>
          </w:divBdr>
        </w:div>
        <w:div w:id="1611931253">
          <w:marLeft w:val="640"/>
          <w:marRight w:val="0"/>
          <w:marTop w:val="0"/>
          <w:marBottom w:val="0"/>
          <w:divBdr>
            <w:top w:val="none" w:sz="0" w:space="0" w:color="auto"/>
            <w:left w:val="none" w:sz="0" w:space="0" w:color="auto"/>
            <w:bottom w:val="none" w:sz="0" w:space="0" w:color="auto"/>
            <w:right w:val="none" w:sz="0" w:space="0" w:color="auto"/>
          </w:divBdr>
        </w:div>
        <w:div w:id="1634870632">
          <w:marLeft w:val="640"/>
          <w:marRight w:val="0"/>
          <w:marTop w:val="0"/>
          <w:marBottom w:val="0"/>
          <w:divBdr>
            <w:top w:val="none" w:sz="0" w:space="0" w:color="auto"/>
            <w:left w:val="none" w:sz="0" w:space="0" w:color="auto"/>
            <w:bottom w:val="none" w:sz="0" w:space="0" w:color="auto"/>
            <w:right w:val="none" w:sz="0" w:space="0" w:color="auto"/>
          </w:divBdr>
        </w:div>
        <w:div w:id="673069751">
          <w:marLeft w:val="640"/>
          <w:marRight w:val="0"/>
          <w:marTop w:val="0"/>
          <w:marBottom w:val="0"/>
          <w:divBdr>
            <w:top w:val="none" w:sz="0" w:space="0" w:color="auto"/>
            <w:left w:val="none" w:sz="0" w:space="0" w:color="auto"/>
            <w:bottom w:val="none" w:sz="0" w:space="0" w:color="auto"/>
            <w:right w:val="none" w:sz="0" w:space="0" w:color="auto"/>
          </w:divBdr>
        </w:div>
        <w:div w:id="1749300007">
          <w:marLeft w:val="640"/>
          <w:marRight w:val="0"/>
          <w:marTop w:val="0"/>
          <w:marBottom w:val="0"/>
          <w:divBdr>
            <w:top w:val="none" w:sz="0" w:space="0" w:color="auto"/>
            <w:left w:val="none" w:sz="0" w:space="0" w:color="auto"/>
            <w:bottom w:val="none" w:sz="0" w:space="0" w:color="auto"/>
            <w:right w:val="none" w:sz="0" w:space="0" w:color="auto"/>
          </w:divBdr>
        </w:div>
        <w:div w:id="91441137">
          <w:marLeft w:val="640"/>
          <w:marRight w:val="0"/>
          <w:marTop w:val="0"/>
          <w:marBottom w:val="0"/>
          <w:divBdr>
            <w:top w:val="none" w:sz="0" w:space="0" w:color="auto"/>
            <w:left w:val="none" w:sz="0" w:space="0" w:color="auto"/>
            <w:bottom w:val="none" w:sz="0" w:space="0" w:color="auto"/>
            <w:right w:val="none" w:sz="0" w:space="0" w:color="auto"/>
          </w:divBdr>
        </w:div>
        <w:div w:id="1940720024">
          <w:marLeft w:val="640"/>
          <w:marRight w:val="0"/>
          <w:marTop w:val="0"/>
          <w:marBottom w:val="0"/>
          <w:divBdr>
            <w:top w:val="none" w:sz="0" w:space="0" w:color="auto"/>
            <w:left w:val="none" w:sz="0" w:space="0" w:color="auto"/>
            <w:bottom w:val="none" w:sz="0" w:space="0" w:color="auto"/>
            <w:right w:val="none" w:sz="0" w:space="0" w:color="auto"/>
          </w:divBdr>
        </w:div>
        <w:div w:id="987854778">
          <w:marLeft w:val="640"/>
          <w:marRight w:val="0"/>
          <w:marTop w:val="0"/>
          <w:marBottom w:val="0"/>
          <w:divBdr>
            <w:top w:val="none" w:sz="0" w:space="0" w:color="auto"/>
            <w:left w:val="none" w:sz="0" w:space="0" w:color="auto"/>
            <w:bottom w:val="none" w:sz="0" w:space="0" w:color="auto"/>
            <w:right w:val="none" w:sz="0" w:space="0" w:color="auto"/>
          </w:divBdr>
        </w:div>
        <w:div w:id="884412328">
          <w:marLeft w:val="640"/>
          <w:marRight w:val="0"/>
          <w:marTop w:val="0"/>
          <w:marBottom w:val="0"/>
          <w:divBdr>
            <w:top w:val="none" w:sz="0" w:space="0" w:color="auto"/>
            <w:left w:val="none" w:sz="0" w:space="0" w:color="auto"/>
            <w:bottom w:val="none" w:sz="0" w:space="0" w:color="auto"/>
            <w:right w:val="none" w:sz="0" w:space="0" w:color="auto"/>
          </w:divBdr>
        </w:div>
        <w:div w:id="1169170697">
          <w:marLeft w:val="640"/>
          <w:marRight w:val="0"/>
          <w:marTop w:val="0"/>
          <w:marBottom w:val="0"/>
          <w:divBdr>
            <w:top w:val="none" w:sz="0" w:space="0" w:color="auto"/>
            <w:left w:val="none" w:sz="0" w:space="0" w:color="auto"/>
            <w:bottom w:val="none" w:sz="0" w:space="0" w:color="auto"/>
            <w:right w:val="none" w:sz="0" w:space="0" w:color="auto"/>
          </w:divBdr>
        </w:div>
        <w:div w:id="1419450335">
          <w:marLeft w:val="640"/>
          <w:marRight w:val="0"/>
          <w:marTop w:val="0"/>
          <w:marBottom w:val="0"/>
          <w:divBdr>
            <w:top w:val="none" w:sz="0" w:space="0" w:color="auto"/>
            <w:left w:val="none" w:sz="0" w:space="0" w:color="auto"/>
            <w:bottom w:val="none" w:sz="0" w:space="0" w:color="auto"/>
            <w:right w:val="none" w:sz="0" w:space="0" w:color="auto"/>
          </w:divBdr>
        </w:div>
        <w:div w:id="1577012385">
          <w:marLeft w:val="640"/>
          <w:marRight w:val="0"/>
          <w:marTop w:val="0"/>
          <w:marBottom w:val="0"/>
          <w:divBdr>
            <w:top w:val="none" w:sz="0" w:space="0" w:color="auto"/>
            <w:left w:val="none" w:sz="0" w:space="0" w:color="auto"/>
            <w:bottom w:val="none" w:sz="0" w:space="0" w:color="auto"/>
            <w:right w:val="none" w:sz="0" w:space="0" w:color="auto"/>
          </w:divBdr>
        </w:div>
        <w:div w:id="294601957">
          <w:marLeft w:val="640"/>
          <w:marRight w:val="0"/>
          <w:marTop w:val="0"/>
          <w:marBottom w:val="0"/>
          <w:divBdr>
            <w:top w:val="none" w:sz="0" w:space="0" w:color="auto"/>
            <w:left w:val="none" w:sz="0" w:space="0" w:color="auto"/>
            <w:bottom w:val="none" w:sz="0" w:space="0" w:color="auto"/>
            <w:right w:val="none" w:sz="0" w:space="0" w:color="auto"/>
          </w:divBdr>
        </w:div>
        <w:div w:id="20594200">
          <w:marLeft w:val="640"/>
          <w:marRight w:val="0"/>
          <w:marTop w:val="0"/>
          <w:marBottom w:val="0"/>
          <w:divBdr>
            <w:top w:val="none" w:sz="0" w:space="0" w:color="auto"/>
            <w:left w:val="none" w:sz="0" w:space="0" w:color="auto"/>
            <w:bottom w:val="none" w:sz="0" w:space="0" w:color="auto"/>
            <w:right w:val="none" w:sz="0" w:space="0" w:color="auto"/>
          </w:divBdr>
        </w:div>
        <w:div w:id="491486439">
          <w:marLeft w:val="640"/>
          <w:marRight w:val="0"/>
          <w:marTop w:val="0"/>
          <w:marBottom w:val="0"/>
          <w:divBdr>
            <w:top w:val="none" w:sz="0" w:space="0" w:color="auto"/>
            <w:left w:val="none" w:sz="0" w:space="0" w:color="auto"/>
            <w:bottom w:val="none" w:sz="0" w:space="0" w:color="auto"/>
            <w:right w:val="none" w:sz="0" w:space="0" w:color="auto"/>
          </w:divBdr>
        </w:div>
        <w:div w:id="559825493">
          <w:marLeft w:val="640"/>
          <w:marRight w:val="0"/>
          <w:marTop w:val="0"/>
          <w:marBottom w:val="0"/>
          <w:divBdr>
            <w:top w:val="none" w:sz="0" w:space="0" w:color="auto"/>
            <w:left w:val="none" w:sz="0" w:space="0" w:color="auto"/>
            <w:bottom w:val="none" w:sz="0" w:space="0" w:color="auto"/>
            <w:right w:val="none" w:sz="0" w:space="0" w:color="auto"/>
          </w:divBdr>
        </w:div>
        <w:div w:id="1920480433">
          <w:marLeft w:val="640"/>
          <w:marRight w:val="0"/>
          <w:marTop w:val="0"/>
          <w:marBottom w:val="0"/>
          <w:divBdr>
            <w:top w:val="none" w:sz="0" w:space="0" w:color="auto"/>
            <w:left w:val="none" w:sz="0" w:space="0" w:color="auto"/>
            <w:bottom w:val="none" w:sz="0" w:space="0" w:color="auto"/>
            <w:right w:val="none" w:sz="0" w:space="0" w:color="auto"/>
          </w:divBdr>
        </w:div>
        <w:div w:id="1731612584">
          <w:marLeft w:val="640"/>
          <w:marRight w:val="0"/>
          <w:marTop w:val="0"/>
          <w:marBottom w:val="0"/>
          <w:divBdr>
            <w:top w:val="none" w:sz="0" w:space="0" w:color="auto"/>
            <w:left w:val="none" w:sz="0" w:space="0" w:color="auto"/>
            <w:bottom w:val="none" w:sz="0" w:space="0" w:color="auto"/>
            <w:right w:val="none" w:sz="0" w:space="0" w:color="auto"/>
          </w:divBdr>
        </w:div>
        <w:div w:id="1739130105">
          <w:marLeft w:val="640"/>
          <w:marRight w:val="0"/>
          <w:marTop w:val="0"/>
          <w:marBottom w:val="0"/>
          <w:divBdr>
            <w:top w:val="none" w:sz="0" w:space="0" w:color="auto"/>
            <w:left w:val="none" w:sz="0" w:space="0" w:color="auto"/>
            <w:bottom w:val="none" w:sz="0" w:space="0" w:color="auto"/>
            <w:right w:val="none" w:sz="0" w:space="0" w:color="auto"/>
          </w:divBdr>
        </w:div>
        <w:div w:id="1765876854">
          <w:marLeft w:val="640"/>
          <w:marRight w:val="0"/>
          <w:marTop w:val="0"/>
          <w:marBottom w:val="0"/>
          <w:divBdr>
            <w:top w:val="none" w:sz="0" w:space="0" w:color="auto"/>
            <w:left w:val="none" w:sz="0" w:space="0" w:color="auto"/>
            <w:bottom w:val="none" w:sz="0" w:space="0" w:color="auto"/>
            <w:right w:val="none" w:sz="0" w:space="0" w:color="auto"/>
          </w:divBdr>
        </w:div>
        <w:div w:id="381295274">
          <w:marLeft w:val="640"/>
          <w:marRight w:val="0"/>
          <w:marTop w:val="0"/>
          <w:marBottom w:val="0"/>
          <w:divBdr>
            <w:top w:val="none" w:sz="0" w:space="0" w:color="auto"/>
            <w:left w:val="none" w:sz="0" w:space="0" w:color="auto"/>
            <w:bottom w:val="none" w:sz="0" w:space="0" w:color="auto"/>
            <w:right w:val="none" w:sz="0" w:space="0" w:color="auto"/>
          </w:divBdr>
        </w:div>
        <w:div w:id="566108112">
          <w:marLeft w:val="640"/>
          <w:marRight w:val="0"/>
          <w:marTop w:val="0"/>
          <w:marBottom w:val="0"/>
          <w:divBdr>
            <w:top w:val="none" w:sz="0" w:space="0" w:color="auto"/>
            <w:left w:val="none" w:sz="0" w:space="0" w:color="auto"/>
            <w:bottom w:val="none" w:sz="0" w:space="0" w:color="auto"/>
            <w:right w:val="none" w:sz="0" w:space="0" w:color="auto"/>
          </w:divBdr>
        </w:div>
        <w:div w:id="74788597">
          <w:marLeft w:val="640"/>
          <w:marRight w:val="0"/>
          <w:marTop w:val="0"/>
          <w:marBottom w:val="0"/>
          <w:divBdr>
            <w:top w:val="none" w:sz="0" w:space="0" w:color="auto"/>
            <w:left w:val="none" w:sz="0" w:space="0" w:color="auto"/>
            <w:bottom w:val="none" w:sz="0" w:space="0" w:color="auto"/>
            <w:right w:val="none" w:sz="0" w:space="0" w:color="auto"/>
          </w:divBdr>
        </w:div>
      </w:divsChild>
    </w:div>
    <w:div w:id="909778131">
      <w:bodyDiv w:val="1"/>
      <w:marLeft w:val="0"/>
      <w:marRight w:val="0"/>
      <w:marTop w:val="0"/>
      <w:marBottom w:val="0"/>
      <w:divBdr>
        <w:top w:val="none" w:sz="0" w:space="0" w:color="auto"/>
        <w:left w:val="none" w:sz="0" w:space="0" w:color="auto"/>
        <w:bottom w:val="none" w:sz="0" w:space="0" w:color="auto"/>
        <w:right w:val="none" w:sz="0" w:space="0" w:color="auto"/>
      </w:divBdr>
      <w:divsChild>
        <w:div w:id="800929006">
          <w:marLeft w:val="640"/>
          <w:marRight w:val="0"/>
          <w:marTop w:val="0"/>
          <w:marBottom w:val="0"/>
          <w:divBdr>
            <w:top w:val="none" w:sz="0" w:space="0" w:color="auto"/>
            <w:left w:val="none" w:sz="0" w:space="0" w:color="auto"/>
            <w:bottom w:val="none" w:sz="0" w:space="0" w:color="auto"/>
            <w:right w:val="none" w:sz="0" w:space="0" w:color="auto"/>
          </w:divBdr>
        </w:div>
        <w:div w:id="976690553">
          <w:marLeft w:val="640"/>
          <w:marRight w:val="0"/>
          <w:marTop w:val="0"/>
          <w:marBottom w:val="0"/>
          <w:divBdr>
            <w:top w:val="none" w:sz="0" w:space="0" w:color="auto"/>
            <w:left w:val="none" w:sz="0" w:space="0" w:color="auto"/>
            <w:bottom w:val="none" w:sz="0" w:space="0" w:color="auto"/>
            <w:right w:val="none" w:sz="0" w:space="0" w:color="auto"/>
          </w:divBdr>
        </w:div>
        <w:div w:id="1443961000">
          <w:marLeft w:val="640"/>
          <w:marRight w:val="0"/>
          <w:marTop w:val="0"/>
          <w:marBottom w:val="0"/>
          <w:divBdr>
            <w:top w:val="none" w:sz="0" w:space="0" w:color="auto"/>
            <w:left w:val="none" w:sz="0" w:space="0" w:color="auto"/>
            <w:bottom w:val="none" w:sz="0" w:space="0" w:color="auto"/>
            <w:right w:val="none" w:sz="0" w:space="0" w:color="auto"/>
          </w:divBdr>
        </w:div>
        <w:div w:id="2085881935">
          <w:marLeft w:val="640"/>
          <w:marRight w:val="0"/>
          <w:marTop w:val="0"/>
          <w:marBottom w:val="0"/>
          <w:divBdr>
            <w:top w:val="none" w:sz="0" w:space="0" w:color="auto"/>
            <w:left w:val="none" w:sz="0" w:space="0" w:color="auto"/>
            <w:bottom w:val="none" w:sz="0" w:space="0" w:color="auto"/>
            <w:right w:val="none" w:sz="0" w:space="0" w:color="auto"/>
          </w:divBdr>
        </w:div>
        <w:div w:id="575090581">
          <w:marLeft w:val="640"/>
          <w:marRight w:val="0"/>
          <w:marTop w:val="0"/>
          <w:marBottom w:val="0"/>
          <w:divBdr>
            <w:top w:val="none" w:sz="0" w:space="0" w:color="auto"/>
            <w:left w:val="none" w:sz="0" w:space="0" w:color="auto"/>
            <w:bottom w:val="none" w:sz="0" w:space="0" w:color="auto"/>
            <w:right w:val="none" w:sz="0" w:space="0" w:color="auto"/>
          </w:divBdr>
        </w:div>
        <w:div w:id="197933654">
          <w:marLeft w:val="640"/>
          <w:marRight w:val="0"/>
          <w:marTop w:val="0"/>
          <w:marBottom w:val="0"/>
          <w:divBdr>
            <w:top w:val="none" w:sz="0" w:space="0" w:color="auto"/>
            <w:left w:val="none" w:sz="0" w:space="0" w:color="auto"/>
            <w:bottom w:val="none" w:sz="0" w:space="0" w:color="auto"/>
            <w:right w:val="none" w:sz="0" w:space="0" w:color="auto"/>
          </w:divBdr>
        </w:div>
        <w:div w:id="1107501384">
          <w:marLeft w:val="640"/>
          <w:marRight w:val="0"/>
          <w:marTop w:val="0"/>
          <w:marBottom w:val="0"/>
          <w:divBdr>
            <w:top w:val="none" w:sz="0" w:space="0" w:color="auto"/>
            <w:left w:val="none" w:sz="0" w:space="0" w:color="auto"/>
            <w:bottom w:val="none" w:sz="0" w:space="0" w:color="auto"/>
            <w:right w:val="none" w:sz="0" w:space="0" w:color="auto"/>
          </w:divBdr>
        </w:div>
        <w:div w:id="996153747">
          <w:marLeft w:val="640"/>
          <w:marRight w:val="0"/>
          <w:marTop w:val="0"/>
          <w:marBottom w:val="0"/>
          <w:divBdr>
            <w:top w:val="none" w:sz="0" w:space="0" w:color="auto"/>
            <w:left w:val="none" w:sz="0" w:space="0" w:color="auto"/>
            <w:bottom w:val="none" w:sz="0" w:space="0" w:color="auto"/>
            <w:right w:val="none" w:sz="0" w:space="0" w:color="auto"/>
          </w:divBdr>
        </w:div>
        <w:div w:id="168260141">
          <w:marLeft w:val="640"/>
          <w:marRight w:val="0"/>
          <w:marTop w:val="0"/>
          <w:marBottom w:val="0"/>
          <w:divBdr>
            <w:top w:val="none" w:sz="0" w:space="0" w:color="auto"/>
            <w:left w:val="none" w:sz="0" w:space="0" w:color="auto"/>
            <w:bottom w:val="none" w:sz="0" w:space="0" w:color="auto"/>
            <w:right w:val="none" w:sz="0" w:space="0" w:color="auto"/>
          </w:divBdr>
        </w:div>
        <w:div w:id="2012249911">
          <w:marLeft w:val="640"/>
          <w:marRight w:val="0"/>
          <w:marTop w:val="0"/>
          <w:marBottom w:val="0"/>
          <w:divBdr>
            <w:top w:val="none" w:sz="0" w:space="0" w:color="auto"/>
            <w:left w:val="none" w:sz="0" w:space="0" w:color="auto"/>
            <w:bottom w:val="none" w:sz="0" w:space="0" w:color="auto"/>
            <w:right w:val="none" w:sz="0" w:space="0" w:color="auto"/>
          </w:divBdr>
        </w:div>
        <w:div w:id="1572423151">
          <w:marLeft w:val="640"/>
          <w:marRight w:val="0"/>
          <w:marTop w:val="0"/>
          <w:marBottom w:val="0"/>
          <w:divBdr>
            <w:top w:val="none" w:sz="0" w:space="0" w:color="auto"/>
            <w:left w:val="none" w:sz="0" w:space="0" w:color="auto"/>
            <w:bottom w:val="none" w:sz="0" w:space="0" w:color="auto"/>
            <w:right w:val="none" w:sz="0" w:space="0" w:color="auto"/>
          </w:divBdr>
        </w:div>
        <w:div w:id="529295864">
          <w:marLeft w:val="640"/>
          <w:marRight w:val="0"/>
          <w:marTop w:val="0"/>
          <w:marBottom w:val="0"/>
          <w:divBdr>
            <w:top w:val="none" w:sz="0" w:space="0" w:color="auto"/>
            <w:left w:val="none" w:sz="0" w:space="0" w:color="auto"/>
            <w:bottom w:val="none" w:sz="0" w:space="0" w:color="auto"/>
            <w:right w:val="none" w:sz="0" w:space="0" w:color="auto"/>
          </w:divBdr>
        </w:div>
        <w:div w:id="458425658">
          <w:marLeft w:val="640"/>
          <w:marRight w:val="0"/>
          <w:marTop w:val="0"/>
          <w:marBottom w:val="0"/>
          <w:divBdr>
            <w:top w:val="none" w:sz="0" w:space="0" w:color="auto"/>
            <w:left w:val="none" w:sz="0" w:space="0" w:color="auto"/>
            <w:bottom w:val="none" w:sz="0" w:space="0" w:color="auto"/>
            <w:right w:val="none" w:sz="0" w:space="0" w:color="auto"/>
          </w:divBdr>
        </w:div>
        <w:div w:id="2115704522">
          <w:marLeft w:val="640"/>
          <w:marRight w:val="0"/>
          <w:marTop w:val="0"/>
          <w:marBottom w:val="0"/>
          <w:divBdr>
            <w:top w:val="none" w:sz="0" w:space="0" w:color="auto"/>
            <w:left w:val="none" w:sz="0" w:space="0" w:color="auto"/>
            <w:bottom w:val="none" w:sz="0" w:space="0" w:color="auto"/>
            <w:right w:val="none" w:sz="0" w:space="0" w:color="auto"/>
          </w:divBdr>
        </w:div>
        <w:div w:id="755521284">
          <w:marLeft w:val="640"/>
          <w:marRight w:val="0"/>
          <w:marTop w:val="0"/>
          <w:marBottom w:val="0"/>
          <w:divBdr>
            <w:top w:val="none" w:sz="0" w:space="0" w:color="auto"/>
            <w:left w:val="none" w:sz="0" w:space="0" w:color="auto"/>
            <w:bottom w:val="none" w:sz="0" w:space="0" w:color="auto"/>
            <w:right w:val="none" w:sz="0" w:space="0" w:color="auto"/>
          </w:divBdr>
        </w:div>
        <w:div w:id="52123696">
          <w:marLeft w:val="640"/>
          <w:marRight w:val="0"/>
          <w:marTop w:val="0"/>
          <w:marBottom w:val="0"/>
          <w:divBdr>
            <w:top w:val="none" w:sz="0" w:space="0" w:color="auto"/>
            <w:left w:val="none" w:sz="0" w:space="0" w:color="auto"/>
            <w:bottom w:val="none" w:sz="0" w:space="0" w:color="auto"/>
            <w:right w:val="none" w:sz="0" w:space="0" w:color="auto"/>
          </w:divBdr>
        </w:div>
        <w:div w:id="1139569496">
          <w:marLeft w:val="640"/>
          <w:marRight w:val="0"/>
          <w:marTop w:val="0"/>
          <w:marBottom w:val="0"/>
          <w:divBdr>
            <w:top w:val="none" w:sz="0" w:space="0" w:color="auto"/>
            <w:left w:val="none" w:sz="0" w:space="0" w:color="auto"/>
            <w:bottom w:val="none" w:sz="0" w:space="0" w:color="auto"/>
            <w:right w:val="none" w:sz="0" w:space="0" w:color="auto"/>
          </w:divBdr>
        </w:div>
        <w:div w:id="1048265848">
          <w:marLeft w:val="640"/>
          <w:marRight w:val="0"/>
          <w:marTop w:val="0"/>
          <w:marBottom w:val="0"/>
          <w:divBdr>
            <w:top w:val="none" w:sz="0" w:space="0" w:color="auto"/>
            <w:left w:val="none" w:sz="0" w:space="0" w:color="auto"/>
            <w:bottom w:val="none" w:sz="0" w:space="0" w:color="auto"/>
            <w:right w:val="none" w:sz="0" w:space="0" w:color="auto"/>
          </w:divBdr>
        </w:div>
        <w:div w:id="1678145347">
          <w:marLeft w:val="640"/>
          <w:marRight w:val="0"/>
          <w:marTop w:val="0"/>
          <w:marBottom w:val="0"/>
          <w:divBdr>
            <w:top w:val="none" w:sz="0" w:space="0" w:color="auto"/>
            <w:left w:val="none" w:sz="0" w:space="0" w:color="auto"/>
            <w:bottom w:val="none" w:sz="0" w:space="0" w:color="auto"/>
            <w:right w:val="none" w:sz="0" w:space="0" w:color="auto"/>
          </w:divBdr>
        </w:div>
        <w:div w:id="234751174">
          <w:marLeft w:val="640"/>
          <w:marRight w:val="0"/>
          <w:marTop w:val="0"/>
          <w:marBottom w:val="0"/>
          <w:divBdr>
            <w:top w:val="none" w:sz="0" w:space="0" w:color="auto"/>
            <w:left w:val="none" w:sz="0" w:space="0" w:color="auto"/>
            <w:bottom w:val="none" w:sz="0" w:space="0" w:color="auto"/>
            <w:right w:val="none" w:sz="0" w:space="0" w:color="auto"/>
          </w:divBdr>
        </w:div>
        <w:div w:id="894586054">
          <w:marLeft w:val="640"/>
          <w:marRight w:val="0"/>
          <w:marTop w:val="0"/>
          <w:marBottom w:val="0"/>
          <w:divBdr>
            <w:top w:val="none" w:sz="0" w:space="0" w:color="auto"/>
            <w:left w:val="none" w:sz="0" w:space="0" w:color="auto"/>
            <w:bottom w:val="none" w:sz="0" w:space="0" w:color="auto"/>
            <w:right w:val="none" w:sz="0" w:space="0" w:color="auto"/>
          </w:divBdr>
        </w:div>
        <w:div w:id="1409497850">
          <w:marLeft w:val="640"/>
          <w:marRight w:val="0"/>
          <w:marTop w:val="0"/>
          <w:marBottom w:val="0"/>
          <w:divBdr>
            <w:top w:val="none" w:sz="0" w:space="0" w:color="auto"/>
            <w:left w:val="none" w:sz="0" w:space="0" w:color="auto"/>
            <w:bottom w:val="none" w:sz="0" w:space="0" w:color="auto"/>
            <w:right w:val="none" w:sz="0" w:space="0" w:color="auto"/>
          </w:divBdr>
        </w:div>
        <w:div w:id="1989312125">
          <w:marLeft w:val="640"/>
          <w:marRight w:val="0"/>
          <w:marTop w:val="0"/>
          <w:marBottom w:val="0"/>
          <w:divBdr>
            <w:top w:val="none" w:sz="0" w:space="0" w:color="auto"/>
            <w:left w:val="none" w:sz="0" w:space="0" w:color="auto"/>
            <w:bottom w:val="none" w:sz="0" w:space="0" w:color="auto"/>
            <w:right w:val="none" w:sz="0" w:space="0" w:color="auto"/>
          </w:divBdr>
        </w:div>
        <w:div w:id="757290904">
          <w:marLeft w:val="640"/>
          <w:marRight w:val="0"/>
          <w:marTop w:val="0"/>
          <w:marBottom w:val="0"/>
          <w:divBdr>
            <w:top w:val="none" w:sz="0" w:space="0" w:color="auto"/>
            <w:left w:val="none" w:sz="0" w:space="0" w:color="auto"/>
            <w:bottom w:val="none" w:sz="0" w:space="0" w:color="auto"/>
            <w:right w:val="none" w:sz="0" w:space="0" w:color="auto"/>
          </w:divBdr>
        </w:div>
        <w:div w:id="223372952">
          <w:marLeft w:val="640"/>
          <w:marRight w:val="0"/>
          <w:marTop w:val="0"/>
          <w:marBottom w:val="0"/>
          <w:divBdr>
            <w:top w:val="none" w:sz="0" w:space="0" w:color="auto"/>
            <w:left w:val="none" w:sz="0" w:space="0" w:color="auto"/>
            <w:bottom w:val="none" w:sz="0" w:space="0" w:color="auto"/>
            <w:right w:val="none" w:sz="0" w:space="0" w:color="auto"/>
          </w:divBdr>
        </w:div>
        <w:div w:id="387533764">
          <w:marLeft w:val="640"/>
          <w:marRight w:val="0"/>
          <w:marTop w:val="0"/>
          <w:marBottom w:val="0"/>
          <w:divBdr>
            <w:top w:val="none" w:sz="0" w:space="0" w:color="auto"/>
            <w:left w:val="none" w:sz="0" w:space="0" w:color="auto"/>
            <w:bottom w:val="none" w:sz="0" w:space="0" w:color="auto"/>
            <w:right w:val="none" w:sz="0" w:space="0" w:color="auto"/>
          </w:divBdr>
        </w:div>
        <w:div w:id="128717992">
          <w:marLeft w:val="640"/>
          <w:marRight w:val="0"/>
          <w:marTop w:val="0"/>
          <w:marBottom w:val="0"/>
          <w:divBdr>
            <w:top w:val="none" w:sz="0" w:space="0" w:color="auto"/>
            <w:left w:val="none" w:sz="0" w:space="0" w:color="auto"/>
            <w:bottom w:val="none" w:sz="0" w:space="0" w:color="auto"/>
            <w:right w:val="none" w:sz="0" w:space="0" w:color="auto"/>
          </w:divBdr>
        </w:div>
        <w:div w:id="4405662">
          <w:marLeft w:val="640"/>
          <w:marRight w:val="0"/>
          <w:marTop w:val="0"/>
          <w:marBottom w:val="0"/>
          <w:divBdr>
            <w:top w:val="none" w:sz="0" w:space="0" w:color="auto"/>
            <w:left w:val="none" w:sz="0" w:space="0" w:color="auto"/>
            <w:bottom w:val="none" w:sz="0" w:space="0" w:color="auto"/>
            <w:right w:val="none" w:sz="0" w:space="0" w:color="auto"/>
          </w:divBdr>
        </w:div>
        <w:div w:id="1785689163">
          <w:marLeft w:val="640"/>
          <w:marRight w:val="0"/>
          <w:marTop w:val="0"/>
          <w:marBottom w:val="0"/>
          <w:divBdr>
            <w:top w:val="none" w:sz="0" w:space="0" w:color="auto"/>
            <w:left w:val="none" w:sz="0" w:space="0" w:color="auto"/>
            <w:bottom w:val="none" w:sz="0" w:space="0" w:color="auto"/>
            <w:right w:val="none" w:sz="0" w:space="0" w:color="auto"/>
          </w:divBdr>
        </w:div>
        <w:div w:id="1891187703">
          <w:marLeft w:val="640"/>
          <w:marRight w:val="0"/>
          <w:marTop w:val="0"/>
          <w:marBottom w:val="0"/>
          <w:divBdr>
            <w:top w:val="none" w:sz="0" w:space="0" w:color="auto"/>
            <w:left w:val="none" w:sz="0" w:space="0" w:color="auto"/>
            <w:bottom w:val="none" w:sz="0" w:space="0" w:color="auto"/>
            <w:right w:val="none" w:sz="0" w:space="0" w:color="auto"/>
          </w:divBdr>
        </w:div>
        <w:div w:id="53238176">
          <w:marLeft w:val="640"/>
          <w:marRight w:val="0"/>
          <w:marTop w:val="0"/>
          <w:marBottom w:val="0"/>
          <w:divBdr>
            <w:top w:val="none" w:sz="0" w:space="0" w:color="auto"/>
            <w:left w:val="none" w:sz="0" w:space="0" w:color="auto"/>
            <w:bottom w:val="none" w:sz="0" w:space="0" w:color="auto"/>
            <w:right w:val="none" w:sz="0" w:space="0" w:color="auto"/>
          </w:divBdr>
        </w:div>
        <w:div w:id="782963661">
          <w:marLeft w:val="640"/>
          <w:marRight w:val="0"/>
          <w:marTop w:val="0"/>
          <w:marBottom w:val="0"/>
          <w:divBdr>
            <w:top w:val="none" w:sz="0" w:space="0" w:color="auto"/>
            <w:left w:val="none" w:sz="0" w:space="0" w:color="auto"/>
            <w:bottom w:val="none" w:sz="0" w:space="0" w:color="auto"/>
            <w:right w:val="none" w:sz="0" w:space="0" w:color="auto"/>
          </w:divBdr>
        </w:div>
        <w:div w:id="898370868">
          <w:marLeft w:val="640"/>
          <w:marRight w:val="0"/>
          <w:marTop w:val="0"/>
          <w:marBottom w:val="0"/>
          <w:divBdr>
            <w:top w:val="none" w:sz="0" w:space="0" w:color="auto"/>
            <w:left w:val="none" w:sz="0" w:space="0" w:color="auto"/>
            <w:bottom w:val="none" w:sz="0" w:space="0" w:color="auto"/>
            <w:right w:val="none" w:sz="0" w:space="0" w:color="auto"/>
          </w:divBdr>
        </w:div>
        <w:div w:id="668749449">
          <w:marLeft w:val="640"/>
          <w:marRight w:val="0"/>
          <w:marTop w:val="0"/>
          <w:marBottom w:val="0"/>
          <w:divBdr>
            <w:top w:val="none" w:sz="0" w:space="0" w:color="auto"/>
            <w:left w:val="none" w:sz="0" w:space="0" w:color="auto"/>
            <w:bottom w:val="none" w:sz="0" w:space="0" w:color="auto"/>
            <w:right w:val="none" w:sz="0" w:space="0" w:color="auto"/>
          </w:divBdr>
        </w:div>
        <w:div w:id="994721292">
          <w:marLeft w:val="640"/>
          <w:marRight w:val="0"/>
          <w:marTop w:val="0"/>
          <w:marBottom w:val="0"/>
          <w:divBdr>
            <w:top w:val="none" w:sz="0" w:space="0" w:color="auto"/>
            <w:left w:val="none" w:sz="0" w:space="0" w:color="auto"/>
            <w:bottom w:val="none" w:sz="0" w:space="0" w:color="auto"/>
            <w:right w:val="none" w:sz="0" w:space="0" w:color="auto"/>
          </w:divBdr>
        </w:div>
        <w:div w:id="1096096668">
          <w:marLeft w:val="640"/>
          <w:marRight w:val="0"/>
          <w:marTop w:val="0"/>
          <w:marBottom w:val="0"/>
          <w:divBdr>
            <w:top w:val="none" w:sz="0" w:space="0" w:color="auto"/>
            <w:left w:val="none" w:sz="0" w:space="0" w:color="auto"/>
            <w:bottom w:val="none" w:sz="0" w:space="0" w:color="auto"/>
            <w:right w:val="none" w:sz="0" w:space="0" w:color="auto"/>
          </w:divBdr>
        </w:div>
      </w:divsChild>
    </w:div>
    <w:div w:id="912857180">
      <w:bodyDiv w:val="1"/>
      <w:marLeft w:val="0"/>
      <w:marRight w:val="0"/>
      <w:marTop w:val="0"/>
      <w:marBottom w:val="0"/>
      <w:divBdr>
        <w:top w:val="none" w:sz="0" w:space="0" w:color="auto"/>
        <w:left w:val="none" w:sz="0" w:space="0" w:color="auto"/>
        <w:bottom w:val="none" w:sz="0" w:space="0" w:color="auto"/>
        <w:right w:val="none" w:sz="0" w:space="0" w:color="auto"/>
      </w:divBdr>
      <w:divsChild>
        <w:div w:id="139883702">
          <w:marLeft w:val="640"/>
          <w:marRight w:val="0"/>
          <w:marTop w:val="0"/>
          <w:marBottom w:val="0"/>
          <w:divBdr>
            <w:top w:val="none" w:sz="0" w:space="0" w:color="auto"/>
            <w:left w:val="none" w:sz="0" w:space="0" w:color="auto"/>
            <w:bottom w:val="none" w:sz="0" w:space="0" w:color="auto"/>
            <w:right w:val="none" w:sz="0" w:space="0" w:color="auto"/>
          </w:divBdr>
        </w:div>
        <w:div w:id="747461207">
          <w:marLeft w:val="640"/>
          <w:marRight w:val="0"/>
          <w:marTop w:val="0"/>
          <w:marBottom w:val="0"/>
          <w:divBdr>
            <w:top w:val="none" w:sz="0" w:space="0" w:color="auto"/>
            <w:left w:val="none" w:sz="0" w:space="0" w:color="auto"/>
            <w:bottom w:val="none" w:sz="0" w:space="0" w:color="auto"/>
            <w:right w:val="none" w:sz="0" w:space="0" w:color="auto"/>
          </w:divBdr>
        </w:div>
        <w:div w:id="1680111296">
          <w:marLeft w:val="640"/>
          <w:marRight w:val="0"/>
          <w:marTop w:val="0"/>
          <w:marBottom w:val="0"/>
          <w:divBdr>
            <w:top w:val="none" w:sz="0" w:space="0" w:color="auto"/>
            <w:left w:val="none" w:sz="0" w:space="0" w:color="auto"/>
            <w:bottom w:val="none" w:sz="0" w:space="0" w:color="auto"/>
            <w:right w:val="none" w:sz="0" w:space="0" w:color="auto"/>
          </w:divBdr>
        </w:div>
        <w:div w:id="2108380230">
          <w:marLeft w:val="640"/>
          <w:marRight w:val="0"/>
          <w:marTop w:val="0"/>
          <w:marBottom w:val="0"/>
          <w:divBdr>
            <w:top w:val="none" w:sz="0" w:space="0" w:color="auto"/>
            <w:left w:val="none" w:sz="0" w:space="0" w:color="auto"/>
            <w:bottom w:val="none" w:sz="0" w:space="0" w:color="auto"/>
            <w:right w:val="none" w:sz="0" w:space="0" w:color="auto"/>
          </w:divBdr>
        </w:div>
        <w:div w:id="1199320548">
          <w:marLeft w:val="640"/>
          <w:marRight w:val="0"/>
          <w:marTop w:val="0"/>
          <w:marBottom w:val="0"/>
          <w:divBdr>
            <w:top w:val="none" w:sz="0" w:space="0" w:color="auto"/>
            <w:left w:val="none" w:sz="0" w:space="0" w:color="auto"/>
            <w:bottom w:val="none" w:sz="0" w:space="0" w:color="auto"/>
            <w:right w:val="none" w:sz="0" w:space="0" w:color="auto"/>
          </w:divBdr>
        </w:div>
        <w:div w:id="1771467090">
          <w:marLeft w:val="640"/>
          <w:marRight w:val="0"/>
          <w:marTop w:val="0"/>
          <w:marBottom w:val="0"/>
          <w:divBdr>
            <w:top w:val="none" w:sz="0" w:space="0" w:color="auto"/>
            <w:left w:val="none" w:sz="0" w:space="0" w:color="auto"/>
            <w:bottom w:val="none" w:sz="0" w:space="0" w:color="auto"/>
            <w:right w:val="none" w:sz="0" w:space="0" w:color="auto"/>
          </w:divBdr>
        </w:div>
        <w:div w:id="1238856683">
          <w:marLeft w:val="640"/>
          <w:marRight w:val="0"/>
          <w:marTop w:val="0"/>
          <w:marBottom w:val="0"/>
          <w:divBdr>
            <w:top w:val="none" w:sz="0" w:space="0" w:color="auto"/>
            <w:left w:val="none" w:sz="0" w:space="0" w:color="auto"/>
            <w:bottom w:val="none" w:sz="0" w:space="0" w:color="auto"/>
            <w:right w:val="none" w:sz="0" w:space="0" w:color="auto"/>
          </w:divBdr>
        </w:div>
        <w:div w:id="959803155">
          <w:marLeft w:val="640"/>
          <w:marRight w:val="0"/>
          <w:marTop w:val="0"/>
          <w:marBottom w:val="0"/>
          <w:divBdr>
            <w:top w:val="none" w:sz="0" w:space="0" w:color="auto"/>
            <w:left w:val="none" w:sz="0" w:space="0" w:color="auto"/>
            <w:bottom w:val="none" w:sz="0" w:space="0" w:color="auto"/>
            <w:right w:val="none" w:sz="0" w:space="0" w:color="auto"/>
          </w:divBdr>
        </w:div>
        <w:div w:id="497384316">
          <w:marLeft w:val="640"/>
          <w:marRight w:val="0"/>
          <w:marTop w:val="0"/>
          <w:marBottom w:val="0"/>
          <w:divBdr>
            <w:top w:val="none" w:sz="0" w:space="0" w:color="auto"/>
            <w:left w:val="none" w:sz="0" w:space="0" w:color="auto"/>
            <w:bottom w:val="none" w:sz="0" w:space="0" w:color="auto"/>
            <w:right w:val="none" w:sz="0" w:space="0" w:color="auto"/>
          </w:divBdr>
        </w:div>
        <w:div w:id="77678858">
          <w:marLeft w:val="640"/>
          <w:marRight w:val="0"/>
          <w:marTop w:val="0"/>
          <w:marBottom w:val="0"/>
          <w:divBdr>
            <w:top w:val="none" w:sz="0" w:space="0" w:color="auto"/>
            <w:left w:val="none" w:sz="0" w:space="0" w:color="auto"/>
            <w:bottom w:val="none" w:sz="0" w:space="0" w:color="auto"/>
            <w:right w:val="none" w:sz="0" w:space="0" w:color="auto"/>
          </w:divBdr>
        </w:div>
        <w:div w:id="1439521593">
          <w:marLeft w:val="640"/>
          <w:marRight w:val="0"/>
          <w:marTop w:val="0"/>
          <w:marBottom w:val="0"/>
          <w:divBdr>
            <w:top w:val="none" w:sz="0" w:space="0" w:color="auto"/>
            <w:left w:val="none" w:sz="0" w:space="0" w:color="auto"/>
            <w:bottom w:val="none" w:sz="0" w:space="0" w:color="auto"/>
            <w:right w:val="none" w:sz="0" w:space="0" w:color="auto"/>
          </w:divBdr>
        </w:div>
        <w:div w:id="1757898984">
          <w:marLeft w:val="640"/>
          <w:marRight w:val="0"/>
          <w:marTop w:val="0"/>
          <w:marBottom w:val="0"/>
          <w:divBdr>
            <w:top w:val="none" w:sz="0" w:space="0" w:color="auto"/>
            <w:left w:val="none" w:sz="0" w:space="0" w:color="auto"/>
            <w:bottom w:val="none" w:sz="0" w:space="0" w:color="auto"/>
            <w:right w:val="none" w:sz="0" w:space="0" w:color="auto"/>
          </w:divBdr>
        </w:div>
        <w:div w:id="791284241">
          <w:marLeft w:val="640"/>
          <w:marRight w:val="0"/>
          <w:marTop w:val="0"/>
          <w:marBottom w:val="0"/>
          <w:divBdr>
            <w:top w:val="none" w:sz="0" w:space="0" w:color="auto"/>
            <w:left w:val="none" w:sz="0" w:space="0" w:color="auto"/>
            <w:bottom w:val="none" w:sz="0" w:space="0" w:color="auto"/>
            <w:right w:val="none" w:sz="0" w:space="0" w:color="auto"/>
          </w:divBdr>
        </w:div>
        <w:div w:id="134152925">
          <w:marLeft w:val="640"/>
          <w:marRight w:val="0"/>
          <w:marTop w:val="0"/>
          <w:marBottom w:val="0"/>
          <w:divBdr>
            <w:top w:val="none" w:sz="0" w:space="0" w:color="auto"/>
            <w:left w:val="none" w:sz="0" w:space="0" w:color="auto"/>
            <w:bottom w:val="none" w:sz="0" w:space="0" w:color="auto"/>
            <w:right w:val="none" w:sz="0" w:space="0" w:color="auto"/>
          </w:divBdr>
        </w:div>
        <w:div w:id="1017004294">
          <w:marLeft w:val="640"/>
          <w:marRight w:val="0"/>
          <w:marTop w:val="0"/>
          <w:marBottom w:val="0"/>
          <w:divBdr>
            <w:top w:val="none" w:sz="0" w:space="0" w:color="auto"/>
            <w:left w:val="none" w:sz="0" w:space="0" w:color="auto"/>
            <w:bottom w:val="none" w:sz="0" w:space="0" w:color="auto"/>
            <w:right w:val="none" w:sz="0" w:space="0" w:color="auto"/>
          </w:divBdr>
        </w:div>
        <w:div w:id="442193581">
          <w:marLeft w:val="640"/>
          <w:marRight w:val="0"/>
          <w:marTop w:val="0"/>
          <w:marBottom w:val="0"/>
          <w:divBdr>
            <w:top w:val="none" w:sz="0" w:space="0" w:color="auto"/>
            <w:left w:val="none" w:sz="0" w:space="0" w:color="auto"/>
            <w:bottom w:val="none" w:sz="0" w:space="0" w:color="auto"/>
            <w:right w:val="none" w:sz="0" w:space="0" w:color="auto"/>
          </w:divBdr>
        </w:div>
        <w:div w:id="144277181">
          <w:marLeft w:val="640"/>
          <w:marRight w:val="0"/>
          <w:marTop w:val="0"/>
          <w:marBottom w:val="0"/>
          <w:divBdr>
            <w:top w:val="none" w:sz="0" w:space="0" w:color="auto"/>
            <w:left w:val="none" w:sz="0" w:space="0" w:color="auto"/>
            <w:bottom w:val="none" w:sz="0" w:space="0" w:color="auto"/>
            <w:right w:val="none" w:sz="0" w:space="0" w:color="auto"/>
          </w:divBdr>
        </w:div>
        <w:div w:id="1994528667">
          <w:marLeft w:val="640"/>
          <w:marRight w:val="0"/>
          <w:marTop w:val="0"/>
          <w:marBottom w:val="0"/>
          <w:divBdr>
            <w:top w:val="none" w:sz="0" w:space="0" w:color="auto"/>
            <w:left w:val="none" w:sz="0" w:space="0" w:color="auto"/>
            <w:bottom w:val="none" w:sz="0" w:space="0" w:color="auto"/>
            <w:right w:val="none" w:sz="0" w:space="0" w:color="auto"/>
          </w:divBdr>
        </w:div>
        <w:div w:id="2011566633">
          <w:marLeft w:val="640"/>
          <w:marRight w:val="0"/>
          <w:marTop w:val="0"/>
          <w:marBottom w:val="0"/>
          <w:divBdr>
            <w:top w:val="none" w:sz="0" w:space="0" w:color="auto"/>
            <w:left w:val="none" w:sz="0" w:space="0" w:color="auto"/>
            <w:bottom w:val="none" w:sz="0" w:space="0" w:color="auto"/>
            <w:right w:val="none" w:sz="0" w:space="0" w:color="auto"/>
          </w:divBdr>
        </w:div>
        <w:div w:id="296305533">
          <w:marLeft w:val="640"/>
          <w:marRight w:val="0"/>
          <w:marTop w:val="0"/>
          <w:marBottom w:val="0"/>
          <w:divBdr>
            <w:top w:val="none" w:sz="0" w:space="0" w:color="auto"/>
            <w:left w:val="none" w:sz="0" w:space="0" w:color="auto"/>
            <w:bottom w:val="none" w:sz="0" w:space="0" w:color="auto"/>
            <w:right w:val="none" w:sz="0" w:space="0" w:color="auto"/>
          </w:divBdr>
        </w:div>
        <w:div w:id="858471449">
          <w:marLeft w:val="640"/>
          <w:marRight w:val="0"/>
          <w:marTop w:val="0"/>
          <w:marBottom w:val="0"/>
          <w:divBdr>
            <w:top w:val="none" w:sz="0" w:space="0" w:color="auto"/>
            <w:left w:val="none" w:sz="0" w:space="0" w:color="auto"/>
            <w:bottom w:val="none" w:sz="0" w:space="0" w:color="auto"/>
            <w:right w:val="none" w:sz="0" w:space="0" w:color="auto"/>
          </w:divBdr>
        </w:div>
        <w:div w:id="213005084">
          <w:marLeft w:val="640"/>
          <w:marRight w:val="0"/>
          <w:marTop w:val="0"/>
          <w:marBottom w:val="0"/>
          <w:divBdr>
            <w:top w:val="none" w:sz="0" w:space="0" w:color="auto"/>
            <w:left w:val="none" w:sz="0" w:space="0" w:color="auto"/>
            <w:bottom w:val="none" w:sz="0" w:space="0" w:color="auto"/>
            <w:right w:val="none" w:sz="0" w:space="0" w:color="auto"/>
          </w:divBdr>
        </w:div>
        <w:div w:id="2023236935">
          <w:marLeft w:val="640"/>
          <w:marRight w:val="0"/>
          <w:marTop w:val="0"/>
          <w:marBottom w:val="0"/>
          <w:divBdr>
            <w:top w:val="none" w:sz="0" w:space="0" w:color="auto"/>
            <w:left w:val="none" w:sz="0" w:space="0" w:color="auto"/>
            <w:bottom w:val="none" w:sz="0" w:space="0" w:color="auto"/>
            <w:right w:val="none" w:sz="0" w:space="0" w:color="auto"/>
          </w:divBdr>
        </w:div>
        <w:div w:id="522135564">
          <w:marLeft w:val="640"/>
          <w:marRight w:val="0"/>
          <w:marTop w:val="0"/>
          <w:marBottom w:val="0"/>
          <w:divBdr>
            <w:top w:val="none" w:sz="0" w:space="0" w:color="auto"/>
            <w:left w:val="none" w:sz="0" w:space="0" w:color="auto"/>
            <w:bottom w:val="none" w:sz="0" w:space="0" w:color="auto"/>
            <w:right w:val="none" w:sz="0" w:space="0" w:color="auto"/>
          </w:divBdr>
        </w:div>
        <w:div w:id="2062436419">
          <w:marLeft w:val="640"/>
          <w:marRight w:val="0"/>
          <w:marTop w:val="0"/>
          <w:marBottom w:val="0"/>
          <w:divBdr>
            <w:top w:val="none" w:sz="0" w:space="0" w:color="auto"/>
            <w:left w:val="none" w:sz="0" w:space="0" w:color="auto"/>
            <w:bottom w:val="none" w:sz="0" w:space="0" w:color="auto"/>
            <w:right w:val="none" w:sz="0" w:space="0" w:color="auto"/>
          </w:divBdr>
        </w:div>
        <w:div w:id="127672364">
          <w:marLeft w:val="640"/>
          <w:marRight w:val="0"/>
          <w:marTop w:val="0"/>
          <w:marBottom w:val="0"/>
          <w:divBdr>
            <w:top w:val="none" w:sz="0" w:space="0" w:color="auto"/>
            <w:left w:val="none" w:sz="0" w:space="0" w:color="auto"/>
            <w:bottom w:val="none" w:sz="0" w:space="0" w:color="auto"/>
            <w:right w:val="none" w:sz="0" w:space="0" w:color="auto"/>
          </w:divBdr>
        </w:div>
        <w:div w:id="305860629">
          <w:marLeft w:val="640"/>
          <w:marRight w:val="0"/>
          <w:marTop w:val="0"/>
          <w:marBottom w:val="0"/>
          <w:divBdr>
            <w:top w:val="none" w:sz="0" w:space="0" w:color="auto"/>
            <w:left w:val="none" w:sz="0" w:space="0" w:color="auto"/>
            <w:bottom w:val="none" w:sz="0" w:space="0" w:color="auto"/>
            <w:right w:val="none" w:sz="0" w:space="0" w:color="auto"/>
          </w:divBdr>
        </w:div>
        <w:div w:id="1478449504">
          <w:marLeft w:val="640"/>
          <w:marRight w:val="0"/>
          <w:marTop w:val="0"/>
          <w:marBottom w:val="0"/>
          <w:divBdr>
            <w:top w:val="none" w:sz="0" w:space="0" w:color="auto"/>
            <w:left w:val="none" w:sz="0" w:space="0" w:color="auto"/>
            <w:bottom w:val="none" w:sz="0" w:space="0" w:color="auto"/>
            <w:right w:val="none" w:sz="0" w:space="0" w:color="auto"/>
          </w:divBdr>
        </w:div>
        <w:div w:id="295567401">
          <w:marLeft w:val="640"/>
          <w:marRight w:val="0"/>
          <w:marTop w:val="0"/>
          <w:marBottom w:val="0"/>
          <w:divBdr>
            <w:top w:val="none" w:sz="0" w:space="0" w:color="auto"/>
            <w:left w:val="none" w:sz="0" w:space="0" w:color="auto"/>
            <w:bottom w:val="none" w:sz="0" w:space="0" w:color="auto"/>
            <w:right w:val="none" w:sz="0" w:space="0" w:color="auto"/>
          </w:divBdr>
        </w:div>
        <w:div w:id="2097095012">
          <w:marLeft w:val="640"/>
          <w:marRight w:val="0"/>
          <w:marTop w:val="0"/>
          <w:marBottom w:val="0"/>
          <w:divBdr>
            <w:top w:val="none" w:sz="0" w:space="0" w:color="auto"/>
            <w:left w:val="none" w:sz="0" w:space="0" w:color="auto"/>
            <w:bottom w:val="none" w:sz="0" w:space="0" w:color="auto"/>
            <w:right w:val="none" w:sz="0" w:space="0" w:color="auto"/>
          </w:divBdr>
        </w:div>
        <w:div w:id="1809084005">
          <w:marLeft w:val="640"/>
          <w:marRight w:val="0"/>
          <w:marTop w:val="0"/>
          <w:marBottom w:val="0"/>
          <w:divBdr>
            <w:top w:val="none" w:sz="0" w:space="0" w:color="auto"/>
            <w:left w:val="none" w:sz="0" w:space="0" w:color="auto"/>
            <w:bottom w:val="none" w:sz="0" w:space="0" w:color="auto"/>
            <w:right w:val="none" w:sz="0" w:space="0" w:color="auto"/>
          </w:divBdr>
        </w:div>
        <w:div w:id="1730418879">
          <w:marLeft w:val="640"/>
          <w:marRight w:val="0"/>
          <w:marTop w:val="0"/>
          <w:marBottom w:val="0"/>
          <w:divBdr>
            <w:top w:val="none" w:sz="0" w:space="0" w:color="auto"/>
            <w:left w:val="none" w:sz="0" w:space="0" w:color="auto"/>
            <w:bottom w:val="none" w:sz="0" w:space="0" w:color="auto"/>
            <w:right w:val="none" w:sz="0" w:space="0" w:color="auto"/>
          </w:divBdr>
        </w:div>
        <w:div w:id="392193424">
          <w:marLeft w:val="640"/>
          <w:marRight w:val="0"/>
          <w:marTop w:val="0"/>
          <w:marBottom w:val="0"/>
          <w:divBdr>
            <w:top w:val="none" w:sz="0" w:space="0" w:color="auto"/>
            <w:left w:val="none" w:sz="0" w:space="0" w:color="auto"/>
            <w:bottom w:val="none" w:sz="0" w:space="0" w:color="auto"/>
            <w:right w:val="none" w:sz="0" w:space="0" w:color="auto"/>
          </w:divBdr>
        </w:div>
        <w:div w:id="384068209">
          <w:marLeft w:val="640"/>
          <w:marRight w:val="0"/>
          <w:marTop w:val="0"/>
          <w:marBottom w:val="0"/>
          <w:divBdr>
            <w:top w:val="none" w:sz="0" w:space="0" w:color="auto"/>
            <w:left w:val="none" w:sz="0" w:space="0" w:color="auto"/>
            <w:bottom w:val="none" w:sz="0" w:space="0" w:color="auto"/>
            <w:right w:val="none" w:sz="0" w:space="0" w:color="auto"/>
          </w:divBdr>
        </w:div>
        <w:div w:id="23987138">
          <w:marLeft w:val="640"/>
          <w:marRight w:val="0"/>
          <w:marTop w:val="0"/>
          <w:marBottom w:val="0"/>
          <w:divBdr>
            <w:top w:val="none" w:sz="0" w:space="0" w:color="auto"/>
            <w:left w:val="none" w:sz="0" w:space="0" w:color="auto"/>
            <w:bottom w:val="none" w:sz="0" w:space="0" w:color="auto"/>
            <w:right w:val="none" w:sz="0" w:space="0" w:color="auto"/>
          </w:divBdr>
        </w:div>
        <w:div w:id="355545261">
          <w:marLeft w:val="640"/>
          <w:marRight w:val="0"/>
          <w:marTop w:val="0"/>
          <w:marBottom w:val="0"/>
          <w:divBdr>
            <w:top w:val="none" w:sz="0" w:space="0" w:color="auto"/>
            <w:left w:val="none" w:sz="0" w:space="0" w:color="auto"/>
            <w:bottom w:val="none" w:sz="0" w:space="0" w:color="auto"/>
            <w:right w:val="none" w:sz="0" w:space="0" w:color="auto"/>
          </w:divBdr>
        </w:div>
        <w:div w:id="154034716">
          <w:marLeft w:val="640"/>
          <w:marRight w:val="0"/>
          <w:marTop w:val="0"/>
          <w:marBottom w:val="0"/>
          <w:divBdr>
            <w:top w:val="none" w:sz="0" w:space="0" w:color="auto"/>
            <w:left w:val="none" w:sz="0" w:space="0" w:color="auto"/>
            <w:bottom w:val="none" w:sz="0" w:space="0" w:color="auto"/>
            <w:right w:val="none" w:sz="0" w:space="0" w:color="auto"/>
          </w:divBdr>
        </w:div>
        <w:div w:id="168327753">
          <w:marLeft w:val="640"/>
          <w:marRight w:val="0"/>
          <w:marTop w:val="0"/>
          <w:marBottom w:val="0"/>
          <w:divBdr>
            <w:top w:val="none" w:sz="0" w:space="0" w:color="auto"/>
            <w:left w:val="none" w:sz="0" w:space="0" w:color="auto"/>
            <w:bottom w:val="none" w:sz="0" w:space="0" w:color="auto"/>
            <w:right w:val="none" w:sz="0" w:space="0" w:color="auto"/>
          </w:divBdr>
        </w:div>
        <w:div w:id="1854343862">
          <w:marLeft w:val="640"/>
          <w:marRight w:val="0"/>
          <w:marTop w:val="0"/>
          <w:marBottom w:val="0"/>
          <w:divBdr>
            <w:top w:val="none" w:sz="0" w:space="0" w:color="auto"/>
            <w:left w:val="none" w:sz="0" w:space="0" w:color="auto"/>
            <w:bottom w:val="none" w:sz="0" w:space="0" w:color="auto"/>
            <w:right w:val="none" w:sz="0" w:space="0" w:color="auto"/>
          </w:divBdr>
        </w:div>
        <w:div w:id="1958901560">
          <w:marLeft w:val="640"/>
          <w:marRight w:val="0"/>
          <w:marTop w:val="0"/>
          <w:marBottom w:val="0"/>
          <w:divBdr>
            <w:top w:val="none" w:sz="0" w:space="0" w:color="auto"/>
            <w:left w:val="none" w:sz="0" w:space="0" w:color="auto"/>
            <w:bottom w:val="none" w:sz="0" w:space="0" w:color="auto"/>
            <w:right w:val="none" w:sz="0" w:space="0" w:color="auto"/>
          </w:divBdr>
        </w:div>
        <w:div w:id="1496649250">
          <w:marLeft w:val="640"/>
          <w:marRight w:val="0"/>
          <w:marTop w:val="0"/>
          <w:marBottom w:val="0"/>
          <w:divBdr>
            <w:top w:val="none" w:sz="0" w:space="0" w:color="auto"/>
            <w:left w:val="none" w:sz="0" w:space="0" w:color="auto"/>
            <w:bottom w:val="none" w:sz="0" w:space="0" w:color="auto"/>
            <w:right w:val="none" w:sz="0" w:space="0" w:color="auto"/>
          </w:divBdr>
        </w:div>
        <w:div w:id="1934509968">
          <w:marLeft w:val="640"/>
          <w:marRight w:val="0"/>
          <w:marTop w:val="0"/>
          <w:marBottom w:val="0"/>
          <w:divBdr>
            <w:top w:val="none" w:sz="0" w:space="0" w:color="auto"/>
            <w:left w:val="none" w:sz="0" w:space="0" w:color="auto"/>
            <w:bottom w:val="none" w:sz="0" w:space="0" w:color="auto"/>
            <w:right w:val="none" w:sz="0" w:space="0" w:color="auto"/>
          </w:divBdr>
        </w:div>
      </w:divsChild>
    </w:div>
    <w:div w:id="915238830">
      <w:bodyDiv w:val="1"/>
      <w:marLeft w:val="0"/>
      <w:marRight w:val="0"/>
      <w:marTop w:val="0"/>
      <w:marBottom w:val="0"/>
      <w:divBdr>
        <w:top w:val="none" w:sz="0" w:space="0" w:color="auto"/>
        <w:left w:val="none" w:sz="0" w:space="0" w:color="auto"/>
        <w:bottom w:val="none" w:sz="0" w:space="0" w:color="auto"/>
        <w:right w:val="none" w:sz="0" w:space="0" w:color="auto"/>
      </w:divBdr>
      <w:divsChild>
        <w:div w:id="1471361580">
          <w:marLeft w:val="640"/>
          <w:marRight w:val="0"/>
          <w:marTop w:val="0"/>
          <w:marBottom w:val="0"/>
          <w:divBdr>
            <w:top w:val="none" w:sz="0" w:space="0" w:color="auto"/>
            <w:left w:val="none" w:sz="0" w:space="0" w:color="auto"/>
            <w:bottom w:val="none" w:sz="0" w:space="0" w:color="auto"/>
            <w:right w:val="none" w:sz="0" w:space="0" w:color="auto"/>
          </w:divBdr>
        </w:div>
        <w:div w:id="2036078362">
          <w:marLeft w:val="640"/>
          <w:marRight w:val="0"/>
          <w:marTop w:val="0"/>
          <w:marBottom w:val="0"/>
          <w:divBdr>
            <w:top w:val="none" w:sz="0" w:space="0" w:color="auto"/>
            <w:left w:val="none" w:sz="0" w:space="0" w:color="auto"/>
            <w:bottom w:val="none" w:sz="0" w:space="0" w:color="auto"/>
            <w:right w:val="none" w:sz="0" w:space="0" w:color="auto"/>
          </w:divBdr>
        </w:div>
        <w:div w:id="662658556">
          <w:marLeft w:val="640"/>
          <w:marRight w:val="0"/>
          <w:marTop w:val="0"/>
          <w:marBottom w:val="0"/>
          <w:divBdr>
            <w:top w:val="none" w:sz="0" w:space="0" w:color="auto"/>
            <w:left w:val="none" w:sz="0" w:space="0" w:color="auto"/>
            <w:bottom w:val="none" w:sz="0" w:space="0" w:color="auto"/>
            <w:right w:val="none" w:sz="0" w:space="0" w:color="auto"/>
          </w:divBdr>
        </w:div>
        <w:div w:id="2100443578">
          <w:marLeft w:val="640"/>
          <w:marRight w:val="0"/>
          <w:marTop w:val="0"/>
          <w:marBottom w:val="0"/>
          <w:divBdr>
            <w:top w:val="none" w:sz="0" w:space="0" w:color="auto"/>
            <w:left w:val="none" w:sz="0" w:space="0" w:color="auto"/>
            <w:bottom w:val="none" w:sz="0" w:space="0" w:color="auto"/>
            <w:right w:val="none" w:sz="0" w:space="0" w:color="auto"/>
          </w:divBdr>
        </w:div>
        <w:div w:id="1502115510">
          <w:marLeft w:val="640"/>
          <w:marRight w:val="0"/>
          <w:marTop w:val="0"/>
          <w:marBottom w:val="0"/>
          <w:divBdr>
            <w:top w:val="none" w:sz="0" w:space="0" w:color="auto"/>
            <w:left w:val="none" w:sz="0" w:space="0" w:color="auto"/>
            <w:bottom w:val="none" w:sz="0" w:space="0" w:color="auto"/>
            <w:right w:val="none" w:sz="0" w:space="0" w:color="auto"/>
          </w:divBdr>
        </w:div>
        <w:div w:id="706372999">
          <w:marLeft w:val="640"/>
          <w:marRight w:val="0"/>
          <w:marTop w:val="0"/>
          <w:marBottom w:val="0"/>
          <w:divBdr>
            <w:top w:val="none" w:sz="0" w:space="0" w:color="auto"/>
            <w:left w:val="none" w:sz="0" w:space="0" w:color="auto"/>
            <w:bottom w:val="none" w:sz="0" w:space="0" w:color="auto"/>
            <w:right w:val="none" w:sz="0" w:space="0" w:color="auto"/>
          </w:divBdr>
        </w:div>
        <w:div w:id="1985233528">
          <w:marLeft w:val="640"/>
          <w:marRight w:val="0"/>
          <w:marTop w:val="0"/>
          <w:marBottom w:val="0"/>
          <w:divBdr>
            <w:top w:val="none" w:sz="0" w:space="0" w:color="auto"/>
            <w:left w:val="none" w:sz="0" w:space="0" w:color="auto"/>
            <w:bottom w:val="none" w:sz="0" w:space="0" w:color="auto"/>
            <w:right w:val="none" w:sz="0" w:space="0" w:color="auto"/>
          </w:divBdr>
        </w:div>
        <w:div w:id="1264265621">
          <w:marLeft w:val="640"/>
          <w:marRight w:val="0"/>
          <w:marTop w:val="0"/>
          <w:marBottom w:val="0"/>
          <w:divBdr>
            <w:top w:val="none" w:sz="0" w:space="0" w:color="auto"/>
            <w:left w:val="none" w:sz="0" w:space="0" w:color="auto"/>
            <w:bottom w:val="none" w:sz="0" w:space="0" w:color="auto"/>
            <w:right w:val="none" w:sz="0" w:space="0" w:color="auto"/>
          </w:divBdr>
        </w:div>
        <w:div w:id="106778315">
          <w:marLeft w:val="640"/>
          <w:marRight w:val="0"/>
          <w:marTop w:val="0"/>
          <w:marBottom w:val="0"/>
          <w:divBdr>
            <w:top w:val="none" w:sz="0" w:space="0" w:color="auto"/>
            <w:left w:val="none" w:sz="0" w:space="0" w:color="auto"/>
            <w:bottom w:val="none" w:sz="0" w:space="0" w:color="auto"/>
            <w:right w:val="none" w:sz="0" w:space="0" w:color="auto"/>
          </w:divBdr>
        </w:div>
        <w:div w:id="1763723841">
          <w:marLeft w:val="640"/>
          <w:marRight w:val="0"/>
          <w:marTop w:val="0"/>
          <w:marBottom w:val="0"/>
          <w:divBdr>
            <w:top w:val="none" w:sz="0" w:space="0" w:color="auto"/>
            <w:left w:val="none" w:sz="0" w:space="0" w:color="auto"/>
            <w:bottom w:val="none" w:sz="0" w:space="0" w:color="auto"/>
            <w:right w:val="none" w:sz="0" w:space="0" w:color="auto"/>
          </w:divBdr>
        </w:div>
        <w:div w:id="650911474">
          <w:marLeft w:val="640"/>
          <w:marRight w:val="0"/>
          <w:marTop w:val="0"/>
          <w:marBottom w:val="0"/>
          <w:divBdr>
            <w:top w:val="none" w:sz="0" w:space="0" w:color="auto"/>
            <w:left w:val="none" w:sz="0" w:space="0" w:color="auto"/>
            <w:bottom w:val="none" w:sz="0" w:space="0" w:color="auto"/>
            <w:right w:val="none" w:sz="0" w:space="0" w:color="auto"/>
          </w:divBdr>
        </w:div>
        <w:div w:id="1611477081">
          <w:marLeft w:val="640"/>
          <w:marRight w:val="0"/>
          <w:marTop w:val="0"/>
          <w:marBottom w:val="0"/>
          <w:divBdr>
            <w:top w:val="none" w:sz="0" w:space="0" w:color="auto"/>
            <w:left w:val="none" w:sz="0" w:space="0" w:color="auto"/>
            <w:bottom w:val="none" w:sz="0" w:space="0" w:color="auto"/>
            <w:right w:val="none" w:sz="0" w:space="0" w:color="auto"/>
          </w:divBdr>
        </w:div>
        <w:div w:id="780685986">
          <w:marLeft w:val="640"/>
          <w:marRight w:val="0"/>
          <w:marTop w:val="0"/>
          <w:marBottom w:val="0"/>
          <w:divBdr>
            <w:top w:val="none" w:sz="0" w:space="0" w:color="auto"/>
            <w:left w:val="none" w:sz="0" w:space="0" w:color="auto"/>
            <w:bottom w:val="none" w:sz="0" w:space="0" w:color="auto"/>
            <w:right w:val="none" w:sz="0" w:space="0" w:color="auto"/>
          </w:divBdr>
        </w:div>
        <w:div w:id="913316085">
          <w:marLeft w:val="640"/>
          <w:marRight w:val="0"/>
          <w:marTop w:val="0"/>
          <w:marBottom w:val="0"/>
          <w:divBdr>
            <w:top w:val="none" w:sz="0" w:space="0" w:color="auto"/>
            <w:left w:val="none" w:sz="0" w:space="0" w:color="auto"/>
            <w:bottom w:val="none" w:sz="0" w:space="0" w:color="auto"/>
            <w:right w:val="none" w:sz="0" w:space="0" w:color="auto"/>
          </w:divBdr>
        </w:div>
        <w:div w:id="542983233">
          <w:marLeft w:val="640"/>
          <w:marRight w:val="0"/>
          <w:marTop w:val="0"/>
          <w:marBottom w:val="0"/>
          <w:divBdr>
            <w:top w:val="none" w:sz="0" w:space="0" w:color="auto"/>
            <w:left w:val="none" w:sz="0" w:space="0" w:color="auto"/>
            <w:bottom w:val="none" w:sz="0" w:space="0" w:color="auto"/>
            <w:right w:val="none" w:sz="0" w:space="0" w:color="auto"/>
          </w:divBdr>
        </w:div>
        <w:div w:id="1529949030">
          <w:marLeft w:val="640"/>
          <w:marRight w:val="0"/>
          <w:marTop w:val="0"/>
          <w:marBottom w:val="0"/>
          <w:divBdr>
            <w:top w:val="none" w:sz="0" w:space="0" w:color="auto"/>
            <w:left w:val="none" w:sz="0" w:space="0" w:color="auto"/>
            <w:bottom w:val="none" w:sz="0" w:space="0" w:color="auto"/>
            <w:right w:val="none" w:sz="0" w:space="0" w:color="auto"/>
          </w:divBdr>
        </w:div>
        <w:div w:id="1777675767">
          <w:marLeft w:val="640"/>
          <w:marRight w:val="0"/>
          <w:marTop w:val="0"/>
          <w:marBottom w:val="0"/>
          <w:divBdr>
            <w:top w:val="none" w:sz="0" w:space="0" w:color="auto"/>
            <w:left w:val="none" w:sz="0" w:space="0" w:color="auto"/>
            <w:bottom w:val="none" w:sz="0" w:space="0" w:color="auto"/>
            <w:right w:val="none" w:sz="0" w:space="0" w:color="auto"/>
          </w:divBdr>
        </w:div>
        <w:div w:id="971667341">
          <w:marLeft w:val="640"/>
          <w:marRight w:val="0"/>
          <w:marTop w:val="0"/>
          <w:marBottom w:val="0"/>
          <w:divBdr>
            <w:top w:val="none" w:sz="0" w:space="0" w:color="auto"/>
            <w:left w:val="none" w:sz="0" w:space="0" w:color="auto"/>
            <w:bottom w:val="none" w:sz="0" w:space="0" w:color="auto"/>
            <w:right w:val="none" w:sz="0" w:space="0" w:color="auto"/>
          </w:divBdr>
        </w:div>
        <w:div w:id="520054446">
          <w:marLeft w:val="640"/>
          <w:marRight w:val="0"/>
          <w:marTop w:val="0"/>
          <w:marBottom w:val="0"/>
          <w:divBdr>
            <w:top w:val="none" w:sz="0" w:space="0" w:color="auto"/>
            <w:left w:val="none" w:sz="0" w:space="0" w:color="auto"/>
            <w:bottom w:val="none" w:sz="0" w:space="0" w:color="auto"/>
            <w:right w:val="none" w:sz="0" w:space="0" w:color="auto"/>
          </w:divBdr>
        </w:div>
        <w:div w:id="80877755">
          <w:marLeft w:val="640"/>
          <w:marRight w:val="0"/>
          <w:marTop w:val="0"/>
          <w:marBottom w:val="0"/>
          <w:divBdr>
            <w:top w:val="none" w:sz="0" w:space="0" w:color="auto"/>
            <w:left w:val="none" w:sz="0" w:space="0" w:color="auto"/>
            <w:bottom w:val="none" w:sz="0" w:space="0" w:color="auto"/>
            <w:right w:val="none" w:sz="0" w:space="0" w:color="auto"/>
          </w:divBdr>
        </w:div>
        <w:div w:id="1559630804">
          <w:marLeft w:val="640"/>
          <w:marRight w:val="0"/>
          <w:marTop w:val="0"/>
          <w:marBottom w:val="0"/>
          <w:divBdr>
            <w:top w:val="none" w:sz="0" w:space="0" w:color="auto"/>
            <w:left w:val="none" w:sz="0" w:space="0" w:color="auto"/>
            <w:bottom w:val="none" w:sz="0" w:space="0" w:color="auto"/>
            <w:right w:val="none" w:sz="0" w:space="0" w:color="auto"/>
          </w:divBdr>
        </w:div>
        <w:div w:id="70009045">
          <w:marLeft w:val="640"/>
          <w:marRight w:val="0"/>
          <w:marTop w:val="0"/>
          <w:marBottom w:val="0"/>
          <w:divBdr>
            <w:top w:val="none" w:sz="0" w:space="0" w:color="auto"/>
            <w:left w:val="none" w:sz="0" w:space="0" w:color="auto"/>
            <w:bottom w:val="none" w:sz="0" w:space="0" w:color="auto"/>
            <w:right w:val="none" w:sz="0" w:space="0" w:color="auto"/>
          </w:divBdr>
        </w:div>
        <w:div w:id="182743663">
          <w:marLeft w:val="640"/>
          <w:marRight w:val="0"/>
          <w:marTop w:val="0"/>
          <w:marBottom w:val="0"/>
          <w:divBdr>
            <w:top w:val="none" w:sz="0" w:space="0" w:color="auto"/>
            <w:left w:val="none" w:sz="0" w:space="0" w:color="auto"/>
            <w:bottom w:val="none" w:sz="0" w:space="0" w:color="auto"/>
            <w:right w:val="none" w:sz="0" w:space="0" w:color="auto"/>
          </w:divBdr>
        </w:div>
        <w:div w:id="1910992450">
          <w:marLeft w:val="640"/>
          <w:marRight w:val="0"/>
          <w:marTop w:val="0"/>
          <w:marBottom w:val="0"/>
          <w:divBdr>
            <w:top w:val="none" w:sz="0" w:space="0" w:color="auto"/>
            <w:left w:val="none" w:sz="0" w:space="0" w:color="auto"/>
            <w:bottom w:val="none" w:sz="0" w:space="0" w:color="auto"/>
            <w:right w:val="none" w:sz="0" w:space="0" w:color="auto"/>
          </w:divBdr>
        </w:div>
        <w:div w:id="996541444">
          <w:marLeft w:val="640"/>
          <w:marRight w:val="0"/>
          <w:marTop w:val="0"/>
          <w:marBottom w:val="0"/>
          <w:divBdr>
            <w:top w:val="none" w:sz="0" w:space="0" w:color="auto"/>
            <w:left w:val="none" w:sz="0" w:space="0" w:color="auto"/>
            <w:bottom w:val="none" w:sz="0" w:space="0" w:color="auto"/>
            <w:right w:val="none" w:sz="0" w:space="0" w:color="auto"/>
          </w:divBdr>
        </w:div>
        <w:div w:id="133376412">
          <w:marLeft w:val="640"/>
          <w:marRight w:val="0"/>
          <w:marTop w:val="0"/>
          <w:marBottom w:val="0"/>
          <w:divBdr>
            <w:top w:val="none" w:sz="0" w:space="0" w:color="auto"/>
            <w:left w:val="none" w:sz="0" w:space="0" w:color="auto"/>
            <w:bottom w:val="none" w:sz="0" w:space="0" w:color="auto"/>
            <w:right w:val="none" w:sz="0" w:space="0" w:color="auto"/>
          </w:divBdr>
        </w:div>
        <w:div w:id="1053886321">
          <w:marLeft w:val="640"/>
          <w:marRight w:val="0"/>
          <w:marTop w:val="0"/>
          <w:marBottom w:val="0"/>
          <w:divBdr>
            <w:top w:val="none" w:sz="0" w:space="0" w:color="auto"/>
            <w:left w:val="none" w:sz="0" w:space="0" w:color="auto"/>
            <w:bottom w:val="none" w:sz="0" w:space="0" w:color="auto"/>
            <w:right w:val="none" w:sz="0" w:space="0" w:color="auto"/>
          </w:divBdr>
        </w:div>
        <w:div w:id="1905413538">
          <w:marLeft w:val="640"/>
          <w:marRight w:val="0"/>
          <w:marTop w:val="0"/>
          <w:marBottom w:val="0"/>
          <w:divBdr>
            <w:top w:val="none" w:sz="0" w:space="0" w:color="auto"/>
            <w:left w:val="none" w:sz="0" w:space="0" w:color="auto"/>
            <w:bottom w:val="none" w:sz="0" w:space="0" w:color="auto"/>
            <w:right w:val="none" w:sz="0" w:space="0" w:color="auto"/>
          </w:divBdr>
        </w:div>
        <w:div w:id="197863479">
          <w:marLeft w:val="640"/>
          <w:marRight w:val="0"/>
          <w:marTop w:val="0"/>
          <w:marBottom w:val="0"/>
          <w:divBdr>
            <w:top w:val="none" w:sz="0" w:space="0" w:color="auto"/>
            <w:left w:val="none" w:sz="0" w:space="0" w:color="auto"/>
            <w:bottom w:val="none" w:sz="0" w:space="0" w:color="auto"/>
            <w:right w:val="none" w:sz="0" w:space="0" w:color="auto"/>
          </w:divBdr>
        </w:div>
        <w:div w:id="631056387">
          <w:marLeft w:val="640"/>
          <w:marRight w:val="0"/>
          <w:marTop w:val="0"/>
          <w:marBottom w:val="0"/>
          <w:divBdr>
            <w:top w:val="none" w:sz="0" w:space="0" w:color="auto"/>
            <w:left w:val="none" w:sz="0" w:space="0" w:color="auto"/>
            <w:bottom w:val="none" w:sz="0" w:space="0" w:color="auto"/>
            <w:right w:val="none" w:sz="0" w:space="0" w:color="auto"/>
          </w:divBdr>
        </w:div>
        <w:div w:id="451172230">
          <w:marLeft w:val="640"/>
          <w:marRight w:val="0"/>
          <w:marTop w:val="0"/>
          <w:marBottom w:val="0"/>
          <w:divBdr>
            <w:top w:val="none" w:sz="0" w:space="0" w:color="auto"/>
            <w:left w:val="none" w:sz="0" w:space="0" w:color="auto"/>
            <w:bottom w:val="none" w:sz="0" w:space="0" w:color="auto"/>
            <w:right w:val="none" w:sz="0" w:space="0" w:color="auto"/>
          </w:divBdr>
        </w:div>
        <w:div w:id="2103140028">
          <w:marLeft w:val="640"/>
          <w:marRight w:val="0"/>
          <w:marTop w:val="0"/>
          <w:marBottom w:val="0"/>
          <w:divBdr>
            <w:top w:val="none" w:sz="0" w:space="0" w:color="auto"/>
            <w:left w:val="none" w:sz="0" w:space="0" w:color="auto"/>
            <w:bottom w:val="none" w:sz="0" w:space="0" w:color="auto"/>
            <w:right w:val="none" w:sz="0" w:space="0" w:color="auto"/>
          </w:divBdr>
        </w:div>
        <w:div w:id="1500077824">
          <w:marLeft w:val="640"/>
          <w:marRight w:val="0"/>
          <w:marTop w:val="0"/>
          <w:marBottom w:val="0"/>
          <w:divBdr>
            <w:top w:val="none" w:sz="0" w:space="0" w:color="auto"/>
            <w:left w:val="none" w:sz="0" w:space="0" w:color="auto"/>
            <w:bottom w:val="none" w:sz="0" w:space="0" w:color="auto"/>
            <w:right w:val="none" w:sz="0" w:space="0" w:color="auto"/>
          </w:divBdr>
        </w:div>
        <w:div w:id="446511181">
          <w:marLeft w:val="640"/>
          <w:marRight w:val="0"/>
          <w:marTop w:val="0"/>
          <w:marBottom w:val="0"/>
          <w:divBdr>
            <w:top w:val="none" w:sz="0" w:space="0" w:color="auto"/>
            <w:left w:val="none" w:sz="0" w:space="0" w:color="auto"/>
            <w:bottom w:val="none" w:sz="0" w:space="0" w:color="auto"/>
            <w:right w:val="none" w:sz="0" w:space="0" w:color="auto"/>
          </w:divBdr>
        </w:div>
        <w:div w:id="1097019277">
          <w:marLeft w:val="640"/>
          <w:marRight w:val="0"/>
          <w:marTop w:val="0"/>
          <w:marBottom w:val="0"/>
          <w:divBdr>
            <w:top w:val="none" w:sz="0" w:space="0" w:color="auto"/>
            <w:left w:val="none" w:sz="0" w:space="0" w:color="auto"/>
            <w:bottom w:val="none" w:sz="0" w:space="0" w:color="auto"/>
            <w:right w:val="none" w:sz="0" w:space="0" w:color="auto"/>
          </w:divBdr>
        </w:div>
        <w:div w:id="1727876772">
          <w:marLeft w:val="640"/>
          <w:marRight w:val="0"/>
          <w:marTop w:val="0"/>
          <w:marBottom w:val="0"/>
          <w:divBdr>
            <w:top w:val="none" w:sz="0" w:space="0" w:color="auto"/>
            <w:left w:val="none" w:sz="0" w:space="0" w:color="auto"/>
            <w:bottom w:val="none" w:sz="0" w:space="0" w:color="auto"/>
            <w:right w:val="none" w:sz="0" w:space="0" w:color="auto"/>
          </w:divBdr>
        </w:div>
        <w:div w:id="907619307">
          <w:marLeft w:val="640"/>
          <w:marRight w:val="0"/>
          <w:marTop w:val="0"/>
          <w:marBottom w:val="0"/>
          <w:divBdr>
            <w:top w:val="none" w:sz="0" w:space="0" w:color="auto"/>
            <w:left w:val="none" w:sz="0" w:space="0" w:color="auto"/>
            <w:bottom w:val="none" w:sz="0" w:space="0" w:color="auto"/>
            <w:right w:val="none" w:sz="0" w:space="0" w:color="auto"/>
          </w:divBdr>
        </w:div>
        <w:div w:id="252083166">
          <w:marLeft w:val="640"/>
          <w:marRight w:val="0"/>
          <w:marTop w:val="0"/>
          <w:marBottom w:val="0"/>
          <w:divBdr>
            <w:top w:val="none" w:sz="0" w:space="0" w:color="auto"/>
            <w:left w:val="none" w:sz="0" w:space="0" w:color="auto"/>
            <w:bottom w:val="none" w:sz="0" w:space="0" w:color="auto"/>
            <w:right w:val="none" w:sz="0" w:space="0" w:color="auto"/>
          </w:divBdr>
        </w:div>
        <w:div w:id="2108772213">
          <w:marLeft w:val="640"/>
          <w:marRight w:val="0"/>
          <w:marTop w:val="0"/>
          <w:marBottom w:val="0"/>
          <w:divBdr>
            <w:top w:val="none" w:sz="0" w:space="0" w:color="auto"/>
            <w:left w:val="none" w:sz="0" w:space="0" w:color="auto"/>
            <w:bottom w:val="none" w:sz="0" w:space="0" w:color="auto"/>
            <w:right w:val="none" w:sz="0" w:space="0" w:color="auto"/>
          </w:divBdr>
        </w:div>
        <w:div w:id="1582518877">
          <w:marLeft w:val="640"/>
          <w:marRight w:val="0"/>
          <w:marTop w:val="0"/>
          <w:marBottom w:val="0"/>
          <w:divBdr>
            <w:top w:val="none" w:sz="0" w:space="0" w:color="auto"/>
            <w:left w:val="none" w:sz="0" w:space="0" w:color="auto"/>
            <w:bottom w:val="none" w:sz="0" w:space="0" w:color="auto"/>
            <w:right w:val="none" w:sz="0" w:space="0" w:color="auto"/>
          </w:divBdr>
        </w:div>
        <w:div w:id="1803881621">
          <w:marLeft w:val="640"/>
          <w:marRight w:val="0"/>
          <w:marTop w:val="0"/>
          <w:marBottom w:val="0"/>
          <w:divBdr>
            <w:top w:val="none" w:sz="0" w:space="0" w:color="auto"/>
            <w:left w:val="none" w:sz="0" w:space="0" w:color="auto"/>
            <w:bottom w:val="none" w:sz="0" w:space="0" w:color="auto"/>
            <w:right w:val="none" w:sz="0" w:space="0" w:color="auto"/>
          </w:divBdr>
        </w:div>
        <w:div w:id="283195664">
          <w:marLeft w:val="640"/>
          <w:marRight w:val="0"/>
          <w:marTop w:val="0"/>
          <w:marBottom w:val="0"/>
          <w:divBdr>
            <w:top w:val="none" w:sz="0" w:space="0" w:color="auto"/>
            <w:left w:val="none" w:sz="0" w:space="0" w:color="auto"/>
            <w:bottom w:val="none" w:sz="0" w:space="0" w:color="auto"/>
            <w:right w:val="none" w:sz="0" w:space="0" w:color="auto"/>
          </w:divBdr>
        </w:div>
      </w:divsChild>
    </w:div>
    <w:div w:id="921253484">
      <w:bodyDiv w:val="1"/>
      <w:marLeft w:val="0"/>
      <w:marRight w:val="0"/>
      <w:marTop w:val="0"/>
      <w:marBottom w:val="0"/>
      <w:divBdr>
        <w:top w:val="none" w:sz="0" w:space="0" w:color="auto"/>
        <w:left w:val="none" w:sz="0" w:space="0" w:color="auto"/>
        <w:bottom w:val="none" w:sz="0" w:space="0" w:color="auto"/>
        <w:right w:val="none" w:sz="0" w:space="0" w:color="auto"/>
      </w:divBdr>
      <w:divsChild>
        <w:div w:id="1786851155">
          <w:marLeft w:val="640"/>
          <w:marRight w:val="0"/>
          <w:marTop w:val="0"/>
          <w:marBottom w:val="0"/>
          <w:divBdr>
            <w:top w:val="none" w:sz="0" w:space="0" w:color="auto"/>
            <w:left w:val="none" w:sz="0" w:space="0" w:color="auto"/>
            <w:bottom w:val="none" w:sz="0" w:space="0" w:color="auto"/>
            <w:right w:val="none" w:sz="0" w:space="0" w:color="auto"/>
          </w:divBdr>
        </w:div>
        <w:div w:id="681123798">
          <w:marLeft w:val="640"/>
          <w:marRight w:val="0"/>
          <w:marTop w:val="0"/>
          <w:marBottom w:val="0"/>
          <w:divBdr>
            <w:top w:val="none" w:sz="0" w:space="0" w:color="auto"/>
            <w:left w:val="none" w:sz="0" w:space="0" w:color="auto"/>
            <w:bottom w:val="none" w:sz="0" w:space="0" w:color="auto"/>
            <w:right w:val="none" w:sz="0" w:space="0" w:color="auto"/>
          </w:divBdr>
        </w:div>
        <w:div w:id="865942838">
          <w:marLeft w:val="640"/>
          <w:marRight w:val="0"/>
          <w:marTop w:val="0"/>
          <w:marBottom w:val="0"/>
          <w:divBdr>
            <w:top w:val="none" w:sz="0" w:space="0" w:color="auto"/>
            <w:left w:val="none" w:sz="0" w:space="0" w:color="auto"/>
            <w:bottom w:val="none" w:sz="0" w:space="0" w:color="auto"/>
            <w:right w:val="none" w:sz="0" w:space="0" w:color="auto"/>
          </w:divBdr>
        </w:div>
        <w:div w:id="1046221001">
          <w:marLeft w:val="640"/>
          <w:marRight w:val="0"/>
          <w:marTop w:val="0"/>
          <w:marBottom w:val="0"/>
          <w:divBdr>
            <w:top w:val="none" w:sz="0" w:space="0" w:color="auto"/>
            <w:left w:val="none" w:sz="0" w:space="0" w:color="auto"/>
            <w:bottom w:val="none" w:sz="0" w:space="0" w:color="auto"/>
            <w:right w:val="none" w:sz="0" w:space="0" w:color="auto"/>
          </w:divBdr>
        </w:div>
        <w:div w:id="1090200518">
          <w:marLeft w:val="640"/>
          <w:marRight w:val="0"/>
          <w:marTop w:val="0"/>
          <w:marBottom w:val="0"/>
          <w:divBdr>
            <w:top w:val="none" w:sz="0" w:space="0" w:color="auto"/>
            <w:left w:val="none" w:sz="0" w:space="0" w:color="auto"/>
            <w:bottom w:val="none" w:sz="0" w:space="0" w:color="auto"/>
            <w:right w:val="none" w:sz="0" w:space="0" w:color="auto"/>
          </w:divBdr>
        </w:div>
        <w:div w:id="1646347846">
          <w:marLeft w:val="640"/>
          <w:marRight w:val="0"/>
          <w:marTop w:val="0"/>
          <w:marBottom w:val="0"/>
          <w:divBdr>
            <w:top w:val="none" w:sz="0" w:space="0" w:color="auto"/>
            <w:left w:val="none" w:sz="0" w:space="0" w:color="auto"/>
            <w:bottom w:val="none" w:sz="0" w:space="0" w:color="auto"/>
            <w:right w:val="none" w:sz="0" w:space="0" w:color="auto"/>
          </w:divBdr>
        </w:div>
        <w:div w:id="1815827455">
          <w:marLeft w:val="640"/>
          <w:marRight w:val="0"/>
          <w:marTop w:val="0"/>
          <w:marBottom w:val="0"/>
          <w:divBdr>
            <w:top w:val="none" w:sz="0" w:space="0" w:color="auto"/>
            <w:left w:val="none" w:sz="0" w:space="0" w:color="auto"/>
            <w:bottom w:val="none" w:sz="0" w:space="0" w:color="auto"/>
            <w:right w:val="none" w:sz="0" w:space="0" w:color="auto"/>
          </w:divBdr>
        </w:div>
        <w:div w:id="1128596117">
          <w:marLeft w:val="640"/>
          <w:marRight w:val="0"/>
          <w:marTop w:val="0"/>
          <w:marBottom w:val="0"/>
          <w:divBdr>
            <w:top w:val="none" w:sz="0" w:space="0" w:color="auto"/>
            <w:left w:val="none" w:sz="0" w:space="0" w:color="auto"/>
            <w:bottom w:val="none" w:sz="0" w:space="0" w:color="auto"/>
            <w:right w:val="none" w:sz="0" w:space="0" w:color="auto"/>
          </w:divBdr>
        </w:div>
        <w:div w:id="2058579744">
          <w:marLeft w:val="640"/>
          <w:marRight w:val="0"/>
          <w:marTop w:val="0"/>
          <w:marBottom w:val="0"/>
          <w:divBdr>
            <w:top w:val="none" w:sz="0" w:space="0" w:color="auto"/>
            <w:left w:val="none" w:sz="0" w:space="0" w:color="auto"/>
            <w:bottom w:val="none" w:sz="0" w:space="0" w:color="auto"/>
            <w:right w:val="none" w:sz="0" w:space="0" w:color="auto"/>
          </w:divBdr>
        </w:div>
        <w:div w:id="2068992845">
          <w:marLeft w:val="640"/>
          <w:marRight w:val="0"/>
          <w:marTop w:val="0"/>
          <w:marBottom w:val="0"/>
          <w:divBdr>
            <w:top w:val="none" w:sz="0" w:space="0" w:color="auto"/>
            <w:left w:val="none" w:sz="0" w:space="0" w:color="auto"/>
            <w:bottom w:val="none" w:sz="0" w:space="0" w:color="auto"/>
            <w:right w:val="none" w:sz="0" w:space="0" w:color="auto"/>
          </w:divBdr>
        </w:div>
        <w:div w:id="921452612">
          <w:marLeft w:val="640"/>
          <w:marRight w:val="0"/>
          <w:marTop w:val="0"/>
          <w:marBottom w:val="0"/>
          <w:divBdr>
            <w:top w:val="none" w:sz="0" w:space="0" w:color="auto"/>
            <w:left w:val="none" w:sz="0" w:space="0" w:color="auto"/>
            <w:bottom w:val="none" w:sz="0" w:space="0" w:color="auto"/>
            <w:right w:val="none" w:sz="0" w:space="0" w:color="auto"/>
          </w:divBdr>
        </w:div>
        <w:div w:id="1334837511">
          <w:marLeft w:val="640"/>
          <w:marRight w:val="0"/>
          <w:marTop w:val="0"/>
          <w:marBottom w:val="0"/>
          <w:divBdr>
            <w:top w:val="none" w:sz="0" w:space="0" w:color="auto"/>
            <w:left w:val="none" w:sz="0" w:space="0" w:color="auto"/>
            <w:bottom w:val="none" w:sz="0" w:space="0" w:color="auto"/>
            <w:right w:val="none" w:sz="0" w:space="0" w:color="auto"/>
          </w:divBdr>
        </w:div>
        <w:div w:id="1277253224">
          <w:marLeft w:val="640"/>
          <w:marRight w:val="0"/>
          <w:marTop w:val="0"/>
          <w:marBottom w:val="0"/>
          <w:divBdr>
            <w:top w:val="none" w:sz="0" w:space="0" w:color="auto"/>
            <w:left w:val="none" w:sz="0" w:space="0" w:color="auto"/>
            <w:bottom w:val="none" w:sz="0" w:space="0" w:color="auto"/>
            <w:right w:val="none" w:sz="0" w:space="0" w:color="auto"/>
          </w:divBdr>
        </w:div>
        <w:div w:id="978996505">
          <w:marLeft w:val="640"/>
          <w:marRight w:val="0"/>
          <w:marTop w:val="0"/>
          <w:marBottom w:val="0"/>
          <w:divBdr>
            <w:top w:val="none" w:sz="0" w:space="0" w:color="auto"/>
            <w:left w:val="none" w:sz="0" w:space="0" w:color="auto"/>
            <w:bottom w:val="none" w:sz="0" w:space="0" w:color="auto"/>
            <w:right w:val="none" w:sz="0" w:space="0" w:color="auto"/>
          </w:divBdr>
        </w:div>
        <w:div w:id="344216400">
          <w:marLeft w:val="640"/>
          <w:marRight w:val="0"/>
          <w:marTop w:val="0"/>
          <w:marBottom w:val="0"/>
          <w:divBdr>
            <w:top w:val="none" w:sz="0" w:space="0" w:color="auto"/>
            <w:left w:val="none" w:sz="0" w:space="0" w:color="auto"/>
            <w:bottom w:val="none" w:sz="0" w:space="0" w:color="auto"/>
            <w:right w:val="none" w:sz="0" w:space="0" w:color="auto"/>
          </w:divBdr>
        </w:div>
        <w:div w:id="1464688776">
          <w:marLeft w:val="640"/>
          <w:marRight w:val="0"/>
          <w:marTop w:val="0"/>
          <w:marBottom w:val="0"/>
          <w:divBdr>
            <w:top w:val="none" w:sz="0" w:space="0" w:color="auto"/>
            <w:left w:val="none" w:sz="0" w:space="0" w:color="auto"/>
            <w:bottom w:val="none" w:sz="0" w:space="0" w:color="auto"/>
            <w:right w:val="none" w:sz="0" w:space="0" w:color="auto"/>
          </w:divBdr>
        </w:div>
        <w:div w:id="1401097054">
          <w:marLeft w:val="640"/>
          <w:marRight w:val="0"/>
          <w:marTop w:val="0"/>
          <w:marBottom w:val="0"/>
          <w:divBdr>
            <w:top w:val="none" w:sz="0" w:space="0" w:color="auto"/>
            <w:left w:val="none" w:sz="0" w:space="0" w:color="auto"/>
            <w:bottom w:val="none" w:sz="0" w:space="0" w:color="auto"/>
            <w:right w:val="none" w:sz="0" w:space="0" w:color="auto"/>
          </w:divBdr>
        </w:div>
        <w:div w:id="224028997">
          <w:marLeft w:val="640"/>
          <w:marRight w:val="0"/>
          <w:marTop w:val="0"/>
          <w:marBottom w:val="0"/>
          <w:divBdr>
            <w:top w:val="none" w:sz="0" w:space="0" w:color="auto"/>
            <w:left w:val="none" w:sz="0" w:space="0" w:color="auto"/>
            <w:bottom w:val="none" w:sz="0" w:space="0" w:color="auto"/>
            <w:right w:val="none" w:sz="0" w:space="0" w:color="auto"/>
          </w:divBdr>
        </w:div>
        <w:div w:id="740106049">
          <w:marLeft w:val="640"/>
          <w:marRight w:val="0"/>
          <w:marTop w:val="0"/>
          <w:marBottom w:val="0"/>
          <w:divBdr>
            <w:top w:val="none" w:sz="0" w:space="0" w:color="auto"/>
            <w:left w:val="none" w:sz="0" w:space="0" w:color="auto"/>
            <w:bottom w:val="none" w:sz="0" w:space="0" w:color="auto"/>
            <w:right w:val="none" w:sz="0" w:space="0" w:color="auto"/>
          </w:divBdr>
        </w:div>
        <w:div w:id="2071270149">
          <w:marLeft w:val="640"/>
          <w:marRight w:val="0"/>
          <w:marTop w:val="0"/>
          <w:marBottom w:val="0"/>
          <w:divBdr>
            <w:top w:val="none" w:sz="0" w:space="0" w:color="auto"/>
            <w:left w:val="none" w:sz="0" w:space="0" w:color="auto"/>
            <w:bottom w:val="none" w:sz="0" w:space="0" w:color="auto"/>
            <w:right w:val="none" w:sz="0" w:space="0" w:color="auto"/>
          </w:divBdr>
        </w:div>
        <w:div w:id="395517770">
          <w:marLeft w:val="640"/>
          <w:marRight w:val="0"/>
          <w:marTop w:val="0"/>
          <w:marBottom w:val="0"/>
          <w:divBdr>
            <w:top w:val="none" w:sz="0" w:space="0" w:color="auto"/>
            <w:left w:val="none" w:sz="0" w:space="0" w:color="auto"/>
            <w:bottom w:val="none" w:sz="0" w:space="0" w:color="auto"/>
            <w:right w:val="none" w:sz="0" w:space="0" w:color="auto"/>
          </w:divBdr>
        </w:div>
        <w:div w:id="1673022558">
          <w:marLeft w:val="640"/>
          <w:marRight w:val="0"/>
          <w:marTop w:val="0"/>
          <w:marBottom w:val="0"/>
          <w:divBdr>
            <w:top w:val="none" w:sz="0" w:space="0" w:color="auto"/>
            <w:left w:val="none" w:sz="0" w:space="0" w:color="auto"/>
            <w:bottom w:val="none" w:sz="0" w:space="0" w:color="auto"/>
            <w:right w:val="none" w:sz="0" w:space="0" w:color="auto"/>
          </w:divBdr>
        </w:div>
        <w:div w:id="2120483696">
          <w:marLeft w:val="640"/>
          <w:marRight w:val="0"/>
          <w:marTop w:val="0"/>
          <w:marBottom w:val="0"/>
          <w:divBdr>
            <w:top w:val="none" w:sz="0" w:space="0" w:color="auto"/>
            <w:left w:val="none" w:sz="0" w:space="0" w:color="auto"/>
            <w:bottom w:val="none" w:sz="0" w:space="0" w:color="auto"/>
            <w:right w:val="none" w:sz="0" w:space="0" w:color="auto"/>
          </w:divBdr>
        </w:div>
        <w:div w:id="416246383">
          <w:marLeft w:val="640"/>
          <w:marRight w:val="0"/>
          <w:marTop w:val="0"/>
          <w:marBottom w:val="0"/>
          <w:divBdr>
            <w:top w:val="none" w:sz="0" w:space="0" w:color="auto"/>
            <w:left w:val="none" w:sz="0" w:space="0" w:color="auto"/>
            <w:bottom w:val="none" w:sz="0" w:space="0" w:color="auto"/>
            <w:right w:val="none" w:sz="0" w:space="0" w:color="auto"/>
          </w:divBdr>
        </w:div>
        <w:div w:id="39673383">
          <w:marLeft w:val="640"/>
          <w:marRight w:val="0"/>
          <w:marTop w:val="0"/>
          <w:marBottom w:val="0"/>
          <w:divBdr>
            <w:top w:val="none" w:sz="0" w:space="0" w:color="auto"/>
            <w:left w:val="none" w:sz="0" w:space="0" w:color="auto"/>
            <w:bottom w:val="none" w:sz="0" w:space="0" w:color="auto"/>
            <w:right w:val="none" w:sz="0" w:space="0" w:color="auto"/>
          </w:divBdr>
        </w:div>
        <w:div w:id="2130661445">
          <w:marLeft w:val="640"/>
          <w:marRight w:val="0"/>
          <w:marTop w:val="0"/>
          <w:marBottom w:val="0"/>
          <w:divBdr>
            <w:top w:val="none" w:sz="0" w:space="0" w:color="auto"/>
            <w:left w:val="none" w:sz="0" w:space="0" w:color="auto"/>
            <w:bottom w:val="none" w:sz="0" w:space="0" w:color="auto"/>
            <w:right w:val="none" w:sz="0" w:space="0" w:color="auto"/>
          </w:divBdr>
        </w:div>
        <w:div w:id="1993168453">
          <w:marLeft w:val="640"/>
          <w:marRight w:val="0"/>
          <w:marTop w:val="0"/>
          <w:marBottom w:val="0"/>
          <w:divBdr>
            <w:top w:val="none" w:sz="0" w:space="0" w:color="auto"/>
            <w:left w:val="none" w:sz="0" w:space="0" w:color="auto"/>
            <w:bottom w:val="none" w:sz="0" w:space="0" w:color="auto"/>
            <w:right w:val="none" w:sz="0" w:space="0" w:color="auto"/>
          </w:divBdr>
        </w:div>
        <w:div w:id="739711994">
          <w:marLeft w:val="640"/>
          <w:marRight w:val="0"/>
          <w:marTop w:val="0"/>
          <w:marBottom w:val="0"/>
          <w:divBdr>
            <w:top w:val="none" w:sz="0" w:space="0" w:color="auto"/>
            <w:left w:val="none" w:sz="0" w:space="0" w:color="auto"/>
            <w:bottom w:val="none" w:sz="0" w:space="0" w:color="auto"/>
            <w:right w:val="none" w:sz="0" w:space="0" w:color="auto"/>
          </w:divBdr>
        </w:div>
        <w:div w:id="1395543828">
          <w:marLeft w:val="640"/>
          <w:marRight w:val="0"/>
          <w:marTop w:val="0"/>
          <w:marBottom w:val="0"/>
          <w:divBdr>
            <w:top w:val="none" w:sz="0" w:space="0" w:color="auto"/>
            <w:left w:val="none" w:sz="0" w:space="0" w:color="auto"/>
            <w:bottom w:val="none" w:sz="0" w:space="0" w:color="auto"/>
            <w:right w:val="none" w:sz="0" w:space="0" w:color="auto"/>
          </w:divBdr>
        </w:div>
        <w:div w:id="2075621622">
          <w:marLeft w:val="640"/>
          <w:marRight w:val="0"/>
          <w:marTop w:val="0"/>
          <w:marBottom w:val="0"/>
          <w:divBdr>
            <w:top w:val="none" w:sz="0" w:space="0" w:color="auto"/>
            <w:left w:val="none" w:sz="0" w:space="0" w:color="auto"/>
            <w:bottom w:val="none" w:sz="0" w:space="0" w:color="auto"/>
            <w:right w:val="none" w:sz="0" w:space="0" w:color="auto"/>
          </w:divBdr>
        </w:div>
        <w:div w:id="62222686">
          <w:marLeft w:val="640"/>
          <w:marRight w:val="0"/>
          <w:marTop w:val="0"/>
          <w:marBottom w:val="0"/>
          <w:divBdr>
            <w:top w:val="none" w:sz="0" w:space="0" w:color="auto"/>
            <w:left w:val="none" w:sz="0" w:space="0" w:color="auto"/>
            <w:bottom w:val="none" w:sz="0" w:space="0" w:color="auto"/>
            <w:right w:val="none" w:sz="0" w:space="0" w:color="auto"/>
          </w:divBdr>
        </w:div>
        <w:div w:id="580525166">
          <w:marLeft w:val="640"/>
          <w:marRight w:val="0"/>
          <w:marTop w:val="0"/>
          <w:marBottom w:val="0"/>
          <w:divBdr>
            <w:top w:val="none" w:sz="0" w:space="0" w:color="auto"/>
            <w:left w:val="none" w:sz="0" w:space="0" w:color="auto"/>
            <w:bottom w:val="none" w:sz="0" w:space="0" w:color="auto"/>
            <w:right w:val="none" w:sz="0" w:space="0" w:color="auto"/>
          </w:divBdr>
        </w:div>
        <w:div w:id="539049345">
          <w:marLeft w:val="640"/>
          <w:marRight w:val="0"/>
          <w:marTop w:val="0"/>
          <w:marBottom w:val="0"/>
          <w:divBdr>
            <w:top w:val="none" w:sz="0" w:space="0" w:color="auto"/>
            <w:left w:val="none" w:sz="0" w:space="0" w:color="auto"/>
            <w:bottom w:val="none" w:sz="0" w:space="0" w:color="auto"/>
            <w:right w:val="none" w:sz="0" w:space="0" w:color="auto"/>
          </w:divBdr>
        </w:div>
        <w:div w:id="405229579">
          <w:marLeft w:val="640"/>
          <w:marRight w:val="0"/>
          <w:marTop w:val="0"/>
          <w:marBottom w:val="0"/>
          <w:divBdr>
            <w:top w:val="none" w:sz="0" w:space="0" w:color="auto"/>
            <w:left w:val="none" w:sz="0" w:space="0" w:color="auto"/>
            <w:bottom w:val="none" w:sz="0" w:space="0" w:color="auto"/>
            <w:right w:val="none" w:sz="0" w:space="0" w:color="auto"/>
          </w:divBdr>
        </w:div>
        <w:div w:id="1581023153">
          <w:marLeft w:val="640"/>
          <w:marRight w:val="0"/>
          <w:marTop w:val="0"/>
          <w:marBottom w:val="0"/>
          <w:divBdr>
            <w:top w:val="none" w:sz="0" w:space="0" w:color="auto"/>
            <w:left w:val="none" w:sz="0" w:space="0" w:color="auto"/>
            <w:bottom w:val="none" w:sz="0" w:space="0" w:color="auto"/>
            <w:right w:val="none" w:sz="0" w:space="0" w:color="auto"/>
          </w:divBdr>
        </w:div>
        <w:div w:id="1337266574">
          <w:marLeft w:val="640"/>
          <w:marRight w:val="0"/>
          <w:marTop w:val="0"/>
          <w:marBottom w:val="0"/>
          <w:divBdr>
            <w:top w:val="none" w:sz="0" w:space="0" w:color="auto"/>
            <w:left w:val="none" w:sz="0" w:space="0" w:color="auto"/>
            <w:bottom w:val="none" w:sz="0" w:space="0" w:color="auto"/>
            <w:right w:val="none" w:sz="0" w:space="0" w:color="auto"/>
          </w:divBdr>
        </w:div>
        <w:div w:id="1465805410">
          <w:marLeft w:val="640"/>
          <w:marRight w:val="0"/>
          <w:marTop w:val="0"/>
          <w:marBottom w:val="0"/>
          <w:divBdr>
            <w:top w:val="none" w:sz="0" w:space="0" w:color="auto"/>
            <w:left w:val="none" w:sz="0" w:space="0" w:color="auto"/>
            <w:bottom w:val="none" w:sz="0" w:space="0" w:color="auto"/>
            <w:right w:val="none" w:sz="0" w:space="0" w:color="auto"/>
          </w:divBdr>
        </w:div>
        <w:div w:id="266809879">
          <w:marLeft w:val="640"/>
          <w:marRight w:val="0"/>
          <w:marTop w:val="0"/>
          <w:marBottom w:val="0"/>
          <w:divBdr>
            <w:top w:val="none" w:sz="0" w:space="0" w:color="auto"/>
            <w:left w:val="none" w:sz="0" w:space="0" w:color="auto"/>
            <w:bottom w:val="none" w:sz="0" w:space="0" w:color="auto"/>
            <w:right w:val="none" w:sz="0" w:space="0" w:color="auto"/>
          </w:divBdr>
        </w:div>
        <w:div w:id="137963951">
          <w:marLeft w:val="640"/>
          <w:marRight w:val="0"/>
          <w:marTop w:val="0"/>
          <w:marBottom w:val="0"/>
          <w:divBdr>
            <w:top w:val="none" w:sz="0" w:space="0" w:color="auto"/>
            <w:left w:val="none" w:sz="0" w:space="0" w:color="auto"/>
            <w:bottom w:val="none" w:sz="0" w:space="0" w:color="auto"/>
            <w:right w:val="none" w:sz="0" w:space="0" w:color="auto"/>
          </w:divBdr>
        </w:div>
        <w:div w:id="648510520">
          <w:marLeft w:val="640"/>
          <w:marRight w:val="0"/>
          <w:marTop w:val="0"/>
          <w:marBottom w:val="0"/>
          <w:divBdr>
            <w:top w:val="none" w:sz="0" w:space="0" w:color="auto"/>
            <w:left w:val="none" w:sz="0" w:space="0" w:color="auto"/>
            <w:bottom w:val="none" w:sz="0" w:space="0" w:color="auto"/>
            <w:right w:val="none" w:sz="0" w:space="0" w:color="auto"/>
          </w:divBdr>
        </w:div>
        <w:div w:id="1316837181">
          <w:marLeft w:val="640"/>
          <w:marRight w:val="0"/>
          <w:marTop w:val="0"/>
          <w:marBottom w:val="0"/>
          <w:divBdr>
            <w:top w:val="none" w:sz="0" w:space="0" w:color="auto"/>
            <w:left w:val="none" w:sz="0" w:space="0" w:color="auto"/>
            <w:bottom w:val="none" w:sz="0" w:space="0" w:color="auto"/>
            <w:right w:val="none" w:sz="0" w:space="0" w:color="auto"/>
          </w:divBdr>
        </w:div>
        <w:div w:id="1663048063">
          <w:marLeft w:val="640"/>
          <w:marRight w:val="0"/>
          <w:marTop w:val="0"/>
          <w:marBottom w:val="0"/>
          <w:divBdr>
            <w:top w:val="none" w:sz="0" w:space="0" w:color="auto"/>
            <w:left w:val="none" w:sz="0" w:space="0" w:color="auto"/>
            <w:bottom w:val="none" w:sz="0" w:space="0" w:color="auto"/>
            <w:right w:val="none" w:sz="0" w:space="0" w:color="auto"/>
          </w:divBdr>
        </w:div>
      </w:divsChild>
    </w:div>
    <w:div w:id="929967612">
      <w:bodyDiv w:val="1"/>
      <w:marLeft w:val="0"/>
      <w:marRight w:val="0"/>
      <w:marTop w:val="0"/>
      <w:marBottom w:val="0"/>
      <w:divBdr>
        <w:top w:val="none" w:sz="0" w:space="0" w:color="auto"/>
        <w:left w:val="none" w:sz="0" w:space="0" w:color="auto"/>
        <w:bottom w:val="none" w:sz="0" w:space="0" w:color="auto"/>
        <w:right w:val="none" w:sz="0" w:space="0" w:color="auto"/>
      </w:divBdr>
    </w:div>
    <w:div w:id="931278126">
      <w:bodyDiv w:val="1"/>
      <w:marLeft w:val="0"/>
      <w:marRight w:val="0"/>
      <w:marTop w:val="0"/>
      <w:marBottom w:val="0"/>
      <w:divBdr>
        <w:top w:val="none" w:sz="0" w:space="0" w:color="auto"/>
        <w:left w:val="none" w:sz="0" w:space="0" w:color="auto"/>
        <w:bottom w:val="none" w:sz="0" w:space="0" w:color="auto"/>
        <w:right w:val="none" w:sz="0" w:space="0" w:color="auto"/>
      </w:divBdr>
    </w:div>
    <w:div w:id="932200216">
      <w:bodyDiv w:val="1"/>
      <w:marLeft w:val="0"/>
      <w:marRight w:val="0"/>
      <w:marTop w:val="0"/>
      <w:marBottom w:val="0"/>
      <w:divBdr>
        <w:top w:val="none" w:sz="0" w:space="0" w:color="auto"/>
        <w:left w:val="none" w:sz="0" w:space="0" w:color="auto"/>
        <w:bottom w:val="none" w:sz="0" w:space="0" w:color="auto"/>
        <w:right w:val="none" w:sz="0" w:space="0" w:color="auto"/>
      </w:divBdr>
    </w:div>
    <w:div w:id="935283194">
      <w:bodyDiv w:val="1"/>
      <w:marLeft w:val="0"/>
      <w:marRight w:val="0"/>
      <w:marTop w:val="0"/>
      <w:marBottom w:val="0"/>
      <w:divBdr>
        <w:top w:val="none" w:sz="0" w:space="0" w:color="auto"/>
        <w:left w:val="none" w:sz="0" w:space="0" w:color="auto"/>
        <w:bottom w:val="none" w:sz="0" w:space="0" w:color="auto"/>
        <w:right w:val="none" w:sz="0" w:space="0" w:color="auto"/>
      </w:divBdr>
      <w:divsChild>
        <w:div w:id="1745639117">
          <w:marLeft w:val="640"/>
          <w:marRight w:val="0"/>
          <w:marTop w:val="0"/>
          <w:marBottom w:val="0"/>
          <w:divBdr>
            <w:top w:val="none" w:sz="0" w:space="0" w:color="auto"/>
            <w:left w:val="none" w:sz="0" w:space="0" w:color="auto"/>
            <w:bottom w:val="none" w:sz="0" w:space="0" w:color="auto"/>
            <w:right w:val="none" w:sz="0" w:space="0" w:color="auto"/>
          </w:divBdr>
        </w:div>
        <w:div w:id="1593469121">
          <w:marLeft w:val="640"/>
          <w:marRight w:val="0"/>
          <w:marTop w:val="0"/>
          <w:marBottom w:val="0"/>
          <w:divBdr>
            <w:top w:val="none" w:sz="0" w:space="0" w:color="auto"/>
            <w:left w:val="none" w:sz="0" w:space="0" w:color="auto"/>
            <w:bottom w:val="none" w:sz="0" w:space="0" w:color="auto"/>
            <w:right w:val="none" w:sz="0" w:space="0" w:color="auto"/>
          </w:divBdr>
        </w:div>
        <w:div w:id="1522040459">
          <w:marLeft w:val="640"/>
          <w:marRight w:val="0"/>
          <w:marTop w:val="0"/>
          <w:marBottom w:val="0"/>
          <w:divBdr>
            <w:top w:val="none" w:sz="0" w:space="0" w:color="auto"/>
            <w:left w:val="none" w:sz="0" w:space="0" w:color="auto"/>
            <w:bottom w:val="none" w:sz="0" w:space="0" w:color="auto"/>
            <w:right w:val="none" w:sz="0" w:space="0" w:color="auto"/>
          </w:divBdr>
        </w:div>
        <w:div w:id="2123643407">
          <w:marLeft w:val="640"/>
          <w:marRight w:val="0"/>
          <w:marTop w:val="0"/>
          <w:marBottom w:val="0"/>
          <w:divBdr>
            <w:top w:val="none" w:sz="0" w:space="0" w:color="auto"/>
            <w:left w:val="none" w:sz="0" w:space="0" w:color="auto"/>
            <w:bottom w:val="none" w:sz="0" w:space="0" w:color="auto"/>
            <w:right w:val="none" w:sz="0" w:space="0" w:color="auto"/>
          </w:divBdr>
        </w:div>
        <w:div w:id="1143080273">
          <w:marLeft w:val="640"/>
          <w:marRight w:val="0"/>
          <w:marTop w:val="0"/>
          <w:marBottom w:val="0"/>
          <w:divBdr>
            <w:top w:val="none" w:sz="0" w:space="0" w:color="auto"/>
            <w:left w:val="none" w:sz="0" w:space="0" w:color="auto"/>
            <w:bottom w:val="none" w:sz="0" w:space="0" w:color="auto"/>
            <w:right w:val="none" w:sz="0" w:space="0" w:color="auto"/>
          </w:divBdr>
        </w:div>
        <w:div w:id="486558542">
          <w:marLeft w:val="640"/>
          <w:marRight w:val="0"/>
          <w:marTop w:val="0"/>
          <w:marBottom w:val="0"/>
          <w:divBdr>
            <w:top w:val="none" w:sz="0" w:space="0" w:color="auto"/>
            <w:left w:val="none" w:sz="0" w:space="0" w:color="auto"/>
            <w:bottom w:val="none" w:sz="0" w:space="0" w:color="auto"/>
            <w:right w:val="none" w:sz="0" w:space="0" w:color="auto"/>
          </w:divBdr>
        </w:div>
        <w:div w:id="92209889">
          <w:marLeft w:val="640"/>
          <w:marRight w:val="0"/>
          <w:marTop w:val="0"/>
          <w:marBottom w:val="0"/>
          <w:divBdr>
            <w:top w:val="none" w:sz="0" w:space="0" w:color="auto"/>
            <w:left w:val="none" w:sz="0" w:space="0" w:color="auto"/>
            <w:bottom w:val="none" w:sz="0" w:space="0" w:color="auto"/>
            <w:right w:val="none" w:sz="0" w:space="0" w:color="auto"/>
          </w:divBdr>
        </w:div>
        <w:div w:id="318850668">
          <w:marLeft w:val="640"/>
          <w:marRight w:val="0"/>
          <w:marTop w:val="0"/>
          <w:marBottom w:val="0"/>
          <w:divBdr>
            <w:top w:val="none" w:sz="0" w:space="0" w:color="auto"/>
            <w:left w:val="none" w:sz="0" w:space="0" w:color="auto"/>
            <w:bottom w:val="none" w:sz="0" w:space="0" w:color="auto"/>
            <w:right w:val="none" w:sz="0" w:space="0" w:color="auto"/>
          </w:divBdr>
        </w:div>
        <w:div w:id="1948076292">
          <w:marLeft w:val="640"/>
          <w:marRight w:val="0"/>
          <w:marTop w:val="0"/>
          <w:marBottom w:val="0"/>
          <w:divBdr>
            <w:top w:val="none" w:sz="0" w:space="0" w:color="auto"/>
            <w:left w:val="none" w:sz="0" w:space="0" w:color="auto"/>
            <w:bottom w:val="none" w:sz="0" w:space="0" w:color="auto"/>
            <w:right w:val="none" w:sz="0" w:space="0" w:color="auto"/>
          </w:divBdr>
        </w:div>
        <w:div w:id="1922374262">
          <w:marLeft w:val="640"/>
          <w:marRight w:val="0"/>
          <w:marTop w:val="0"/>
          <w:marBottom w:val="0"/>
          <w:divBdr>
            <w:top w:val="none" w:sz="0" w:space="0" w:color="auto"/>
            <w:left w:val="none" w:sz="0" w:space="0" w:color="auto"/>
            <w:bottom w:val="none" w:sz="0" w:space="0" w:color="auto"/>
            <w:right w:val="none" w:sz="0" w:space="0" w:color="auto"/>
          </w:divBdr>
        </w:div>
        <w:div w:id="777330192">
          <w:marLeft w:val="640"/>
          <w:marRight w:val="0"/>
          <w:marTop w:val="0"/>
          <w:marBottom w:val="0"/>
          <w:divBdr>
            <w:top w:val="none" w:sz="0" w:space="0" w:color="auto"/>
            <w:left w:val="none" w:sz="0" w:space="0" w:color="auto"/>
            <w:bottom w:val="none" w:sz="0" w:space="0" w:color="auto"/>
            <w:right w:val="none" w:sz="0" w:space="0" w:color="auto"/>
          </w:divBdr>
        </w:div>
        <w:div w:id="232355749">
          <w:marLeft w:val="640"/>
          <w:marRight w:val="0"/>
          <w:marTop w:val="0"/>
          <w:marBottom w:val="0"/>
          <w:divBdr>
            <w:top w:val="none" w:sz="0" w:space="0" w:color="auto"/>
            <w:left w:val="none" w:sz="0" w:space="0" w:color="auto"/>
            <w:bottom w:val="none" w:sz="0" w:space="0" w:color="auto"/>
            <w:right w:val="none" w:sz="0" w:space="0" w:color="auto"/>
          </w:divBdr>
        </w:div>
        <w:div w:id="1796286488">
          <w:marLeft w:val="640"/>
          <w:marRight w:val="0"/>
          <w:marTop w:val="0"/>
          <w:marBottom w:val="0"/>
          <w:divBdr>
            <w:top w:val="none" w:sz="0" w:space="0" w:color="auto"/>
            <w:left w:val="none" w:sz="0" w:space="0" w:color="auto"/>
            <w:bottom w:val="none" w:sz="0" w:space="0" w:color="auto"/>
            <w:right w:val="none" w:sz="0" w:space="0" w:color="auto"/>
          </w:divBdr>
        </w:div>
      </w:divsChild>
    </w:div>
    <w:div w:id="939991492">
      <w:bodyDiv w:val="1"/>
      <w:marLeft w:val="0"/>
      <w:marRight w:val="0"/>
      <w:marTop w:val="0"/>
      <w:marBottom w:val="0"/>
      <w:divBdr>
        <w:top w:val="none" w:sz="0" w:space="0" w:color="auto"/>
        <w:left w:val="none" w:sz="0" w:space="0" w:color="auto"/>
        <w:bottom w:val="none" w:sz="0" w:space="0" w:color="auto"/>
        <w:right w:val="none" w:sz="0" w:space="0" w:color="auto"/>
      </w:divBdr>
    </w:div>
    <w:div w:id="942224879">
      <w:bodyDiv w:val="1"/>
      <w:marLeft w:val="0"/>
      <w:marRight w:val="0"/>
      <w:marTop w:val="0"/>
      <w:marBottom w:val="0"/>
      <w:divBdr>
        <w:top w:val="none" w:sz="0" w:space="0" w:color="auto"/>
        <w:left w:val="none" w:sz="0" w:space="0" w:color="auto"/>
        <w:bottom w:val="none" w:sz="0" w:space="0" w:color="auto"/>
        <w:right w:val="none" w:sz="0" w:space="0" w:color="auto"/>
      </w:divBdr>
      <w:divsChild>
        <w:div w:id="916480080">
          <w:marLeft w:val="640"/>
          <w:marRight w:val="0"/>
          <w:marTop w:val="0"/>
          <w:marBottom w:val="0"/>
          <w:divBdr>
            <w:top w:val="none" w:sz="0" w:space="0" w:color="auto"/>
            <w:left w:val="none" w:sz="0" w:space="0" w:color="auto"/>
            <w:bottom w:val="none" w:sz="0" w:space="0" w:color="auto"/>
            <w:right w:val="none" w:sz="0" w:space="0" w:color="auto"/>
          </w:divBdr>
        </w:div>
        <w:div w:id="1463693993">
          <w:marLeft w:val="640"/>
          <w:marRight w:val="0"/>
          <w:marTop w:val="0"/>
          <w:marBottom w:val="0"/>
          <w:divBdr>
            <w:top w:val="none" w:sz="0" w:space="0" w:color="auto"/>
            <w:left w:val="none" w:sz="0" w:space="0" w:color="auto"/>
            <w:bottom w:val="none" w:sz="0" w:space="0" w:color="auto"/>
            <w:right w:val="none" w:sz="0" w:space="0" w:color="auto"/>
          </w:divBdr>
        </w:div>
        <w:div w:id="842934794">
          <w:marLeft w:val="640"/>
          <w:marRight w:val="0"/>
          <w:marTop w:val="0"/>
          <w:marBottom w:val="0"/>
          <w:divBdr>
            <w:top w:val="none" w:sz="0" w:space="0" w:color="auto"/>
            <w:left w:val="none" w:sz="0" w:space="0" w:color="auto"/>
            <w:bottom w:val="none" w:sz="0" w:space="0" w:color="auto"/>
            <w:right w:val="none" w:sz="0" w:space="0" w:color="auto"/>
          </w:divBdr>
        </w:div>
        <w:div w:id="1182165911">
          <w:marLeft w:val="640"/>
          <w:marRight w:val="0"/>
          <w:marTop w:val="0"/>
          <w:marBottom w:val="0"/>
          <w:divBdr>
            <w:top w:val="none" w:sz="0" w:space="0" w:color="auto"/>
            <w:left w:val="none" w:sz="0" w:space="0" w:color="auto"/>
            <w:bottom w:val="none" w:sz="0" w:space="0" w:color="auto"/>
            <w:right w:val="none" w:sz="0" w:space="0" w:color="auto"/>
          </w:divBdr>
        </w:div>
        <w:div w:id="1004363069">
          <w:marLeft w:val="640"/>
          <w:marRight w:val="0"/>
          <w:marTop w:val="0"/>
          <w:marBottom w:val="0"/>
          <w:divBdr>
            <w:top w:val="none" w:sz="0" w:space="0" w:color="auto"/>
            <w:left w:val="none" w:sz="0" w:space="0" w:color="auto"/>
            <w:bottom w:val="none" w:sz="0" w:space="0" w:color="auto"/>
            <w:right w:val="none" w:sz="0" w:space="0" w:color="auto"/>
          </w:divBdr>
        </w:div>
        <w:div w:id="1182819447">
          <w:marLeft w:val="640"/>
          <w:marRight w:val="0"/>
          <w:marTop w:val="0"/>
          <w:marBottom w:val="0"/>
          <w:divBdr>
            <w:top w:val="none" w:sz="0" w:space="0" w:color="auto"/>
            <w:left w:val="none" w:sz="0" w:space="0" w:color="auto"/>
            <w:bottom w:val="none" w:sz="0" w:space="0" w:color="auto"/>
            <w:right w:val="none" w:sz="0" w:space="0" w:color="auto"/>
          </w:divBdr>
        </w:div>
        <w:div w:id="355738114">
          <w:marLeft w:val="640"/>
          <w:marRight w:val="0"/>
          <w:marTop w:val="0"/>
          <w:marBottom w:val="0"/>
          <w:divBdr>
            <w:top w:val="none" w:sz="0" w:space="0" w:color="auto"/>
            <w:left w:val="none" w:sz="0" w:space="0" w:color="auto"/>
            <w:bottom w:val="none" w:sz="0" w:space="0" w:color="auto"/>
            <w:right w:val="none" w:sz="0" w:space="0" w:color="auto"/>
          </w:divBdr>
        </w:div>
        <w:div w:id="1051229009">
          <w:marLeft w:val="640"/>
          <w:marRight w:val="0"/>
          <w:marTop w:val="0"/>
          <w:marBottom w:val="0"/>
          <w:divBdr>
            <w:top w:val="none" w:sz="0" w:space="0" w:color="auto"/>
            <w:left w:val="none" w:sz="0" w:space="0" w:color="auto"/>
            <w:bottom w:val="none" w:sz="0" w:space="0" w:color="auto"/>
            <w:right w:val="none" w:sz="0" w:space="0" w:color="auto"/>
          </w:divBdr>
        </w:div>
        <w:div w:id="16545737">
          <w:marLeft w:val="640"/>
          <w:marRight w:val="0"/>
          <w:marTop w:val="0"/>
          <w:marBottom w:val="0"/>
          <w:divBdr>
            <w:top w:val="none" w:sz="0" w:space="0" w:color="auto"/>
            <w:left w:val="none" w:sz="0" w:space="0" w:color="auto"/>
            <w:bottom w:val="none" w:sz="0" w:space="0" w:color="auto"/>
            <w:right w:val="none" w:sz="0" w:space="0" w:color="auto"/>
          </w:divBdr>
        </w:div>
        <w:div w:id="573977932">
          <w:marLeft w:val="640"/>
          <w:marRight w:val="0"/>
          <w:marTop w:val="0"/>
          <w:marBottom w:val="0"/>
          <w:divBdr>
            <w:top w:val="none" w:sz="0" w:space="0" w:color="auto"/>
            <w:left w:val="none" w:sz="0" w:space="0" w:color="auto"/>
            <w:bottom w:val="none" w:sz="0" w:space="0" w:color="auto"/>
            <w:right w:val="none" w:sz="0" w:space="0" w:color="auto"/>
          </w:divBdr>
        </w:div>
      </w:divsChild>
    </w:div>
    <w:div w:id="956988438">
      <w:bodyDiv w:val="1"/>
      <w:marLeft w:val="0"/>
      <w:marRight w:val="0"/>
      <w:marTop w:val="0"/>
      <w:marBottom w:val="0"/>
      <w:divBdr>
        <w:top w:val="none" w:sz="0" w:space="0" w:color="auto"/>
        <w:left w:val="none" w:sz="0" w:space="0" w:color="auto"/>
        <w:bottom w:val="none" w:sz="0" w:space="0" w:color="auto"/>
        <w:right w:val="none" w:sz="0" w:space="0" w:color="auto"/>
      </w:divBdr>
      <w:divsChild>
        <w:div w:id="144399090">
          <w:marLeft w:val="640"/>
          <w:marRight w:val="0"/>
          <w:marTop w:val="0"/>
          <w:marBottom w:val="0"/>
          <w:divBdr>
            <w:top w:val="none" w:sz="0" w:space="0" w:color="auto"/>
            <w:left w:val="none" w:sz="0" w:space="0" w:color="auto"/>
            <w:bottom w:val="none" w:sz="0" w:space="0" w:color="auto"/>
            <w:right w:val="none" w:sz="0" w:space="0" w:color="auto"/>
          </w:divBdr>
        </w:div>
        <w:div w:id="896431811">
          <w:marLeft w:val="640"/>
          <w:marRight w:val="0"/>
          <w:marTop w:val="0"/>
          <w:marBottom w:val="0"/>
          <w:divBdr>
            <w:top w:val="none" w:sz="0" w:space="0" w:color="auto"/>
            <w:left w:val="none" w:sz="0" w:space="0" w:color="auto"/>
            <w:bottom w:val="none" w:sz="0" w:space="0" w:color="auto"/>
            <w:right w:val="none" w:sz="0" w:space="0" w:color="auto"/>
          </w:divBdr>
        </w:div>
        <w:div w:id="1110856825">
          <w:marLeft w:val="640"/>
          <w:marRight w:val="0"/>
          <w:marTop w:val="0"/>
          <w:marBottom w:val="0"/>
          <w:divBdr>
            <w:top w:val="none" w:sz="0" w:space="0" w:color="auto"/>
            <w:left w:val="none" w:sz="0" w:space="0" w:color="auto"/>
            <w:bottom w:val="none" w:sz="0" w:space="0" w:color="auto"/>
            <w:right w:val="none" w:sz="0" w:space="0" w:color="auto"/>
          </w:divBdr>
        </w:div>
        <w:div w:id="431703031">
          <w:marLeft w:val="640"/>
          <w:marRight w:val="0"/>
          <w:marTop w:val="0"/>
          <w:marBottom w:val="0"/>
          <w:divBdr>
            <w:top w:val="none" w:sz="0" w:space="0" w:color="auto"/>
            <w:left w:val="none" w:sz="0" w:space="0" w:color="auto"/>
            <w:bottom w:val="none" w:sz="0" w:space="0" w:color="auto"/>
            <w:right w:val="none" w:sz="0" w:space="0" w:color="auto"/>
          </w:divBdr>
        </w:div>
        <w:div w:id="190340216">
          <w:marLeft w:val="640"/>
          <w:marRight w:val="0"/>
          <w:marTop w:val="0"/>
          <w:marBottom w:val="0"/>
          <w:divBdr>
            <w:top w:val="none" w:sz="0" w:space="0" w:color="auto"/>
            <w:left w:val="none" w:sz="0" w:space="0" w:color="auto"/>
            <w:bottom w:val="none" w:sz="0" w:space="0" w:color="auto"/>
            <w:right w:val="none" w:sz="0" w:space="0" w:color="auto"/>
          </w:divBdr>
        </w:div>
        <w:div w:id="210463826">
          <w:marLeft w:val="640"/>
          <w:marRight w:val="0"/>
          <w:marTop w:val="0"/>
          <w:marBottom w:val="0"/>
          <w:divBdr>
            <w:top w:val="none" w:sz="0" w:space="0" w:color="auto"/>
            <w:left w:val="none" w:sz="0" w:space="0" w:color="auto"/>
            <w:bottom w:val="none" w:sz="0" w:space="0" w:color="auto"/>
            <w:right w:val="none" w:sz="0" w:space="0" w:color="auto"/>
          </w:divBdr>
        </w:div>
        <w:div w:id="317610704">
          <w:marLeft w:val="640"/>
          <w:marRight w:val="0"/>
          <w:marTop w:val="0"/>
          <w:marBottom w:val="0"/>
          <w:divBdr>
            <w:top w:val="none" w:sz="0" w:space="0" w:color="auto"/>
            <w:left w:val="none" w:sz="0" w:space="0" w:color="auto"/>
            <w:bottom w:val="none" w:sz="0" w:space="0" w:color="auto"/>
            <w:right w:val="none" w:sz="0" w:space="0" w:color="auto"/>
          </w:divBdr>
        </w:div>
        <w:div w:id="1703359659">
          <w:marLeft w:val="640"/>
          <w:marRight w:val="0"/>
          <w:marTop w:val="0"/>
          <w:marBottom w:val="0"/>
          <w:divBdr>
            <w:top w:val="none" w:sz="0" w:space="0" w:color="auto"/>
            <w:left w:val="none" w:sz="0" w:space="0" w:color="auto"/>
            <w:bottom w:val="none" w:sz="0" w:space="0" w:color="auto"/>
            <w:right w:val="none" w:sz="0" w:space="0" w:color="auto"/>
          </w:divBdr>
        </w:div>
        <w:div w:id="1095125411">
          <w:marLeft w:val="640"/>
          <w:marRight w:val="0"/>
          <w:marTop w:val="0"/>
          <w:marBottom w:val="0"/>
          <w:divBdr>
            <w:top w:val="none" w:sz="0" w:space="0" w:color="auto"/>
            <w:left w:val="none" w:sz="0" w:space="0" w:color="auto"/>
            <w:bottom w:val="none" w:sz="0" w:space="0" w:color="auto"/>
            <w:right w:val="none" w:sz="0" w:space="0" w:color="auto"/>
          </w:divBdr>
        </w:div>
        <w:div w:id="1595699978">
          <w:marLeft w:val="640"/>
          <w:marRight w:val="0"/>
          <w:marTop w:val="0"/>
          <w:marBottom w:val="0"/>
          <w:divBdr>
            <w:top w:val="none" w:sz="0" w:space="0" w:color="auto"/>
            <w:left w:val="none" w:sz="0" w:space="0" w:color="auto"/>
            <w:bottom w:val="none" w:sz="0" w:space="0" w:color="auto"/>
            <w:right w:val="none" w:sz="0" w:space="0" w:color="auto"/>
          </w:divBdr>
        </w:div>
        <w:div w:id="880480028">
          <w:marLeft w:val="640"/>
          <w:marRight w:val="0"/>
          <w:marTop w:val="0"/>
          <w:marBottom w:val="0"/>
          <w:divBdr>
            <w:top w:val="none" w:sz="0" w:space="0" w:color="auto"/>
            <w:left w:val="none" w:sz="0" w:space="0" w:color="auto"/>
            <w:bottom w:val="none" w:sz="0" w:space="0" w:color="auto"/>
            <w:right w:val="none" w:sz="0" w:space="0" w:color="auto"/>
          </w:divBdr>
        </w:div>
        <w:div w:id="81143970">
          <w:marLeft w:val="640"/>
          <w:marRight w:val="0"/>
          <w:marTop w:val="0"/>
          <w:marBottom w:val="0"/>
          <w:divBdr>
            <w:top w:val="none" w:sz="0" w:space="0" w:color="auto"/>
            <w:left w:val="none" w:sz="0" w:space="0" w:color="auto"/>
            <w:bottom w:val="none" w:sz="0" w:space="0" w:color="auto"/>
            <w:right w:val="none" w:sz="0" w:space="0" w:color="auto"/>
          </w:divBdr>
        </w:div>
        <w:div w:id="444925261">
          <w:marLeft w:val="640"/>
          <w:marRight w:val="0"/>
          <w:marTop w:val="0"/>
          <w:marBottom w:val="0"/>
          <w:divBdr>
            <w:top w:val="none" w:sz="0" w:space="0" w:color="auto"/>
            <w:left w:val="none" w:sz="0" w:space="0" w:color="auto"/>
            <w:bottom w:val="none" w:sz="0" w:space="0" w:color="auto"/>
            <w:right w:val="none" w:sz="0" w:space="0" w:color="auto"/>
          </w:divBdr>
        </w:div>
        <w:div w:id="1327396565">
          <w:marLeft w:val="640"/>
          <w:marRight w:val="0"/>
          <w:marTop w:val="0"/>
          <w:marBottom w:val="0"/>
          <w:divBdr>
            <w:top w:val="none" w:sz="0" w:space="0" w:color="auto"/>
            <w:left w:val="none" w:sz="0" w:space="0" w:color="auto"/>
            <w:bottom w:val="none" w:sz="0" w:space="0" w:color="auto"/>
            <w:right w:val="none" w:sz="0" w:space="0" w:color="auto"/>
          </w:divBdr>
        </w:div>
      </w:divsChild>
    </w:div>
    <w:div w:id="958534336">
      <w:bodyDiv w:val="1"/>
      <w:marLeft w:val="0"/>
      <w:marRight w:val="0"/>
      <w:marTop w:val="0"/>
      <w:marBottom w:val="0"/>
      <w:divBdr>
        <w:top w:val="none" w:sz="0" w:space="0" w:color="auto"/>
        <w:left w:val="none" w:sz="0" w:space="0" w:color="auto"/>
        <w:bottom w:val="none" w:sz="0" w:space="0" w:color="auto"/>
        <w:right w:val="none" w:sz="0" w:space="0" w:color="auto"/>
      </w:divBdr>
    </w:div>
    <w:div w:id="964889421">
      <w:bodyDiv w:val="1"/>
      <w:marLeft w:val="0"/>
      <w:marRight w:val="0"/>
      <w:marTop w:val="0"/>
      <w:marBottom w:val="0"/>
      <w:divBdr>
        <w:top w:val="none" w:sz="0" w:space="0" w:color="auto"/>
        <w:left w:val="none" w:sz="0" w:space="0" w:color="auto"/>
        <w:bottom w:val="none" w:sz="0" w:space="0" w:color="auto"/>
        <w:right w:val="none" w:sz="0" w:space="0" w:color="auto"/>
      </w:divBdr>
      <w:divsChild>
        <w:div w:id="30420050">
          <w:marLeft w:val="640"/>
          <w:marRight w:val="0"/>
          <w:marTop w:val="0"/>
          <w:marBottom w:val="0"/>
          <w:divBdr>
            <w:top w:val="none" w:sz="0" w:space="0" w:color="auto"/>
            <w:left w:val="none" w:sz="0" w:space="0" w:color="auto"/>
            <w:bottom w:val="none" w:sz="0" w:space="0" w:color="auto"/>
            <w:right w:val="none" w:sz="0" w:space="0" w:color="auto"/>
          </w:divBdr>
        </w:div>
        <w:div w:id="1405954912">
          <w:marLeft w:val="640"/>
          <w:marRight w:val="0"/>
          <w:marTop w:val="0"/>
          <w:marBottom w:val="0"/>
          <w:divBdr>
            <w:top w:val="none" w:sz="0" w:space="0" w:color="auto"/>
            <w:left w:val="none" w:sz="0" w:space="0" w:color="auto"/>
            <w:bottom w:val="none" w:sz="0" w:space="0" w:color="auto"/>
            <w:right w:val="none" w:sz="0" w:space="0" w:color="auto"/>
          </w:divBdr>
        </w:div>
        <w:div w:id="880753146">
          <w:marLeft w:val="640"/>
          <w:marRight w:val="0"/>
          <w:marTop w:val="0"/>
          <w:marBottom w:val="0"/>
          <w:divBdr>
            <w:top w:val="none" w:sz="0" w:space="0" w:color="auto"/>
            <w:left w:val="none" w:sz="0" w:space="0" w:color="auto"/>
            <w:bottom w:val="none" w:sz="0" w:space="0" w:color="auto"/>
            <w:right w:val="none" w:sz="0" w:space="0" w:color="auto"/>
          </w:divBdr>
        </w:div>
        <w:div w:id="362292006">
          <w:marLeft w:val="640"/>
          <w:marRight w:val="0"/>
          <w:marTop w:val="0"/>
          <w:marBottom w:val="0"/>
          <w:divBdr>
            <w:top w:val="none" w:sz="0" w:space="0" w:color="auto"/>
            <w:left w:val="none" w:sz="0" w:space="0" w:color="auto"/>
            <w:bottom w:val="none" w:sz="0" w:space="0" w:color="auto"/>
            <w:right w:val="none" w:sz="0" w:space="0" w:color="auto"/>
          </w:divBdr>
        </w:div>
        <w:div w:id="1657033663">
          <w:marLeft w:val="640"/>
          <w:marRight w:val="0"/>
          <w:marTop w:val="0"/>
          <w:marBottom w:val="0"/>
          <w:divBdr>
            <w:top w:val="none" w:sz="0" w:space="0" w:color="auto"/>
            <w:left w:val="none" w:sz="0" w:space="0" w:color="auto"/>
            <w:bottom w:val="none" w:sz="0" w:space="0" w:color="auto"/>
            <w:right w:val="none" w:sz="0" w:space="0" w:color="auto"/>
          </w:divBdr>
        </w:div>
        <w:div w:id="407075448">
          <w:marLeft w:val="640"/>
          <w:marRight w:val="0"/>
          <w:marTop w:val="0"/>
          <w:marBottom w:val="0"/>
          <w:divBdr>
            <w:top w:val="none" w:sz="0" w:space="0" w:color="auto"/>
            <w:left w:val="none" w:sz="0" w:space="0" w:color="auto"/>
            <w:bottom w:val="none" w:sz="0" w:space="0" w:color="auto"/>
            <w:right w:val="none" w:sz="0" w:space="0" w:color="auto"/>
          </w:divBdr>
        </w:div>
        <w:div w:id="1275819995">
          <w:marLeft w:val="640"/>
          <w:marRight w:val="0"/>
          <w:marTop w:val="0"/>
          <w:marBottom w:val="0"/>
          <w:divBdr>
            <w:top w:val="none" w:sz="0" w:space="0" w:color="auto"/>
            <w:left w:val="none" w:sz="0" w:space="0" w:color="auto"/>
            <w:bottom w:val="none" w:sz="0" w:space="0" w:color="auto"/>
            <w:right w:val="none" w:sz="0" w:space="0" w:color="auto"/>
          </w:divBdr>
        </w:div>
        <w:div w:id="124199321">
          <w:marLeft w:val="640"/>
          <w:marRight w:val="0"/>
          <w:marTop w:val="0"/>
          <w:marBottom w:val="0"/>
          <w:divBdr>
            <w:top w:val="none" w:sz="0" w:space="0" w:color="auto"/>
            <w:left w:val="none" w:sz="0" w:space="0" w:color="auto"/>
            <w:bottom w:val="none" w:sz="0" w:space="0" w:color="auto"/>
            <w:right w:val="none" w:sz="0" w:space="0" w:color="auto"/>
          </w:divBdr>
        </w:div>
        <w:div w:id="1513453757">
          <w:marLeft w:val="640"/>
          <w:marRight w:val="0"/>
          <w:marTop w:val="0"/>
          <w:marBottom w:val="0"/>
          <w:divBdr>
            <w:top w:val="none" w:sz="0" w:space="0" w:color="auto"/>
            <w:left w:val="none" w:sz="0" w:space="0" w:color="auto"/>
            <w:bottom w:val="none" w:sz="0" w:space="0" w:color="auto"/>
            <w:right w:val="none" w:sz="0" w:space="0" w:color="auto"/>
          </w:divBdr>
        </w:div>
        <w:div w:id="465468522">
          <w:marLeft w:val="640"/>
          <w:marRight w:val="0"/>
          <w:marTop w:val="0"/>
          <w:marBottom w:val="0"/>
          <w:divBdr>
            <w:top w:val="none" w:sz="0" w:space="0" w:color="auto"/>
            <w:left w:val="none" w:sz="0" w:space="0" w:color="auto"/>
            <w:bottom w:val="none" w:sz="0" w:space="0" w:color="auto"/>
            <w:right w:val="none" w:sz="0" w:space="0" w:color="auto"/>
          </w:divBdr>
        </w:div>
        <w:div w:id="788815460">
          <w:marLeft w:val="640"/>
          <w:marRight w:val="0"/>
          <w:marTop w:val="0"/>
          <w:marBottom w:val="0"/>
          <w:divBdr>
            <w:top w:val="none" w:sz="0" w:space="0" w:color="auto"/>
            <w:left w:val="none" w:sz="0" w:space="0" w:color="auto"/>
            <w:bottom w:val="none" w:sz="0" w:space="0" w:color="auto"/>
            <w:right w:val="none" w:sz="0" w:space="0" w:color="auto"/>
          </w:divBdr>
        </w:div>
        <w:div w:id="1013995560">
          <w:marLeft w:val="640"/>
          <w:marRight w:val="0"/>
          <w:marTop w:val="0"/>
          <w:marBottom w:val="0"/>
          <w:divBdr>
            <w:top w:val="none" w:sz="0" w:space="0" w:color="auto"/>
            <w:left w:val="none" w:sz="0" w:space="0" w:color="auto"/>
            <w:bottom w:val="none" w:sz="0" w:space="0" w:color="auto"/>
            <w:right w:val="none" w:sz="0" w:space="0" w:color="auto"/>
          </w:divBdr>
        </w:div>
        <w:div w:id="866334563">
          <w:marLeft w:val="640"/>
          <w:marRight w:val="0"/>
          <w:marTop w:val="0"/>
          <w:marBottom w:val="0"/>
          <w:divBdr>
            <w:top w:val="none" w:sz="0" w:space="0" w:color="auto"/>
            <w:left w:val="none" w:sz="0" w:space="0" w:color="auto"/>
            <w:bottom w:val="none" w:sz="0" w:space="0" w:color="auto"/>
            <w:right w:val="none" w:sz="0" w:space="0" w:color="auto"/>
          </w:divBdr>
        </w:div>
        <w:div w:id="2064212142">
          <w:marLeft w:val="640"/>
          <w:marRight w:val="0"/>
          <w:marTop w:val="0"/>
          <w:marBottom w:val="0"/>
          <w:divBdr>
            <w:top w:val="none" w:sz="0" w:space="0" w:color="auto"/>
            <w:left w:val="none" w:sz="0" w:space="0" w:color="auto"/>
            <w:bottom w:val="none" w:sz="0" w:space="0" w:color="auto"/>
            <w:right w:val="none" w:sz="0" w:space="0" w:color="auto"/>
          </w:divBdr>
        </w:div>
        <w:div w:id="751437835">
          <w:marLeft w:val="640"/>
          <w:marRight w:val="0"/>
          <w:marTop w:val="0"/>
          <w:marBottom w:val="0"/>
          <w:divBdr>
            <w:top w:val="none" w:sz="0" w:space="0" w:color="auto"/>
            <w:left w:val="none" w:sz="0" w:space="0" w:color="auto"/>
            <w:bottom w:val="none" w:sz="0" w:space="0" w:color="auto"/>
            <w:right w:val="none" w:sz="0" w:space="0" w:color="auto"/>
          </w:divBdr>
        </w:div>
      </w:divsChild>
    </w:div>
    <w:div w:id="971786308">
      <w:bodyDiv w:val="1"/>
      <w:marLeft w:val="0"/>
      <w:marRight w:val="0"/>
      <w:marTop w:val="0"/>
      <w:marBottom w:val="0"/>
      <w:divBdr>
        <w:top w:val="none" w:sz="0" w:space="0" w:color="auto"/>
        <w:left w:val="none" w:sz="0" w:space="0" w:color="auto"/>
        <w:bottom w:val="none" w:sz="0" w:space="0" w:color="auto"/>
        <w:right w:val="none" w:sz="0" w:space="0" w:color="auto"/>
      </w:divBdr>
      <w:divsChild>
        <w:div w:id="594633923">
          <w:marLeft w:val="0"/>
          <w:marRight w:val="0"/>
          <w:marTop w:val="0"/>
          <w:marBottom w:val="0"/>
          <w:divBdr>
            <w:top w:val="none" w:sz="0" w:space="0" w:color="auto"/>
            <w:left w:val="none" w:sz="0" w:space="0" w:color="auto"/>
            <w:bottom w:val="none" w:sz="0" w:space="0" w:color="auto"/>
            <w:right w:val="none" w:sz="0" w:space="0" w:color="auto"/>
          </w:divBdr>
          <w:divsChild>
            <w:div w:id="1208564698">
              <w:marLeft w:val="0"/>
              <w:marRight w:val="0"/>
              <w:marTop w:val="0"/>
              <w:marBottom w:val="0"/>
              <w:divBdr>
                <w:top w:val="none" w:sz="0" w:space="0" w:color="auto"/>
                <w:left w:val="none" w:sz="0" w:space="0" w:color="auto"/>
                <w:bottom w:val="none" w:sz="0" w:space="0" w:color="auto"/>
                <w:right w:val="none" w:sz="0" w:space="0" w:color="auto"/>
              </w:divBdr>
              <w:divsChild>
                <w:div w:id="405153830">
                  <w:marLeft w:val="0"/>
                  <w:marRight w:val="0"/>
                  <w:marTop w:val="0"/>
                  <w:marBottom w:val="0"/>
                  <w:divBdr>
                    <w:top w:val="none" w:sz="0" w:space="0" w:color="auto"/>
                    <w:left w:val="none" w:sz="0" w:space="0" w:color="auto"/>
                    <w:bottom w:val="none" w:sz="0" w:space="0" w:color="auto"/>
                    <w:right w:val="none" w:sz="0" w:space="0" w:color="auto"/>
                  </w:divBdr>
                  <w:divsChild>
                    <w:div w:id="1696536418">
                      <w:marLeft w:val="0"/>
                      <w:marRight w:val="0"/>
                      <w:marTop w:val="0"/>
                      <w:marBottom w:val="0"/>
                      <w:divBdr>
                        <w:top w:val="none" w:sz="0" w:space="0" w:color="auto"/>
                        <w:left w:val="none" w:sz="0" w:space="0" w:color="auto"/>
                        <w:bottom w:val="none" w:sz="0" w:space="0" w:color="auto"/>
                        <w:right w:val="none" w:sz="0" w:space="0" w:color="auto"/>
                      </w:divBdr>
                      <w:divsChild>
                        <w:div w:id="1626738008">
                          <w:marLeft w:val="0"/>
                          <w:marRight w:val="0"/>
                          <w:marTop w:val="0"/>
                          <w:marBottom w:val="0"/>
                          <w:divBdr>
                            <w:top w:val="none" w:sz="0" w:space="0" w:color="auto"/>
                            <w:left w:val="none" w:sz="0" w:space="0" w:color="auto"/>
                            <w:bottom w:val="none" w:sz="0" w:space="0" w:color="auto"/>
                            <w:right w:val="none" w:sz="0" w:space="0" w:color="auto"/>
                          </w:divBdr>
                          <w:divsChild>
                            <w:div w:id="158572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2752464">
      <w:bodyDiv w:val="1"/>
      <w:marLeft w:val="0"/>
      <w:marRight w:val="0"/>
      <w:marTop w:val="0"/>
      <w:marBottom w:val="0"/>
      <w:divBdr>
        <w:top w:val="none" w:sz="0" w:space="0" w:color="auto"/>
        <w:left w:val="none" w:sz="0" w:space="0" w:color="auto"/>
        <w:bottom w:val="none" w:sz="0" w:space="0" w:color="auto"/>
        <w:right w:val="none" w:sz="0" w:space="0" w:color="auto"/>
      </w:divBdr>
      <w:divsChild>
        <w:div w:id="760026608">
          <w:marLeft w:val="640"/>
          <w:marRight w:val="0"/>
          <w:marTop w:val="0"/>
          <w:marBottom w:val="0"/>
          <w:divBdr>
            <w:top w:val="none" w:sz="0" w:space="0" w:color="auto"/>
            <w:left w:val="none" w:sz="0" w:space="0" w:color="auto"/>
            <w:bottom w:val="none" w:sz="0" w:space="0" w:color="auto"/>
            <w:right w:val="none" w:sz="0" w:space="0" w:color="auto"/>
          </w:divBdr>
        </w:div>
        <w:div w:id="1539703253">
          <w:marLeft w:val="640"/>
          <w:marRight w:val="0"/>
          <w:marTop w:val="0"/>
          <w:marBottom w:val="0"/>
          <w:divBdr>
            <w:top w:val="none" w:sz="0" w:space="0" w:color="auto"/>
            <w:left w:val="none" w:sz="0" w:space="0" w:color="auto"/>
            <w:bottom w:val="none" w:sz="0" w:space="0" w:color="auto"/>
            <w:right w:val="none" w:sz="0" w:space="0" w:color="auto"/>
          </w:divBdr>
        </w:div>
        <w:div w:id="1670017951">
          <w:marLeft w:val="640"/>
          <w:marRight w:val="0"/>
          <w:marTop w:val="0"/>
          <w:marBottom w:val="0"/>
          <w:divBdr>
            <w:top w:val="none" w:sz="0" w:space="0" w:color="auto"/>
            <w:left w:val="none" w:sz="0" w:space="0" w:color="auto"/>
            <w:bottom w:val="none" w:sz="0" w:space="0" w:color="auto"/>
            <w:right w:val="none" w:sz="0" w:space="0" w:color="auto"/>
          </w:divBdr>
        </w:div>
        <w:div w:id="938952377">
          <w:marLeft w:val="640"/>
          <w:marRight w:val="0"/>
          <w:marTop w:val="0"/>
          <w:marBottom w:val="0"/>
          <w:divBdr>
            <w:top w:val="none" w:sz="0" w:space="0" w:color="auto"/>
            <w:left w:val="none" w:sz="0" w:space="0" w:color="auto"/>
            <w:bottom w:val="none" w:sz="0" w:space="0" w:color="auto"/>
            <w:right w:val="none" w:sz="0" w:space="0" w:color="auto"/>
          </w:divBdr>
        </w:div>
        <w:div w:id="37975249">
          <w:marLeft w:val="640"/>
          <w:marRight w:val="0"/>
          <w:marTop w:val="0"/>
          <w:marBottom w:val="0"/>
          <w:divBdr>
            <w:top w:val="none" w:sz="0" w:space="0" w:color="auto"/>
            <w:left w:val="none" w:sz="0" w:space="0" w:color="auto"/>
            <w:bottom w:val="none" w:sz="0" w:space="0" w:color="auto"/>
            <w:right w:val="none" w:sz="0" w:space="0" w:color="auto"/>
          </w:divBdr>
        </w:div>
        <w:div w:id="1155684330">
          <w:marLeft w:val="640"/>
          <w:marRight w:val="0"/>
          <w:marTop w:val="0"/>
          <w:marBottom w:val="0"/>
          <w:divBdr>
            <w:top w:val="none" w:sz="0" w:space="0" w:color="auto"/>
            <w:left w:val="none" w:sz="0" w:space="0" w:color="auto"/>
            <w:bottom w:val="none" w:sz="0" w:space="0" w:color="auto"/>
            <w:right w:val="none" w:sz="0" w:space="0" w:color="auto"/>
          </w:divBdr>
        </w:div>
        <w:div w:id="1664163565">
          <w:marLeft w:val="640"/>
          <w:marRight w:val="0"/>
          <w:marTop w:val="0"/>
          <w:marBottom w:val="0"/>
          <w:divBdr>
            <w:top w:val="none" w:sz="0" w:space="0" w:color="auto"/>
            <w:left w:val="none" w:sz="0" w:space="0" w:color="auto"/>
            <w:bottom w:val="none" w:sz="0" w:space="0" w:color="auto"/>
            <w:right w:val="none" w:sz="0" w:space="0" w:color="auto"/>
          </w:divBdr>
        </w:div>
        <w:div w:id="1875460315">
          <w:marLeft w:val="640"/>
          <w:marRight w:val="0"/>
          <w:marTop w:val="0"/>
          <w:marBottom w:val="0"/>
          <w:divBdr>
            <w:top w:val="none" w:sz="0" w:space="0" w:color="auto"/>
            <w:left w:val="none" w:sz="0" w:space="0" w:color="auto"/>
            <w:bottom w:val="none" w:sz="0" w:space="0" w:color="auto"/>
            <w:right w:val="none" w:sz="0" w:space="0" w:color="auto"/>
          </w:divBdr>
        </w:div>
        <w:div w:id="137383927">
          <w:marLeft w:val="640"/>
          <w:marRight w:val="0"/>
          <w:marTop w:val="0"/>
          <w:marBottom w:val="0"/>
          <w:divBdr>
            <w:top w:val="none" w:sz="0" w:space="0" w:color="auto"/>
            <w:left w:val="none" w:sz="0" w:space="0" w:color="auto"/>
            <w:bottom w:val="none" w:sz="0" w:space="0" w:color="auto"/>
            <w:right w:val="none" w:sz="0" w:space="0" w:color="auto"/>
          </w:divBdr>
        </w:div>
        <w:div w:id="1811095764">
          <w:marLeft w:val="640"/>
          <w:marRight w:val="0"/>
          <w:marTop w:val="0"/>
          <w:marBottom w:val="0"/>
          <w:divBdr>
            <w:top w:val="none" w:sz="0" w:space="0" w:color="auto"/>
            <w:left w:val="none" w:sz="0" w:space="0" w:color="auto"/>
            <w:bottom w:val="none" w:sz="0" w:space="0" w:color="auto"/>
            <w:right w:val="none" w:sz="0" w:space="0" w:color="auto"/>
          </w:divBdr>
        </w:div>
        <w:div w:id="647513597">
          <w:marLeft w:val="640"/>
          <w:marRight w:val="0"/>
          <w:marTop w:val="0"/>
          <w:marBottom w:val="0"/>
          <w:divBdr>
            <w:top w:val="none" w:sz="0" w:space="0" w:color="auto"/>
            <w:left w:val="none" w:sz="0" w:space="0" w:color="auto"/>
            <w:bottom w:val="none" w:sz="0" w:space="0" w:color="auto"/>
            <w:right w:val="none" w:sz="0" w:space="0" w:color="auto"/>
          </w:divBdr>
        </w:div>
        <w:div w:id="812449958">
          <w:marLeft w:val="640"/>
          <w:marRight w:val="0"/>
          <w:marTop w:val="0"/>
          <w:marBottom w:val="0"/>
          <w:divBdr>
            <w:top w:val="none" w:sz="0" w:space="0" w:color="auto"/>
            <w:left w:val="none" w:sz="0" w:space="0" w:color="auto"/>
            <w:bottom w:val="none" w:sz="0" w:space="0" w:color="auto"/>
            <w:right w:val="none" w:sz="0" w:space="0" w:color="auto"/>
          </w:divBdr>
        </w:div>
        <w:div w:id="923295917">
          <w:marLeft w:val="640"/>
          <w:marRight w:val="0"/>
          <w:marTop w:val="0"/>
          <w:marBottom w:val="0"/>
          <w:divBdr>
            <w:top w:val="none" w:sz="0" w:space="0" w:color="auto"/>
            <w:left w:val="none" w:sz="0" w:space="0" w:color="auto"/>
            <w:bottom w:val="none" w:sz="0" w:space="0" w:color="auto"/>
            <w:right w:val="none" w:sz="0" w:space="0" w:color="auto"/>
          </w:divBdr>
        </w:div>
        <w:div w:id="977492759">
          <w:marLeft w:val="640"/>
          <w:marRight w:val="0"/>
          <w:marTop w:val="0"/>
          <w:marBottom w:val="0"/>
          <w:divBdr>
            <w:top w:val="none" w:sz="0" w:space="0" w:color="auto"/>
            <w:left w:val="none" w:sz="0" w:space="0" w:color="auto"/>
            <w:bottom w:val="none" w:sz="0" w:space="0" w:color="auto"/>
            <w:right w:val="none" w:sz="0" w:space="0" w:color="auto"/>
          </w:divBdr>
        </w:div>
        <w:div w:id="1186362654">
          <w:marLeft w:val="640"/>
          <w:marRight w:val="0"/>
          <w:marTop w:val="0"/>
          <w:marBottom w:val="0"/>
          <w:divBdr>
            <w:top w:val="none" w:sz="0" w:space="0" w:color="auto"/>
            <w:left w:val="none" w:sz="0" w:space="0" w:color="auto"/>
            <w:bottom w:val="none" w:sz="0" w:space="0" w:color="auto"/>
            <w:right w:val="none" w:sz="0" w:space="0" w:color="auto"/>
          </w:divBdr>
        </w:div>
        <w:div w:id="558396035">
          <w:marLeft w:val="640"/>
          <w:marRight w:val="0"/>
          <w:marTop w:val="0"/>
          <w:marBottom w:val="0"/>
          <w:divBdr>
            <w:top w:val="none" w:sz="0" w:space="0" w:color="auto"/>
            <w:left w:val="none" w:sz="0" w:space="0" w:color="auto"/>
            <w:bottom w:val="none" w:sz="0" w:space="0" w:color="auto"/>
            <w:right w:val="none" w:sz="0" w:space="0" w:color="auto"/>
          </w:divBdr>
        </w:div>
        <w:div w:id="1791701353">
          <w:marLeft w:val="640"/>
          <w:marRight w:val="0"/>
          <w:marTop w:val="0"/>
          <w:marBottom w:val="0"/>
          <w:divBdr>
            <w:top w:val="none" w:sz="0" w:space="0" w:color="auto"/>
            <w:left w:val="none" w:sz="0" w:space="0" w:color="auto"/>
            <w:bottom w:val="none" w:sz="0" w:space="0" w:color="auto"/>
            <w:right w:val="none" w:sz="0" w:space="0" w:color="auto"/>
          </w:divBdr>
        </w:div>
        <w:div w:id="513420753">
          <w:marLeft w:val="640"/>
          <w:marRight w:val="0"/>
          <w:marTop w:val="0"/>
          <w:marBottom w:val="0"/>
          <w:divBdr>
            <w:top w:val="none" w:sz="0" w:space="0" w:color="auto"/>
            <w:left w:val="none" w:sz="0" w:space="0" w:color="auto"/>
            <w:bottom w:val="none" w:sz="0" w:space="0" w:color="auto"/>
            <w:right w:val="none" w:sz="0" w:space="0" w:color="auto"/>
          </w:divBdr>
        </w:div>
        <w:div w:id="1143157957">
          <w:marLeft w:val="640"/>
          <w:marRight w:val="0"/>
          <w:marTop w:val="0"/>
          <w:marBottom w:val="0"/>
          <w:divBdr>
            <w:top w:val="none" w:sz="0" w:space="0" w:color="auto"/>
            <w:left w:val="none" w:sz="0" w:space="0" w:color="auto"/>
            <w:bottom w:val="none" w:sz="0" w:space="0" w:color="auto"/>
            <w:right w:val="none" w:sz="0" w:space="0" w:color="auto"/>
          </w:divBdr>
        </w:div>
        <w:div w:id="736900223">
          <w:marLeft w:val="640"/>
          <w:marRight w:val="0"/>
          <w:marTop w:val="0"/>
          <w:marBottom w:val="0"/>
          <w:divBdr>
            <w:top w:val="none" w:sz="0" w:space="0" w:color="auto"/>
            <w:left w:val="none" w:sz="0" w:space="0" w:color="auto"/>
            <w:bottom w:val="none" w:sz="0" w:space="0" w:color="auto"/>
            <w:right w:val="none" w:sz="0" w:space="0" w:color="auto"/>
          </w:divBdr>
        </w:div>
        <w:div w:id="889262792">
          <w:marLeft w:val="640"/>
          <w:marRight w:val="0"/>
          <w:marTop w:val="0"/>
          <w:marBottom w:val="0"/>
          <w:divBdr>
            <w:top w:val="none" w:sz="0" w:space="0" w:color="auto"/>
            <w:left w:val="none" w:sz="0" w:space="0" w:color="auto"/>
            <w:bottom w:val="none" w:sz="0" w:space="0" w:color="auto"/>
            <w:right w:val="none" w:sz="0" w:space="0" w:color="auto"/>
          </w:divBdr>
        </w:div>
        <w:div w:id="1395157640">
          <w:marLeft w:val="640"/>
          <w:marRight w:val="0"/>
          <w:marTop w:val="0"/>
          <w:marBottom w:val="0"/>
          <w:divBdr>
            <w:top w:val="none" w:sz="0" w:space="0" w:color="auto"/>
            <w:left w:val="none" w:sz="0" w:space="0" w:color="auto"/>
            <w:bottom w:val="none" w:sz="0" w:space="0" w:color="auto"/>
            <w:right w:val="none" w:sz="0" w:space="0" w:color="auto"/>
          </w:divBdr>
        </w:div>
        <w:div w:id="1799568612">
          <w:marLeft w:val="640"/>
          <w:marRight w:val="0"/>
          <w:marTop w:val="0"/>
          <w:marBottom w:val="0"/>
          <w:divBdr>
            <w:top w:val="none" w:sz="0" w:space="0" w:color="auto"/>
            <w:left w:val="none" w:sz="0" w:space="0" w:color="auto"/>
            <w:bottom w:val="none" w:sz="0" w:space="0" w:color="auto"/>
            <w:right w:val="none" w:sz="0" w:space="0" w:color="auto"/>
          </w:divBdr>
        </w:div>
        <w:div w:id="1207176723">
          <w:marLeft w:val="640"/>
          <w:marRight w:val="0"/>
          <w:marTop w:val="0"/>
          <w:marBottom w:val="0"/>
          <w:divBdr>
            <w:top w:val="none" w:sz="0" w:space="0" w:color="auto"/>
            <w:left w:val="none" w:sz="0" w:space="0" w:color="auto"/>
            <w:bottom w:val="none" w:sz="0" w:space="0" w:color="auto"/>
            <w:right w:val="none" w:sz="0" w:space="0" w:color="auto"/>
          </w:divBdr>
        </w:div>
        <w:div w:id="1994526227">
          <w:marLeft w:val="640"/>
          <w:marRight w:val="0"/>
          <w:marTop w:val="0"/>
          <w:marBottom w:val="0"/>
          <w:divBdr>
            <w:top w:val="none" w:sz="0" w:space="0" w:color="auto"/>
            <w:left w:val="none" w:sz="0" w:space="0" w:color="auto"/>
            <w:bottom w:val="none" w:sz="0" w:space="0" w:color="auto"/>
            <w:right w:val="none" w:sz="0" w:space="0" w:color="auto"/>
          </w:divBdr>
        </w:div>
        <w:div w:id="1238711413">
          <w:marLeft w:val="640"/>
          <w:marRight w:val="0"/>
          <w:marTop w:val="0"/>
          <w:marBottom w:val="0"/>
          <w:divBdr>
            <w:top w:val="none" w:sz="0" w:space="0" w:color="auto"/>
            <w:left w:val="none" w:sz="0" w:space="0" w:color="auto"/>
            <w:bottom w:val="none" w:sz="0" w:space="0" w:color="auto"/>
            <w:right w:val="none" w:sz="0" w:space="0" w:color="auto"/>
          </w:divBdr>
        </w:div>
        <w:div w:id="894704588">
          <w:marLeft w:val="640"/>
          <w:marRight w:val="0"/>
          <w:marTop w:val="0"/>
          <w:marBottom w:val="0"/>
          <w:divBdr>
            <w:top w:val="none" w:sz="0" w:space="0" w:color="auto"/>
            <w:left w:val="none" w:sz="0" w:space="0" w:color="auto"/>
            <w:bottom w:val="none" w:sz="0" w:space="0" w:color="auto"/>
            <w:right w:val="none" w:sz="0" w:space="0" w:color="auto"/>
          </w:divBdr>
        </w:div>
        <w:div w:id="193543744">
          <w:marLeft w:val="640"/>
          <w:marRight w:val="0"/>
          <w:marTop w:val="0"/>
          <w:marBottom w:val="0"/>
          <w:divBdr>
            <w:top w:val="none" w:sz="0" w:space="0" w:color="auto"/>
            <w:left w:val="none" w:sz="0" w:space="0" w:color="auto"/>
            <w:bottom w:val="none" w:sz="0" w:space="0" w:color="auto"/>
            <w:right w:val="none" w:sz="0" w:space="0" w:color="auto"/>
          </w:divBdr>
        </w:div>
        <w:div w:id="645355697">
          <w:marLeft w:val="640"/>
          <w:marRight w:val="0"/>
          <w:marTop w:val="0"/>
          <w:marBottom w:val="0"/>
          <w:divBdr>
            <w:top w:val="none" w:sz="0" w:space="0" w:color="auto"/>
            <w:left w:val="none" w:sz="0" w:space="0" w:color="auto"/>
            <w:bottom w:val="none" w:sz="0" w:space="0" w:color="auto"/>
            <w:right w:val="none" w:sz="0" w:space="0" w:color="auto"/>
          </w:divBdr>
        </w:div>
        <w:div w:id="1718164647">
          <w:marLeft w:val="640"/>
          <w:marRight w:val="0"/>
          <w:marTop w:val="0"/>
          <w:marBottom w:val="0"/>
          <w:divBdr>
            <w:top w:val="none" w:sz="0" w:space="0" w:color="auto"/>
            <w:left w:val="none" w:sz="0" w:space="0" w:color="auto"/>
            <w:bottom w:val="none" w:sz="0" w:space="0" w:color="auto"/>
            <w:right w:val="none" w:sz="0" w:space="0" w:color="auto"/>
          </w:divBdr>
        </w:div>
        <w:div w:id="1265263460">
          <w:marLeft w:val="640"/>
          <w:marRight w:val="0"/>
          <w:marTop w:val="0"/>
          <w:marBottom w:val="0"/>
          <w:divBdr>
            <w:top w:val="none" w:sz="0" w:space="0" w:color="auto"/>
            <w:left w:val="none" w:sz="0" w:space="0" w:color="auto"/>
            <w:bottom w:val="none" w:sz="0" w:space="0" w:color="auto"/>
            <w:right w:val="none" w:sz="0" w:space="0" w:color="auto"/>
          </w:divBdr>
        </w:div>
        <w:div w:id="793905533">
          <w:marLeft w:val="640"/>
          <w:marRight w:val="0"/>
          <w:marTop w:val="0"/>
          <w:marBottom w:val="0"/>
          <w:divBdr>
            <w:top w:val="none" w:sz="0" w:space="0" w:color="auto"/>
            <w:left w:val="none" w:sz="0" w:space="0" w:color="auto"/>
            <w:bottom w:val="none" w:sz="0" w:space="0" w:color="auto"/>
            <w:right w:val="none" w:sz="0" w:space="0" w:color="auto"/>
          </w:divBdr>
        </w:div>
        <w:div w:id="1816144087">
          <w:marLeft w:val="640"/>
          <w:marRight w:val="0"/>
          <w:marTop w:val="0"/>
          <w:marBottom w:val="0"/>
          <w:divBdr>
            <w:top w:val="none" w:sz="0" w:space="0" w:color="auto"/>
            <w:left w:val="none" w:sz="0" w:space="0" w:color="auto"/>
            <w:bottom w:val="none" w:sz="0" w:space="0" w:color="auto"/>
            <w:right w:val="none" w:sz="0" w:space="0" w:color="auto"/>
          </w:divBdr>
        </w:div>
        <w:div w:id="1128276197">
          <w:marLeft w:val="640"/>
          <w:marRight w:val="0"/>
          <w:marTop w:val="0"/>
          <w:marBottom w:val="0"/>
          <w:divBdr>
            <w:top w:val="none" w:sz="0" w:space="0" w:color="auto"/>
            <w:left w:val="none" w:sz="0" w:space="0" w:color="auto"/>
            <w:bottom w:val="none" w:sz="0" w:space="0" w:color="auto"/>
            <w:right w:val="none" w:sz="0" w:space="0" w:color="auto"/>
          </w:divBdr>
        </w:div>
        <w:div w:id="1520118536">
          <w:marLeft w:val="640"/>
          <w:marRight w:val="0"/>
          <w:marTop w:val="0"/>
          <w:marBottom w:val="0"/>
          <w:divBdr>
            <w:top w:val="none" w:sz="0" w:space="0" w:color="auto"/>
            <w:left w:val="none" w:sz="0" w:space="0" w:color="auto"/>
            <w:bottom w:val="none" w:sz="0" w:space="0" w:color="auto"/>
            <w:right w:val="none" w:sz="0" w:space="0" w:color="auto"/>
          </w:divBdr>
        </w:div>
        <w:div w:id="4939991">
          <w:marLeft w:val="640"/>
          <w:marRight w:val="0"/>
          <w:marTop w:val="0"/>
          <w:marBottom w:val="0"/>
          <w:divBdr>
            <w:top w:val="none" w:sz="0" w:space="0" w:color="auto"/>
            <w:left w:val="none" w:sz="0" w:space="0" w:color="auto"/>
            <w:bottom w:val="none" w:sz="0" w:space="0" w:color="auto"/>
            <w:right w:val="none" w:sz="0" w:space="0" w:color="auto"/>
          </w:divBdr>
        </w:div>
        <w:div w:id="686954358">
          <w:marLeft w:val="640"/>
          <w:marRight w:val="0"/>
          <w:marTop w:val="0"/>
          <w:marBottom w:val="0"/>
          <w:divBdr>
            <w:top w:val="none" w:sz="0" w:space="0" w:color="auto"/>
            <w:left w:val="none" w:sz="0" w:space="0" w:color="auto"/>
            <w:bottom w:val="none" w:sz="0" w:space="0" w:color="auto"/>
            <w:right w:val="none" w:sz="0" w:space="0" w:color="auto"/>
          </w:divBdr>
        </w:div>
        <w:div w:id="654337404">
          <w:marLeft w:val="640"/>
          <w:marRight w:val="0"/>
          <w:marTop w:val="0"/>
          <w:marBottom w:val="0"/>
          <w:divBdr>
            <w:top w:val="none" w:sz="0" w:space="0" w:color="auto"/>
            <w:left w:val="none" w:sz="0" w:space="0" w:color="auto"/>
            <w:bottom w:val="none" w:sz="0" w:space="0" w:color="auto"/>
            <w:right w:val="none" w:sz="0" w:space="0" w:color="auto"/>
          </w:divBdr>
        </w:div>
        <w:div w:id="895504629">
          <w:marLeft w:val="640"/>
          <w:marRight w:val="0"/>
          <w:marTop w:val="0"/>
          <w:marBottom w:val="0"/>
          <w:divBdr>
            <w:top w:val="none" w:sz="0" w:space="0" w:color="auto"/>
            <w:left w:val="none" w:sz="0" w:space="0" w:color="auto"/>
            <w:bottom w:val="none" w:sz="0" w:space="0" w:color="auto"/>
            <w:right w:val="none" w:sz="0" w:space="0" w:color="auto"/>
          </w:divBdr>
        </w:div>
        <w:div w:id="208148890">
          <w:marLeft w:val="640"/>
          <w:marRight w:val="0"/>
          <w:marTop w:val="0"/>
          <w:marBottom w:val="0"/>
          <w:divBdr>
            <w:top w:val="none" w:sz="0" w:space="0" w:color="auto"/>
            <w:left w:val="none" w:sz="0" w:space="0" w:color="auto"/>
            <w:bottom w:val="none" w:sz="0" w:space="0" w:color="auto"/>
            <w:right w:val="none" w:sz="0" w:space="0" w:color="auto"/>
          </w:divBdr>
        </w:div>
      </w:divsChild>
    </w:div>
    <w:div w:id="981039265">
      <w:bodyDiv w:val="1"/>
      <w:marLeft w:val="0"/>
      <w:marRight w:val="0"/>
      <w:marTop w:val="0"/>
      <w:marBottom w:val="0"/>
      <w:divBdr>
        <w:top w:val="none" w:sz="0" w:space="0" w:color="auto"/>
        <w:left w:val="none" w:sz="0" w:space="0" w:color="auto"/>
        <w:bottom w:val="none" w:sz="0" w:space="0" w:color="auto"/>
        <w:right w:val="none" w:sz="0" w:space="0" w:color="auto"/>
      </w:divBdr>
      <w:divsChild>
        <w:div w:id="1710757585">
          <w:marLeft w:val="640"/>
          <w:marRight w:val="0"/>
          <w:marTop w:val="0"/>
          <w:marBottom w:val="0"/>
          <w:divBdr>
            <w:top w:val="none" w:sz="0" w:space="0" w:color="auto"/>
            <w:left w:val="none" w:sz="0" w:space="0" w:color="auto"/>
            <w:bottom w:val="none" w:sz="0" w:space="0" w:color="auto"/>
            <w:right w:val="none" w:sz="0" w:space="0" w:color="auto"/>
          </w:divBdr>
        </w:div>
        <w:div w:id="2057122362">
          <w:marLeft w:val="640"/>
          <w:marRight w:val="0"/>
          <w:marTop w:val="0"/>
          <w:marBottom w:val="0"/>
          <w:divBdr>
            <w:top w:val="none" w:sz="0" w:space="0" w:color="auto"/>
            <w:left w:val="none" w:sz="0" w:space="0" w:color="auto"/>
            <w:bottom w:val="none" w:sz="0" w:space="0" w:color="auto"/>
            <w:right w:val="none" w:sz="0" w:space="0" w:color="auto"/>
          </w:divBdr>
        </w:div>
        <w:div w:id="1023555212">
          <w:marLeft w:val="640"/>
          <w:marRight w:val="0"/>
          <w:marTop w:val="0"/>
          <w:marBottom w:val="0"/>
          <w:divBdr>
            <w:top w:val="none" w:sz="0" w:space="0" w:color="auto"/>
            <w:left w:val="none" w:sz="0" w:space="0" w:color="auto"/>
            <w:bottom w:val="none" w:sz="0" w:space="0" w:color="auto"/>
            <w:right w:val="none" w:sz="0" w:space="0" w:color="auto"/>
          </w:divBdr>
        </w:div>
        <w:div w:id="387924005">
          <w:marLeft w:val="640"/>
          <w:marRight w:val="0"/>
          <w:marTop w:val="0"/>
          <w:marBottom w:val="0"/>
          <w:divBdr>
            <w:top w:val="none" w:sz="0" w:space="0" w:color="auto"/>
            <w:left w:val="none" w:sz="0" w:space="0" w:color="auto"/>
            <w:bottom w:val="none" w:sz="0" w:space="0" w:color="auto"/>
            <w:right w:val="none" w:sz="0" w:space="0" w:color="auto"/>
          </w:divBdr>
        </w:div>
        <w:div w:id="760566290">
          <w:marLeft w:val="640"/>
          <w:marRight w:val="0"/>
          <w:marTop w:val="0"/>
          <w:marBottom w:val="0"/>
          <w:divBdr>
            <w:top w:val="none" w:sz="0" w:space="0" w:color="auto"/>
            <w:left w:val="none" w:sz="0" w:space="0" w:color="auto"/>
            <w:bottom w:val="none" w:sz="0" w:space="0" w:color="auto"/>
            <w:right w:val="none" w:sz="0" w:space="0" w:color="auto"/>
          </w:divBdr>
        </w:div>
        <w:div w:id="1743408970">
          <w:marLeft w:val="640"/>
          <w:marRight w:val="0"/>
          <w:marTop w:val="0"/>
          <w:marBottom w:val="0"/>
          <w:divBdr>
            <w:top w:val="none" w:sz="0" w:space="0" w:color="auto"/>
            <w:left w:val="none" w:sz="0" w:space="0" w:color="auto"/>
            <w:bottom w:val="none" w:sz="0" w:space="0" w:color="auto"/>
            <w:right w:val="none" w:sz="0" w:space="0" w:color="auto"/>
          </w:divBdr>
        </w:div>
        <w:div w:id="1968268870">
          <w:marLeft w:val="640"/>
          <w:marRight w:val="0"/>
          <w:marTop w:val="0"/>
          <w:marBottom w:val="0"/>
          <w:divBdr>
            <w:top w:val="none" w:sz="0" w:space="0" w:color="auto"/>
            <w:left w:val="none" w:sz="0" w:space="0" w:color="auto"/>
            <w:bottom w:val="none" w:sz="0" w:space="0" w:color="auto"/>
            <w:right w:val="none" w:sz="0" w:space="0" w:color="auto"/>
          </w:divBdr>
        </w:div>
        <w:div w:id="724261308">
          <w:marLeft w:val="640"/>
          <w:marRight w:val="0"/>
          <w:marTop w:val="0"/>
          <w:marBottom w:val="0"/>
          <w:divBdr>
            <w:top w:val="none" w:sz="0" w:space="0" w:color="auto"/>
            <w:left w:val="none" w:sz="0" w:space="0" w:color="auto"/>
            <w:bottom w:val="none" w:sz="0" w:space="0" w:color="auto"/>
            <w:right w:val="none" w:sz="0" w:space="0" w:color="auto"/>
          </w:divBdr>
        </w:div>
        <w:div w:id="952059874">
          <w:marLeft w:val="640"/>
          <w:marRight w:val="0"/>
          <w:marTop w:val="0"/>
          <w:marBottom w:val="0"/>
          <w:divBdr>
            <w:top w:val="none" w:sz="0" w:space="0" w:color="auto"/>
            <w:left w:val="none" w:sz="0" w:space="0" w:color="auto"/>
            <w:bottom w:val="none" w:sz="0" w:space="0" w:color="auto"/>
            <w:right w:val="none" w:sz="0" w:space="0" w:color="auto"/>
          </w:divBdr>
        </w:div>
        <w:div w:id="701591479">
          <w:marLeft w:val="640"/>
          <w:marRight w:val="0"/>
          <w:marTop w:val="0"/>
          <w:marBottom w:val="0"/>
          <w:divBdr>
            <w:top w:val="none" w:sz="0" w:space="0" w:color="auto"/>
            <w:left w:val="none" w:sz="0" w:space="0" w:color="auto"/>
            <w:bottom w:val="none" w:sz="0" w:space="0" w:color="auto"/>
            <w:right w:val="none" w:sz="0" w:space="0" w:color="auto"/>
          </w:divBdr>
        </w:div>
        <w:div w:id="1408258969">
          <w:marLeft w:val="640"/>
          <w:marRight w:val="0"/>
          <w:marTop w:val="0"/>
          <w:marBottom w:val="0"/>
          <w:divBdr>
            <w:top w:val="none" w:sz="0" w:space="0" w:color="auto"/>
            <w:left w:val="none" w:sz="0" w:space="0" w:color="auto"/>
            <w:bottom w:val="none" w:sz="0" w:space="0" w:color="auto"/>
            <w:right w:val="none" w:sz="0" w:space="0" w:color="auto"/>
          </w:divBdr>
        </w:div>
        <w:div w:id="1273438448">
          <w:marLeft w:val="640"/>
          <w:marRight w:val="0"/>
          <w:marTop w:val="0"/>
          <w:marBottom w:val="0"/>
          <w:divBdr>
            <w:top w:val="none" w:sz="0" w:space="0" w:color="auto"/>
            <w:left w:val="none" w:sz="0" w:space="0" w:color="auto"/>
            <w:bottom w:val="none" w:sz="0" w:space="0" w:color="auto"/>
            <w:right w:val="none" w:sz="0" w:space="0" w:color="auto"/>
          </w:divBdr>
        </w:div>
        <w:div w:id="1399287119">
          <w:marLeft w:val="640"/>
          <w:marRight w:val="0"/>
          <w:marTop w:val="0"/>
          <w:marBottom w:val="0"/>
          <w:divBdr>
            <w:top w:val="none" w:sz="0" w:space="0" w:color="auto"/>
            <w:left w:val="none" w:sz="0" w:space="0" w:color="auto"/>
            <w:bottom w:val="none" w:sz="0" w:space="0" w:color="auto"/>
            <w:right w:val="none" w:sz="0" w:space="0" w:color="auto"/>
          </w:divBdr>
        </w:div>
        <w:div w:id="768816173">
          <w:marLeft w:val="640"/>
          <w:marRight w:val="0"/>
          <w:marTop w:val="0"/>
          <w:marBottom w:val="0"/>
          <w:divBdr>
            <w:top w:val="none" w:sz="0" w:space="0" w:color="auto"/>
            <w:left w:val="none" w:sz="0" w:space="0" w:color="auto"/>
            <w:bottom w:val="none" w:sz="0" w:space="0" w:color="auto"/>
            <w:right w:val="none" w:sz="0" w:space="0" w:color="auto"/>
          </w:divBdr>
        </w:div>
        <w:div w:id="1778139520">
          <w:marLeft w:val="640"/>
          <w:marRight w:val="0"/>
          <w:marTop w:val="0"/>
          <w:marBottom w:val="0"/>
          <w:divBdr>
            <w:top w:val="none" w:sz="0" w:space="0" w:color="auto"/>
            <w:left w:val="none" w:sz="0" w:space="0" w:color="auto"/>
            <w:bottom w:val="none" w:sz="0" w:space="0" w:color="auto"/>
            <w:right w:val="none" w:sz="0" w:space="0" w:color="auto"/>
          </w:divBdr>
        </w:div>
        <w:div w:id="300769339">
          <w:marLeft w:val="640"/>
          <w:marRight w:val="0"/>
          <w:marTop w:val="0"/>
          <w:marBottom w:val="0"/>
          <w:divBdr>
            <w:top w:val="none" w:sz="0" w:space="0" w:color="auto"/>
            <w:left w:val="none" w:sz="0" w:space="0" w:color="auto"/>
            <w:bottom w:val="none" w:sz="0" w:space="0" w:color="auto"/>
            <w:right w:val="none" w:sz="0" w:space="0" w:color="auto"/>
          </w:divBdr>
        </w:div>
        <w:div w:id="626277899">
          <w:marLeft w:val="640"/>
          <w:marRight w:val="0"/>
          <w:marTop w:val="0"/>
          <w:marBottom w:val="0"/>
          <w:divBdr>
            <w:top w:val="none" w:sz="0" w:space="0" w:color="auto"/>
            <w:left w:val="none" w:sz="0" w:space="0" w:color="auto"/>
            <w:bottom w:val="none" w:sz="0" w:space="0" w:color="auto"/>
            <w:right w:val="none" w:sz="0" w:space="0" w:color="auto"/>
          </w:divBdr>
        </w:div>
        <w:div w:id="1765950550">
          <w:marLeft w:val="640"/>
          <w:marRight w:val="0"/>
          <w:marTop w:val="0"/>
          <w:marBottom w:val="0"/>
          <w:divBdr>
            <w:top w:val="none" w:sz="0" w:space="0" w:color="auto"/>
            <w:left w:val="none" w:sz="0" w:space="0" w:color="auto"/>
            <w:bottom w:val="none" w:sz="0" w:space="0" w:color="auto"/>
            <w:right w:val="none" w:sz="0" w:space="0" w:color="auto"/>
          </w:divBdr>
        </w:div>
        <w:div w:id="1192063816">
          <w:marLeft w:val="640"/>
          <w:marRight w:val="0"/>
          <w:marTop w:val="0"/>
          <w:marBottom w:val="0"/>
          <w:divBdr>
            <w:top w:val="none" w:sz="0" w:space="0" w:color="auto"/>
            <w:left w:val="none" w:sz="0" w:space="0" w:color="auto"/>
            <w:bottom w:val="none" w:sz="0" w:space="0" w:color="auto"/>
            <w:right w:val="none" w:sz="0" w:space="0" w:color="auto"/>
          </w:divBdr>
        </w:div>
        <w:div w:id="2096050787">
          <w:marLeft w:val="640"/>
          <w:marRight w:val="0"/>
          <w:marTop w:val="0"/>
          <w:marBottom w:val="0"/>
          <w:divBdr>
            <w:top w:val="none" w:sz="0" w:space="0" w:color="auto"/>
            <w:left w:val="none" w:sz="0" w:space="0" w:color="auto"/>
            <w:bottom w:val="none" w:sz="0" w:space="0" w:color="auto"/>
            <w:right w:val="none" w:sz="0" w:space="0" w:color="auto"/>
          </w:divBdr>
        </w:div>
        <w:div w:id="145781113">
          <w:marLeft w:val="640"/>
          <w:marRight w:val="0"/>
          <w:marTop w:val="0"/>
          <w:marBottom w:val="0"/>
          <w:divBdr>
            <w:top w:val="none" w:sz="0" w:space="0" w:color="auto"/>
            <w:left w:val="none" w:sz="0" w:space="0" w:color="auto"/>
            <w:bottom w:val="none" w:sz="0" w:space="0" w:color="auto"/>
            <w:right w:val="none" w:sz="0" w:space="0" w:color="auto"/>
          </w:divBdr>
        </w:div>
        <w:div w:id="238491198">
          <w:marLeft w:val="640"/>
          <w:marRight w:val="0"/>
          <w:marTop w:val="0"/>
          <w:marBottom w:val="0"/>
          <w:divBdr>
            <w:top w:val="none" w:sz="0" w:space="0" w:color="auto"/>
            <w:left w:val="none" w:sz="0" w:space="0" w:color="auto"/>
            <w:bottom w:val="none" w:sz="0" w:space="0" w:color="auto"/>
            <w:right w:val="none" w:sz="0" w:space="0" w:color="auto"/>
          </w:divBdr>
        </w:div>
        <w:div w:id="1596553784">
          <w:marLeft w:val="640"/>
          <w:marRight w:val="0"/>
          <w:marTop w:val="0"/>
          <w:marBottom w:val="0"/>
          <w:divBdr>
            <w:top w:val="none" w:sz="0" w:space="0" w:color="auto"/>
            <w:left w:val="none" w:sz="0" w:space="0" w:color="auto"/>
            <w:bottom w:val="none" w:sz="0" w:space="0" w:color="auto"/>
            <w:right w:val="none" w:sz="0" w:space="0" w:color="auto"/>
          </w:divBdr>
        </w:div>
        <w:div w:id="558517943">
          <w:marLeft w:val="640"/>
          <w:marRight w:val="0"/>
          <w:marTop w:val="0"/>
          <w:marBottom w:val="0"/>
          <w:divBdr>
            <w:top w:val="none" w:sz="0" w:space="0" w:color="auto"/>
            <w:left w:val="none" w:sz="0" w:space="0" w:color="auto"/>
            <w:bottom w:val="none" w:sz="0" w:space="0" w:color="auto"/>
            <w:right w:val="none" w:sz="0" w:space="0" w:color="auto"/>
          </w:divBdr>
        </w:div>
        <w:div w:id="536621253">
          <w:marLeft w:val="640"/>
          <w:marRight w:val="0"/>
          <w:marTop w:val="0"/>
          <w:marBottom w:val="0"/>
          <w:divBdr>
            <w:top w:val="none" w:sz="0" w:space="0" w:color="auto"/>
            <w:left w:val="none" w:sz="0" w:space="0" w:color="auto"/>
            <w:bottom w:val="none" w:sz="0" w:space="0" w:color="auto"/>
            <w:right w:val="none" w:sz="0" w:space="0" w:color="auto"/>
          </w:divBdr>
        </w:div>
        <w:div w:id="573395501">
          <w:marLeft w:val="640"/>
          <w:marRight w:val="0"/>
          <w:marTop w:val="0"/>
          <w:marBottom w:val="0"/>
          <w:divBdr>
            <w:top w:val="none" w:sz="0" w:space="0" w:color="auto"/>
            <w:left w:val="none" w:sz="0" w:space="0" w:color="auto"/>
            <w:bottom w:val="none" w:sz="0" w:space="0" w:color="auto"/>
            <w:right w:val="none" w:sz="0" w:space="0" w:color="auto"/>
          </w:divBdr>
        </w:div>
        <w:div w:id="891117598">
          <w:marLeft w:val="640"/>
          <w:marRight w:val="0"/>
          <w:marTop w:val="0"/>
          <w:marBottom w:val="0"/>
          <w:divBdr>
            <w:top w:val="none" w:sz="0" w:space="0" w:color="auto"/>
            <w:left w:val="none" w:sz="0" w:space="0" w:color="auto"/>
            <w:bottom w:val="none" w:sz="0" w:space="0" w:color="auto"/>
            <w:right w:val="none" w:sz="0" w:space="0" w:color="auto"/>
          </w:divBdr>
        </w:div>
        <w:div w:id="1489399280">
          <w:marLeft w:val="640"/>
          <w:marRight w:val="0"/>
          <w:marTop w:val="0"/>
          <w:marBottom w:val="0"/>
          <w:divBdr>
            <w:top w:val="none" w:sz="0" w:space="0" w:color="auto"/>
            <w:left w:val="none" w:sz="0" w:space="0" w:color="auto"/>
            <w:bottom w:val="none" w:sz="0" w:space="0" w:color="auto"/>
            <w:right w:val="none" w:sz="0" w:space="0" w:color="auto"/>
          </w:divBdr>
        </w:div>
        <w:div w:id="176433564">
          <w:marLeft w:val="640"/>
          <w:marRight w:val="0"/>
          <w:marTop w:val="0"/>
          <w:marBottom w:val="0"/>
          <w:divBdr>
            <w:top w:val="none" w:sz="0" w:space="0" w:color="auto"/>
            <w:left w:val="none" w:sz="0" w:space="0" w:color="auto"/>
            <w:bottom w:val="none" w:sz="0" w:space="0" w:color="auto"/>
            <w:right w:val="none" w:sz="0" w:space="0" w:color="auto"/>
          </w:divBdr>
        </w:div>
        <w:div w:id="91971402">
          <w:marLeft w:val="640"/>
          <w:marRight w:val="0"/>
          <w:marTop w:val="0"/>
          <w:marBottom w:val="0"/>
          <w:divBdr>
            <w:top w:val="none" w:sz="0" w:space="0" w:color="auto"/>
            <w:left w:val="none" w:sz="0" w:space="0" w:color="auto"/>
            <w:bottom w:val="none" w:sz="0" w:space="0" w:color="auto"/>
            <w:right w:val="none" w:sz="0" w:space="0" w:color="auto"/>
          </w:divBdr>
        </w:div>
        <w:div w:id="468938092">
          <w:marLeft w:val="640"/>
          <w:marRight w:val="0"/>
          <w:marTop w:val="0"/>
          <w:marBottom w:val="0"/>
          <w:divBdr>
            <w:top w:val="none" w:sz="0" w:space="0" w:color="auto"/>
            <w:left w:val="none" w:sz="0" w:space="0" w:color="auto"/>
            <w:bottom w:val="none" w:sz="0" w:space="0" w:color="auto"/>
            <w:right w:val="none" w:sz="0" w:space="0" w:color="auto"/>
          </w:divBdr>
        </w:div>
        <w:div w:id="1651013636">
          <w:marLeft w:val="640"/>
          <w:marRight w:val="0"/>
          <w:marTop w:val="0"/>
          <w:marBottom w:val="0"/>
          <w:divBdr>
            <w:top w:val="none" w:sz="0" w:space="0" w:color="auto"/>
            <w:left w:val="none" w:sz="0" w:space="0" w:color="auto"/>
            <w:bottom w:val="none" w:sz="0" w:space="0" w:color="auto"/>
            <w:right w:val="none" w:sz="0" w:space="0" w:color="auto"/>
          </w:divBdr>
        </w:div>
        <w:div w:id="1675843394">
          <w:marLeft w:val="640"/>
          <w:marRight w:val="0"/>
          <w:marTop w:val="0"/>
          <w:marBottom w:val="0"/>
          <w:divBdr>
            <w:top w:val="none" w:sz="0" w:space="0" w:color="auto"/>
            <w:left w:val="none" w:sz="0" w:space="0" w:color="auto"/>
            <w:bottom w:val="none" w:sz="0" w:space="0" w:color="auto"/>
            <w:right w:val="none" w:sz="0" w:space="0" w:color="auto"/>
          </w:divBdr>
        </w:div>
        <w:div w:id="1906256618">
          <w:marLeft w:val="640"/>
          <w:marRight w:val="0"/>
          <w:marTop w:val="0"/>
          <w:marBottom w:val="0"/>
          <w:divBdr>
            <w:top w:val="none" w:sz="0" w:space="0" w:color="auto"/>
            <w:left w:val="none" w:sz="0" w:space="0" w:color="auto"/>
            <w:bottom w:val="none" w:sz="0" w:space="0" w:color="auto"/>
            <w:right w:val="none" w:sz="0" w:space="0" w:color="auto"/>
          </w:divBdr>
        </w:div>
        <w:div w:id="307247386">
          <w:marLeft w:val="640"/>
          <w:marRight w:val="0"/>
          <w:marTop w:val="0"/>
          <w:marBottom w:val="0"/>
          <w:divBdr>
            <w:top w:val="none" w:sz="0" w:space="0" w:color="auto"/>
            <w:left w:val="none" w:sz="0" w:space="0" w:color="auto"/>
            <w:bottom w:val="none" w:sz="0" w:space="0" w:color="auto"/>
            <w:right w:val="none" w:sz="0" w:space="0" w:color="auto"/>
          </w:divBdr>
        </w:div>
        <w:div w:id="347831835">
          <w:marLeft w:val="640"/>
          <w:marRight w:val="0"/>
          <w:marTop w:val="0"/>
          <w:marBottom w:val="0"/>
          <w:divBdr>
            <w:top w:val="none" w:sz="0" w:space="0" w:color="auto"/>
            <w:left w:val="none" w:sz="0" w:space="0" w:color="auto"/>
            <w:bottom w:val="none" w:sz="0" w:space="0" w:color="auto"/>
            <w:right w:val="none" w:sz="0" w:space="0" w:color="auto"/>
          </w:divBdr>
        </w:div>
        <w:div w:id="934366792">
          <w:marLeft w:val="640"/>
          <w:marRight w:val="0"/>
          <w:marTop w:val="0"/>
          <w:marBottom w:val="0"/>
          <w:divBdr>
            <w:top w:val="none" w:sz="0" w:space="0" w:color="auto"/>
            <w:left w:val="none" w:sz="0" w:space="0" w:color="auto"/>
            <w:bottom w:val="none" w:sz="0" w:space="0" w:color="auto"/>
            <w:right w:val="none" w:sz="0" w:space="0" w:color="auto"/>
          </w:divBdr>
        </w:div>
        <w:div w:id="821507355">
          <w:marLeft w:val="640"/>
          <w:marRight w:val="0"/>
          <w:marTop w:val="0"/>
          <w:marBottom w:val="0"/>
          <w:divBdr>
            <w:top w:val="none" w:sz="0" w:space="0" w:color="auto"/>
            <w:left w:val="none" w:sz="0" w:space="0" w:color="auto"/>
            <w:bottom w:val="none" w:sz="0" w:space="0" w:color="auto"/>
            <w:right w:val="none" w:sz="0" w:space="0" w:color="auto"/>
          </w:divBdr>
        </w:div>
        <w:div w:id="781533424">
          <w:marLeft w:val="640"/>
          <w:marRight w:val="0"/>
          <w:marTop w:val="0"/>
          <w:marBottom w:val="0"/>
          <w:divBdr>
            <w:top w:val="none" w:sz="0" w:space="0" w:color="auto"/>
            <w:left w:val="none" w:sz="0" w:space="0" w:color="auto"/>
            <w:bottom w:val="none" w:sz="0" w:space="0" w:color="auto"/>
            <w:right w:val="none" w:sz="0" w:space="0" w:color="auto"/>
          </w:divBdr>
        </w:div>
        <w:div w:id="1324553289">
          <w:marLeft w:val="640"/>
          <w:marRight w:val="0"/>
          <w:marTop w:val="0"/>
          <w:marBottom w:val="0"/>
          <w:divBdr>
            <w:top w:val="none" w:sz="0" w:space="0" w:color="auto"/>
            <w:left w:val="none" w:sz="0" w:space="0" w:color="auto"/>
            <w:bottom w:val="none" w:sz="0" w:space="0" w:color="auto"/>
            <w:right w:val="none" w:sz="0" w:space="0" w:color="auto"/>
          </w:divBdr>
        </w:div>
        <w:div w:id="34626083">
          <w:marLeft w:val="640"/>
          <w:marRight w:val="0"/>
          <w:marTop w:val="0"/>
          <w:marBottom w:val="0"/>
          <w:divBdr>
            <w:top w:val="none" w:sz="0" w:space="0" w:color="auto"/>
            <w:left w:val="none" w:sz="0" w:space="0" w:color="auto"/>
            <w:bottom w:val="none" w:sz="0" w:space="0" w:color="auto"/>
            <w:right w:val="none" w:sz="0" w:space="0" w:color="auto"/>
          </w:divBdr>
        </w:div>
      </w:divsChild>
    </w:div>
    <w:div w:id="996804561">
      <w:bodyDiv w:val="1"/>
      <w:marLeft w:val="0"/>
      <w:marRight w:val="0"/>
      <w:marTop w:val="0"/>
      <w:marBottom w:val="0"/>
      <w:divBdr>
        <w:top w:val="none" w:sz="0" w:space="0" w:color="auto"/>
        <w:left w:val="none" w:sz="0" w:space="0" w:color="auto"/>
        <w:bottom w:val="none" w:sz="0" w:space="0" w:color="auto"/>
        <w:right w:val="none" w:sz="0" w:space="0" w:color="auto"/>
      </w:divBdr>
      <w:divsChild>
        <w:div w:id="1271858638">
          <w:marLeft w:val="640"/>
          <w:marRight w:val="0"/>
          <w:marTop w:val="0"/>
          <w:marBottom w:val="0"/>
          <w:divBdr>
            <w:top w:val="none" w:sz="0" w:space="0" w:color="auto"/>
            <w:left w:val="none" w:sz="0" w:space="0" w:color="auto"/>
            <w:bottom w:val="none" w:sz="0" w:space="0" w:color="auto"/>
            <w:right w:val="none" w:sz="0" w:space="0" w:color="auto"/>
          </w:divBdr>
        </w:div>
        <w:div w:id="1464427237">
          <w:marLeft w:val="640"/>
          <w:marRight w:val="0"/>
          <w:marTop w:val="0"/>
          <w:marBottom w:val="0"/>
          <w:divBdr>
            <w:top w:val="none" w:sz="0" w:space="0" w:color="auto"/>
            <w:left w:val="none" w:sz="0" w:space="0" w:color="auto"/>
            <w:bottom w:val="none" w:sz="0" w:space="0" w:color="auto"/>
            <w:right w:val="none" w:sz="0" w:space="0" w:color="auto"/>
          </w:divBdr>
        </w:div>
        <w:div w:id="433021338">
          <w:marLeft w:val="640"/>
          <w:marRight w:val="0"/>
          <w:marTop w:val="0"/>
          <w:marBottom w:val="0"/>
          <w:divBdr>
            <w:top w:val="none" w:sz="0" w:space="0" w:color="auto"/>
            <w:left w:val="none" w:sz="0" w:space="0" w:color="auto"/>
            <w:bottom w:val="none" w:sz="0" w:space="0" w:color="auto"/>
            <w:right w:val="none" w:sz="0" w:space="0" w:color="auto"/>
          </w:divBdr>
        </w:div>
        <w:div w:id="537398369">
          <w:marLeft w:val="640"/>
          <w:marRight w:val="0"/>
          <w:marTop w:val="0"/>
          <w:marBottom w:val="0"/>
          <w:divBdr>
            <w:top w:val="none" w:sz="0" w:space="0" w:color="auto"/>
            <w:left w:val="none" w:sz="0" w:space="0" w:color="auto"/>
            <w:bottom w:val="none" w:sz="0" w:space="0" w:color="auto"/>
            <w:right w:val="none" w:sz="0" w:space="0" w:color="auto"/>
          </w:divBdr>
        </w:div>
        <w:div w:id="964971886">
          <w:marLeft w:val="640"/>
          <w:marRight w:val="0"/>
          <w:marTop w:val="0"/>
          <w:marBottom w:val="0"/>
          <w:divBdr>
            <w:top w:val="none" w:sz="0" w:space="0" w:color="auto"/>
            <w:left w:val="none" w:sz="0" w:space="0" w:color="auto"/>
            <w:bottom w:val="none" w:sz="0" w:space="0" w:color="auto"/>
            <w:right w:val="none" w:sz="0" w:space="0" w:color="auto"/>
          </w:divBdr>
        </w:div>
        <w:div w:id="863592995">
          <w:marLeft w:val="640"/>
          <w:marRight w:val="0"/>
          <w:marTop w:val="0"/>
          <w:marBottom w:val="0"/>
          <w:divBdr>
            <w:top w:val="none" w:sz="0" w:space="0" w:color="auto"/>
            <w:left w:val="none" w:sz="0" w:space="0" w:color="auto"/>
            <w:bottom w:val="none" w:sz="0" w:space="0" w:color="auto"/>
            <w:right w:val="none" w:sz="0" w:space="0" w:color="auto"/>
          </w:divBdr>
        </w:div>
        <w:div w:id="2045910396">
          <w:marLeft w:val="640"/>
          <w:marRight w:val="0"/>
          <w:marTop w:val="0"/>
          <w:marBottom w:val="0"/>
          <w:divBdr>
            <w:top w:val="none" w:sz="0" w:space="0" w:color="auto"/>
            <w:left w:val="none" w:sz="0" w:space="0" w:color="auto"/>
            <w:bottom w:val="none" w:sz="0" w:space="0" w:color="auto"/>
            <w:right w:val="none" w:sz="0" w:space="0" w:color="auto"/>
          </w:divBdr>
        </w:div>
        <w:div w:id="114953994">
          <w:marLeft w:val="640"/>
          <w:marRight w:val="0"/>
          <w:marTop w:val="0"/>
          <w:marBottom w:val="0"/>
          <w:divBdr>
            <w:top w:val="none" w:sz="0" w:space="0" w:color="auto"/>
            <w:left w:val="none" w:sz="0" w:space="0" w:color="auto"/>
            <w:bottom w:val="none" w:sz="0" w:space="0" w:color="auto"/>
            <w:right w:val="none" w:sz="0" w:space="0" w:color="auto"/>
          </w:divBdr>
        </w:div>
        <w:div w:id="1585799171">
          <w:marLeft w:val="640"/>
          <w:marRight w:val="0"/>
          <w:marTop w:val="0"/>
          <w:marBottom w:val="0"/>
          <w:divBdr>
            <w:top w:val="none" w:sz="0" w:space="0" w:color="auto"/>
            <w:left w:val="none" w:sz="0" w:space="0" w:color="auto"/>
            <w:bottom w:val="none" w:sz="0" w:space="0" w:color="auto"/>
            <w:right w:val="none" w:sz="0" w:space="0" w:color="auto"/>
          </w:divBdr>
        </w:div>
        <w:div w:id="1905489725">
          <w:marLeft w:val="640"/>
          <w:marRight w:val="0"/>
          <w:marTop w:val="0"/>
          <w:marBottom w:val="0"/>
          <w:divBdr>
            <w:top w:val="none" w:sz="0" w:space="0" w:color="auto"/>
            <w:left w:val="none" w:sz="0" w:space="0" w:color="auto"/>
            <w:bottom w:val="none" w:sz="0" w:space="0" w:color="auto"/>
            <w:right w:val="none" w:sz="0" w:space="0" w:color="auto"/>
          </w:divBdr>
        </w:div>
        <w:div w:id="1555773264">
          <w:marLeft w:val="640"/>
          <w:marRight w:val="0"/>
          <w:marTop w:val="0"/>
          <w:marBottom w:val="0"/>
          <w:divBdr>
            <w:top w:val="none" w:sz="0" w:space="0" w:color="auto"/>
            <w:left w:val="none" w:sz="0" w:space="0" w:color="auto"/>
            <w:bottom w:val="none" w:sz="0" w:space="0" w:color="auto"/>
            <w:right w:val="none" w:sz="0" w:space="0" w:color="auto"/>
          </w:divBdr>
        </w:div>
        <w:div w:id="982933101">
          <w:marLeft w:val="640"/>
          <w:marRight w:val="0"/>
          <w:marTop w:val="0"/>
          <w:marBottom w:val="0"/>
          <w:divBdr>
            <w:top w:val="none" w:sz="0" w:space="0" w:color="auto"/>
            <w:left w:val="none" w:sz="0" w:space="0" w:color="auto"/>
            <w:bottom w:val="none" w:sz="0" w:space="0" w:color="auto"/>
            <w:right w:val="none" w:sz="0" w:space="0" w:color="auto"/>
          </w:divBdr>
        </w:div>
        <w:div w:id="1981881147">
          <w:marLeft w:val="640"/>
          <w:marRight w:val="0"/>
          <w:marTop w:val="0"/>
          <w:marBottom w:val="0"/>
          <w:divBdr>
            <w:top w:val="none" w:sz="0" w:space="0" w:color="auto"/>
            <w:left w:val="none" w:sz="0" w:space="0" w:color="auto"/>
            <w:bottom w:val="none" w:sz="0" w:space="0" w:color="auto"/>
            <w:right w:val="none" w:sz="0" w:space="0" w:color="auto"/>
          </w:divBdr>
        </w:div>
        <w:div w:id="663823948">
          <w:marLeft w:val="640"/>
          <w:marRight w:val="0"/>
          <w:marTop w:val="0"/>
          <w:marBottom w:val="0"/>
          <w:divBdr>
            <w:top w:val="none" w:sz="0" w:space="0" w:color="auto"/>
            <w:left w:val="none" w:sz="0" w:space="0" w:color="auto"/>
            <w:bottom w:val="none" w:sz="0" w:space="0" w:color="auto"/>
            <w:right w:val="none" w:sz="0" w:space="0" w:color="auto"/>
          </w:divBdr>
        </w:div>
        <w:div w:id="174460562">
          <w:marLeft w:val="640"/>
          <w:marRight w:val="0"/>
          <w:marTop w:val="0"/>
          <w:marBottom w:val="0"/>
          <w:divBdr>
            <w:top w:val="none" w:sz="0" w:space="0" w:color="auto"/>
            <w:left w:val="none" w:sz="0" w:space="0" w:color="auto"/>
            <w:bottom w:val="none" w:sz="0" w:space="0" w:color="auto"/>
            <w:right w:val="none" w:sz="0" w:space="0" w:color="auto"/>
          </w:divBdr>
        </w:div>
        <w:div w:id="1767799462">
          <w:marLeft w:val="640"/>
          <w:marRight w:val="0"/>
          <w:marTop w:val="0"/>
          <w:marBottom w:val="0"/>
          <w:divBdr>
            <w:top w:val="none" w:sz="0" w:space="0" w:color="auto"/>
            <w:left w:val="none" w:sz="0" w:space="0" w:color="auto"/>
            <w:bottom w:val="none" w:sz="0" w:space="0" w:color="auto"/>
            <w:right w:val="none" w:sz="0" w:space="0" w:color="auto"/>
          </w:divBdr>
        </w:div>
        <w:div w:id="1105685840">
          <w:marLeft w:val="640"/>
          <w:marRight w:val="0"/>
          <w:marTop w:val="0"/>
          <w:marBottom w:val="0"/>
          <w:divBdr>
            <w:top w:val="none" w:sz="0" w:space="0" w:color="auto"/>
            <w:left w:val="none" w:sz="0" w:space="0" w:color="auto"/>
            <w:bottom w:val="none" w:sz="0" w:space="0" w:color="auto"/>
            <w:right w:val="none" w:sz="0" w:space="0" w:color="auto"/>
          </w:divBdr>
        </w:div>
        <w:div w:id="1490750950">
          <w:marLeft w:val="640"/>
          <w:marRight w:val="0"/>
          <w:marTop w:val="0"/>
          <w:marBottom w:val="0"/>
          <w:divBdr>
            <w:top w:val="none" w:sz="0" w:space="0" w:color="auto"/>
            <w:left w:val="none" w:sz="0" w:space="0" w:color="auto"/>
            <w:bottom w:val="none" w:sz="0" w:space="0" w:color="auto"/>
            <w:right w:val="none" w:sz="0" w:space="0" w:color="auto"/>
          </w:divBdr>
        </w:div>
        <w:div w:id="845553945">
          <w:marLeft w:val="640"/>
          <w:marRight w:val="0"/>
          <w:marTop w:val="0"/>
          <w:marBottom w:val="0"/>
          <w:divBdr>
            <w:top w:val="none" w:sz="0" w:space="0" w:color="auto"/>
            <w:left w:val="none" w:sz="0" w:space="0" w:color="auto"/>
            <w:bottom w:val="none" w:sz="0" w:space="0" w:color="auto"/>
            <w:right w:val="none" w:sz="0" w:space="0" w:color="auto"/>
          </w:divBdr>
        </w:div>
        <w:div w:id="1439253790">
          <w:marLeft w:val="640"/>
          <w:marRight w:val="0"/>
          <w:marTop w:val="0"/>
          <w:marBottom w:val="0"/>
          <w:divBdr>
            <w:top w:val="none" w:sz="0" w:space="0" w:color="auto"/>
            <w:left w:val="none" w:sz="0" w:space="0" w:color="auto"/>
            <w:bottom w:val="none" w:sz="0" w:space="0" w:color="auto"/>
            <w:right w:val="none" w:sz="0" w:space="0" w:color="auto"/>
          </w:divBdr>
        </w:div>
        <w:div w:id="766386691">
          <w:marLeft w:val="640"/>
          <w:marRight w:val="0"/>
          <w:marTop w:val="0"/>
          <w:marBottom w:val="0"/>
          <w:divBdr>
            <w:top w:val="none" w:sz="0" w:space="0" w:color="auto"/>
            <w:left w:val="none" w:sz="0" w:space="0" w:color="auto"/>
            <w:bottom w:val="none" w:sz="0" w:space="0" w:color="auto"/>
            <w:right w:val="none" w:sz="0" w:space="0" w:color="auto"/>
          </w:divBdr>
        </w:div>
        <w:div w:id="1078670511">
          <w:marLeft w:val="640"/>
          <w:marRight w:val="0"/>
          <w:marTop w:val="0"/>
          <w:marBottom w:val="0"/>
          <w:divBdr>
            <w:top w:val="none" w:sz="0" w:space="0" w:color="auto"/>
            <w:left w:val="none" w:sz="0" w:space="0" w:color="auto"/>
            <w:bottom w:val="none" w:sz="0" w:space="0" w:color="auto"/>
            <w:right w:val="none" w:sz="0" w:space="0" w:color="auto"/>
          </w:divBdr>
        </w:div>
        <w:div w:id="391274509">
          <w:marLeft w:val="640"/>
          <w:marRight w:val="0"/>
          <w:marTop w:val="0"/>
          <w:marBottom w:val="0"/>
          <w:divBdr>
            <w:top w:val="none" w:sz="0" w:space="0" w:color="auto"/>
            <w:left w:val="none" w:sz="0" w:space="0" w:color="auto"/>
            <w:bottom w:val="none" w:sz="0" w:space="0" w:color="auto"/>
            <w:right w:val="none" w:sz="0" w:space="0" w:color="auto"/>
          </w:divBdr>
        </w:div>
        <w:div w:id="796873086">
          <w:marLeft w:val="640"/>
          <w:marRight w:val="0"/>
          <w:marTop w:val="0"/>
          <w:marBottom w:val="0"/>
          <w:divBdr>
            <w:top w:val="none" w:sz="0" w:space="0" w:color="auto"/>
            <w:left w:val="none" w:sz="0" w:space="0" w:color="auto"/>
            <w:bottom w:val="none" w:sz="0" w:space="0" w:color="auto"/>
            <w:right w:val="none" w:sz="0" w:space="0" w:color="auto"/>
          </w:divBdr>
        </w:div>
        <w:div w:id="611857940">
          <w:marLeft w:val="640"/>
          <w:marRight w:val="0"/>
          <w:marTop w:val="0"/>
          <w:marBottom w:val="0"/>
          <w:divBdr>
            <w:top w:val="none" w:sz="0" w:space="0" w:color="auto"/>
            <w:left w:val="none" w:sz="0" w:space="0" w:color="auto"/>
            <w:bottom w:val="none" w:sz="0" w:space="0" w:color="auto"/>
            <w:right w:val="none" w:sz="0" w:space="0" w:color="auto"/>
          </w:divBdr>
        </w:div>
        <w:div w:id="1887064901">
          <w:marLeft w:val="640"/>
          <w:marRight w:val="0"/>
          <w:marTop w:val="0"/>
          <w:marBottom w:val="0"/>
          <w:divBdr>
            <w:top w:val="none" w:sz="0" w:space="0" w:color="auto"/>
            <w:left w:val="none" w:sz="0" w:space="0" w:color="auto"/>
            <w:bottom w:val="none" w:sz="0" w:space="0" w:color="auto"/>
            <w:right w:val="none" w:sz="0" w:space="0" w:color="auto"/>
          </w:divBdr>
        </w:div>
        <w:div w:id="27144314">
          <w:marLeft w:val="640"/>
          <w:marRight w:val="0"/>
          <w:marTop w:val="0"/>
          <w:marBottom w:val="0"/>
          <w:divBdr>
            <w:top w:val="none" w:sz="0" w:space="0" w:color="auto"/>
            <w:left w:val="none" w:sz="0" w:space="0" w:color="auto"/>
            <w:bottom w:val="none" w:sz="0" w:space="0" w:color="auto"/>
            <w:right w:val="none" w:sz="0" w:space="0" w:color="auto"/>
          </w:divBdr>
        </w:div>
        <w:div w:id="1899855691">
          <w:marLeft w:val="640"/>
          <w:marRight w:val="0"/>
          <w:marTop w:val="0"/>
          <w:marBottom w:val="0"/>
          <w:divBdr>
            <w:top w:val="none" w:sz="0" w:space="0" w:color="auto"/>
            <w:left w:val="none" w:sz="0" w:space="0" w:color="auto"/>
            <w:bottom w:val="none" w:sz="0" w:space="0" w:color="auto"/>
            <w:right w:val="none" w:sz="0" w:space="0" w:color="auto"/>
          </w:divBdr>
        </w:div>
        <w:div w:id="715856453">
          <w:marLeft w:val="640"/>
          <w:marRight w:val="0"/>
          <w:marTop w:val="0"/>
          <w:marBottom w:val="0"/>
          <w:divBdr>
            <w:top w:val="none" w:sz="0" w:space="0" w:color="auto"/>
            <w:left w:val="none" w:sz="0" w:space="0" w:color="auto"/>
            <w:bottom w:val="none" w:sz="0" w:space="0" w:color="auto"/>
            <w:right w:val="none" w:sz="0" w:space="0" w:color="auto"/>
          </w:divBdr>
        </w:div>
        <w:div w:id="1168206606">
          <w:marLeft w:val="640"/>
          <w:marRight w:val="0"/>
          <w:marTop w:val="0"/>
          <w:marBottom w:val="0"/>
          <w:divBdr>
            <w:top w:val="none" w:sz="0" w:space="0" w:color="auto"/>
            <w:left w:val="none" w:sz="0" w:space="0" w:color="auto"/>
            <w:bottom w:val="none" w:sz="0" w:space="0" w:color="auto"/>
            <w:right w:val="none" w:sz="0" w:space="0" w:color="auto"/>
          </w:divBdr>
        </w:div>
        <w:div w:id="1335375858">
          <w:marLeft w:val="640"/>
          <w:marRight w:val="0"/>
          <w:marTop w:val="0"/>
          <w:marBottom w:val="0"/>
          <w:divBdr>
            <w:top w:val="none" w:sz="0" w:space="0" w:color="auto"/>
            <w:left w:val="none" w:sz="0" w:space="0" w:color="auto"/>
            <w:bottom w:val="none" w:sz="0" w:space="0" w:color="auto"/>
            <w:right w:val="none" w:sz="0" w:space="0" w:color="auto"/>
          </w:divBdr>
        </w:div>
        <w:div w:id="1398016554">
          <w:marLeft w:val="640"/>
          <w:marRight w:val="0"/>
          <w:marTop w:val="0"/>
          <w:marBottom w:val="0"/>
          <w:divBdr>
            <w:top w:val="none" w:sz="0" w:space="0" w:color="auto"/>
            <w:left w:val="none" w:sz="0" w:space="0" w:color="auto"/>
            <w:bottom w:val="none" w:sz="0" w:space="0" w:color="auto"/>
            <w:right w:val="none" w:sz="0" w:space="0" w:color="auto"/>
          </w:divBdr>
        </w:div>
        <w:div w:id="985545496">
          <w:marLeft w:val="640"/>
          <w:marRight w:val="0"/>
          <w:marTop w:val="0"/>
          <w:marBottom w:val="0"/>
          <w:divBdr>
            <w:top w:val="none" w:sz="0" w:space="0" w:color="auto"/>
            <w:left w:val="none" w:sz="0" w:space="0" w:color="auto"/>
            <w:bottom w:val="none" w:sz="0" w:space="0" w:color="auto"/>
            <w:right w:val="none" w:sz="0" w:space="0" w:color="auto"/>
          </w:divBdr>
        </w:div>
        <w:div w:id="1805275259">
          <w:marLeft w:val="640"/>
          <w:marRight w:val="0"/>
          <w:marTop w:val="0"/>
          <w:marBottom w:val="0"/>
          <w:divBdr>
            <w:top w:val="none" w:sz="0" w:space="0" w:color="auto"/>
            <w:left w:val="none" w:sz="0" w:space="0" w:color="auto"/>
            <w:bottom w:val="none" w:sz="0" w:space="0" w:color="auto"/>
            <w:right w:val="none" w:sz="0" w:space="0" w:color="auto"/>
          </w:divBdr>
        </w:div>
        <w:div w:id="1428577337">
          <w:marLeft w:val="640"/>
          <w:marRight w:val="0"/>
          <w:marTop w:val="0"/>
          <w:marBottom w:val="0"/>
          <w:divBdr>
            <w:top w:val="none" w:sz="0" w:space="0" w:color="auto"/>
            <w:left w:val="none" w:sz="0" w:space="0" w:color="auto"/>
            <w:bottom w:val="none" w:sz="0" w:space="0" w:color="auto"/>
            <w:right w:val="none" w:sz="0" w:space="0" w:color="auto"/>
          </w:divBdr>
        </w:div>
        <w:div w:id="787355111">
          <w:marLeft w:val="640"/>
          <w:marRight w:val="0"/>
          <w:marTop w:val="0"/>
          <w:marBottom w:val="0"/>
          <w:divBdr>
            <w:top w:val="none" w:sz="0" w:space="0" w:color="auto"/>
            <w:left w:val="none" w:sz="0" w:space="0" w:color="auto"/>
            <w:bottom w:val="none" w:sz="0" w:space="0" w:color="auto"/>
            <w:right w:val="none" w:sz="0" w:space="0" w:color="auto"/>
          </w:divBdr>
        </w:div>
        <w:div w:id="669527024">
          <w:marLeft w:val="640"/>
          <w:marRight w:val="0"/>
          <w:marTop w:val="0"/>
          <w:marBottom w:val="0"/>
          <w:divBdr>
            <w:top w:val="none" w:sz="0" w:space="0" w:color="auto"/>
            <w:left w:val="none" w:sz="0" w:space="0" w:color="auto"/>
            <w:bottom w:val="none" w:sz="0" w:space="0" w:color="auto"/>
            <w:right w:val="none" w:sz="0" w:space="0" w:color="auto"/>
          </w:divBdr>
        </w:div>
        <w:div w:id="1863980044">
          <w:marLeft w:val="640"/>
          <w:marRight w:val="0"/>
          <w:marTop w:val="0"/>
          <w:marBottom w:val="0"/>
          <w:divBdr>
            <w:top w:val="none" w:sz="0" w:space="0" w:color="auto"/>
            <w:left w:val="none" w:sz="0" w:space="0" w:color="auto"/>
            <w:bottom w:val="none" w:sz="0" w:space="0" w:color="auto"/>
            <w:right w:val="none" w:sz="0" w:space="0" w:color="auto"/>
          </w:divBdr>
        </w:div>
        <w:div w:id="1401975455">
          <w:marLeft w:val="640"/>
          <w:marRight w:val="0"/>
          <w:marTop w:val="0"/>
          <w:marBottom w:val="0"/>
          <w:divBdr>
            <w:top w:val="none" w:sz="0" w:space="0" w:color="auto"/>
            <w:left w:val="none" w:sz="0" w:space="0" w:color="auto"/>
            <w:bottom w:val="none" w:sz="0" w:space="0" w:color="auto"/>
            <w:right w:val="none" w:sz="0" w:space="0" w:color="auto"/>
          </w:divBdr>
        </w:div>
      </w:divsChild>
    </w:div>
    <w:div w:id="1003974939">
      <w:bodyDiv w:val="1"/>
      <w:marLeft w:val="0"/>
      <w:marRight w:val="0"/>
      <w:marTop w:val="0"/>
      <w:marBottom w:val="0"/>
      <w:divBdr>
        <w:top w:val="none" w:sz="0" w:space="0" w:color="auto"/>
        <w:left w:val="none" w:sz="0" w:space="0" w:color="auto"/>
        <w:bottom w:val="none" w:sz="0" w:space="0" w:color="auto"/>
        <w:right w:val="none" w:sz="0" w:space="0" w:color="auto"/>
      </w:divBdr>
      <w:divsChild>
        <w:div w:id="521355964">
          <w:marLeft w:val="640"/>
          <w:marRight w:val="0"/>
          <w:marTop w:val="0"/>
          <w:marBottom w:val="0"/>
          <w:divBdr>
            <w:top w:val="none" w:sz="0" w:space="0" w:color="auto"/>
            <w:left w:val="none" w:sz="0" w:space="0" w:color="auto"/>
            <w:bottom w:val="none" w:sz="0" w:space="0" w:color="auto"/>
            <w:right w:val="none" w:sz="0" w:space="0" w:color="auto"/>
          </w:divBdr>
        </w:div>
        <w:div w:id="306395180">
          <w:marLeft w:val="640"/>
          <w:marRight w:val="0"/>
          <w:marTop w:val="0"/>
          <w:marBottom w:val="0"/>
          <w:divBdr>
            <w:top w:val="none" w:sz="0" w:space="0" w:color="auto"/>
            <w:left w:val="none" w:sz="0" w:space="0" w:color="auto"/>
            <w:bottom w:val="none" w:sz="0" w:space="0" w:color="auto"/>
            <w:right w:val="none" w:sz="0" w:space="0" w:color="auto"/>
          </w:divBdr>
        </w:div>
        <w:div w:id="232204321">
          <w:marLeft w:val="640"/>
          <w:marRight w:val="0"/>
          <w:marTop w:val="0"/>
          <w:marBottom w:val="0"/>
          <w:divBdr>
            <w:top w:val="none" w:sz="0" w:space="0" w:color="auto"/>
            <w:left w:val="none" w:sz="0" w:space="0" w:color="auto"/>
            <w:bottom w:val="none" w:sz="0" w:space="0" w:color="auto"/>
            <w:right w:val="none" w:sz="0" w:space="0" w:color="auto"/>
          </w:divBdr>
        </w:div>
        <w:div w:id="1919900653">
          <w:marLeft w:val="640"/>
          <w:marRight w:val="0"/>
          <w:marTop w:val="0"/>
          <w:marBottom w:val="0"/>
          <w:divBdr>
            <w:top w:val="none" w:sz="0" w:space="0" w:color="auto"/>
            <w:left w:val="none" w:sz="0" w:space="0" w:color="auto"/>
            <w:bottom w:val="none" w:sz="0" w:space="0" w:color="auto"/>
            <w:right w:val="none" w:sz="0" w:space="0" w:color="auto"/>
          </w:divBdr>
        </w:div>
        <w:div w:id="1120223510">
          <w:marLeft w:val="640"/>
          <w:marRight w:val="0"/>
          <w:marTop w:val="0"/>
          <w:marBottom w:val="0"/>
          <w:divBdr>
            <w:top w:val="none" w:sz="0" w:space="0" w:color="auto"/>
            <w:left w:val="none" w:sz="0" w:space="0" w:color="auto"/>
            <w:bottom w:val="none" w:sz="0" w:space="0" w:color="auto"/>
            <w:right w:val="none" w:sz="0" w:space="0" w:color="auto"/>
          </w:divBdr>
        </w:div>
        <w:div w:id="1835099772">
          <w:marLeft w:val="640"/>
          <w:marRight w:val="0"/>
          <w:marTop w:val="0"/>
          <w:marBottom w:val="0"/>
          <w:divBdr>
            <w:top w:val="none" w:sz="0" w:space="0" w:color="auto"/>
            <w:left w:val="none" w:sz="0" w:space="0" w:color="auto"/>
            <w:bottom w:val="none" w:sz="0" w:space="0" w:color="auto"/>
            <w:right w:val="none" w:sz="0" w:space="0" w:color="auto"/>
          </w:divBdr>
        </w:div>
        <w:div w:id="1917199683">
          <w:marLeft w:val="640"/>
          <w:marRight w:val="0"/>
          <w:marTop w:val="0"/>
          <w:marBottom w:val="0"/>
          <w:divBdr>
            <w:top w:val="none" w:sz="0" w:space="0" w:color="auto"/>
            <w:left w:val="none" w:sz="0" w:space="0" w:color="auto"/>
            <w:bottom w:val="none" w:sz="0" w:space="0" w:color="auto"/>
            <w:right w:val="none" w:sz="0" w:space="0" w:color="auto"/>
          </w:divBdr>
        </w:div>
        <w:div w:id="1712000135">
          <w:marLeft w:val="640"/>
          <w:marRight w:val="0"/>
          <w:marTop w:val="0"/>
          <w:marBottom w:val="0"/>
          <w:divBdr>
            <w:top w:val="none" w:sz="0" w:space="0" w:color="auto"/>
            <w:left w:val="none" w:sz="0" w:space="0" w:color="auto"/>
            <w:bottom w:val="none" w:sz="0" w:space="0" w:color="auto"/>
            <w:right w:val="none" w:sz="0" w:space="0" w:color="auto"/>
          </w:divBdr>
        </w:div>
        <w:div w:id="328484220">
          <w:marLeft w:val="640"/>
          <w:marRight w:val="0"/>
          <w:marTop w:val="0"/>
          <w:marBottom w:val="0"/>
          <w:divBdr>
            <w:top w:val="none" w:sz="0" w:space="0" w:color="auto"/>
            <w:left w:val="none" w:sz="0" w:space="0" w:color="auto"/>
            <w:bottom w:val="none" w:sz="0" w:space="0" w:color="auto"/>
            <w:right w:val="none" w:sz="0" w:space="0" w:color="auto"/>
          </w:divBdr>
        </w:div>
        <w:div w:id="700086670">
          <w:marLeft w:val="640"/>
          <w:marRight w:val="0"/>
          <w:marTop w:val="0"/>
          <w:marBottom w:val="0"/>
          <w:divBdr>
            <w:top w:val="none" w:sz="0" w:space="0" w:color="auto"/>
            <w:left w:val="none" w:sz="0" w:space="0" w:color="auto"/>
            <w:bottom w:val="none" w:sz="0" w:space="0" w:color="auto"/>
            <w:right w:val="none" w:sz="0" w:space="0" w:color="auto"/>
          </w:divBdr>
        </w:div>
        <w:div w:id="1284314217">
          <w:marLeft w:val="640"/>
          <w:marRight w:val="0"/>
          <w:marTop w:val="0"/>
          <w:marBottom w:val="0"/>
          <w:divBdr>
            <w:top w:val="none" w:sz="0" w:space="0" w:color="auto"/>
            <w:left w:val="none" w:sz="0" w:space="0" w:color="auto"/>
            <w:bottom w:val="none" w:sz="0" w:space="0" w:color="auto"/>
            <w:right w:val="none" w:sz="0" w:space="0" w:color="auto"/>
          </w:divBdr>
        </w:div>
        <w:div w:id="215826223">
          <w:marLeft w:val="640"/>
          <w:marRight w:val="0"/>
          <w:marTop w:val="0"/>
          <w:marBottom w:val="0"/>
          <w:divBdr>
            <w:top w:val="none" w:sz="0" w:space="0" w:color="auto"/>
            <w:left w:val="none" w:sz="0" w:space="0" w:color="auto"/>
            <w:bottom w:val="none" w:sz="0" w:space="0" w:color="auto"/>
            <w:right w:val="none" w:sz="0" w:space="0" w:color="auto"/>
          </w:divBdr>
        </w:div>
        <w:div w:id="654187211">
          <w:marLeft w:val="640"/>
          <w:marRight w:val="0"/>
          <w:marTop w:val="0"/>
          <w:marBottom w:val="0"/>
          <w:divBdr>
            <w:top w:val="none" w:sz="0" w:space="0" w:color="auto"/>
            <w:left w:val="none" w:sz="0" w:space="0" w:color="auto"/>
            <w:bottom w:val="none" w:sz="0" w:space="0" w:color="auto"/>
            <w:right w:val="none" w:sz="0" w:space="0" w:color="auto"/>
          </w:divBdr>
        </w:div>
        <w:div w:id="1413162902">
          <w:marLeft w:val="640"/>
          <w:marRight w:val="0"/>
          <w:marTop w:val="0"/>
          <w:marBottom w:val="0"/>
          <w:divBdr>
            <w:top w:val="none" w:sz="0" w:space="0" w:color="auto"/>
            <w:left w:val="none" w:sz="0" w:space="0" w:color="auto"/>
            <w:bottom w:val="none" w:sz="0" w:space="0" w:color="auto"/>
            <w:right w:val="none" w:sz="0" w:space="0" w:color="auto"/>
          </w:divBdr>
        </w:div>
        <w:div w:id="229656633">
          <w:marLeft w:val="640"/>
          <w:marRight w:val="0"/>
          <w:marTop w:val="0"/>
          <w:marBottom w:val="0"/>
          <w:divBdr>
            <w:top w:val="none" w:sz="0" w:space="0" w:color="auto"/>
            <w:left w:val="none" w:sz="0" w:space="0" w:color="auto"/>
            <w:bottom w:val="none" w:sz="0" w:space="0" w:color="auto"/>
            <w:right w:val="none" w:sz="0" w:space="0" w:color="auto"/>
          </w:divBdr>
        </w:div>
        <w:div w:id="1131904192">
          <w:marLeft w:val="640"/>
          <w:marRight w:val="0"/>
          <w:marTop w:val="0"/>
          <w:marBottom w:val="0"/>
          <w:divBdr>
            <w:top w:val="none" w:sz="0" w:space="0" w:color="auto"/>
            <w:left w:val="none" w:sz="0" w:space="0" w:color="auto"/>
            <w:bottom w:val="none" w:sz="0" w:space="0" w:color="auto"/>
            <w:right w:val="none" w:sz="0" w:space="0" w:color="auto"/>
          </w:divBdr>
        </w:div>
        <w:div w:id="706612521">
          <w:marLeft w:val="640"/>
          <w:marRight w:val="0"/>
          <w:marTop w:val="0"/>
          <w:marBottom w:val="0"/>
          <w:divBdr>
            <w:top w:val="none" w:sz="0" w:space="0" w:color="auto"/>
            <w:left w:val="none" w:sz="0" w:space="0" w:color="auto"/>
            <w:bottom w:val="none" w:sz="0" w:space="0" w:color="auto"/>
            <w:right w:val="none" w:sz="0" w:space="0" w:color="auto"/>
          </w:divBdr>
        </w:div>
        <w:div w:id="749933645">
          <w:marLeft w:val="640"/>
          <w:marRight w:val="0"/>
          <w:marTop w:val="0"/>
          <w:marBottom w:val="0"/>
          <w:divBdr>
            <w:top w:val="none" w:sz="0" w:space="0" w:color="auto"/>
            <w:left w:val="none" w:sz="0" w:space="0" w:color="auto"/>
            <w:bottom w:val="none" w:sz="0" w:space="0" w:color="auto"/>
            <w:right w:val="none" w:sz="0" w:space="0" w:color="auto"/>
          </w:divBdr>
        </w:div>
        <w:div w:id="1409380494">
          <w:marLeft w:val="640"/>
          <w:marRight w:val="0"/>
          <w:marTop w:val="0"/>
          <w:marBottom w:val="0"/>
          <w:divBdr>
            <w:top w:val="none" w:sz="0" w:space="0" w:color="auto"/>
            <w:left w:val="none" w:sz="0" w:space="0" w:color="auto"/>
            <w:bottom w:val="none" w:sz="0" w:space="0" w:color="auto"/>
            <w:right w:val="none" w:sz="0" w:space="0" w:color="auto"/>
          </w:divBdr>
        </w:div>
        <w:div w:id="1747680256">
          <w:marLeft w:val="640"/>
          <w:marRight w:val="0"/>
          <w:marTop w:val="0"/>
          <w:marBottom w:val="0"/>
          <w:divBdr>
            <w:top w:val="none" w:sz="0" w:space="0" w:color="auto"/>
            <w:left w:val="none" w:sz="0" w:space="0" w:color="auto"/>
            <w:bottom w:val="none" w:sz="0" w:space="0" w:color="auto"/>
            <w:right w:val="none" w:sz="0" w:space="0" w:color="auto"/>
          </w:divBdr>
        </w:div>
        <w:div w:id="1958098434">
          <w:marLeft w:val="640"/>
          <w:marRight w:val="0"/>
          <w:marTop w:val="0"/>
          <w:marBottom w:val="0"/>
          <w:divBdr>
            <w:top w:val="none" w:sz="0" w:space="0" w:color="auto"/>
            <w:left w:val="none" w:sz="0" w:space="0" w:color="auto"/>
            <w:bottom w:val="none" w:sz="0" w:space="0" w:color="auto"/>
            <w:right w:val="none" w:sz="0" w:space="0" w:color="auto"/>
          </w:divBdr>
        </w:div>
        <w:div w:id="1153135173">
          <w:marLeft w:val="640"/>
          <w:marRight w:val="0"/>
          <w:marTop w:val="0"/>
          <w:marBottom w:val="0"/>
          <w:divBdr>
            <w:top w:val="none" w:sz="0" w:space="0" w:color="auto"/>
            <w:left w:val="none" w:sz="0" w:space="0" w:color="auto"/>
            <w:bottom w:val="none" w:sz="0" w:space="0" w:color="auto"/>
            <w:right w:val="none" w:sz="0" w:space="0" w:color="auto"/>
          </w:divBdr>
        </w:div>
        <w:div w:id="223613084">
          <w:marLeft w:val="640"/>
          <w:marRight w:val="0"/>
          <w:marTop w:val="0"/>
          <w:marBottom w:val="0"/>
          <w:divBdr>
            <w:top w:val="none" w:sz="0" w:space="0" w:color="auto"/>
            <w:left w:val="none" w:sz="0" w:space="0" w:color="auto"/>
            <w:bottom w:val="none" w:sz="0" w:space="0" w:color="auto"/>
            <w:right w:val="none" w:sz="0" w:space="0" w:color="auto"/>
          </w:divBdr>
        </w:div>
        <w:div w:id="1254436895">
          <w:marLeft w:val="640"/>
          <w:marRight w:val="0"/>
          <w:marTop w:val="0"/>
          <w:marBottom w:val="0"/>
          <w:divBdr>
            <w:top w:val="none" w:sz="0" w:space="0" w:color="auto"/>
            <w:left w:val="none" w:sz="0" w:space="0" w:color="auto"/>
            <w:bottom w:val="none" w:sz="0" w:space="0" w:color="auto"/>
            <w:right w:val="none" w:sz="0" w:space="0" w:color="auto"/>
          </w:divBdr>
        </w:div>
        <w:div w:id="891119416">
          <w:marLeft w:val="640"/>
          <w:marRight w:val="0"/>
          <w:marTop w:val="0"/>
          <w:marBottom w:val="0"/>
          <w:divBdr>
            <w:top w:val="none" w:sz="0" w:space="0" w:color="auto"/>
            <w:left w:val="none" w:sz="0" w:space="0" w:color="auto"/>
            <w:bottom w:val="none" w:sz="0" w:space="0" w:color="auto"/>
            <w:right w:val="none" w:sz="0" w:space="0" w:color="auto"/>
          </w:divBdr>
        </w:div>
        <w:div w:id="1182625517">
          <w:marLeft w:val="640"/>
          <w:marRight w:val="0"/>
          <w:marTop w:val="0"/>
          <w:marBottom w:val="0"/>
          <w:divBdr>
            <w:top w:val="none" w:sz="0" w:space="0" w:color="auto"/>
            <w:left w:val="none" w:sz="0" w:space="0" w:color="auto"/>
            <w:bottom w:val="none" w:sz="0" w:space="0" w:color="auto"/>
            <w:right w:val="none" w:sz="0" w:space="0" w:color="auto"/>
          </w:divBdr>
        </w:div>
        <w:div w:id="1600403813">
          <w:marLeft w:val="640"/>
          <w:marRight w:val="0"/>
          <w:marTop w:val="0"/>
          <w:marBottom w:val="0"/>
          <w:divBdr>
            <w:top w:val="none" w:sz="0" w:space="0" w:color="auto"/>
            <w:left w:val="none" w:sz="0" w:space="0" w:color="auto"/>
            <w:bottom w:val="none" w:sz="0" w:space="0" w:color="auto"/>
            <w:right w:val="none" w:sz="0" w:space="0" w:color="auto"/>
          </w:divBdr>
        </w:div>
        <w:div w:id="1702363961">
          <w:marLeft w:val="640"/>
          <w:marRight w:val="0"/>
          <w:marTop w:val="0"/>
          <w:marBottom w:val="0"/>
          <w:divBdr>
            <w:top w:val="none" w:sz="0" w:space="0" w:color="auto"/>
            <w:left w:val="none" w:sz="0" w:space="0" w:color="auto"/>
            <w:bottom w:val="none" w:sz="0" w:space="0" w:color="auto"/>
            <w:right w:val="none" w:sz="0" w:space="0" w:color="auto"/>
          </w:divBdr>
        </w:div>
        <w:div w:id="1760909615">
          <w:marLeft w:val="640"/>
          <w:marRight w:val="0"/>
          <w:marTop w:val="0"/>
          <w:marBottom w:val="0"/>
          <w:divBdr>
            <w:top w:val="none" w:sz="0" w:space="0" w:color="auto"/>
            <w:left w:val="none" w:sz="0" w:space="0" w:color="auto"/>
            <w:bottom w:val="none" w:sz="0" w:space="0" w:color="auto"/>
            <w:right w:val="none" w:sz="0" w:space="0" w:color="auto"/>
          </w:divBdr>
        </w:div>
        <w:div w:id="708190465">
          <w:marLeft w:val="640"/>
          <w:marRight w:val="0"/>
          <w:marTop w:val="0"/>
          <w:marBottom w:val="0"/>
          <w:divBdr>
            <w:top w:val="none" w:sz="0" w:space="0" w:color="auto"/>
            <w:left w:val="none" w:sz="0" w:space="0" w:color="auto"/>
            <w:bottom w:val="none" w:sz="0" w:space="0" w:color="auto"/>
            <w:right w:val="none" w:sz="0" w:space="0" w:color="auto"/>
          </w:divBdr>
        </w:div>
        <w:div w:id="4141367">
          <w:marLeft w:val="640"/>
          <w:marRight w:val="0"/>
          <w:marTop w:val="0"/>
          <w:marBottom w:val="0"/>
          <w:divBdr>
            <w:top w:val="none" w:sz="0" w:space="0" w:color="auto"/>
            <w:left w:val="none" w:sz="0" w:space="0" w:color="auto"/>
            <w:bottom w:val="none" w:sz="0" w:space="0" w:color="auto"/>
            <w:right w:val="none" w:sz="0" w:space="0" w:color="auto"/>
          </w:divBdr>
        </w:div>
        <w:div w:id="1262029462">
          <w:marLeft w:val="640"/>
          <w:marRight w:val="0"/>
          <w:marTop w:val="0"/>
          <w:marBottom w:val="0"/>
          <w:divBdr>
            <w:top w:val="none" w:sz="0" w:space="0" w:color="auto"/>
            <w:left w:val="none" w:sz="0" w:space="0" w:color="auto"/>
            <w:bottom w:val="none" w:sz="0" w:space="0" w:color="auto"/>
            <w:right w:val="none" w:sz="0" w:space="0" w:color="auto"/>
          </w:divBdr>
        </w:div>
        <w:div w:id="801268736">
          <w:marLeft w:val="640"/>
          <w:marRight w:val="0"/>
          <w:marTop w:val="0"/>
          <w:marBottom w:val="0"/>
          <w:divBdr>
            <w:top w:val="none" w:sz="0" w:space="0" w:color="auto"/>
            <w:left w:val="none" w:sz="0" w:space="0" w:color="auto"/>
            <w:bottom w:val="none" w:sz="0" w:space="0" w:color="auto"/>
            <w:right w:val="none" w:sz="0" w:space="0" w:color="auto"/>
          </w:divBdr>
        </w:div>
        <w:div w:id="1217618610">
          <w:marLeft w:val="640"/>
          <w:marRight w:val="0"/>
          <w:marTop w:val="0"/>
          <w:marBottom w:val="0"/>
          <w:divBdr>
            <w:top w:val="none" w:sz="0" w:space="0" w:color="auto"/>
            <w:left w:val="none" w:sz="0" w:space="0" w:color="auto"/>
            <w:bottom w:val="none" w:sz="0" w:space="0" w:color="auto"/>
            <w:right w:val="none" w:sz="0" w:space="0" w:color="auto"/>
          </w:divBdr>
        </w:div>
        <w:div w:id="884682735">
          <w:marLeft w:val="640"/>
          <w:marRight w:val="0"/>
          <w:marTop w:val="0"/>
          <w:marBottom w:val="0"/>
          <w:divBdr>
            <w:top w:val="none" w:sz="0" w:space="0" w:color="auto"/>
            <w:left w:val="none" w:sz="0" w:space="0" w:color="auto"/>
            <w:bottom w:val="none" w:sz="0" w:space="0" w:color="auto"/>
            <w:right w:val="none" w:sz="0" w:space="0" w:color="auto"/>
          </w:divBdr>
        </w:div>
        <w:div w:id="1049842398">
          <w:marLeft w:val="640"/>
          <w:marRight w:val="0"/>
          <w:marTop w:val="0"/>
          <w:marBottom w:val="0"/>
          <w:divBdr>
            <w:top w:val="none" w:sz="0" w:space="0" w:color="auto"/>
            <w:left w:val="none" w:sz="0" w:space="0" w:color="auto"/>
            <w:bottom w:val="none" w:sz="0" w:space="0" w:color="auto"/>
            <w:right w:val="none" w:sz="0" w:space="0" w:color="auto"/>
          </w:divBdr>
        </w:div>
        <w:div w:id="1878199984">
          <w:marLeft w:val="640"/>
          <w:marRight w:val="0"/>
          <w:marTop w:val="0"/>
          <w:marBottom w:val="0"/>
          <w:divBdr>
            <w:top w:val="none" w:sz="0" w:space="0" w:color="auto"/>
            <w:left w:val="none" w:sz="0" w:space="0" w:color="auto"/>
            <w:bottom w:val="none" w:sz="0" w:space="0" w:color="auto"/>
            <w:right w:val="none" w:sz="0" w:space="0" w:color="auto"/>
          </w:divBdr>
        </w:div>
        <w:div w:id="1817725114">
          <w:marLeft w:val="640"/>
          <w:marRight w:val="0"/>
          <w:marTop w:val="0"/>
          <w:marBottom w:val="0"/>
          <w:divBdr>
            <w:top w:val="none" w:sz="0" w:space="0" w:color="auto"/>
            <w:left w:val="none" w:sz="0" w:space="0" w:color="auto"/>
            <w:bottom w:val="none" w:sz="0" w:space="0" w:color="auto"/>
            <w:right w:val="none" w:sz="0" w:space="0" w:color="auto"/>
          </w:divBdr>
        </w:div>
        <w:div w:id="29764583">
          <w:marLeft w:val="640"/>
          <w:marRight w:val="0"/>
          <w:marTop w:val="0"/>
          <w:marBottom w:val="0"/>
          <w:divBdr>
            <w:top w:val="none" w:sz="0" w:space="0" w:color="auto"/>
            <w:left w:val="none" w:sz="0" w:space="0" w:color="auto"/>
            <w:bottom w:val="none" w:sz="0" w:space="0" w:color="auto"/>
            <w:right w:val="none" w:sz="0" w:space="0" w:color="auto"/>
          </w:divBdr>
        </w:div>
        <w:div w:id="1303120737">
          <w:marLeft w:val="640"/>
          <w:marRight w:val="0"/>
          <w:marTop w:val="0"/>
          <w:marBottom w:val="0"/>
          <w:divBdr>
            <w:top w:val="none" w:sz="0" w:space="0" w:color="auto"/>
            <w:left w:val="none" w:sz="0" w:space="0" w:color="auto"/>
            <w:bottom w:val="none" w:sz="0" w:space="0" w:color="auto"/>
            <w:right w:val="none" w:sz="0" w:space="0" w:color="auto"/>
          </w:divBdr>
        </w:div>
        <w:div w:id="2099790301">
          <w:marLeft w:val="640"/>
          <w:marRight w:val="0"/>
          <w:marTop w:val="0"/>
          <w:marBottom w:val="0"/>
          <w:divBdr>
            <w:top w:val="none" w:sz="0" w:space="0" w:color="auto"/>
            <w:left w:val="none" w:sz="0" w:space="0" w:color="auto"/>
            <w:bottom w:val="none" w:sz="0" w:space="0" w:color="auto"/>
            <w:right w:val="none" w:sz="0" w:space="0" w:color="auto"/>
          </w:divBdr>
        </w:div>
        <w:div w:id="1228684897">
          <w:marLeft w:val="640"/>
          <w:marRight w:val="0"/>
          <w:marTop w:val="0"/>
          <w:marBottom w:val="0"/>
          <w:divBdr>
            <w:top w:val="none" w:sz="0" w:space="0" w:color="auto"/>
            <w:left w:val="none" w:sz="0" w:space="0" w:color="auto"/>
            <w:bottom w:val="none" w:sz="0" w:space="0" w:color="auto"/>
            <w:right w:val="none" w:sz="0" w:space="0" w:color="auto"/>
          </w:divBdr>
        </w:div>
        <w:div w:id="1192568119">
          <w:marLeft w:val="640"/>
          <w:marRight w:val="0"/>
          <w:marTop w:val="0"/>
          <w:marBottom w:val="0"/>
          <w:divBdr>
            <w:top w:val="none" w:sz="0" w:space="0" w:color="auto"/>
            <w:left w:val="none" w:sz="0" w:space="0" w:color="auto"/>
            <w:bottom w:val="none" w:sz="0" w:space="0" w:color="auto"/>
            <w:right w:val="none" w:sz="0" w:space="0" w:color="auto"/>
          </w:divBdr>
        </w:div>
      </w:divsChild>
    </w:div>
    <w:div w:id="1011252815">
      <w:bodyDiv w:val="1"/>
      <w:marLeft w:val="0"/>
      <w:marRight w:val="0"/>
      <w:marTop w:val="0"/>
      <w:marBottom w:val="0"/>
      <w:divBdr>
        <w:top w:val="none" w:sz="0" w:space="0" w:color="auto"/>
        <w:left w:val="none" w:sz="0" w:space="0" w:color="auto"/>
        <w:bottom w:val="none" w:sz="0" w:space="0" w:color="auto"/>
        <w:right w:val="none" w:sz="0" w:space="0" w:color="auto"/>
      </w:divBdr>
      <w:divsChild>
        <w:div w:id="2111585719">
          <w:marLeft w:val="640"/>
          <w:marRight w:val="0"/>
          <w:marTop w:val="0"/>
          <w:marBottom w:val="0"/>
          <w:divBdr>
            <w:top w:val="none" w:sz="0" w:space="0" w:color="auto"/>
            <w:left w:val="none" w:sz="0" w:space="0" w:color="auto"/>
            <w:bottom w:val="none" w:sz="0" w:space="0" w:color="auto"/>
            <w:right w:val="none" w:sz="0" w:space="0" w:color="auto"/>
          </w:divBdr>
        </w:div>
        <w:div w:id="328564612">
          <w:marLeft w:val="640"/>
          <w:marRight w:val="0"/>
          <w:marTop w:val="0"/>
          <w:marBottom w:val="0"/>
          <w:divBdr>
            <w:top w:val="none" w:sz="0" w:space="0" w:color="auto"/>
            <w:left w:val="none" w:sz="0" w:space="0" w:color="auto"/>
            <w:bottom w:val="none" w:sz="0" w:space="0" w:color="auto"/>
            <w:right w:val="none" w:sz="0" w:space="0" w:color="auto"/>
          </w:divBdr>
        </w:div>
        <w:div w:id="557478214">
          <w:marLeft w:val="640"/>
          <w:marRight w:val="0"/>
          <w:marTop w:val="0"/>
          <w:marBottom w:val="0"/>
          <w:divBdr>
            <w:top w:val="none" w:sz="0" w:space="0" w:color="auto"/>
            <w:left w:val="none" w:sz="0" w:space="0" w:color="auto"/>
            <w:bottom w:val="none" w:sz="0" w:space="0" w:color="auto"/>
            <w:right w:val="none" w:sz="0" w:space="0" w:color="auto"/>
          </w:divBdr>
        </w:div>
        <w:div w:id="555163466">
          <w:marLeft w:val="640"/>
          <w:marRight w:val="0"/>
          <w:marTop w:val="0"/>
          <w:marBottom w:val="0"/>
          <w:divBdr>
            <w:top w:val="none" w:sz="0" w:space="0" w:color="auto"/>
            <w:left w:val="none" w:sz="0" w:space="0" w:color="auto"/>
            <w:bottom w:val="none" w:sz="0" w:space="0" w:color="auto"/>
            <w:right w:val="none" w:sz="0" w:space="0" w:color="auto"/>
          </w:divBdr>
        </w:div>
        <w:div w:id="96173880">
          <w:marLeft w:val="640"/>
          <w:marRight w:val="0"/>
          <w:marTop w:val="0"/>
          <w:marBottom w:val="0"/>
          <w:divBdr>
            <w:top w:val="none" w:sz="0" w:space="0" w:color="auto"/>
            <w:left w:val="none" w:sz="0" w:space="0" w:color="auto"/>
            <w:bottom w:val="none" w:sz="0" w:space="0" w:color="auto"/>
            <w:right w:val="none" w:sz="0" w:space="0" w:color="auto"/>
          </w:divBdr>
        </w:div>
        <w:div w:id="182282396">
          <w:marLeft w:val="640"/>
          <w:marRight w:val="0"/>
          <w:marTop w:val="0"/>
          <w:marBottom w:val="0"/>
          <w:divBdr>
            <w:top w:val="none" w:sz="0" w:space="0" w:color="auto"/>
            <w:left w:val="none" w:sz="0" w:space="0" w:color="auto"/>
            <w:bottom w:val="none" w:sz="0" w:space="0" w:color="auto"/>
            <w:right w:val="none" w:sz="0" w:space="0" w:color="auto"/>
          </w:divBdr>
        </w:div>
        <w:div w:id="1218665436">
          <w:marLeft w:val="640"/>
          <w:marRight w:val="0"/>
          <w:marTop w:val="0"/>
          <w:marBottom w:val="0"/>
          <w:divBdr>
            <w:top w:val="none" w:sz="0" w:space="0" w:color="auto"/>
            <w:left w:val="none" w:sz="0" w:space="0" w:color="auto"/>
            <w:bottom w:val="none" w:sz="0" w:space="0" w:color="auto"/>
            <w:right w:val="none" w:sz="0" w:space="0" w:color="auto"/>
          </w:divBdr>
        </w:div>
        <w:div w:id="2088378795">
          <w:marLeft w:val="640"/>
          <w:marRight w:val="0"/>
          <w:marTop w:val="0"/>
          <w:marBottom w:val="0"/>
          <w:divBdr>
            <w:top w:val="none" w:sz="0" w:space="0" w:color="auto"/>
            <w:left w:val="none" w:sz="0" w:space="0" w:color="auto"/>
            <w:bottom w:val="none" w:sz="0" w:space="0" w:color="auto"/>
            <w:right w:val="none" w:sz="0" w:space="0" w:color="auto"/>
          </w:divBdr>
        </w:div>
        <w:div w:id="803501178">
          <w:marLeft w:val="640"/>
          <w:marRight w:val="0"/>
          <w:marTop w:val="0"/>
          <w:marBottom w:val="0"/>
          <w:divBdr>
            <w:top w:val="none" w:sz="0" w:space="0" w:color="auto"/>
            <w:left w:val="none" w:sz="0" w:space="0" w:color="auto"/>
            <w:bottom w:val="none" w:sz="0" w:space="0" w:color="auto"/>
            <w:right w:val="none" w:sz="0" w:space="0" w:color="auto"/>
          </w:divBdr>
        </w:div>
        <w:div w:id="765224496">
          <w:marLeft w:val="640"/>
          <w:marRight w:val="0"/>
          <w:marTop w:val="0"/>
          <w:marBottom w:val="0"/>
          <w:divBdr>
            <w:top w:val="none" w:sz="0" w:space="0" w:color="auto"/>
            <w:left w:val="none" w:sz="0" w:space="0" w:color="auto"/>
            <w:bottom w:val="none" w:sz="0" w:space="0" w:color="auto"/>
            <w:right w:val="none" w:sz="0" w:space="0" w:color="auto"/>
          </w:divBdr>
        </w:div>
        <w:div w:id="1387145419">
          <w:marLeft w:val="640"/>
          <w:marRight w:val="0"/>
          <w:marTop w:val="0"/>
          <w:marBottom w:val="0"/>
          <w:divBdr>
            <w:top w:val="none" w:sz="0" w:space="0" w:color="auto"/>
            <w:left w:val="none" w:sz="0" w:space="0" w:color="auto"/>
            <w:bottom w:val="none" w:sz="0" w:space="0" w:color="auto"/>
            <w:right w:val="none" w:sz="0" w:space="0" w:color="auto"/>
          </w:divBdr>
        </w:div>
        <w:div w:id="1064911198">
          <w:marLeft w:val="640"/>
          <w:marRight w:val="0"/>
          <w:marTop w:val="0"/>
          <w:marBottom w:val="0"/>
          <w:divBdr>
            <w:top w:val="none" w:sz="0" w:space="0" w:color="auto"/>
            <w:left w:val="none" w:sz="0" w:space="0" w:color="auto"/>
            <w:bottom w:val="none" w:sz="0" w:space="0" w:color="auto"/>
            <w:right w:val="none" w:sz="0" w:space="0" w:color="auto"/>
          </w:divBdr>
        </w:div>
        <w:div w:id="2134473457">
          <w:marLeft w:val="640"/>
          <w:marRight w:val="0"/>
          <w:marTop w:val="0"/>
          <w:marBottom w:val="0"/>
          <w:divBdr>
            <w:top w:val="none" w:sz="0" w:space="0" w:color="auto"/>
            <w:left w:val="none" w:sz="0" w:space="0" w:color="auto"/>
            <w:bottom w:val="none" w:sz="0" w:space="0" w:color="auto"/>
            <w:right w:val="none" w:sz="0" w:space="0" w:color="auto"/>
          </w:divBdr>
        </w:div>
        <w:div w:id="623199541">
          <w:marLeft w:val="640"/>
          <w:marRight w:val="0"/>
          <w:marTop w:val="0"/>
          <w:marBottom w:val="0"/>
          <w:divBdr>
            <w:top w:val="none" w:sz="0" w:space="0" w:color="auto"/>
            <w:left w:val="none" w:sz="0" w:space="0" w:color="auto"/>
            <w:bottom w:val="none" w:sz="0" w:space="0" w:color="auto"/>
            <w:right w:val="none" w:sz="0" w:space="0" w:color="auto"/>
          </w:divBdr>
        </w:div>
        <w:div w:id="1795756106">
          <w:marLeft w:val="640"/>
          <w:marRight w:val="0"/>
          <w:marTop w:val="0"/>
          <w:marBottom w:val="0"/>
          <w:divBdr>
            <w:top w:val="none" w:sz="0" w:space="0" w:color="auto"/>
            <w:left w:val="none" w:sz="0" w:space="0" w:color="auto"/>
            <w:bottom w:val="none" w:sz="0" w:space="0" w:color="auto"/>
            <w:right w:val="none" w:sz="0" w:space="0" w:color="auto"/>
          </w:divBdr>
        </w:div>
        <w:div w:id="1026835743">
          <w:marLeft w:val="640"/>
          <w:marRight w:val="0"/>
          <w:marTop w:val="0"/>
          <w:marBottom w:val="0"/>
          <w:divBdr>
            <w:top w:val="none" w:sz="0" w:space="0" w:color="auto"/>
            <w:left w:val="none" w:sz="0" w:space="0" w:color="auto"/>
            <w:bottom w:val="none" w:sz="0" w:space="0" w:color="auto"/>
            <w:right w:val="none" w:sz="0" w:space="0" w:color="auto"/>
          </w:divBdr>
        </w:div>
        <w:div w:id="1849323721">
          <w:marLeft w:val="640"/>
          <w:marRight w:val="0"/>
          <w:marTop w:val="0"/>
          <w:marBottom w:val="0"/>
          <w:divBdr>
            <w:top w:val="none" w:sz="0" w:space="0" w:color="auto"/>
            <w:left w:val="none" w:sz="0" w:space="0" w:color="auto"/>
            <w:bottom w:val="none" w:sz="0" w:space="0" w:color="auto"/>
            <w:right w:val="none" w:sz="0" w:space="0" w:color="auto"/>
          </w:divBdr>
        </w:div>
        <w:div w:id="2007711479">
          <w:marLeft w:val="640"/>
          <w:marRight w:val="0"/>
          <w:marTop w:val="0"/>
          <w:marBottom w:val="0"/>
          <w:divBdr>
            <w:top w:val="none" w:sz="0" w:space="0" w:color="auto"/>
            <w:left w:val="none" w:sz="0" w:space="0" w:color="auto"/>
            <w:bottom w:val="none" w:sz="0" w:space="0" w:color="auto"/>
            <w:right w:val="none" w:sz="0" w:space="0" w:color="auto"/>
          </w:divBdr>
        </w:div>
        <w:div w:id="92437728">
          <w:marLeft w:val="640"/>
          <w:marRight w:val="0"/>
          <w:marTop w:val="0"/>
          <w:marBottom w:val="0"/>
          <w:divBdr>
            <w:top w:val="none" w:sz="0" w:space="0" w:color="auto"/>
            <w:left w:val="none" w:sz="0" w:space="0" w:color="auto"/>
            <w:bottom w:val="none" w:sz="0" w:space="0" w:color="auto"/>
            <w:right w:val="none" w:sz="0" w:space="0" w:color="auto"/>
          </w:divBdr>
        </w:div>
        <w:div w:id="331761564">
          <w:marLeft w:val="640"/>
          <w:marRight w:val="0"/>
          <w:marTop w:val="0"/>
          <w:marBottom w:val="0"/>
          <w:divBdr>
            <w:top w:val="none" w:sz="0" w:space="0" w:color="auto"/>
            <w:left w:val="none" w:sz="0" w:space="0" w:color="auto"/>
            <w:bottom w:val="none" w:sz="0" w:space="0" w:color="auto"/>
            <w:right w:val="none" w:sz="0" w:space="0" w:color="auto"/>
          </w:divBdr>
        </w:div>
        <w:div w:id="1264727350">
          <w:marLeft w:val="640"/>
          <w:marRight w:val="0"/>
          <w:marTop w:val="0"/>
          <w:marBottom w:val="0"/>
          <w:divBdr>
            <w:top w:val="none" w:sz="0" w:space="0" w:color="auto"/>
            <w:left w:val="none" w:sz="0" w:space="0" w:color="auto"/>
            <w:bottom w:val="none" w:sz="0" w:space="0" w:color="auto"/>
            <w:right w:val="none" w:sz="0" w:space="0" w:color="auto"/>
          </w:divBdr>
        </w:div>
        <w:div w:id="1648121805">
          <w:marLeft w:val="640"/>
          <w:marRight w:val="0"/>
          <w:marTop w:val="0"/>
          <w:marBottom w:val="0"/>
          <w:divBdr>
            <w:top w:val="none" w:sz="0" w:space="0" w:color="auto"/>
            <w:left w:val="none" w:sz="0" w:space="0" w:color="auto"/>
            <w:bottom w:val="none" w:sz="0" w:space="0" w:color="auto"/>
            <w:right w:val="none" w:sz="0" w:space="0" w:color="auto"/>
          </w:divBdr>
        </w:div>
        <w:div w:id="2026977544">
          <w:marLeft w:val="640"/>
          <w:marRight w:val="0"/>
          <w:marTop w:val="0"/>
          <w:marBottom w:val="0"/>
          <w:divBdr>
            <w:top w:val="none" w:sz="0" w:space="0" w:color="auto"/>
            <w:left w:val="none" w:sz="0" w:space="0" w:color="auto"/>
            <w:bottom w:val="none" w:sz="0" w:space="0" w:color="auto"/>
            <w:right w:val="none" w:sz="0" w:space="0" w:color="auto"/>
          </w:divBdr>
        </w:div>
        <w:div w:id="835339879">
          <w:marLeft w:val="640"/>
          <w:marRight w:val="0"/>
          <w:marTop w:val="0"/>
          <w:marBottom w:val="0"/>
          <w:divBdr>
            <w:top w:val="none" w:sz="0" w:space="0" w:color="auto"/>
            <w:left w:val="none" w:sz="0" w:space="0" w:color="auto"/>
            <w:bottom w:val="none" w:sz="0" w:space="0" w:color="auto"/>
            <w:right w:val="none" w:sz="0" w:space="0" w:color="auto"/>
          </w:divBdr>
        </w:div>
        <w:div w:id="1328240582">
          <w:marLeft w:val="640"/>
          <w:marRight w:val="0"/>
          <w:marTop w:val="0"/>
          <w:marBottom w:val="0"/>
          <w:divBdr>
            <w:top w:val="none" w:sz="0" w:space="0" w:color="auto"/>
            <w:left w:val="none" w:sz="0" w:space="0" w:color="auto"/>
            <w:bottom w:val="none" w:sz="0" w:space="0" w:color="auto"/>
            <w:right w:val="none" w:sz="0" w:space="0" w:color="auto"/>
          </w:divBdr>
        </w:div>
        <w:div w:id="1604723372">
          <w:marLeft w:val="640"/>
          <w:marRight w:val="0"/>
          <w:marTop w:val="0"/>
          <w:marBottom w:val="0"/>
          <w:divBdr>
            <w:top w:val="none" w:sz="0" w:space="0" w:color="auto"/>
            <w:left w:val="none" w:sz="0" w:space="0" w:color="auto"/>
            <w:bottom w:val="none" w:sz="0" w:space="0" w:color="auto"/>
            <w:right w:val="none" w:sz="0" w:space="0" w:color="auto"/>
          </w:divBdr>
        </w:div>
        <w:div w:id="2096776294">
          <w:marLeft w:val="640"/>
          <w:marRight w:val="0"/>
          <w:marTop w:val="0"/>
          <w:marBottom w:val="0"/>
          <w:divBdr>
            <w:top w:val="none" w:sz="0" w:space="0" w:color="auto"/>
            <w:left w:val="none" w:sz="0" w:space="0" w:color="auto"/>
            <w:bottom w:val="none" w:sz="0" w:space="0" w:color="auto"/>
            <w:right w:val="none" w:sz="0" w:space="0" w:color="auto"/>
          </w:divBdr>
        </w:div>
        <w:div w:id="594824543">
          <w:marLeft w:val="640"/>
          <w:marRight w:val="0"/>
          <w:marTop w:val="0"/>
          <w:marBottom w:val="0"/>
          <w:divBdr>
            <w:top w:val="none" w:sz="0" w:space="0" w:color="auto"/>
            <w:left w:val="none" w:sz="0" w:space="0" w:color="auto"/>
            <w:bottom w:val="none" w:sz="0" w:space="0" w:color="auto"/>
            <w:right w:val="none" w:sz="0" w:space="0" w:color="auto"/>
          </w:divBdr>
        </w:div>
        <w:div w:id="495415534">
          <w:marLeft w:val="640"/>
          <w:marRight w:val="0"/>
          <w:marTop w:val="0"/>
          <w:marBottom w:val="0"/>
          <w:divBdr>
            <w:top w:val="none" w:sz="0" w:space="0" w:color="auto"/>
            <w:left w:val="none" w:sz="0" w:space="0" w:color="auto"/>
            <w:bottom w:val="none" w:sz="0" w:space="0" w:color="auto"/>
            <w:right w:val="none" w:sz="0" w:space="0" w:color="auto"/>
          </w:divBdr>
        </w:div>
        <w:div w:id="545144888">
          <w:marLeft w:val="640"/>
          <w:marRight w:val="0"/>
          <w:marTop w:val="0"/>
          <w:marBottom w:val="0"/>
          <w:divBdr>
            <w:top w:val="none" w:sz="0" w:space="0" w:color="auto"/>
            <w:left w:val="none" w:sz="0" w:space="0" w:color="auto"/>
            <w:bottom w:val="none" w:sz="0" w:space="0" w:color="auto"/>
            <w:right w:val="none" w:sz="0" w:space="0" w:color="auto"/>
          </w:divBdr>
        </w:div>
        <w:div w:id="1737168979">
          <w:marLeft w:val="640"/>
          <w:marRight w:val="0"/>
          <w:marTop w:val="0"/>
          <w:marBottom w:val="0"/>
          <w:divBdr>
            <w:top w:val="none" w:sz="0" w:space="0" w:color="auto"/>
            <w:left w:val="none" w:sz="0" w:space="0" w:color="auto"/>
            <w:bottom w:val="none" w:sz="0" w:space="0" w:color="auto"/>
            <w:right w:val="none" w:sz="0" w:space="0" w:color="auto"/>
          </w:divBdr>
        </w:div>
        <w:div w:id="404491636">
          <w:marLeft w:val="640"/>
          <w:marRight w:val="0"/>
          <w:marTop w:val="0"/>
          <w:marBottom w:val="0"/>
          <w:divBdr>
            <w:top w:val="none" w:sz="0" w:space="0" w:color="auto"/>
            <w:left w:val="none" w:sz="0" w:space="0" w:color="auto"/>
            <w:bottom w:val="none" w:sz="0" w:space="0" w:color="auto"/>
            <w:right w:val="none" w:sz="0" w:space="0" w:color="auto"/>
          </w:divBdr>
        </w:div>
        <w:div w:id="1470244364">
          <w:marLeft w:val="640"/>
          <w:marRight w:val="0"/>
          <w:marTop w:val="0"/>
          <w:marBottom w:val="0"/>
          <w:divBdr>
            <w:top w:val="none" w:sz="0" w:space="0" w:color="auto"/>
            <w:left w:val="none" w:sz="0" w:space="0" w:color="auto"/>
            <w:bottom w:val="none" w:sz="0" w:space="0" w:color="auto"/>
            <w:right w:val="none" w:sz="0" w:space="0" w:color="auto"/>
          </w:divBdr>
        </w:div>
        <w:div w:id="1656061565">
          <w:marLeft w:val="640"/>
          <w:marRight w:val="0"/>
          <w:marTop w:val="0"/>
          <w:marBottom w:val="0"/>
          <w:divBdr>
            <w:top w:val="none" w:sz="0" w:space="0" w:color="auto"/>
            <w:left w:val="none" w:sz="0" w:space="0" w:color="auto"/>
            <w:bottom w:val="none" w:sz="0" w:space="0" w:color="auto"/>
            <w:right w:val="none" w:sz="0" w:space="0" w:color="auto"/>
          </w:divBdr>
        </w:div>
        <w:div w:id="2107457530">
          <w:marLeft w:val="640"/>
          <w:marRight w:val="0"/>
          <w:marTop w:val="0"/>
          <w:marBottom w:val="0"/>
          <w:divBdr>
            <w:top w:val="none" w:sz="0" w:space="0" w:color="auto"/>
            <w:left w:val="none" w:sz="0" w:space="0" w:color="auto"/>
            <w:bottom w:val="none" w:sz="0" w:space="0" w:color="auto"/>
            <w:right w:val="none" w:sz="0" w:space="0" w:color="auto"/>
          </w:divBdr>
        </w:div>
        <w:div w:id="2080595934">
          <w:marLeft w:val="640"/>
          <w:marRight w:val="0"/>
          <w:marTop w:val="0"/>
          <w:marBottom w:val="0"/>
          <w:divBdr>
            <w:top w:val="none" w:sz="0" w:space="0" w:color="auto"/>
            <w:left w:val="none" w:sz="0" w:space="0" w:color="auto"/>
            <w:bottom w:val="none" w:sz="0" w:space="0" w:color="auto"/>
            <w:right w:val="none" w:sz="0" w:space="0" w:color="auto"/>
          </w:divBdr>
        </w:div>
        <w:div w:id="1732578615">
          <w:marLeft w:val="640"/>
          <w:marRight w:val="0"/>
          <w:marTop w:val="0"/>
          <w:marBottom w:val="0"/>
          <w:divBdr>
            <w:top w:val="none" w:sz="0" w:space="0" w:color="auto"/>
            <w:left w:val="none" w:sz="0" w:space="0" w:color="auto"/>
            <w:bottom w:val="none" w:sz="0" w:space="0" w:color="auto"/>
            <w:right w:val="none" w:sz="0" w:space="0" w:color="auto"/>
          </w:divBdr>
        </w:div>
        <w:div w:id="699357759">
          <w:marLeft w:val="640"/>
          <w:marRight w:val="0"/>
          <w:marTop w:val="0"/>
          <w:marBottom w:val="0"/>
          <w:divBdr>
            <w:top w:val="none" w:sz="0" w:space="0" w:color="auto"/>
            <w:left w:val="none" w:sz="0" w:space="0" w:color="auto"/>
            <w:bottom w:val="none" w:sz="0" w:space="0" w:color="auto"/>
            <w:right w:val="none" w:sz="0" w:space="0" w:color="auto"/>
          </w:divBdr>
        </w:div>
        <w:div w:id="1534342519">
          <w:marLeft w:val="640"/>
          <w:marRight w:val="0"/>
          <w:marTop w:val="0"/>
          <w:marBottom w:val="0"/>
          <w:divBdr>
            <w:top w:val="none" w:sz="0" w:space="0" w:color="auto"/>
            <w:left w:val="none" w:sz="0" w:space="0" w:color="auto"/>
            <w:bottom w:val="none" w:sz="0" w:space="0" w:color="auto"/>
            <w:right w:val="none" w:sz="0" w:space="0" w:color="auto"/>
          </w:divBdr>
        </w:div>
        <w:div w:id="1090933337">
          <w:marLeft w:val="640"/>
          <w:marRight w:val="0"/>
          <w:marTop w:val="0"/>
          <w:marBottom w:val="0"/>
          <w:divBdr>
            <w:top w:val="none" w:sz="0" w:space="0" w:color="auto"/>
            <w:left w:val="none" w:sz="0" w:space="0" w:color="auto"/>
            <w:bottom w:val="none" w:sz="0" w:space="0" w:color="auto"/>
            <w:right w:val="none" w:sz="0" w:space="0" w:color="auto"/>
          </w:divBdr>
        </w:div>
        <w:div w:id="1738434027">
          <w:marLeft w:val="640"/>
          <w:marRight w:val="0"/>
          <w:marTop w:val="0"/>
          <w:marBottom w:val="0"/>
          <w:divBdr>
            <w:top w:val="none" w:sz="0" w:space="0" w:color="auto"/>
            <w:left w:val="none" w:sz="0" w:space="0" w:color="auto"/>
            <w:bottom w:val="none" w:sz="0" w:space="0" w:color="auto"/>
            <w:right w:val="none" w:sz="0" w:space="0" w:color="auto"/>
          </w:divBdr>
        </w:div>
        <w:div w:id="1462533027">
          <w:marLeft w:val="640"/>
          <w:marRight w:val="0"/>
          <w:marTop w:val="0"/>
          <w:marBottom w:val="0"/>
          <w:divBdr>
            <w:top w:val="none" w:sz="0" w:space="0" w:color="auto"/>
            <w:left w:val="none" w:sz="0" w:space="0" w:color="auto"/>
            <w:bottom w:val="none" w:sz="0" w:space="0" w:color="auto"/>
            <w:right w:val="none" w:sz="0" w:space="0" w:color="auto"/>
          </w:divBdr>
        </w:div>
        <w:div w:id="1841314861">
          <w:marLeft w:val="640"/>
          <w:marRight w:val="0"/>
          <w:marTop w:val="0"/>
          <w:marBottom w:val="0"/>
          <w:divBdr>
            <w:top w:val="none" w:sz="0" w:space="0" w:color="auto"/>
            <w:left w:val="none" w:sz="0" w:space="0" w:color="auto"/>
            <w:bottom w:val="none" w:sz="0" w:space="0" w:color="auto"/>
            <w:right w:val="none" w:sz="0" w:space="0" w:color="auto"/>
          </w:divBdr>
        </w:div>
      </w:divsChild>
    </w:div>
    <w:div w:id="1018700766">
      <w:bodyDiv w:val="1"/>
      <w:marLeft w:val="0"/>
      <w:marRight w:val="0"/>
      <w:marTop w:val="0"/>
      <w:marBottom w:val="0"/>
      <w:divBdr>
        <w:top w:val="none" w:sz="0" w:space="0" w:color="auto"/>
        <w:left w:val="none" w:sz="0" w:space="0" w:color="auto"/>
        <w:bottom w:val="none" w:sz="0" w:space="0" w:color="auto"/>
        <w:right w:val="none" w:sz="0" w:space="0" w:color="auto"/>
      </w:divBdr>
      <w:divsChild>
        <w:div w:id="292177461">
          <w:marLeft w:val="640"/>
          <w:marRight w:val="0"/>
          <w:marTop w:val="0"/>
          <w:marBottom w:val="0"/>
          <w:divBdr>
            <w:top w:val="none" w:sz="0" w:space="0" w:color="auto"/>
            <w:left w:val="none" w:sz="0" w:space="0" w:color="auto"/>
            <w:bottom w:val="none" w:sz="0" w:space="0" w:color="auto"/>
            <w:right w:val="none" w:sz="0" w:space="0" w:color="auto"/>
          </w:divBdr>
        </w:div>
        <w:div w:id="1125540371">
          <w:marLeft w:val="640"/>
          <w:marRight w:val="0"/>
          <w:marTop w:val="0"/>
          <w:marBottom w:val="0"/>
          <w:divBdr>
            <w:top w:val="none" w:sz="0" w:space="0" w:color="auto"/>
            <w:left w:val="none" w:sz="0" w:space="0" w:color="auto"/>
            <w:bottom w:val="none" w:sz="0" w:space="0" w:color="auto"/>
            <w:right w:val="none" w:sz="0" w:space="0" w:color="auto"/>
          </w:divBdr>
        </w:div>
        <w:div w:id="1021666541">
          <w:marLeft w:val="640"/>
          <w:marRight w:val="0"/>
          <w:marTop w:val="0"/>
          <w:marBottom w:val="0"/>
          <w:divBdr>
            <w:top w:val="none" w:sz="0" w:space="0" w:color="auto"/>
            <w:left w:val="none" w:sz="0" w:space="0" w:color="auto"/>
            <w:bottom w:val="none" w:sz="0" w:space="0" w:color="auto"/>
            <w:right w:val="none" w:sz="0" w:space="0" w:color="auto"/>
          </w:divBdr>
        </w:div>
        <w:div w:id="1168835607">
          <w:marLeft w:val="640"/>
          <w:marRight w:val="0"/>
          <w:marTop w:val="0"/>
          <w:marBottom w:val="0"/>
          <w:divBdr>
            <w:top w:val="none" w:sz="0" w:space="0" w:color="auto"/>
            <w:left w:val="none" w:sz="0" w:space="0" w:color="auto"/>
            <w:bottom w:val="none" w:sz="0" w:space="0" w:color="auto"/>
            <w:right w:val="none" w:sz="0" w:space="0" w:color="auto"/>
          </w:divBdr>
        </w:div>
        <w:div w:id="1987321179">
          <w:marLeft w:val="640"/>
          <w:marRight w:val="0"/>
          <w:marTop w:val="0"/>
          <w:marBottom w:val="0"/>
          <w:divBdr>
            <w:top w:val="none" w:sz="0" w:space="0" w:color="auto"/>
            <w:left w:val="none" w:sz="0" w:space="0" w:color="auto"/>
            <w:bottom w:val="none" w:sz="0" w:space="0" w:color="auto"/>
            <w:right w:val="none" w:sz="0" w:space="0" w:color="auto"/>
          </w:divBdr>
        </w:div>
        <w:div w:id="338969754">
          <w:marLeft w:val="640"/>
          <w:marRight w:val="0"/>
          <w:marTop w:val="0"/>
          <w:marBottom w:val="0"/>
          <w:divBdr>
            <w:top w:val="none" w:sz="0" w:space="0" w:color="auto"/>
            <w:left w:val="none" w:sz="0" w:space="0" w:color="auto"/>
            <w:bottom w:val="none" w:sz="0" w:space="0" w:color="auto"/>
            <w:right w:val="none" w:sz="0" w:space="0" w:color="auto"/>
          </w:divBdr>
        </w:div>
        <w:div w:id="262735497">
          <w:marLeft w:val="640"/>
          <w:marRight w:val="0"/>
          <w:marTop w:val="0"/>
          <w:marBottom w:val="0"/>
          <w:divBdr>
            <w:top w:val="none" w:sz="0" w:space="0" w:color="auto"/>
            <w:left w:val="none" w:sz="0" w:space="0" w:color="auto"/>
            <w:bottom w:val="none" w:sz="0" w:space="0" w:color="auto"/>
            <w:right w:val="none" w:sz="0" w:space="0" w:color="auto"/>
          </w:divBdr>
        </w:div>
        <w:div w:id="1632247821">
          <w:marLeft w:val="640"/>
          <w:marRight w:val="0"/>
          <w:marTop w:val="0"/>
          <w:marBottom w:val="0"/>
          <w:divBdr>
            <w:top w:val="none" w:sz="0" w:space="0" w:color="auto"/>
            <w:left w:val="none" w:sz="0" w:space="0" w:color="auto"/>
            <w:bottom w:val="none" w:sz="0" w:space="0" w:color="auto"/>
            <w:right w:val="none" w:sz="0" w:space="0" w:color="auto"/>
          </w:divBdr>
        </w:div>
        <w:div w:id="234125821">
          <w:marLeft w:val="640"/>
          <w:marRight w:val="0"/>
          <w:marTop w:val="0"/>
          <w:marBottom w:val="0"/>
          <w:divBdr>
            <w:top w:val="none" w:sz="0" w:space="0" w:color="auto"/>
            <w:left w:val="none" w:sz="0" w:space="0" w:color="auto"/>
            <w:bottom w:val="none" w:sz="0" w:space="0" w:color="auto"/>
            <w:right w:val="none" w:sz="0" w:space="0" w:color="auto"/>
          </w:divBdr>
        </w:div>
        <w:div w:id="917984561">
          <w:marLeft w:val="640"/>
          <w:marRight w:val="0"/>
          <w:marTop w:val="0"/>
          <w:marBottom w:val="0"/>
          <w:divBdr>
            <w:top w:val="none" w:sz="0" w:space="0" w:color="auto"/>
            <w:left w:val="none" w:sz="0" w:space="0" w:color="auto"/>
            <w:bottom w:val="none" w:sz="0" w:space="0" w:color="auto"/>
            <w:right w:val="none" w:sz="0" w:space="0" w:color="auto"/>
          </w:divBdr>
        </w:div>
        <w:div w:id="13313995">
          <w:marLeft w:val="640"/>
          <w:marRight w:val="0"/>
          <w:marTop w:val="0"/>
          <w:marBottom w:val="0"/>
          <w:divBdr>
            <w:top w:val="none" w:sz="0" w:space="0" w:color="auto"/>
            <w:left w:val="none" w:sz="0" w:space="0" w:color="auto"/>
            <w:bottom w:val="none" w:sz="0" w:space="0" w:color="auto"/>
            <w:right w:val="none" w:sz="0" w:space="0" w:color="auto"/>
          </w:divBdr>
        </w:div>
        <w:div w:id="747767367">
          <w:marLeft w:val="640"/>
          <w:marRight w:val="0"/>
          <w:marTop w:val="0"/>
          <w:marBottom w:val="0"/>
          <w:divBdr>
            <w:top w:val="none" w:sz="0" w:space="0" w:color="auto"/>
            <w:left w:val="none" w:sz="0" w:space="0" w:color="auto"/>
            <w:bottom w:val="none" w:sz="0" w:space="0" w:color="auto"/>
            <w:right w:val="none" w:sz="0" w:space="0" w:color="auto"/>
          </w:divBdr>
        </w:div>
        <w:div w:id="891043990">
          <w:marLeft w:val="640"/>
          <w:marRight w:val="0"/>
          <w:marTop w:val="0"/>
          <w:marBottom w:val="0"/>
          <w:divBdr>
            <w:top w:val="none" w:sz="0" w:space="0" w:color="auto"/>
            <w:left w:val="none" w:sz="0" w:space="0" w:color="auto"/>
            <w:bottom w:val="none" w:sz="0" w:space="0" w:color="auto"/>
            <w:right w:val="none" w:sz="0" w:space="0" w:color="auto"/>
          </w:divBdr>
        </w:div>
        <w:div w:id="854000356">
          <w:marLeft w:val="640"/>
          <w:marRight w:val="0"/>
          <w:marTop w:val="0"/>
          <w:marBottom w:val="0"/>
          <w:divBdr>
            <w:top w:val="none" w:sz="0" w:space="0" w:color="auto"/>
            <w:left w:val="none" w:sz="0" w:space="0" w:color="auto"/>
            <w:bottom w:val="none" w:sz="0" w:space="0" w:color="auto"/>
            <w:right w:val="none" w:sz="0" w:space="0" w:color="auto"/>
          </w:divBdr>
        </w:div>
        <w:div w:id="644897059">
          <w:marLeft w:val="640"/>
          <w:marRight w:val="0"/>
          <w:marTop w:val="0"/>
          <w:marBottom w:val="0"/>
          <w:divBdr>
            <w:top w:val="none" w:sz="0" w:space="0" w:color="auto"/>
            <w:left w:val="none" w:sz="0" w:space="0" w:color="auto"/>
            <w:bottom w:val="none" w:sz="0" w:space="0" w:color="auto"/>
            <w:right w:val="none" w:sz="0" w:space="0" w:color="auto"/>
          </w:divBdr>
        </w:div>
        <w:div w:id="1688822632">
          <w:marLeft w:val="640"/>
          <w:marRight w:val="0"/>
          <w:marTop w:val="0"/>
          <w:marBottom w:val="0"/>
          <w:divBdr>
            <w:top w:val="none" w:sz="0" w:space="0" w:color="auto"/>
            <w:left w:val="none" w:sz="0" w:space="0" w:color="auto"/>
            <w:bottom w:val="none" w:sz="0" w:space="0" w:color="auto"/>
            <w:right w:val="none" w:sz="0" w:space="0" w:color="auto"/>
          </w:divBdr>
        </w:div>
        <w:div w:id="82915287">
          <w:marLeft w:val="640"/>
          <w:marRight w:val="0"/>
          <w:marTop w:val="0"/>
          <w:marBottom w:val="0"/>
          <w:divBdr>
            <w:top w:val="none" w:sz="0" w:space="0" w:color="auto"/>
            <w:left w:val="none" w:sz="0" w:space="0" w:color="auto"/>
            <w:bottom w:val="none" w:sz="0" w:space="0" w:color="auto"/>
            <w:right w:val="none" w:sz="0" w:space="0" w:color="auto"/>
          </w:divBdr>
        </w:div>
        <w:div w:id="2008165060">
          <w:marLeft w:val="640"/>
          <w:marRight w:val="0"/>
          <w:marTop w:val="0"/>
          <w:marBottom w:val="0"/>
          <w:divBdr>
            <w:top w:val="none" w:sz="0" w:space="0" w:color="auto"/>
            <w:left w:val="none" w:sz="0" w:space="0" w:color="auto"/>
            <w:bottom w:val="none" w:sz="0" w:space="0" w:color="auto"/>
            <w:right w:val="none" w:sz="0" w:space="0" w:color="auto"/>
          </w:divBdr>
        </w:div>
        <w:div w:id="663583225">
          <w:marLeft w:val="640"/>
          <w:marRight w:val="0"/>
          <w:marTop w:val="0"/>
          <w:marBottom w:val="0"/>
          <w:divBdr>
            <w:top w:val="none" w:sz="0" w:space="0" w:color="auto"/>
            <w:left w:val="none" w:sz="0" w:space="0" w:color="auto"/>
            <w:bottom w:val="none" w:sz="0" w:space="0" w:color="auto"/>
            <w:right w:val="none" w:sz="0" w:space="0" w:color="auto"/>
          </w:divBdr>
        </w:div>
        <w:div w:id="1008869291">
          <w:marLeft w:val="640"/>
          <w:marRight w:val="0"/>
          <w:marTop w:val="0"/>
          <w:marBottom w:val="0"/>
          <w:divBdr>
            <w:top w:val="none" w:sz="0" w:space="0" w:color="auto"/>
            <w:left w:val="none" w:sz="0" w:space="0" w:color="auto"/>
            <w:bottom w:val="none" w:sz="0" w:space="0" w:color="auto"/>
            <w:right w:val="none" w:sz="0" w:space="0" w:color="auto"/>
          </w:divBdr>
        </w:div>
        <w:div w:id="386925404">
          <w:marLeft w:val="640"/>
          <w:marRight w:val="0"/>
          <w:marTop w:val="0"/>
          <w:marBottom w:val="0"/>
          <w:divBdr>
            <w:top w:val="none" w:sz="0" w:space="0" w:color="auto"/>
            <w:left w:val="none" w:sz="0" w:space="0" w:color="auto"/>
            <w:bottom w:val="none" w:sz="0" w:space="0" w:color="auto"/>
            <w:right w:val="none" w:sz="0" w:space="0" w:color="auto"/>
          </w:divBdr>
        </w:div>
        <w:div w:id="1054235415">
          <w:marLeft w:val="640"/>
          <w:marRight w:val="0"/>
          <w:marTop w:val="0"/>
          <w:marBottom w:val="0"/>
          <w:divBdr>
            <w:top w:val="none" w:sz="0" w:space="0" w:color="auto"/>
            <w:left w:val="none" w:sz="0" w:space="0" w:color="auto"/>
            <w:bottom w:val="none" w:sz="0" w:space="0" w:color="auto"/>
            <w:right w:val="none" w:sz="0" w:space="0" w:color="auto"/>
          </w:divBdr>
        </w:div>
        <w:div w:id="350256384">
          <w:marLeft w:val="640"/>
          <w:marRight w:val="0"/>
          <w:marTop w:val="0"/>
          <w:marBottom w:val="0"/>
          <w:divBdr>
            <w:top w:val="none" w:sz="0" w:space="0" w:color="auto"/>
            <w:left w:val="none" w:sz="0" w:space="0" w:color="auto"/>
            <w:bottom w:val="none" w:sz="0" w:space="0" w:color="auto"/>
            <w:right w:val="none" w:sz="0" w:space="0" w:color="auto"/>
          </w:divBdr>
        </w:div>
        <w:div w:id="1619026113">
          <w:marLeft w:val="640"/>
          <w:marRight w:val="0"/>
          <w:marTop w:val="0"/>
          <w:marBottom w:val="0"/>
          <w:divBdr>
            <w:top w:val="none" w:sz="0" w:space="0" w:color="auto"/>
            <w:left w:val="none" w:sz="0" w:space="0" w:color="auto"/>
            <w:bottom w:val="none" w:sz="0" w:space="0" w:color="auto"/>
            <w:right w:val="none" w:sz="0" w:space="0" w:color="auto"/>
          </w:divBdr>
        </w:div>
        <w:div w:id="1761368316">
          <w:marLeft w:val="640"/>
          <w:marRight w:val="0"/>
          <w:marTop w:val="0"/>
          <w:marBottom w:val="0"/>
          <w:divBdr>
            <w:top w:val="none" w:sz="0" w:space="0" w:color="auto"/>
            <w:left w:val="none" w:sz="0" w:space="0" w:color="auto"/>
            <w:bottom w:val="none" w:sz="0" w:space="0" w:color="auto"/>
            <w:right w:val="none" w:sz="0" w:space="0" w:color="auto"/>
          </w:divBdr>
        </w:div>
        <w:div w:id="1180704804">
          <w:marLeft w:val="640"/>
          <w:marRight w:val="0"/>
          <w:marTop w:val="0"/>
          <w:marBottom w:val="0"/>
          <w:divBdr>
            <w:top w:val="none" w:sz="0" w:space="0" w:color="auto"/>
            <w:left w:val="none" w:sz="0" w:space="0" w:color="auto"/>
            <w:bottom w:val="none" w:sz="0" w:space="0" w:color="auto"/>
            <w:right w:val="none" w:sz="0" w:space="0" w:color="auto"/>
          </w:divBdr>
        </w:div>
        <w:div w:id="967126452">
          <w:marLeft w:val="640"/>
          <w:marRight w:val="0"/>
          <w:marTop w:val="0"/>
          <w:marBottom w:val="0"/>
          <w:divBdr>
            <w:top w:val="none" w:sz="0" w:space="0" w:color="auto"/>
            <w:left w:val="none" w:sz="0" w:space="0" w:color="auto"/>
            <w:bottom w:val="none" w:sz="0" w:space="0" w:color="auto"/>
            <w:right w:val="none" w:sz="0" w:space="0" w:color="auto"/>
          </w:divBdr>
        </w:div>
        <w:div w:id="383256514">
          <w:marLeft w:val="640"/>
          <w:marRight w:val="0"/>
          <w:marTop w:val="0"/>
          <w:marBottom w:val="0"/>
          <w:divBdr>
            <w:top w:val="none" w:sz="0" w:space="0" w:color="auto"/>
            <w:left w:val="none" w:sz="0" w:space="0" w:color="auto"/>
            <w:bottom w:val="none" w:sz="0" w:space="0" w:color="auto"/>
            <w:right w:val="none" w:sz="0" w:space="0" w:color="auto"/>
          </w:divBdr>
        </w:div>
        <w:div w:id="1470784999">
          <w:marLeft w:val="640"/>
          <w:marRight w:val="0"/>
          <w:marTop w:val="0"/>
          <w:marBottom w:val="0"/>
          <w:divBdr>
            <w:top w:val="none" w:sz="0" w:space="0" w:color="auto"/>
            <w:left w:val="none" w:sz="0" w:space="0" w:color="auto"/>
            <w:bottom w:val="none" w:sz="0" w:space="0" w:color="auto"/>
            <w:right w:val="none" w:sz="0" w:space="0" w:color="auto"/>
          </w:divBdr>
        </w:div>
        <w:div w:id="373892557">
          <w:marLeft w:val="640"/>
          <w:marRight w:val="0"/>
          <w:marTop w:val="0"/>
          <w:marBottom w:val="0"/>
          <w:divBdr>
            <w:top w:val="none" w:sz="0" w:space="0" w:color="auto"/>
            <w:left w:val="none" w:sz="0" w:space="0" w:color="auto"/>
            <w:bottom w:val="none" w:sz="0" w:space="0" w:color="auto"/>
            <w:right w:val="none" w:sz="0" w:space="0" w:color="auto"/>
          </w:divBdr>
        </w:div>
        <w:div w:id="1317026272">
          <w:marLeft w:val="640"/>
          <w:marRight w:val="0"/>
          <w:marTop w:val="0"/>
          <w:marBottom w:val="0"/>
          <w:divBdr>
            <w:top w:val="none" w:sz="0" w:space="0" w:color="auto"/>
            <w:left w:val="none" w:sz="0" w:space="0" w:color="auto"/>
            <w:bottom w:val="none" w:sz="0" w:space="0" w:color="auto"/>
            <w:right w:val="none" w:sz="0" w:space="0" w:color="auto"/>
          </w:divBdr>
        </w:div>
        <w:div w:id="487525738">
          <w:marLeft w:val="640"/>
          <w:marRight w:val="0"/>
          <w:marTop w:val="0"/>
          <w:marBottom w:val="0"/>
          <w:divBdr>
            <w:top w:val="none" w:sz="0" w:space="0" w:color="auto"/>
            <w:left w:val="none" w:sz="0" w:space="0" w:color="auto"/>
            <w:bottom w:val="none" w:sz="0" w:space="0" w:color="auto"/>
            <w:right w:val="none" w:sz="0" w:space="0" w:color="auto"/>
          </w:divBdr>
        </w:div>
        <w:div w:id="1445806446">
          <w:marLeft w:val="640"/>
          <w:marRight w:val="0"/>
          <w:marTop w:val="0"/>
          <w:marBottom w:val="0"/>
          <w:divBdr>
            <w:top w:val="none" w:sz="0" w:space="0" w:color="auto"/>
            <w:left w:val="none" w:sz="0" w:space="0" w:color="auto"/>
            <w:bottom w:val="none" w:sz="0" w:space="0" w:color="auto"/>
            <w:right w:val="none" w:sz="0" w:space="0" w:color="auto"/>
          </w:divBdr>
        </w:div>
        <w:div w:id="1536847595">
          <w:marLeft w:val="640"/>
          <w:marRight w:val="0"/>
          <w:marTop w:val="0"/>
          <w:marBottom w:val="0"/>
          <w:divBdr>
            <w:top w:val="none" w:sz="0" w:space="0" w:color="auto"/>
            <w:left w:val="none" w:sz="0" w:space="0" w:color="auto"/>
            <w:bottom w:val="none" w:sz="0" w:space="0" w:color="auto"/>
            <w:right w:val="none" w:sz="0" w:space="0" w:color="auto"/>
          </w:divBdr>
        </w:div>
        <w:div w:id="1559393370">
          <w:marLeft w:val="640"/>
          <w:marRight w:val="0"/>
          <w:marTop w:val="0"/>
          <w:marBottom w:val="0"/>
          <w:divBdr>
            <w:top w:val="none" w:sz="0" w:space="0" w:color="auto"/>
            <w:left w:val="none" w:sz="0" w:space="0" w:color="auto"/>
            <w:bottom w:val="none" w:sz="0" w:space="0" w:color="auto"/>
            <w:right w:val="none" w:sz="0" w:space="0" w:color="auto"/>
          </w:divBdr>
        </w:div>
        <w:div w:id="156699267">
          <w:marLeft w:val="640"/>
          <w:marRight w:val="0"/>
          <w:marTop w:val="0"/>
          <w:marBottom w:val="0"/>
          <w:divBdr>
            <w:top w:val="none" w:sz="0" w:space="0" w:color="auto"/>
            <w:left w:val="none" w:sz="0" w:space="0" w:color="auto"/>
            <w:bottom w:val="none" w:sz="0" w:space="0" w:color="auto"/>
            <w:right w:val="none" w:sz="0" w:space="0" w:color="auto"/>
          </w:divBdr>
        </w:div>
        <w:div w:id="201675117">
          <w:marLeft w:val="640"/>
          <w:marRight w:val="0"/>
          <w:marTop w:val="0"/>
          <w:marBottom w:val="0"/>
          <w:divBdr>
            <w:top w:val="none" w:sz="0" w:space="0" w:color="auto"/>
            <w:left w:val="none" w:sz="0" w:space="0" w:color="auto"/>
            <w:bottom w:val="none" w:sz="0" w:space="0" w:color="auto"/>
            <w:right w:val="none" w:sz="0" w:space="0" w:color="auto"/>
          </w:divBdr>
        </w:div>
        <w:div w:id="143278183">
          <w:marLeft w:val="640"/>
          <w:marRight w:val="0"/>
          <w:marTop w:val="0"/>
          <w:marBottom w:val="0"/>
          <w:divBdr>
            <w:top w:val="none" w:sz="0" w:space="0" w:color="auto"/>
            <w:left w:val="none" w:sz="0" w:space="0" w:color="auto"/>
            <w:bottom w:val="none" w:sz="0" w:space="0" w:color="auto"/>
            <w:right w:val="none" w:sz="0" w:space="0" w:color="auto"/>
          </w:divBdr>
        </w:div>
        <w:div w:id="231041372">
          <w:marLeft w:val="640"/>
          <w:marRight w:val="0"/>
          <w:marTop w:val="0"/>
          <w:marBottom w:val="0"/>
          <w:divBdr>
            <w:top w:val="none" w:sz="0" w:space="0" w:color="auto"/>
            <w:left w:val="none" w:sz="0" w:space="0" w:color="auto"/>
            <w:bottom w:val="none" w:sz="0" w:space="0" w:color="auto"/>
            <w:right w:val="none" w:sz="0" w:space="0" w:color="auto"/>
          </w:divBdr>
        </w:div>
        <w:div w:id="115951178">
          <w:marLeft w:val="640"/>
          <w:marRight w:val="0"/>
          <w:marTop w:val="0"/>
          <w:marBottom w:val="0"/>
          <w:divBdr>
            <w:top w:val="none" w:sz="0" w:space="0" w:color="auto"/>
            <w:left w:val="none" w:sz="0" w:space="0" w:color="auto"/>
            <w:bottom w:val="none" w:sz="0" w:space="0" w:color="auto"/>
            <w:right w:val="none" w:sz="0" w:space="0" w:color="auto"/>
          </w:divBdr>
        </w:div>
        <w:div w:id="535701998">
          <w:marLeft w:val="640"/>
          <w:marRight w:val="0"/>
          <w:marTop w:val="0"/>
          <w:marBottom w:val="0"/>
          <w:divBdr>
            <w:top w:val="none" w:sz="0" w:space="0" w:color="auto"/>
            <w:left w:val="none" w:sz="0" w:space="0" w:color="auto"/>
            <w:bottom w:val="none" w:sz="0" w:space="0" w:color="auto"/>
            <w:right w:val="none" w:sz="0" w:space="0" w:color="auto"/>
          </w:divBdr>
        </w:div>
        <w:div w:id="652300019">
          <w:marLeft w:val="640"/>
          <w:marRight w:val="0"/>
          <w:marTop w:val="0"/>
          <w:marBottom w:val="0"/>
          <w:divBdr>
            <w:top w:val="none" w:sz="0" w:space="0" w:color="auto"/>
            <w:left w:val="none" w:sz="0" w:space="0" w:color="auto"/>
            <w:bottom w:val="none" w:sz="0" w:space="0" w:color="auto"/>
            <w:right w:val="none" w:sz="0" w:space="0" w:color="auto"/>
          </w:divBdr>
        </w:div>
      </w:divsChild>
    </w:div>
    <w:div w:id="1025211384">
      <w:bodyDiv w:val="1"/>
      <w:marLeft w:val="0"/>
      <w:marRight w:val="0"/>
      <w:marTop w:val="0"/>
      <w:marBottom w:val="0"/>
      <w:divBdr>
        <w:top w:val="none" w:sz="0" w:space="0" w:color="auto"/>
        <w:left w:val="none" w:sz="0" w:space="0" w:color="auto"/>
        <w:bottom w:val="none" w:sz="0" w:space="0" w:color="auto"/>
        <w:right w:val="none" w:sz="0" w:space="0" w:color="auto"/>
      </w:divBdr>
    </w:div>
    <w:div w:id="1026323353">
      <w:bodyDiv w:val="1"/>
      <w:marLeft w:val="0"/>
      <w:marRight w:val="0"/>
      <w:marTop w:val="0"/>
      <w:marBottom w:val="0"/>
      <w:divBdr>
        <w:top w:val="none" w:sz="0" w:space="0" w:color="auto"/>
        <w:left w:val="none" w:sz="0" w:space="0" w:color="auto"/>
        <w:bottom w:val="none" w:sz="0" w:space="0" w:color="auto"/>
        <w:right w:val="none" w:sz="0" w:space="0" w:color="auto"/>
      </w:divBdr>
      <w:divsChild>
        <w:div w:id="902637046">
          <w:marLeft w:val="640"/>
          <w:marRight w:val="0"/>
          <w:marTop w:val="0"/>
          <w:marBottom w:val="0"/>
          <w:divBdr>
            <w:top w:val="none" w:sz="0" w:space="0" w:color="auto"/>
            <w:left w:val="none" w:sz="0" w:space="0" w:color="auto"/>
            <w:bottom w:val="none" w:sz="0" w:space="0" w:color="auto"/>
            <w:right w:val="none" w:sz="0" w:space="0" w:color="auto"/>
          </w:divBdr>
        </w:div>
        <w:div w:id="552890959">
          <w:marLeft w:val="640"/>
          <w:marRight w:val="0"/>
          <w:marTop w:val="0"/>
          <w:marBottom w:val="0"/>
          <w:divBdr>
            <w:top w:val="none" w:sz="0" w:space="0" w:color="auto"/>
            <w:left w:val="none" w:sz="0" w:space="0" w:color="auto"/>
            <w:bottom w:val="none" w:sz="0" w:space="0" w:color="auto"/>
            <w:right w:val="none" w:sz="0" w:space="0" w:color="auto"/>
          </w:divBdr>
        </w:div>
        <w:div w:id="761486461">
          <w:marLeft w:val="640"/>
          <w:marRight w:val="0"/>
          <w:marTop w:val="0"/>
          <w:marBottom w:val="0"/>
          <w:divBdr>
            <w:top w:val="none" w:sz="0" w:space="0" w:color="auto"/>
            <w:left w:val="none" w:sz="0" w:space="0" w:color="auto"/>
            <w:bottom w:val="none" w:sz="0" w:space="0" w:color="auto"/>
            <w:right w:val="none" w:sz="0" w:space="0" w:color="auto"/>
          </w:divBdr>
        </w:div>
        <w:div w:id="541794860">
          <w:marLeft w:val="640"/>
          <w:marRight w:val="0"/>
          <w:marTop w:val="0"/>
          <w:marBottom w:val="0"/>
          <w:divBdr>
            <w:top w:val="none" w:sz="0" w:space="0" w:color="auto"/>
            <w:left w:val="none" w:sz="0" w:space="0" w:color="auto"/>
            <w:bottom w:val="none" w:sz="0" w:space="0" w:color="auto"/>
            <w:right w:val="none" w:sz="0" w:space="0" w:color="auto"/>
          </w:divBdr>
        </w:div>
        <w:div w:id="1263299860">
          <w:marLeft w:val="640"/>
          <w:marRight w:val="0"/>
          <w:marTop w:val="0"/>
          <w:marBottom w:val="0"/>
          <w:divBdr>
            <w:top w:val="none" w:sz="0" w:space="0" w:color="auto"/>
            <w:left w:val="none" w:sz="0" w:space="0" w:color="auto"/>
            <w:bottom w:val="none" w:sz="0" w:space="0" w:color="auto"/>
            <w:right w:val="none" w:sz="0" w:space="0" w:color="auto"/>
          </w:divBdr>
        </w:div>
        <w:div w:id="1986078699">
          <w:marLeft w:val="640"/>
          <w:marRight w:val="0"/>
          <w:marTop w:val="0"/>
          <w:marBottom w:val="0"/>
          <w:divBdr>
            <w:top w:val="none" w:sz="0" w:space="0" w:color="auto"/>
            <w:left w:val="none" w:sz="0" w:space="0" w:color="auto"/>
            <w:bottom w:val="none" w:sz="0" w:space="0" w:color="auto"/>
            <w:right w:val="none" w:sz="0" w:space="0" w:color="auto"/>
          </w:divBdr>
        </w:div>
        <w:div w:id="748309312">
          <w:marLeft w:val="640"/>
          <w:marRight w:val="0"/>
          <w:marTop w:val="0"/>
          <w:marBottom w:val="0"/>
          <w:divBdr>
            <w:top w:val="none" w:sz="0" w:space="0" w:color="auto"/>
            <w:left w:val="none" w:sz="0" w:space="0" w:color="auto"/>
            <w:bottom w:val="none" w:sz="0" w:space="0" w:color="auto"/>
            <w:right w:val="none" w:sz="0" w:space="0" w:color="auto"/>
          </w:divBdr>
        </w:div>
        <w:div w:id="378749026">
          <w:marLeft w:val="640"/>
          <w:marRight w:val="0"/>
          <w:marTop w:val="0"/>
          <w:marBottom w:val="0"/>
          <w:divBdr>
            <w:top w:val="none" w:sz="0" w:space="0" w:color="auto"/>
            <w:left w:val="none" w:sz="0" w:space="0" w:color="auto"/>
            <w:bottom w:val="none" w:sz="0" w:space="0" w:color="auto"/>
            <w:right w:val="none" w:sz="0" w:space="0" w:color="auto"/>
          </w:divBdr>
        </w:div>
        <w:div w:id="424423955">
          <w:marLeft w:val="640"/>
          <w:marRight w:val="0"/>
          <w:marTop w:val="0"/>
          <w:marBottom w:val="0"/>
          <w:divBdr>
            <w:top w:val="none" w:sz="0" w:space="0" w:color="auto"/>
            <w:left w:val="none" w:sz="0" w:space="0" w:color="auto"/>
            <w:bottom w:val="none" w:sz="0" w:space="0" w:color="auto"/>
            <w:right w:val="none" w:sz="0" w:space="0" w:color="auto"/>
          </w:divBdr>
        </w:div>
        <w:div w:id="330648428">
          <w:marLeft w:val="640"/>
          <w:marRight w:val="0"/>
          <w:marTop w:val="0"/>
          <w:marBottom w:val="0"/>
          <w:divBdr>
            <w:top w:val="none" w:sz="0" w:space="0" w:color="auto"/>
            <w:left w:val="none" w:sz="0" w:space="0" w:color="auto"/>
            <w:bottom w:val="none" w:sz="0" w:space="0" w:color="auto"/>
            <w:right w:val="none" w:sz="0" w:space="0" w:color="auto"/>
          </w:divBdr>
        </w:div>
        <w:div w:id="872620793">
          <w:marLeft w:val="640"/>
          <w:marRight w:val="0"/>
          <w:marTop w:val="0"/>
          <w:marBottom w:val="0"/>
          <w:divBdr>
            <w:top w:val="none" w:sz="0" w:space="0" w:color="auto"/>
            <w:left w:val="none" w:sz="0" w:space="0" w:color="auto"/>
            <w:bottom w:val="none" w:sz="0" w:space="0" w:color="auto"/>
            <w:right w:val="none" w:sz="0" w:space="0" w:color="auto"/>
          </w:divBdr>
        </w:div>
        <w:div w:id="1467579182">
          <w:marLeft w:val="640"/>
          <w:marRight w:val="0"/>
          <w:marTop w:val="0"/>
          <w:marBottom w:val="0"/>
          <w:divBdr>
            <w:top w:val="none" w:sz="0" w:space="0" w:color="auto"/>
            <w:left w:val="none" w:sz="0" w:space="0" w:color="auto"/>
            <w:bottom w:val="none" w:sz="0" w:space="0" w:color="auto"/>
            <w:right w:val="none" w:sz="0" w:space="0" w:color="auto"/>
          </w:divBdr>
        </w:div>
        <w:div w:id="1014454726">
          <w:marLeft w:val="640"/>
          <w:marRight w:val="0"/>
          <w:marTop w:val="0"/>
          <w:marBottom w:val="0"/>
          <w:divBdr>
            <w:top w:val="none" w:sz="0" w:space="0" w:color="auto"/>
            <w:left w:val="none" w:sz="0" w:space="0" w:color="auto"/>
            <w:bottom w:val="none" w:sz="0" w:space="0" w:color="auto"/>
            <w:right w:val="none" w:sz="0" w:space="0" w:color="auto"/>
          </w:divBdr>
        </w:div>
        <w:div w:id="1753698529">
          <w:marLeft w:val="640"/>
          <w:marRight w:val="0"/>
          <w:marTop w:val="0"/>
          <w:marBottom w:val="0"/>
          <w:divBdr>
            <w:top w:val="none" w:sz="0" w:space="0" w:color="auto"/>
            <w:left w:val="none" w:sz="0" w:space="0" w:color="auto"/>
            <w:bottom w:val="none" w:sz="0" w:space="0" w:color="auto"/>
            <w:right w:val="none" w:sz="0" w:space="0" w:color="auto"/>
          </w:divBdr>
        </w:div>
        <w:div w:id="1280138867">
          <w:marLeft w:val="640"/>
          <w:marRight w:val="0"/>
          <w:marTop w:val="0"/>
          <w:marBottom w:val="0"/>
          <w:divBdr>
            <w:top w:val="none" w:sz="0" w:space="0" w:color="auto"/>
            <w:left w:val="none" w:sz="0" w:space="0" w:color="auto"/>
            <w:bottom w:val="none" w:sz="0" w:space="0" w:color="auto"/>
            <w:right w:val="none" w:sz="0" w:space="0" w:color="auto"/>
          </w:divBdr>
        </w:div>
        <w:div w:id="2114663671">
          <w:marLeft w:val="640"/>
          <w:marRight w:val="0"/>
          <w:marTop w:val="0"/>
          <w:marBottom w:val="0"/>
          <w:divBdr>
            <w:top w:val="none" w:sz="0" w:space="0" w:color="auto"/>
            <w:left w:val="none" w:sz="0" w:space="0" w:color="auto"/>
            <w:bottom w:val="none" w:sz="0" w:space="0" w:color="auto"/>
            <w:right w:val="none" w:sz="0" w:space="0" w:color="auto"/>
          </w:divBdr>
        </w:div>
        <w:div w:id="1488550637">
          <w:marLeft w:val="640"/>
          <w:marRight w:val="0"/>
          <w:marTop w:val="0"/>
          <w:marBottom w:val="0"/>
          <w:divBdr>
            <w:top w:val="none" w:sz="0" w:space="0" w:color="auto"/>
            <w:left w:val="none" w:sz="0" w:space="0" w:color="auto"/>
            <w:bottom w:val="none" w:sz="0" w:space="0" w:color="auto"/>
            <w:right w:val="none" w:sz="0" w:space="0" w:color="auto"/>
          </w:divBdr>
        </w:div>
        <w:div w:id="1088191001">
          <w:marLeft w:val="640"/>
          <w:marRight w:val="0"/>
          <w:marTop w:val="0"/>
          <w:marBottom w:val="0"/>
          <w:divBdr>
            <w:top w:val="none" w:sz="0" w:space="0" w:color="auto"/>
            <w:left w:val="none" w:sz="0" w:space="0" w:color="auto"/>
            <w:bottom w:val="none" w:sz="0" w:space="0" w:color="auto"/>
            <w:right w:val="none" w:sz="0" w:space="0" w:color="auto"/>
          </w:divBdr>
        </w:div>
        <w:div w:id="1295405572">
          <w:marLeft w:val="640"/>
          <w:marRight w:val="0"/>
          <w:marTop w:val="0"/>
          <w:marBottom w:val="0"/>
          <w:divBdr>
            <w:top w:val="none" w:sz="0" w:space="0" w:color="auto"/>
            <w:left w:val="none" w:sz="0" w:space="0" w:color="auto"/>
            <w:bottom w:val="none" w:sz="0" w:space="0" w:color="auto"/>
            <w:right w:val="none" w:sz="0" w:space="0" w:color="auto"/>
          </w:divBdr>
        </w:div>
        <w:div w:id="81688229">
          <w:marLeft w:val="640"/>
          <w:marRight w:val="0"/>
          <w:marTop w:val="0"/>
          <w:marBottom w:val="0"/>
          <w:divBdr>
            <w:top w:val="none" w:sz="0" w:space="0" w:color="auto"/>
            <w:left w:val="none" w:sz="0" w:space="0" w:color="auto"/>
            <w:bottom w:val="none" w:sz="0" w:space="0" w:color="auto"/>
            <w:right w:val="none" w:sz="0" w:space="0" w:color="auto"/>
          </w:divBdr>
        </w:div>
        <w:div w:id="225921036">
          <w:marLeft w:val="640"/>
          <w:marRight w:val="0"/>
          <w:marTop w:val="0"/>
          <w:marBottom w:val="0"/>
          <w:divBdr>
            <w:top w:val="none" w:sz="0" w:space="0" w:color="auto"/>
            <w:left w:val="none" w:sz="0" w:space="0" w:color="auto"/>
            <w:bottom w:val="none" w:sz="0" w:space="0" w:color="auto"/>
            <w:right w:val="none" w:sz="0" w:space="0" w:color="auto"/>
          </w:divBdr>
        </w:div>
        <w:div w:id="951088579">
          <w:marLeft w:val="640"/>
          <w:marRight w:val="0"/>
          <w:marTop w:val="0"/>
          <w:marBottom w:val="0"/>
          <w:divBdr>
            <w:top w:val="none" w:sz="0" w:space="0" w:color="auto"/>
            <w:left w:val="none" w:sz="0" w:space="0" w:color="auto"/>
            <w:bottom w:val="none" w:sz="0" w:space="0" w:color="auto"/>
            <w:right w:val="none" w:sz="0" w:space="0" w:color="auto"/>
          </w:divBdr>
        </w:div>
        <w:div w:id="1236865823">
          <w:marLeft w:val="640"/>
          <w:marRight w:val="0"/>
          <w:marTop w:val="0"/>
          <w:marBottom w:val="0"/>
          <w:divBdr>
            <w:top w:val="none" w:sz="0" w:space="0" w:color="auto"/>
            <w:left w:val="none" w:sz="0" w:space="0" w:color="auto"/>
            <w:bottom w:val="none" w:sz="0" w:space="0" w:color="auto"/>
            <w:right w:val="none" w:sz="0" w:space="0" w:color="auto"/>
          </w:divBdr>
        </w:div>
        <w:div w:id="1188182490">
          <w:marLeft w:val="640"/>
          <w:marRight w:val="0"/>
          <w:marTop w:val="0"/>
          <w:marBottom w:val="0"/>
          <w:divBdr>
            <w:top w:val="none" w:sz="0" w:space="0" w:color="auto"/>
            <w:left w:val="none" w:sz="0" w:space="0" w:color="auto"/>
            <w:bottom w:val="none" w:sz="0" w:space="0" w:color="auto"/>
            <w:right w:val="none" w:sz="0" w:space="0" w:color="auto"/>
          </w:divBdr>
        </w:div>
        <w:div w:id="1230770487">
          <w:marLeft w:val="640"/>
          <w:marRight w:val="0"/>
          <w:marTop w:val="0"/>
          <w:marBottom w:val="0"/>
          <w:divBdr>
            <w:top w:val="none" w:sz="0" w:space="0" w:color="auto"/>
            <w:left w:val="none" w:sz="0" w:space="0" w:color="auto"/>
            <w:bottom w:val="none" w:sz="0" w:space="0" w:color="auto"/>
            <w:right w:val="none" w:sz="0" w:space="0" w:color="auto"/>
          </w:divBdr>
        </w:div>
        <w:div w:id="1988970129">
          <w:marLeft w:val="640"/>
          <w:marRight w:val="0"/>
          <w:marTop w:val="0"/>
          <w:marBottom w:val="0"/>
          <w:divBdr>
            <w:top w:val="none" w:sz="0" w:space="0" w:color="auto"/>
            <w:left w:val="none" w:sz="0" w:space="0" w:color="auto"/>
            <w:bottom w:val="none" w:sz="0" w:space="0" w:color="auto"/>
            <w:right w:val="none" w:sz="0" w:space="0" w:color="auto"/>
          </w:divBdr>
        </w:div>
        <w:div w:id="761142829">
          <w:marLeft w:val="640"/>
          <w:marRight w:val="0"/>
          <w:marTop w:val="0"/>
          <w:marBottom w:val="0"/>
          <w:divBdr>
            <w:top w:val="none" w:sz="0" w:space="0" w:color="auto"/>
            <w:left w:val="none" w:sz="0" w:space="0" w:color="auto"/>
            <w:bottom w:val="none" w:sz="0" w:space="0" w:color="auto"/>
            <w:right w:val="none" w:sz="0" w:space="0" w:color="auto"/>
          </w:divBdr>
        </w:div>
        <w:div w:id="1080299139">
          <w:marLeft w:val="640"/>
          <w:marRight w:val="0"/>
          <w:marTop w:val="0"/>
          <w:marBottom w:val="0"/>
          <w:divBdr>
            <w:top w:val="none" w:sz="0" w:space="0" w:color="auto"/>
            <w:left w:val="none" w:sz="0" w:space="0" w:color="auto"/>
            <w:bottom w:val="none" w:sz="0" w:space="0" w:color="auto"/>
            <w:right w:val="none" w:sz="0" w:space="0" w:color="auto"/>
          </w:divBdr>
        </w:div>
        <w:div w:id="2123457634">
          <w:marLeft w:val="640"/>
          <w:marRight w:val="0"/>
          <w:marTop w:val="0"/>
          <w:marBottom w:val="0"/>
          <w:divBdr>
            <w:top w:val="none" w:sz="0" w:space="0" w:color="auto"/>
            <w:left w:val="none" w:sz="0" w:space="0" w:color="auto"/>
            <w:bottom w:val="none" w:sz="0" w:space="0" w:color="auto"/>
            <w:right w:val="none" w:sz="0" w:space="0" w:color="auto"/>
          </w:divBdr>
        </w:div>
        <w:div w:id="832064508">
          <w:marLeft w:val="640"/>
          <w:marRight w:val="0"/>
          <w:marTop w:val="0"/>
          <w:marBottom w:val="0"/>
          <w:divBdr>
            <w:top w:val="none" w:sz="0" w:space="0" w:color="auto"/>
            <w:left w:val="none" w:sz="0" w:space="0" w:color="auto"/>
            <w:bottom w:val="none" w:sz="0" w:space="0" w:color="auto"/>
            <w:right w:val="none" w:sz="0" w:space="0" w:color="auto"/>
          </w:divBdr>
        </w:div>
        <w:div w:id="165290595">
          <w:marLeft w:val="640"/>
          <w:marRight w:val="0"/>
          <w:marTop w:val="0"/>
          <w:marBottom w:val="0"/>
          <w:divBdr>
            <w:top w:val="none" w:sz="0" w:space="0" w:color="auto"/>
            <w:left w:val="none" w:sz="0" w:space="0" w:color="auto"/>
            <w:bottom w:val="none" w:sz="0" w:space="0" w:color="auto"/>
            <w:right w:val="none" w:sz="0" w:space="0" w:color="auto"/>
          </w:divBdr>
        </w:div>
        <w:div w:id="163278451">
          <w:marLeft w:val="640"/>
          <w:marRight w:val="0"/>
          <w:marTop w:val="0"/>
          <w:marBottom w:val="0"/>
          <w:divBdr>
            <w:top w:val="none" w:sz="0" w:space="0" w:color="auto"/>
            <w:left w:val="none" w:sz="0" w:space="0" w:color="auto"/>
            <w:bottom w:val="none" w:sz="0" w:space="0" w:color="auto"/>
            <w:right w:val="none" w:sz="0" w:space="0" w:color="auto"/>
          </w:divBdr>
        </w:div>
        <w:div w:id="1699314144">
          <w:marLeft w:val="640"/>
          <w:marRight w:val="0"/>
          <w:marTop w:val="0"/>
          <w:marBottom w:val="0"/>
          <w:divBdr>
            <w:top w:val="none" w:sz="0" w:space="0" w:color="auto"/>
            <w:left w:val="none" w:sz="0" w:space="0" w:color="auto"/>
            <w:bottom w:val="none" w:sz="0" w:space="0" w:color="auto"/>
            <w:right w:val="none" w:sz="0" w:space="0" w:color="auto"/>
          </w:divBdr>
        </w:div>
        <w:div w:id="910584815">
          <w:marLeft w:val="640"/>
          <w:marRight w:val="0"/>
          <w:marTop w:val="0"/>
          <w:marBottom w:val="0"/>
          <w:divBdr>
            <w:top w:val="none" w:sz="0" w:space="0" w:color="auto"/>
            <w:left w:val="none" w:sz="0" w:space="0" w:color="auto"/>
            <w:bottom w:val="none" w:sz="0" w:space="0" w:color="auto"/>
            <w:right w:val="none" w:sz="0" w:space="0" w:color="auto"/>
          </w:divBdr>
        </w:div>
        <w:div w:id="1057121182">
          <w:marLeft w:val="640"/>
          <w:marRight w:val="0"/>
          <w:marTop w:val="0"/>
          <w:marBottom w:val="0"/>
          <w:divBdr>
            <w:top w:val="none" w:sz="0" w:space="0" w:color="auto"/>
            <w:left w:val="none" w:sz="0" w:space="0" w:color="auto"/>
            <w:bottom w:val="none" w:sz="0" w:space="0" w:color="auto"/>
            <w:right w:val="none" w:sz="0" w:space="0" w:color="auto"/>
          </w:divBdr>
        </w:div>
        <w:div w:id="309098443">
          <w:marLeft w:val="640"/>
          <w:marRight w:val="0"/>
          <w:marTop w:val="0"/>
          <w:marBottom w:val="0"/>
          <w:divBdr>
            <w:top w:val="none" w:sz="0" w:space="0" w:color="auto"/>
            <w:left w:val="none" w:sz="0" w:space="0" w:color="auto"/>
            <w:bottom w:val="none" w:sz="0" w:space="0" w:color="auto"/>
            <w:right w:val="none" w:sz="0" w:space="0" w:color="auto"/>
          </w:divBdr>
        </w:div>
        <w:div w:id="1580358588">
          <w:marLeft w:val="640"/>
          <w:marRight w:val="0"/>
          <w:marTop w:val="0"/>
          <w:marBottom w:val="0"/>
          <w:divBdr>
            <w:top w:val="none" w:sz="0" w:space="0" w:color="auto"/>
            <w:left w:val="none" w:sz="0" w:space="0" w:color="auto"/>
            <w:bottom w:val="none" w:sz="0" w:space="0" w:color="auto"/>
            <w:right w:val="none" w:sz="0" w:space="0" w:color="auto"/>
          </w:divBdr>
        </w:div>
        <w:div w:id="355473707">
          <w:marLeft w:val="640"/>
          <w:marRight w:val="0"/>
          <w:marTop w:val="0"/>
          <w:marBottom w:val="0"/>
          <w:divBdr>
            <w:top w:val="none" w:sz="0" w:space="0" w:color="auto"/>
            <w:left w:val="none" w:sz="0" w:space="0" w:color="auto"/>
            <w:bottom w:val="none" w:sz="0" w:space="0" w:color="auto"/>
            <w:right w:val="none" w:sz="0" w:space="0" w:color="auto"/>
          </w:divBdr>
        </w:div>
        <w:div w:id="1334532554">
          <w:marLeft w:val="640"/>
          <w:marRight w:val="0"/>
          <w:marTop w:val="0"/>
          <w:marBottom w:val="0"/>
          <w:divBdr>
            <w:top w:val="none" w:sz="0" w:space="0" w:color="auto"/>
            <w:left w:val="none" w:sz="0" w:space="0" w:color="auto"/>
            <w:bottom w:val="none" w:sz="0" w:space="0" w:color="auto"/>
            <w:right w:val="none" w:sz="0" w:space="0" w:color="auto"/>
          </w:divBdr>
        </w:div>
        <w:div w:id="346250362">
          <w:marLeft w:val="640"/>
          <w:marRight w:val="0"/>
          <w:marTop w:val="0"/>
          <w:marBottom w:val="0"/>
          <w:divBdr>
            <w:top w:val="none" w:sz="0" w:space="0" w:color="auto"/>
            <w:left w:val="none" w:sz="0" w:space="0" w:color="auto"/>
            <w:bottom w:val="none" w:sz="0" w:space="0" w:color="auto"/>
            <w:right w:val="none" w:sz="0" w:space="0" w:color="auto"/>
          </w:divBdr>
        </w:div>
        <w:div w:id="991756976">
          <w:marLeft w:val="640"/>
          <w:marRight w:val="0"/>
          <w:marTop w:val="0"/>
          <w:marBottom w:val="0"/>
          <w:divBdr>
            <w:top w:val="none" w:sz="0" w:space="0" w:color="auto"/>
            <w:left w:val="none" w:sz="0" w:space="0" w:color="auto"/>
            <w:bottom w:val="none" w:sz="0" w:space="0" w:color="auto"/>
            <w:right w:val="none" w:sz="0" w:space="0" w:color="auto"/>
          </w:divBdr>
        </w:div>
        <w:div w:id="1105883845">
          <w:marLeft w:val="640"/>
          <w:marRight w:val="0"/>
          <w:marTop w:val="0"/>
          <w:marBottom w:val="0"/>
          <w:divBdr>
            <w:top w:val="none" w:sz="0" w:space="0" w:color="auto"/>
            <w:left w:val="none" w:sz="0" w:space="0" w:color="auto"/>
            <w:bottom w:val="none" w:sz="0" w:space="0" w:color="auto"/>
            <w:right w:val="none" w:sz="0" w:space="0" w:color="auto"/>
          </w:divBdr>
        </w:div>
      </w:divsChild>
    </w:div>
    <w:div w:id="1049960327">
      <w:bodyDiv w:val="1"/>
      <w:marLeft w:val="0"/>
      <w:marRight w:val="0"/>
      <w:marTop w:val="0"/>
      <w:marBottom w:val="0"/>
      <w:divBdr>
        <w:top w:val="none" w:sz="0" w:space="0" w:color="auto"/>
        <w:left w:val="none" w:sz="0" w:space="0" w:color="auto"/>
        <w:bottom w:val="none" w:sz="0" w:space="0" w:color="auto"/>
        <w:right w:val="none" w:sz="0" w:space="0" w:color="auto"/>
      </w:divBdr>
      <w:divsChild>
        <w:div w:id="1717703117">
          <w:marLeft w:val="640"/>
          <w:marRight w:val="0"/>
          <w:marTop w:val="0"/>
          <w:marBottom w:val="0"/>
          <w:divBdr>
            <w:top w:val="none" w:sz="0" w:space="0" w:color="auto"/>
            <w:left w:val="none" w:sz="0" w:space="0" w:color="auto"/>
            <w:bottom w:val="none" w:sz="0" w:space="0" w:color="auto"/>
            <w:right w:val="none" w:sz="0" w:space="0" w:color="auto"/>
          </w:divBdr>
        </w:div>
        <w:div w:id="2081365092">
          <w:marLeft w:val="640"/>
          <w:marRight w:val="0"/>
          <w:marTop w:val="0"/>
          <w:marBottom w:val="0"/>
          <w:divBdr>
            <w:top w:val="none" w:sz="0" w:space="0" w:color="auto"/>
            <w:left w:val="none" w:sz="0" w:space="0" w:color="auto"/>
            <w:bottom w:val="none" w:sz="0" w:space="0" w:color="auto"/>
            <w:right w:val="none" w:sz="0" w:space="0" w:color="auto"/>
          </w:divBdr>
        </w:div>
        <w:div w:id="1490513548">
          <w:marLeft w:val="640"/>
          <w:marRight w:val="0"/>
          <w:marTop w:val="0"/>
          <w:marBottom w:val="0"/>
          <w:divBdr>
            <w:top w:val="none" w:sz="0" w:space="0" w:color="auto"/>
            <w:left w:val="none" w:sz="0" w:space="0" w:color="auto"/>
            <w:bottom w:val="none" w:sz="0" w:space="0" w:color="auto"/>
            <w:right w:val="none" w:sz="0" w:space="0" w:color="auto"/>
          </w:divBdr>
        </w:div>
        <w:div w:id="1133985675">
          <w:marLeft w:val="640"/>
          <w:marRight w:val="0"/>
          <w:marTop w:val="0"/>
          <w:marBottom w:val="0"/>
          <w:divBdr>
            <w:top w:val="none" w:sz="0" w:space="0" w:color="auto"/>
            <w:left w:val="none" w:sz="0" w:space="0" w:color="auto"/>
            <w:bottom w:val="none" w:sz="0" w:space="0" w:color="auto"/>
            <w:right w:val="none" w:sz="0" w:space="0" w:color="auto"/>
          </w:divBdr>
        </w:div>
        <w:div w:id="2063669068">
          <w:marLeft w:val="640"/>
          <w:marRight w:val="0"/>
          <w:marTop w:val="0"/>
          <w:marBottom w:val="0"/>
          <w:divBdr>
            <w:top w:val="none" w:sz="0" w:space="0" w:color="auto"/>
            <w:left w:val="none" w:sz="0" w:space="0" w:color="auto"/>
            <w:bottom w:val="none" w:sz="0" w:space="0" w:color="auto"/>
            <w:right w:val="none" w:sz="0" w:space="0" w:color="auto"/>
          </w:divBdr>
        </w:div>
        <w:div w:id="46420755">
          <w:marLeft w:val="640"/>
          <w:marRight w:val="0"/>
          <w:marTop w:val="0"/>
          <w:marBottom w:val="0"/>
          <w:divBdr>
            <w:top w:val="none" w:sz="0" w:space="0" w:color="auto"/>
            <w:left w:val="none" w:sz="0" w:space="0" w:color="auto"/>
            <w:bottom w:val="none" w:sz="0" w:space="0" w:color="auto"/>
            <w:right w:val="none" w:sz="0" w:space="0" w:color="auto"/>
          </w:divBdr>
        </w:div>
        <w:div w:id="441192556">
          <w:marLeft w:val="640"/>
          <w:marRight w:val="0"/>
          <w:marTop w:val="0"/>
          <w:marBottom w:val="0"/>
          <w:divBdr>
            <w:top w:val="none" w:sz="0" w:space="0" w:color="auto"/>
            <w:left w:val="none" w:sz="0" w:space="0" w:color="auto"/>
            <w:bottom w:val="none" w:sz="0" w:space="0" w:color="auto"/>
            <w:right w:val="none" w:sz="0" w:space="0" w:color="auto"/>
          </w:divBdr>
        </w:div>
        <w:div w:id="12659094">
          <w:marLeft w:val="640"/>
          <w:marRight w:val="0"/>
          <w:marTop w:val="0"/>
          <w:marBottom w:val="0"/>
          <w:divBdr>
            <w:top w:val="none" w:sz="0" w:space="0" w:color="auto"/>
            <w:left w:val="none" w:sz="0" w:space="0" w:color="auto"/>
            <w:bottom w:val="none" w:sz="0" w:space="0" w:color="auto"/>
            <w:right w:val="none" w:sz="0" w:space="0" w:color="auto"/>
          </w:divBdr>
        </w:div>
        <w:div w:id="817383226">
          <w:marLeft w:val="640"/>
          <w:marRight w:val="0"/>
          <w:marTop w:val="0"/>
          <w:marBottom w:val="0"/>
          <w:divBdr>
            <w:top w:val="none" w:sz="0" w:space="0" w:color="auto"/>
            <w:left w:val="none" w:sz="0" w:space="0" w:color="auto"/>
            <w:bottom w:val="none" w:sz="0" w:space="0" w:color="auto"/>
            <w:right w:val="none" w:sz="0" w:space="0" w:color="auto"/>
          </w:divBdr>
        </w:div>
        <w:div w:id="2145658774">
          <w:marLeft w:val="640"/>
          <w:marRight w:val="0"/>
          <w:marTop w:val="0"/>
          <w:marBottom w:val="0"/>
          <w:divBdr>
            <w:top w:val="none" w:sz="0" w:space="0" w:color="auto"/>
            <w:left w:val="none" w:sz="0" w:space="0" w:color="auto"/>
            <w:bottom w:val="none" w:sz="0" w:space="0" w:color="auto"/>
            <w:right w:val="none" w:sz="0" w:space="0" w:color="auto"/>
          </w:divBdr>
        </w:div>
        <w:div w:id="1492258289">
          <w:marLeft w:val="640"/>
          <w:marRight w:val="0"/>
          <w:marTop w:val="0"/>
          <w:marBottom w:val="0"/>
          <w:divBdr>
            <w:top w:val="none" w:sz="0" w:space="0" w:color="auto"/>
            <w:left w:val="none" w:sz="0" w:space="0" w:color="auto"/>
            <w:bottom w:val="none" w:sz="0" w:space="0" w:color="auto"/>
            <w:right w:val="none" w:sz="0" w:space="0" w:color="auto"/>
          </w:divBdr>
        </w:div>
        <w:div w:id="906189855">
          <w:marLeft w:val="640"/>
          <w:marRight w:val="0"/>
          <w:marTop w:val="0"/>
          <w:marBottom w:val="0"/>
          <w:divBdr>
            <w:top w:val="none" w:sz="0" w:space="0" w:color="auto"/>
            <w:left w:val="none" w:sz="0" w:space="0" w:color="auto"/>
            <w:bottom w:val="none" w:sz="0" w:space="0" w:color="auto"/>
            <w:right w:val="none" w:sz="0" w:space="0" w:color="auto"/>
          </w:divBdr>
        </w:div>
        <w:div w:id="1979264725">
          <w:marLeft w:val="640"/>
          <w:marRight w:val="0"/>
          <w:marTop w:val="0"/>
          <w:marBottom w:val="0"/>
          <w:divBdr>
            <w:top w:val="none" w:sz="0" w:space="0" w:color="auto"/>
            <w:left w:val="none" w:sz="0" w:space="0" w:color="auto"/>
            <w:bottom w:val="none" w:sz="0" w:space="0" w:color="auto"/>
            <w:right w:val="none" w:sz="0" w:space="0" w:color="auto"/>
          </w:divBdr>
        </w:div>
        <w:div w:id="782000510">
          <w:marLeft w:val="640"/>
          <w:marRight w:val="0"/>
          <w:marTop w:val="0"/>
          <w:marBottom w:val="0"/>
          <w:divBdr>
            <w:top w:val="none" w:sz="0" w:space="0" w:color="auto"/>
            <w:left w:val="none" w:sz="0" w:space="0" w:color="auto"/>
            <w:bottom w:val="none" w:sz="0" w:space="0" w:color="auto"/>
            <w:right w:val="none" w:sz="0" w:space="0" w:color="auto"/>
          </w:divBdr>
        </w:div>
        <w:div w:id="69083093">
          <w:marLeft w:val="640"/>
          <w:marRight w:val="0"/>
          <w:marTop w:val="0"/>
          <w:marBottom w:val="0"/>
          <w:divBdr>
            <w:top w:val="none" w:sz="0" w:space="0" w:color="auto"/>
            <w:left w:val="none" w:sz="0" w:space="0" w:color="auto"/>
            <w:bottom w:val="none" w:sz="0" w:space="0" w:color="auto"/>
            <w:right w:val="none" w:sz="0" w:space="0" w:color="auto"/>
          </w:divBdr>
        </w:div>
        <w:div w:id="540437486">
          <w:marLeft w:val="640"/>
          <w:marRight w:val="0"/>
          <w:marTop w:val="0"/>
          <w:marBottom w:val="0"/>
          <w:divBdr>
            <w:top w:val="none" w:sz="0" w:space="0" w:color="auto"/>
            <w:left w:val="none" w:sz="0" w:space="0" w:color="auto"/>
            <w:bottom w:val="none" w:sz="0" w:space="0" w:color="auto"/>
            <w:right w:val="none" w:sz="0" w:space="0" w:color="auto"/>
          </w:divBdr>
        </w:div>
        <w:div w:id="118692847">
          <w:marLeft w:val="640"/>
          <w:marRight w:val="0"/>
          <w:marTop w:val="0"/>
          <w:marBottom w:val="0"/>
          <w:divBdr>
            <w:top w:val="none" w:sz="0" w:space="0" w:color="auto"/>
            <w:left w:val="none" w:sz="0" w:space="0" w:color="auto"/>
            <w:bottom w:val="none" w:sz="0" w:space="0" w:color="auto"/>
            <w:right w:val="none" w:sz="0" w:space="0" w:color="auto"/>
          </w:divBdr>
        </w:div>
        <w:div w:id="317079709">
          <w:marLeft w:val="640"/>
          <w:marRight w:val="0"/>
          <w:marTop w:val="0"/>
          <w:marBottom w:val="0"/>
          <w:divBdr>
            <w:top w:val="none" w:sz="0" w:space="0" w:color="auto"/>
            <w:left w:val="none" w:sz="0" w:space="0" w:color="auto"/>
            <w:bottom w:val="none" w:sz="0" w:space="0" w:color="auto"/>
            <w:right w:val="none" w:sz="0" w:space="0" w:color="auto"/>
          </w:divBdr>
        </w:div>
        <w:div w:id="1419054779">
          <w:marLeft w:val="640"/>
          <w:marRight w:val="0"/>
          <w:marTop w:val="0"/>
          <w:marBottom w:val="0"/>
          <w:divBdr>
            <w:top w:val="none" w:sz="0" w:space="0" w:color="auto"/>
            <w:left w:val="none" w:sz="0" w:space="0" w:color="auto"/>
            <w:bottom w:val="none" w:sz="0" w:space="0" w:color="auto"/>
            <w:right w:val="none" w:sz="0" w:space="0" w:color="auto"/>
          </w:divBdr>
        </w:div>
        <w:div w:id="1419399503">
          <w:marLeft w:val="640"/>
          <w:marRight w:val="0"/>
          <w:marTop w:val="0"/>
          <w:marBottom w:val="0"/>
          <w:divBdr>
            <w:top w:val="none" w:sz="0" w:space="0" w:color="auto"/>
            <w:left w:val="none" w:sz="0" w:space="0" w:color="auto"/>
            <w:bottom w:val="none" w:sz="0" w:space="0" w:color="auto"/>
            <w:right w:val="none" w:sz="0" w:space="0" w:color="auto"/>
          </w:divBdr>
        </w:div>
        <w:div w:id="587887886">
          <w:marLeft w:val="640"/>
          <w:marRight w:val="0"/>
          <w:marTop w:val="0"/>
          <w:marBottom w:val="0"/>
          <w:divBdr>
            <w:top w:val="none" w:sz="0" w:space="0" w:color="auto"/>
            <w:left w:val="none" w:sz="0" w:space="0" w:color="auto"/>
            <w:bottom w:val="none" w:sz="0" w:space="0" w:color="auto"/>
            <w:right w:val="none" w:sz="0" w:space="0" w:color="auto"/>
          </w:divBdr>
        </w:div>
        <w:div w:id="1188637624">
          <w:marLeft w:val="640"/>
          <w:marRight w:val="0"/>
          <w:marTop w:val="0"/>
          <w:marBottom w:val="0"/>
          <w:divBdr>
            <w:top w:val="none" w:sz="0" w:space="0" w:color="auto"/>
            <w:left w:val="none" w:sz="0" w:space="0" w:color="auto"/>
            <w:bottom w:val="none" w:sz="0" w:space="0" w:color="auto"/>
            <w:right w:val="none" w:sz="0" w:space="0" w:color="auto"/>
          </w:divBdr>
        </w:div>
        <w:div w:id="2126844387">
          <w:marLeft w:val="640"/>
          <w:marRight w:val="0"/>
          <w:marTop w:val="0"/>
          <w:marBottom w:val="0"/>
          <w:divBdr>
            <w:top w:val="none" w:sz="0" w:space="0" w:color="auto"/>
            <w:left w:val="none" w:sz="0" w:space="0" w:color="auto"/>
            <w:bottom w:val="none" w:sz="0" w:space="0" w:color="auto"/>
            <w:right w:val="none" w:sz="0" w:space="0" w:color="auto"/>
          </w:divBdr>
        </w:div>
        <w:div w:id="656763742">
          <w:marLeft w:val="640"/>
          <w:marRight w:val="0"/>
          <w:marTop w:val="0"/>
          <w:marBottom w:val="0"/>
          <w:divBdr>
            <w:top w:val="none" w:sz="0" w:space="0" w:color="auto"/>
            <w:left w:val="none" w:sz="0" w:space="0" w:color="auto"/>
            <w:bottom w:val="none" w:sz="0" w:space="0" w:color="auto"/>
            <w:right w:val="none" w:sz="0" w:space="0" w:color="auto"/>
          </w:divBdr>
        </w:div>
        <w:div w:id="1082485858">
          <w:marLeft w:val="640"/>
          <w:marRight w:val="0"/>
          <w:marTop w:val="0"/>
          <w:marBottom w:val="0"/>
          <w:divBdr>
            <w:top w:val="none" w:sz="0" w:space="0" w:color="auto"/>
            <w:left w:val="none" w:sz="0" w:space="0" w:color="auto"/>
            <w:bottom w:val="none" w:sz="0" w:space="0" w:color="auto"/>
            <w:right w:val="none" w:sz="0" w:space="0" w:color="auto"/>
          </w:divBdr>
        </w:div>
        <w:div w:id="433595023">
          <w:marLeft w:val="640"/>
          <w:marRight w:val="0"/>
          <w:marTop w:val="0"/>
          <w:marBottom w:val="0"/>
          <w:divBdr>
            <w:top w:val="none" w:sz="0" w:space="0" w:color="auto"/>
            <w:left w:val="none" w:sz="0" w:space="0" w:color="auto"/>
            <w:bottom w:val="none" w:sz="0" w:space="0" w:color="auto"/>
            <w:right w:val="none" w:sz="0" w:space="0" w:color="auto"/>
          </w:divBdr>
        </w:div>
        <w:div w:id="238294926">
          <w:marLeft w:val="640"/>
          <w:marRight w:val="0"/>
          <w:marTop w:val="0"/>
          <w:marBottom w:val="0"/>
          <w:divBdr>
            <w:top w:val="none" w:sz="0" w:space="0" w:color="auto"/>
            <w:left w:val="none" w:sz="0" w:space="0" w:color="auto"/>
            <w:bottom w:val="none" w:sz="0" w:space="0" w:color="auto"/>
            <w:right w:val="none" w:sz="0" w:space="0" w:color="auto"/>
          </w:divBdr>
        </w:div>
        <w:div w:id="2104836557">
          <w:marLeft w:val="640"/>
          <w:marRight w:val="0"/>
          <w:marTop w:val="0"/>
          <w:marBottom w:val="0"/>
          <w:divBdr>
            <w:top w:val="none" w:sz="0" w:space="0" w:color="auto"/>
            <w:left w:val="none" w:sz="0" w:space="0" w:color="auto"/>
            <w:bottom w:val="none" w:sz="0" w:space="0" w:color="auto"/>
            <w:right w:val="none" w:sz="0" w:space="0" w:color="auto"/>
          </w:divBdr>
        </w:div>
        <w:div w:id="918562082">
          <w:marLeft w:val="640"/>
          <w:marRight w:val="0"/>
          <w:marTop w:val="0"/>
          <w:marBottom w:val="0"/>
          <w:divBdr>
            <w:top w:val="none" w:sz="0" w:space="0" w:color="auto"/>
            <w:left w:val="none" w:sz="0" w:space="0" w:color="auto"/>
            <w:bottom w:val="none" w:sz="0" w:space="0" w:color="auto"/>
            <w:right w:val="none" w:sz="0" w:space="0" w:color="auto"/>
          </w:divBdr>
        </w:div>
        <w:div w:id="254218135">
          <w:marLeft w:val="640"/>
          <w:marRight w:val="0"/>
          <w:marTop w:val="0"/>
          <w:marBottom w:val="0"/>
          <w:divBdr>
            <w:top w:val="none" w:sz="0" w:space="0" w:color="auto"/>
            <w:left w:val="none" w:sz="0" w:space="0" w:color="auto"/>
            <w:bottom w:val="none" w:sz="0" w:space="0" w:color="auto"/>
            <w:right w:val="none" w:sz="0" w:space="0" w:color="auto"/>
          </w:divBdr>
        </w:div>
        <w:div w:id="1376389982">
          <w:marLeft w:val="640"/>
          <w:marRight w:val="0"/>
          <w:marTop w:val="0"/>
          <w:marBottom w:val="0"/>
          <w:divBdr>
            <w:top w:val="none" w:sz="0" w:space="0" w:color="auto"/>
            <w:left w:val="none" w:sz="0" w:space="0" w:color="auto"/>
            <w:bottom w:val="none" w:sz="0" w:space="0" w:color="auto"/>
            <w:right w:val="none" w:sz="0" w:space="0" w:color="auto"/>
          </w:divBdr>
        </w:div>
        <w:div w:id="423454423">
          <w:marLeft w:val="640"/>
          <w:marRight w:val="0"/>
          <w:marTop w:val="0"/>
          <w:marBottom w:val="0"/>
          <w:divBdr>
            <w:top w:val="none" w:sz="0" w:space="0" w:color="auto"/>
            <w:left w:val="none" w:sz="0" w:space="0" w:color="auto"/>
            <w:bottom w:val="none" w:sz="0" w:space="0" w:color="auto"/>
            <w:right w:val="none" w:sz="0" w:space="0" w:color="auto"/>
          </w:divBdr>
        </w:div>
        <w:div w:id="828643518">
          <w:marLeft w:val="640"/>
          <w:marRight w:val="0"/>
          <w:marTop w:val="0"/>
          <w:marBottom w:val="0"/>
          <w:divBdr>
            <w:top w:val="none" w:sz="0" w:space="0" w:color="auto"/>
            <w:left w:val="none" w:sz="0" w:space="0" w:color="auto"/>
            <w:bottom w:val="none" w:sz="0" w:space="0" w:color="auto"/>
            <w:right w:val="none" w:sz="0" w:space="0" w:color="auto"/>
          </w:divBdr>
        </w:div>
        <w:div w:id="1513832627">
          <w:marLeft w:val="640"/>
          <w:marRight w:val="0"/>
          <w:marTop w:val="0"/>
          <w:marBottom w:val="0"/>
          <w:divBdr>
            <w:top w:val="none" w:sz="0" w:space="0" w:color="auto"/>
            <w:left w:val="none" w:sz="0" w:space="0" w:color="auto"/>
            <w:bottom w:val="none" w:sz="0" w:space="0" w:color="auto"/>
            <w:right w:val="none" w:sz="0" w:space="0" w:color="auto"/>
          </w:divBdr>
        </w:div>
        <w:div w:id="2031757329">
          <w:marLeft w:val="640"/>
          <w:marRight w:val="0"/>
          <w:marTop w:val="0"/>
          <w:marBottom w:val="0"/>
          <w:divBdr>
            <w:top w:val="none" w:sz="0" w:space="0" w:color="auto"/>
            <w:left w:val="none" w:sz="0" w:space="0" w:color="auto"/>
            <w:bottom w:val="none" w:sz="0" w:space="0" w:color="auto"/>
            <w:right w:val="none" w:sz="0" w:space="0" w:color="auto"/>
          </w:divBdr>
        </w:div>
        <w:div w:id="727919201">
          <w:marLeft w:val="640"/>
          <w:marRight w:val="0"/>
          <w:marTop w:val="0"/>
          <w:marBottom w:val="0"/>
          <w:divBdr>
            <w:top w:val="none" w:sz="0" w:space="0" w:color="auto"/>
            <w:left w:val="none" w:sz="0" w:space="0" w:color="auto"/>
            <w:bottom w:val="none" w:sz="0" w:space="0" w:color="auto"/>
            <w:right w:val="none" w:sz="0" w:space="0" w:color="auto"/>
          </w:divBdr>
        </w:div>
        <w:div w:id="1706170457">
          <w:marLeft w:val="640"/>
          <w:marRight w:val="0"/>
          <w:marTop w:val="0"/>
          <w:marBottom w:val="0"/>
          <w:divBdr>
            <w:top w:val="none" w:sz="0" w:space="0" w:color="auto"/>
            <w:left w:val="none" w:sz="0" w:space="0" w:color="auto"/>
            <w:bottom w:val="none" w:sz="0" w:space="0" w:color="auto"/>
            <w:right w:val="none" w:sz="0" w:space="0" w:color="auto"/>
          </w:divBdr>
        </w:div>
        <w:div w:id="383257827">
          <w:marLeft w:val="640"/>
          <w:marRight w:val="0"/>
          <w:marTop w:val="0"/>
          <w:marBottom w:val="0"/>
          <w:divBdr>
            <w:top w:val="none" w:sz="0" w:space="0" w:color="auto"/>
            <w:left w:val="none" w:sz="0" w:space="0" w:color="auto"/>
            <w:bottom w:val="none" w:sz="0" w:space="0" w:color="auto"/>
            <w:right w:val="none" w:sz="0" w:space="0" w:color="auto"/>
          </w:divBdr>
        </w:div>
        <w:div w:id="990870096">
          <w:marLeft w:val="640"/>
          <w:marRight w:val="0"/>
          <w:marTop w:val="0"/>
          <w:marBottom w:val="0"/>
          <w:divBdr>
            <w:top w:val="none" w:sz="0" w:space="0" w:color="auto"/>
            <w:left w:val="none" w:sz="0" w:space="0" w:color="auto"/>
            <w:bottom w:val="none" w:sz="0" w:space="0" w:color="auto"/>
            <w:right w:val="none" w:sz="0" w:space="0" w:color="auto"/>
          </w:divBdr>
        </w:div>
        <w:div w:id="692610182">
          <w:marLeft w:val="640"/>
          <w:marRight w:val="0"/>
          <w:marTop w:val="0"/>
          <w:marBottom w:val="0"/>
          <w:divBdr>
            <w:top w:val="none" w:sz="0" w:space="0" w:color="auto"/>
            <w:left w:val="none" w:sz="0" w:space="0" w:color="auto"/>
            <w:bottom w:val="none" w:sz="0" w:space="0" w:color="auto"/>
            <w:right w:val="none" w:sz="0" w:space="0" w:color="auto"/>
          </w:divBdr>
        </w:div>
      </w:divsChild>
    </w:div>
    <w:div w:id="1057625870">
      <w:bodyDiv w:val="1"/>
      <w:marLeft w:val="0"/>
      <w:marRight w:val="0"/>
      <w:marTop w:val="0"/>
      <w:marBottom w:val="0"/>
      <w:divBdr>
        <w:top w:val="none" w:sz="0" w:space="0" w:color="auto"/>
        <w:left w:val="none" w:sz="0" w:space="0" w:color="auto"/>
        <w:bottom w:val="none" w:sz="0" w:space="0" w:color="auto"/>
        <w:right w:val="none" w:sz="0" w:space="0" w:color="auto"/>
      </w:divBdr>
      <w:divsChild>
        <w:div w:id="1062797921">
          <w:marLeft w:val="640"/>
          <w:marRight w:val="0"/>
          <w:marTop w:val="0"/>
          <w:marBottom w:val="0"/>
          <w:divBdr>
            <w:top w:val="none" w:sz="0" w:space="0" w:color="auto"/>
            <w:left w:val="none" w:sz="0" w:space="0" w:color="auto"/>
            <w:bottom w:val="none" w:sz="0" w:space="0" w:color="auto"/>
            <w:right w:val="none" w:sz="0" w:space="0" w:color="auto"/>
          </w:divBdr>
        </w:div>
        <w:div w:id="31923884">
          <w:marLeft w:val="640"/>
          <w:marRight w:val="0"/>
          <w:marTop w:val="0"/>
          <w:marBottom w:val="0"/>
          <w:divBdr>
            <w:top w:val="none" w:sz="0" w:space="0" w:color="auto"/>
            <w:left w:val="none" w:sz="0" w:space="0" w:color="auto"/>
            <w:bottom w:val="none" w:sz="0" w:space="0" w:color="auto"/>
            <w:right w:val="none" w:sz="0" w:space="0" w:color="auto"/>
          </w:divBdr>
        </w:div>
        <w:div w:id="1728185660">
          <w:marLeft w:val="640"/>
          <w:marRight w:val="0"/>
          <w:marTop w:val="0"/>
          <w:marBottom w:val="0"/>
          <w:divBdr>
            <w:top w:val="none" w:sz="0" w:space="0" w:color="auto"/>
            <w:left w:val="none" w:sz="0" w:space="0" w:color="auto"/>
            <w:bottom w:val="none" w:sz="0" w:space="0" w:color="auto"/>
            <w:right w:val="none" w:sz="0" w:space="0" w:color="auto"/>
          </w:divBdr>
        </w:div>
        <w:div w:id="1426540605">
          <w:marLeft w:val="640"/>
          <w:marRight w:val="0"/>
          <w:marTop w:val="0"/>
          <w:marBottom w:val="0"/>
          <w:divBdr>
            <w:top w:val="none" w:sz="0" w:space="0" w:color="auto"/>
            <w:left w:val="none" w:sz="0" w:space="0" w:color="auto"/>
            <w:bottom w:val="none" w:sz="0" w:space="0" w:color="auto"/>
            <w:right w:val="none" w:sz="0" w:space="0" w:color="auto"/>
          </w:divBdr>
        </w:div>
        <w:div w:id="1398624190">
          <w:marLeft w:val="640"/>
          <w:marRight w:val="0"/>
          <w:marTop w:val="0"/>
          <w:marBottom w:val="0"/>
          <w:divBdr>
            <w:top w:val="none" w:sz="0" w:space="0" w:color="auto"/>
            <w:left w:val="none" w:sz="0" w:space="0" w:color="auto"/>
            <w:bottom w:val="none" w:sz="0" w:space="0" w:color="auto"/>
            <w:right w:val="none" w:sz="0" w:space="0" w:color="auto"/>
          </w:divBdr>
        </w:div>
        <w:div w:id="428163200">
          <w:marLeft w:val="640"/>
          <w:marRight w:val="0"/>
          <w:marTop w:val="0"/>
          <w:marBottom w:val="0"/>
          <w:divBdr>
            <w:top w:val="none" w:sz="0" w:space="0" w:color="auto"/>
            <w:left w:val="none" w:sz="0" w:space="0" w:color="auto"/>
            <w:bottom w:val="none" w:sz="0" w:space="0" w:color="auto"/>
            <w:right w:val="none" w:sz="0" w:space="0" w:color="auto"/>
          </w:divBdr>
        </w:div>
        <w:div w:id="2022733742">
          <w:marLeft w:val="640"/>
          <w:marRight w:val="0"/>
          <w:marTop w:val="0"/>
          <w:marBottom w:val="0"/>
          <w:divBdr>
            <w:top w:val="none" w:sz="0" w:space="0" w:color="auto"/>
            <w:left w:val="none" w:sz="0" w:space="0" w:color="auto"/>
            <w:bottom w:val="none" w:sz="0" w:space="0" w:color="auto"/>
            <w:right w:val="none" w:sz="0" w:space="0" w:color="auto"/>
          </w:divBdr>
        </w:div>
        <w:div w:id="1569922979">
          <w:marLeft w:val="640"/>
          <w:marRight w:val="0"/>
          <w:marTop w:val="0"/>
          <w:marBottom w:val="0"/>
          <w:divBdr>
            <w:top w:val="none" w:sz="0" w:space="0" w:color="auto"/>
            <w:left w:val="none" w:sz="0" w:space="0" w:color="auto"/>
            <w:bottom w:val="none" w:sz="0" w:space="0" w:color="auto"/>
            <w:right w:val="none" w:sz="0" w:space="0" w:color="auto"/>
          </w:divBdr>
        </w:div>
        <w:div w:id="442263602">
          <w:marLeft w:val="640"/>
          <w:marRight w:val="0"/>
          <w:marTop w:val="0"/>
          <w:marBottom w:val="0"/>
          <w:divBdr>
            <w:top w:val="none" w:sz="0" w:space="0" w:color="auto"/>
            <w:left w:val="none" w:sz="0" w:space="0" w:color="auto"/>
            <w:bottom w:val="none" w:sz="0" w:space="0" w:color="auto"/>
            <w:right w:val="none" w:sz="0" w:space="0" w:color="auto"/>
          </w:divBdr>
        </w:div>
        <w:div w:id="908807082">
          <w:marLeft w:val="640"/>
          <w:marRight w:val="0"/>
          <w:marTop w:val="0"/>
          <w:marBottom w:val="0"/>
          <w:divBdr>
            <w:top w:val="none" w:sz="0" w:space="0" w:color="auto"/>
            <w:left w:val="none" w:sz="0" w:space="0" w:color="auto"/>
            <w:bottom w:val="none" w:sz="0" w:space="0" w:color="auto"/>
            <w:right w:val="none" w:sz="0" w:space="0" w:color="auto"/>
          </w:divBdr>
        </w:div>
        <w:div w:id="372458795">
          <w:marLeft w:val="640"/>
          <w:marRight w:val="0"/>
          <w:marTop w:val="0"/>
          <w:marBottom w:val="0"/>
          <w:divBdr>
            <w:top w:val="none" w:sz="0" w:space="0" w:color="auto"/>
            <w:left w:val="none" w:sz="0" w:space="0" w:color="auto"/>
            <w:bottom w:val="none" w:sz="0" w:space="0" w:color="auto"/>
            <w:right w:val="none" w:sz="0" w:space="0" w:color="auto"/>
          </w:divBdr>
        </w:div>
        <w:div w:id="1925645040">
          <w:marLeft w:val="640"/>
          <w:marRight w:val="0"/>
          <w:marTop w:val="0"/>
          <w:marBottom w:val="0"/>
          <w:divBdr>
            <w:top w:val="none" w:sz="0" w:space="0" w:color="auto"/>
            <w:left w:val="none" w:sz="0" w:space="0" w:color="auto"/>
            <w:bottom w:val="none" w:sz="0" w:space="0" w:color="auto"/>
            <w:right w:val="none" w:sz="0" w:space="0" w:color="auto"/>
          </w:divBdr>
        </w:div>
        <w:div w:id="1723825431">
          <w:marLeft w:val="640"/>
          <w:marRight w:val="0"/>
          <w:marTop w:val="0"/>
          <w:marBottom w:val="0"/>
          <w:divBdr>
            <w:top w:val="none" w:sz="0" w:space="0" w:color="auto"/>
            <w:left w:val="none" w:sz="0" w:space="0" w:color="auto"/>
            <w:bottom w:val="none" w:sz="0" w:space="0" w:color="auto"/>
            <w:right w:val="none" w:sz="0" w:space="0" w:color="auto"/>
          </w:divBdr>
        </w:div>
        <w:div w:id="120150071">
          <w:marLeft w:val="640"/>
          <w:marRight w:val="0"/>
          <w:marTop w:val="0"/>
          <w:marBottom w:val="0"/>
          <w:divBdr>
            <w:top w:val="none" w:sz="0" w:space="0" w:color="auto"/>
            <w:left w:val="none" w:sz="0" w:space="0" w:color="auto"/>
            <w:bottom w:val="none" w:sz="0" w:space="0" w:color="auto"/>
            <w:right w:val="none" w:sz="0" w:space="0" w:color="auto"/>
          </w:divBdr>
        </w:div>
        <w:div w:id="462501497">
          <w:marLeft w:val="640"/>
          <w:marRight w:val="0"/>
          <w:marTop w:val="0"/>
          <w:marBottom w:val="0"/>
          <w:divBdr>
            <w:top w:val="none" w:sz="0" w:space="0" w:color="auto"/>
            <w:left w:val="none" w:sz="0" w:space="0" w:color="auto"/>
            <w:bottom w:val="none" w:sz="0" w:space="0" w:color="auto"/>
            <w:right w:val="none" w:sz="0" w:space="0" w:color="auto"/>
          </w:divBdr>
        </w:div>
        <w:div w:id="1290472107">
          <w:marLeft w:val="640"/>
          <w:marRight w:val="0"/>
          <w:marTop w:val="0"/>
          <w:marBottom w:val="0"/>
          <w:divBdr>
            <w:top w:val="none" w:sz="0" w:space="0" w:color="auto"/>
            <w:left w:val="none" w:sz="0" w:space="0" w:color="auto"/>
            <w:bottom w:val="none" w:sz="0" w:space="0" w:color="auto"/>
            <w:right w:val="none" w:sz="0" w:space="0" w:color="auto"/>
          </w:divBdr>
        </w:div>
        <w:div w:id="1718043853">
          <w:marLeft w:val="640"/>
          <w:marRight w:val="0"/>
          <w:marTop w:val="0"/>
          <w:marBottom w:val="0"/>
          <w:divBdr>
            <w:top w:val="none" w:sz="0" w:space="0" w:color="auto"/>
            <w:left w:val="none" w:sz="0" w:space="0" w:color="auto"/>
            <w:bottom w:val="none" w:sz="0" w:space="0" w:color="auto"/>
            <w:right w:val="none" w:sz="0" w:space="0" w:color="auto"/>
          </w:divBdr>
        </w:div>
        <w:div w:id="94714199">
          <w:marLeft w:val="640"/>
          <w:marRight w:val="0"/>
          <w:marTop w:val="0"/>
          <w:marBottom w:val="0"/>
          <w:divBdr>
            <w:top w:val="none" w:sz="0" w:space="0" w:color="auto"/>
            <w:left w:val="none" w:sz="0" w:space="0" w:color="auto"/>
            <w:bottom w:val="none" w:sz="0" w:space="0" w:color="auto"/>
            <w:right w:val="none" w:sz="0" w:space="0" w:color="auto"/>
          </w:divBdr>
        </w:div>
        <w:div w:id="376012227">
          <w:marLeft w:val="640"/>
          <w:marRight w:val="0"/>
          <w:marTop w:val="0"/>
          <w:marBottom w:val="0"/>
          <w:divBdr>
            <w:top w:val="none" w:sz="0" w:space="0" w:color="auto"/>
            <w:left w:val="none" w:sz="0" w:space="0" w:color="auto"/>
            <w:bottom w:val="none" w:sz="0" w:space="0" w:color="auto"/>
            <w:right w:val="none" w:sz="0" w:space="0" w:color="auto"/>
          </w:divBdr>
        </w:div>
        <w:div w:id="1494375858">
          <w:marLeft w:val="640"/>
          <w:marRight w:val="0"/>
          <w:marTop w:val="0"/>
          <w:marBottom w:val="0"/>
          <w:divBdr>
            <w:top w:val="none" w:sz="0" w:space="0" w:color="auto"/>
            <w:left w:val="none" w:sz="0" w:space="0" w:color="auto"/>
            <w:bottom w:val="none" w:sz="0" w:space="0" w:color="auto"/>
            <w:right w:val="none" w:sz="0" w:space="0" w:color="auto"/>
          </w:divBdr>
        </w:div>
        <w:div w:id="1175457617">
          <w:marLeft w:val="640"/>
          <w:marRight w:val="0"/>
          <w:marTop w:val="0"/>
          <w:marBottom w:val="0"/>
          <w:divBdr>
            <w:top w:val="none" w:sz="0" w:space="0" w:color="auto"/>
            <w:left w:val="none" w:sz="0" w:space="0" w:color="auto"/>
            <w:bottom w:val="none" w:sz="0" w:space="0" w:color="auto"/>
            <w:right w:val="none" w:sz="0" w:space="0" w:color="auto"/>
          </w:divBdr>
        </w:div>
        <w:div w:id="238029809">
          <w:marLeft w:val="640"/>
          <w:marRight w:val="0"/>
          <w:marTop w:val="0"/>
          <w:marBottom w:val="0"/>
          <w:divBdr>
            <w:top w:val="none" w:sz="0" w:space="0" w:color="auto"/>
            <w:left w:val="none" w:sz="0" w:space="0" w:color="auto"/>
            <w:bottom w:val="none" w:sz="0" w:space="0" w:color="auto"/>
            <w:right w:val="none" w:sz="0" w:space="0" w:color="auto"/>
          </w:divBdr>
        </w:div>
        <w:div w:id="198587374">
          <w:marLeft w:val="640"/>
          <w:marRight w:val="0"/>
          <w:marTop w:val="0"/>
          <w:marBottom w:val="0"/>
          <w:divBdr>
            <w:top w:val="none" w:sz="0" w:space="0" w:color="auto"/>
            <w:left w:val="none" w:sz="0" w:space="0" w:color="auto"/>
            <w:bottom w:val="none" w:sz="0" w:space="0" w:color="auto"/>
            <w:right w:val="none" w:sz="0" w:space="0" w:color="auto"/>
          </w:divBdr>
        </w:div>
        <w:div w:id="516192276">
          <w:marLeft w:val="640"/>
          <w:marRight w:val="0"/>
          <w:marTop w:val="0"/>
          <w:marBottom w:val="0"/>
          <w:divBdr>
            <w:top w:val="none" w:sz="0" w:space="0" w:color="auto"/>
            <w:left w:val="none" w:sz="0" w:space="0" w:color="auto"/>
            <w:bottom w:val="none" w:sz="0" w:space="0" w:color="auto"/>
            <w:right w:val="none" w:sz="0" w:space="0" w:color="auto"/>
          </w:divBdr>
        </w:div>
        <w:div w:id="269121492">
          <w:marLeft w:val="640"/>
          <w:marRight w:val="0"/>
          <w:marTop w:val="0"/>
          <w:marBottom w:val="0"/>
          <w:divBdr>
            <w:top w:val="none" w:sz="0" w:space="0" w:color="auto"/>
            <w:left w:val="none" w:sz="0" w:space="0" w:color="auto"/>
            <w:bottom w:val="none" w:sz="0" w:space="0" w:color="auto"/>
            <w:right w:val="none" w:sz="0" w:space="0" w:color="auto"/>
          </w:divBdr>
        </w:div>
        <w:div w:id="868566145">
          <w:marLeft w:val="640"/>
          <w:marRight w:val="0"/>
          <w:marTop w:val="0"/>
          <w:marBottom w:val="0"/>
          <w:divBdr>
            <w:top w:val="none" w:sz="0" w:space="0" w:color="auto"/>
            <w:left w:val="none" w:sz="0" w:space="0" w:color="auto"/>
            <w:bottom w:val="none" w:sz="0" w:space="0" w:color="auto"/>
            <w:right w:val="none" w:sz="0" w:space="0" w:color="auto"/>
          </w:divBdr>
        </w:div>
        <w:div w:id="754548313">
          <w:marLeft w:val="640"/>
          <w:marRight w:val="0"/>
          <w:marTop w:val="0"/>
          <w:marBottom w:val="0"/>
          <w:divBdr>
            <w:top w:val="none" w:sz="0" w:space="0" w:color="auto"/>
            <w:left w:val="none" w:sz="0" w:space="0" w:color="auto"/>
            <w:bottom w:val="none" w:sz="0" w:space="0" w:color="auto"/>
            <w:right w:val="none" w:sz="0" w:space="0" w:color="auto"/>
          </w:divBdr>
        </w:div>
        <w:div w:id="395662666">
          <w:marLeft w:val="640"/>
          <w:marRight w:val="0"/>
          <w:marTop w:val="0"/>
          <w:marBottom w:val="0"/>
          <w:divBdr>
            <w:top w:val="none" w:sz="0" w:space="0" w:color="auto"/>
            <w:left w:val="none" w:sz="0" w:space="0" w:color="auto"/>
            <w:bottom w:val="none" w:sz="0" w:space="0" w:color="auto"/>
            <w:right w:val="none" w:sz="0" w:space="0" w:color="auto"/>
          </w:divBdr>
        </w:div>
        <w:div w:id="1036780997">
          <w:marLeft w:val="640"/>
          <w:marRight w:val="0"/>
          <w:marTop w:val="0"/>
          <w:marBottom w:val="0"/>
          <w:divBdr>
            <w:top w:val="none" w:sz="0" w:space="0" w:color="auto"/>
            <w:left w:val="none" w:sz="0" w:space="0" w:color="auto"/>
            <w:bottom w:val="none" w:sz="0" w:space="0" w:color="auto"/>
            <w:right w:val="none" w:sz="0" w:space="0" w:color="auto"/>
          </w:divBdr>
        </w:div>
        <w:div w:id="770201242">
          <w:marLeft w:val="640"/>
          <w:marRight w:val="0"/>
          <w:marTop w:val="0"/>
          <w:marBottom w:val="0"/>
          <w:divBdr>
            <w:top w:val="none" w:sz="0" w:space="0" w:color="auto"/>
            <w:left w:val="none" w:sz="0" w:space="0" w:color="auto"/>
            <w:bottom w:val="none" w:sz="0" w:space="0" w:color="auto"/>
            <w:right w:val="none" w:sz="0" w:space="0" w:color="auto"/>
          </w:divBdr>
        </w:div>
        <w:div w:id="225606786">
          <w:marLeft w:val="640"/>
          <w:marRight w:val="0"/>
          <w:marTop w:val="0"/>
          <w:marBottom w:val="0"/>
          <w:divBdr>
            <w:top w:val="none" w:sz="0" w:space="0" w:color="auto"/>
            <w:left w:val="none" w:sz="0" w:space="0" w:color="auto"/>
            <w:bottom w:val="none" w:sz="0" w:space="0" w:color="auto"/>
            <w:right w:val="none" w:sz="0" w:space="0" w:color="auto"/>
          </w:divBdr>
        </w:div>
        <w:div w:id="1476221388">
          <w:marLeft w:val="640"/>
          <w:marRight w:val="0"/>
          <w:marTop w:val="0"/>
          <w:marBottom w:val="0"/>
          <w:divBdr>
            <w:top w:val="none" w:sz="0" w:space="0" w:color="auto"/>
            <w:left w:val="none" w:sz="0" w:space="0" w:color="auto"/>
            <w:bottom w:val="none" w:sz="0" w:space="0" w:color="auto"/>
            <w:right w:val="none" w:sz="0" w:space="0" w:color="auto"/>
          </w:divBdr>
        </w:div>
        <w:div w:id="723406973">
          <w:marLeft w:val="640"/>
          <w:marRight w:val="0"/>
          <w:marTop w:val="0"/>
          <w:marBottom w:val="0"/>
          <w:divBdr>
            <w:top w:val="none" w:sz="0" w:space="0" w:color="auto"/>
            <w:left w:val="none" w:sz="0" w:space="0" w:color="auto"/>
            <w:bottom w:val="none" w:sz="0" w:space="0" w:color="auto"/>
            <w:right w:val="none" w:sz="0" w:space="0" w:color="auto"/>
          </w:divBdr>
        </w:div>
        <w:div w:id="1256401881">
          <w:marLeft w:val="640"/>
          <w:marRight w:val="0"/>
          <w:marTop w:val="0"/>
          <w:marBottom w:val="0"/>
          <w:divBdr>
            <w:top w:val="none" w:sz="0" w:space="0" w:color="auto"/>
            <w:left w:val="none" w:sz="0" w:space="0" w:color="auto"/>
            <w:bottom w:val="none" w:sz="0" w:space="0" w:color="auto"/>
            <w:right w:val="none" w:sz="0" w:space="0" w:color="auto"/>
          </w:divBdr>
        </w:div>
        <w:div w:id="1185904727">
          <w:marLeft w:val="640"/>
          <w:marRight w:val="0"/>
          <w:marTop w:val="0"/>
          <w:marBottom w:val="0"/>
          <w:divBdr>
            <w:top w:val="none" w:sz="0" w:space="0" w:color="auto"/>
            <w:left w:val="none" w:sz="0" w:space="0" w:color="auto"/>
            <w:bottom w:val="none" w:sz="0" w:space="0" w:color="auto"/>
            <w:right w:val="none" w:sz="0" w:space="0" w:color="auto"/>
          </w:divBdr>
        </w:div>
      </w:divsChild>
    </w:div>
    <w:div w:id="1072579763">
      <w:bodyDiv w:val="1"/>
      <w:marLeft w:val="0"/>
      <w:marRight w:val="0"/>
      <w:marTop w:val="0"/>
      <w:marBottom w:val="0"/>
      <w:divBdr>
        <w:top w:val="none" w:sz="0" w:space="0" w:color="auto"/>
        <w:left w:val="none" w:sz="0" w:space="0" w:color="auto"/>
        <w:bottom w:val="none" w:sz="0" w:space="0" w:color="auto"/>
        <w:right w:val="none" w:sz="0" w:space="0" w:color="auto"/>
      </w:divBdr>
      <w:divsChild>
        <w:div w:id="569269673">
          <w:marLeft w:val="640"/>
          <w:marRight w:val="0"/>
          <w:marTop w:val="0"/>
          <w:marBottom w:val="0"/>
          <w:divBdr>
            <w:top w:val="none" w:sz="0" w:space="0" w:color="auto"/>
            <w:left w:val="none" w:sz="0" w:space="0" w:color="auto"/>
            <w:bottom w:val="none" w:sz="0" w:space="0" w:color="auto"/>
            <w:right w:val="none" w:sz="0" w:space="0" w:color="auto"/>
          </w:divBdr>
        </w:div>
        <w:div w:id="1145732130">
          <w:marLeft w:val="640"/>
          <w:marRight w:val="0"/>
          <w:marTop w:val="0"/>
          <w:marBottom w:val="0"/>
          <w:divBdr>
            <w:top w:val="none" w:sz="0" w:space="0" w:color="auto"/>
            <w:left w:val="none" w:sz="0" w:space="0" w:color="auto"/>
            <w:bottom w:val="none" w:sz="0" w:space="0" w:color="auto"/>
            <w:right w:val="none" w:sz="0" w:space="0" w:color="auto"/>
          </w:divBdr>
        </w:div>
        <w:div w:id="1268007798">
          <w:marLeft w:val="640"/>
          <w:marRight w:val="0"/>
          <w:marTop w:val="0"/>
          <w:marBottom w:val="0"/>
          <w:divBdr>
            <w:top w:val="none" w:sz="0" w:space="0" w:color="auto"/>
            <w:left w:val="none" w:sz="0" w:space="0" w:color="auto"/>
            <w:bottom w:val="none" w:sz="0" w:space="0" w:color="auto"/>
            <w:right w:val="none" w:sz="0" w:space="0" w:color="auto"/>
          </w:divBdr>
        </w:div>
        <w:div w:id="817266446">
          <w:marLeft w:val="640"/>
          <w:marRight w:val="0"/>
          <w:marTop w:val="0"/>
          <w:marBottom w:val="0"/>
          <w:divBdr>
            <w:top w:val="none" w:sz="0" w:space="0" w:color="auto"/>
            <w:left w:val="none" w:sz="0" w:space="0" w:color="auto"/>
            <w:bottom w:val="none" w:sz="0" w:space="0" w:color="auto"/>
            <w:right w:val="none" w:sz="0" w:space="0" w:color="auto"/>
          </w:divBdr>
        </w:div>
        <w:div w:id="823010561">
          <w:marLeft w:val="640"/>
          <w:marRight w:val="0"/>
          <w:marTop w:val="0"/>
          <w:marBottom w:val="0"/>
          <w:divBdr>
            <w:top w:val="none" w:sz="0" w:space="0" w:color="auto"/>
            <w:left w:val="none" w:sz="0" w:space="0" w:color="auto"/>
            <w:bottom w:val="none" w:sz="0" w:space="0" w:color="auto"/>
            <w:right w:val="none" w:sz="0" w:space="0" w:color="auto"/>
          </w:divBdr>
        </w:div>
        <w:div w:id="1352758470">
          <w:marLeft w:val="640"/>
          <w:marRight w:val="0"/>
          <w:marTop w:val="0"/>
          <w:marBottom w:val="0"/>
          <w:divBdr>
            <w:top w:val="none" w:sz="0" w:space="0" w:color="auto"/>
            <w:left w:val="none" w:sz="0" w:space="0" w:color="auto"/>
            <w:bottom w:val="none" w:sz="0" w:space="0" w:color="auto"/>
            <w:right w:val="none" w:sz="0" w:space="0" w:color="auto"/>
          </w:divBdr>
        </w:div>
        <w:div w:id="2054231172">
          <w:marLeft w:val="640"/>
          <w:marRight w:val="0"/>
          <w:marTop w:val="0"/>
          <w:marBottom w:val="0"/>
          <w:divBdr>
            <w:top w:val="none" w:sz="0" w:space="0" w:color="auto"/>
            <w:left w:val="none" w:sz="0" w:space="0" w:color="auto"/>
            <w:bottom w:val="none" w:sz="0" w:space="0" w:color="auto"/>
            <w:right w:val="none" w:sz="0" w:space="0" w:color="auto"/>
          </w:divBdr>
        </w:div>
        <w:div w:id="1609656288">
          <w:marLeft w:val="640"/>
          <w:marRight w:val="0"/>
          <w:marTop w:val="0"/>
          <w:marBottom w:val="0"/>
          <w:divBdr>
            <w:top w:val="none" w:sz="0" w:space="0" w:color="auto"/>
            <w:left w:val="none" w:sz="0" w:space="0" w:color="auto"/>
            <w:bottom w:val="none" w:sz="0" w:space="0" w:color="auto"/>
            <w:right w:val="none" w:sz="0" w:space="0" w:color="auto"/>
          </w:divBdr>
        </w:div>
        <w:div w:id="1800873906">
          <w:marLeft w:val="640"/>
          <w:marRight w:val="0"/>
          <w:marTop w:val="0"/>
          <w:marBottom w:val="0"/>
          <w:divBdr>
            <w:top w:val="none" w:sz="0" w:space="0" w:color="auto"/>
            <w:left w:val="none" w:sz="0" w:space="0" w:color="auto"/>
            <w:bottom w:val="none" w:sz="0" w:space="0" w:color="auto"/>
            <w:right w:val="none" w:sz="0" w:space="0" w:color="auto"/>
          </w:divBdr>
        </w:div>
        <w:div w:id="231698134">
          <w:marLeft w:val="640"/>
          <w:marRight w:val="0"/>
          <w:marTop w:val="0"/>
          <w:marBottom w:val="0"/>
          <w:divBdr>
            <w:top w:val="none" w:sz="0" w:space="0" w:color="auto"/>
            <w:left w:val="none" w:sz="0" w:space="0" w:color="auto"/>
            <w:bottom w:val="none" w:sz="0" w:space="0" w:color="auto"/>
            <w:right w:val="none" w:sz="0" w:space="0" w:color="auto"/>
          </w:divBdr>
        </w:div>
        <w:div w:id="1749644718">
          <w:marLeft w:val="640"/>
          <w:marRight w:val="0"/>
          <w:marTop w:val="0"/>
          <w:marBottom w:val="0"/>
          <w:divBdr>
            <w:top w:val="none" w:sz="0" w:space="0" w:color="auto"/>
            <w:left w:val="none" w:sz="0" w:space="0" w:color="auto"/>
            <w:bottom w:val="none" w:sz="0" w:space="0" w:color="auto"/>
            <w:right w:val="none" w:sz="0" w:space="0" w:color="auto"/>
          </w:divBdr>
        </w:div>
        <w:div w:id="1690135558">
          <w:marLeft w:val="640"/>
          <w:marRight w:val="0"/>
          <w:marTop w:val="0"/>
          <w:marBottom w:val="0"/>
          <w:divBdr>
            <w:top w:val="none" w:sz="0" w:space="0" w:color="auto"/>
            <w:left w:val="none" w:sz="0" w:space="0" w:color="auto"/>
            <w:bottom w:val="none" w:sz="0" w:space="0" w:color="auto"/>
            <w:right w:val="none" w:sz="0" w:space="0" w:color="auto"/>
          </w:divBdr>
        </w:div>
        <w:div w:id="1510829960">
          <w:marLeft w:val="640"/>
          <w:marRight w:val="0"/>
          <w:marTop w:val="0"/>
          <w:marBottom w:val="0"/>
          <w:divBdr>
            <w:top w:val="none" w:sz="0" w:space="0" w:color="auto"/>
            <w:left w:val="none" w:sz="0" w:space="0" w:color="auto"/>
            <w:bottom w:val="none" w:sz="0" w:space="0" w:color="auto"/>
            <w:right w:val="none" w:sz="0" w:space="0" w:color="auto"/>
          </w:divBdr>
        </w:div>
        <w:div w:id="367029232">
          <w:marLeft w:val="640"/>
          <w:marRight w:val="0"/>
          <w:marTop w:val="0"/>
          <w:marBottom w:val="0"/>
          <w:divBdr>
            <w:top w:val="none" w:sz="0" w:space="0" w:color="auto"/>
            <w:left w:val="none" w:sz="0" w:space="0" w:color="auto"/>
            <w:bottom w:val="none" w:sz="0" w:space="0" w:color="auto"/>
            <w:right w:val="none" w:sz="0" w:space="0" w:color="auto"/>
          </w:divBdr>
        </w:div>
        <w:div w:id="968558979">
          <w:marLeft w:val="640"/>
          <w:marRight w:val="0"/>
          <w:marTop w:val="0"/>
          <w:marBottom w:val="0"/>
          <w:divBdr>
            <w:top w:val="none" w:sz="0" w:space="0" w:color="auto"/>
            <w:left w:val="none" w:sz="0" w:space="0" w:color="auto"/>
            <w:bottom w:val="none" w:sz="0" w:space="0" w:color="auto"/>
            <w:right w:val="none" w:sz="0" w:space="0" w:color="auto"/>
          </w:divBdr>
        </w:div>
        <w:div w:id="1691680993">
          <w:marLeft w:val="640"/>
          <w:marRight w:val="0"/>
          <w:marTop w:val="0"/>
          <w:marBottom w:val="0"/>
          <w:divBdr>
            <w:top w:val="none" w:sz="0" w:space="0" w:color="auto"/>
            <w:left w:val="none" w:sz="0" w:space="0" w:color="auto"/>
            <w:bottom w:val="none" w:sz="0" w:space="0" w:color="auto"/>
            <w:right w:val="none" w:sz="0" w:space="0" w:color="auto"/>
          </w:divBdr>
        </w:div>
        <w:div w:id="826895208">
          <w:marLeft w:val="640"/>
          <w:marRight w:val="0"/>
          <w:marTop w:val="0"/>
          <w:marBottom w:val="0"/>
          <w:divBdr>
            <w:top w:val="none" w:sz="0" w:space="0" w:color="auto"/>
            <w:left w:val="none" w:sz="0" w:space="0" w:color="auto"/>
            <w:bottom w:val="none" w:sz="0" w:space="0" w:color="auto"/>
            <w:right w:val="none" w:sz="0" w:space="0" w:color="auto"/>
          </w:divBdr>
        </w:div>
        <w:div w:id="1705475850">
          <w:marLeft w:val="640"/>
          <w:marRight w:val="0"/>
          <w:marTop w:val="0"/>
          <w:marBottom w:val="0"/>
          <w:divBdr>
            <w:top w:val="none" w:sz="0" w:space="0" w:color="auto"/>
            <w:left w:val="none" w:sz="0" w:space="0" w:color="auto"/>
            <w:bottom w:val="none" w:sz="0" w:space="0" w:color="auto"/>
            <w:right w:val="none" w:sz="0" w:space="0" w:color="auto"/>
          </w:divBdr>
        </w:div>
        <w:div w:id="1134912975">
          <w:marLeft w:val="640"/>
          <w:marRight w:val="0"/>
          <w:marTop w:val="0"/>
          <w:marBottom w:val="0"/>
          <w:divBdr>
            <w:top w:val="none" w:sz="0" w:space="0" w:color="auto"/>
            <w:left w:val="none" w:sz="0" w:space="0" w:color="auto"/>
            <w:bottom w:val="none" w:sz="0" w:space="0" w:color="auto"/>
            <w:right w:val="none" w:sz="0" w:space="0" w:color="auto"/>
          </w:divBdr>
        </w:div>
        <w:div w:id="1716008278">
          <w:marLeft w:val="640"/>
          <w:marRight w:val="0"/>
          <w:marTop w:val="0"/>
          <w:marBottom w:val="0"/>
          <w:divBdr>
            <w:top w:val="none" w:sz="0" w:space="0" w:color="auto"/>
            <w:left w:val="none" w:sz="0" w:space="0" w:color="auto"/>
            <w:bottom w:val="none" w:sz="0" w:space="0" w:color="auto"/>
            <w:right w:val="none" w:sz="0" w:space="0" w:color="auto"/>
          </w:divBdr>
        </w:div>
        <w:div w:id="1084692510">
          <w:marLeft w:val="640"/>
          <w:marRight w:val="0"/>
          <w:marTop w:val="0"/>
          <w:marBottom w:val="0"/>
          <w:divBdr>
            <w:top w:val="none" w:sz="0" w:space="0" w:color="auto"/>
            <w:left w:val="none" w:sz="0" w:space="0" w:color="auto"/>
            <w:bottom w:val="none" w:sz="0" w:space="0" w:color="auto"/>
            <w:right w:val="none" w:sz="0" w:space="0" w:color="auto"/>
          </w:divBdr>
        </w:div>
        <w:div w:id="804006886">
          <w:marLeft w:val="640"/>
          <w:marRight w:val="0"/>
          <w:marTop w:val="0"/>
          <w:marBottom w:val="0"/>
          <w:divBdr>
            <w:top w:val="none" w:sz="0" w:space="0" w:color="auto"/>
            <w:left w:val="none" w:sz="0" w:space="0" w:color="auto"/>
            <w:bottom w:val="none" w:sz="0" w:space="0" w:color="auto"/>
            <w:right w:val="none" w:sz="0" w:space="0" w:color="auto"/>
          </w:divBdr>
        </w:div>
        <w:div w:id="907112047">
          <w:marLeft w:val="640"/>
          <w:marRight w:val="0"/>
          <w:marTop w:val="0"/>
          <w:marBottom w:val="0"/>
          <w:divBdr>
            <w:top w:val="none" w:sz="0" w:space="0" w:color="auto"/>
            <w:left w:val="none" w:sz="0" w:space="0" w:color="auto"/>
            <w:bottom w:val="none" w:sz="0" w:space="0" w:color="auto"/>
            <w:right w:val="none" w:sz="0" w:space="0" w:color="auto"/>
          </w:divBdr>
        </w:div>
        <w:div w:id="749497524">
          <w:marLeft w:val="640"/>
          <w:marRight w:val="0"/>
          <w:marTop w:val="0"/>
          <w:marBottom w:val="0"/>
          <w:divBdr>
            <w:top w:val="none" w:sz="0" w:space="0" w:color="auto"/>
            <w:left w:val="none" w:sz="0" w:space="0" w:color="auto"/>
            <w:bottom w:val="none" w:sz="0" w:space="0" w:color="auto"/>
            <w:right w:val="none" w:sz="0" w:space="0" w:color="auto"/>
          </w:divBdr>
        </w:div>
        <w:div w:id="1412852135">
          <w:marLeft w:val="640"/>
          <w:marRight w:val="0"/>
          <w:marTop w:val="0"/>
          <w:marBottom w:val="0"/>
          <w:divBdr>
            <w:top w:val="none" w:sz="0" w:space="0" w:color="auto"/>
            <w:left w:val="none" w:sz="0" w:space="0" w:color="auto"/>
            <w:bottom w:val="none" w:sz="0" w:space="0" w:color="auto"/>
            <w:right w:val="none" w:sz="0" w:space="0" w:color="auto"/>
          </w:divBdr>
        </w:div>
        <w:div w:id="370493227">
          <w:marLeft w:val="640"/>
          <w:marRight w:val="0"/>
          <w:marTop w:val="0"/>
          <w:marBottom w:val="0"/>
          <w:divBdr>
            <w:top w:val="none" w:sz="0" w:space="0" w:color="auto"/>
            <w:left w:val="none" w:sz="0" w:space="0" w:color="auto"/>
            <w:bottom w:val="none" w:sz="0" w:space="0" w:color="auto"/>
            <w:right w:val="none" w:sz="0" w:space="0" w:color="auto"/>
          </w:divBdr>
        </w:div>
        <w:div w:id="499466866">
          <w:marLeft w:val="640"/>
          <w:marRight w:val="0"/>
          <w:marTop w:val="0"/>
          <w:marBottom w:val="0"/>
          <w:divBdr>
            <w:top w:val="none" w:sz="0" w:space="0" w:color="auto"/>
            <w:left w:val="none" w:sz="0" w:space="0" w:color="auto"/>
            <w:bottom w:val="none" w:sz="0" w:space="0" w:color="auto"/>
            <w:right w:val="none" w:sz="0" w:space="0" w:color="auto"/>
          </w:divBdr>
        </w:div>
        <w:div w:id="1607424049">
          <w:marLeft w:val="640"/>
          <w:marRight w:val="0"/>
          <w:marTop w:val="0"/>
          <w:marBottom w:val="0"/>
          <w:divBdr>
            <w:top w:val="none" w:sz="0" w:space="0" w:color="auto"/>
            <w:left w:val="none" w:sz="0" w:space="0" w:color="auto"/>
            <w:bottom w:val="none" w:sz="0" w:space="0" w:color="auto"/>
            <w:right w:val="none" w:sz="0" w:space="0" w:color="auto"/>
          </w:divBdr>
        </w:div>
        <w:div w:id="223956719">
          <w:marLeft w:val="640"/>
          <w:marRight w:val="0"/>
          <w:marTop w:val="0"/>
          <w:marBottom w:val="0"/>
          <w:divBdr>
            <w:top w:val="none" w:sz="0" w:space="0" w:color="auto"/>
            <w:left w:val="none" w:sz="0" w:space="0" w:color="auto"/>
            <w:bottom w:val="none" w:sz="0" w:space="0" w:color="auto"/>
            <w:right w:val="none" w:sz="0" w:space="0" w:color="auto"/>
          </w:divBdr>
        </w:div>
        <w:div w:id="429858827">
          <w:marLeft w:val="640"/>
          <w:marRight w:val="0"/>
          <w:marTop w:val="0"/>
          <w:marBottom w:val="0"/>
          <w:divBdr>
            <w:top w:val="none" w:sz="0" w:space="0" w:color="auto"/>
            <w:left w:val="none" w:sz="0" w:space="0" w:color="auto"/>
            <w:bottom w:val="none" w:sz="0" w:space="0" w:color="auto"/>
            <w:right w:val="none" w:sz="0" w:space="0" w:color="auto"/>
          </w:divBdr>
        </w:div>
        <w:div w:id="802887758">
          <w:marLeft w:val="640"/>
          <w:marRight w:val="0"/>
          <w:marTop w:val="0"/>
          <w:marBottom w:val="0"/>
          <w:divBdr>
            <w:top w:val="none" w:sz="0" w:space="0" w:color="auto"/>
            <w:left w:val="none" w:sz="0" w:space="0" w:color="auto"/>
            <w:bottom w:val="none" w:sz="0" w:space="0" w:color="auto"/>
            <w:right w:val="none" w:sz="0" w:space="0" w:color="auto"/>
          </w:divBdr>
        </w:div>
        <w:div w:id="252788413">
          <w:marLeft w:val="640"/>
          <w:marRight w:val="0"/>
          <w:marTop w:val="0"/>
          <w:marBottom w:val="0"/>
          <w:divBdr>
            <w:top w:val="none" w:sz="0" w:space="0" w:color="auto"/>
            <w:left w:val="none" w:sz="0" w:space="0" w:color="auto"/>
            <w:bottom w:val="none" w:sz="0" w:space="0" w:color="auto"/>
            <w:right w:val="none" w:sz="0" w:space="0" w:color="auto"/>
          </w:divBdr>
        </w:div>
        <w:div w:id="499778782">
          <w:marLeft w:val="640"/>
          <w:marRight w:val="0"/>
          <w:marTop w:val="0"/>
          <w:marBottom w:val="0"/>
          <w:divBdr>
            <w:top w:val="none" w:sz="0" w:space="0" w:color="auto"/>
            <w:left w:val="none" w:sz="0" w:space="0" w:color="auto"/>
            <w:bottom w:val="none" w:sz="0" w:space="0" w:color="auto"/>
            <w:right w:val="none" w:sz="0" w:space="0" w:color="auto"/>
          </w:divBdr>
        </w:div>
        <w:div w:id="206258718">
          <w:marLeft w:val="640"/>
          <w:marRight w:val="0"/>
          <w:marTop w:val="0"/>
          <w:marBottom w:val="0"/>
          <w:divBdr>
            <w:top w:val="none" w:sz="0" w:space="0" w:color="auto"/>
            <w:left w:val="none" w:sz="0" w:space="0" w:color="auto"/>
            <w:bottom w:val="none" w:sz="0" w:space="0" w:color="auto"/>
            <w:right w:val="none" w:sz="0" w:space="0" w:color="auto"/>
          </w:divBdr>
        </w:div>
        <w:div w:id="40791872">
          <w:marLeft w:val="640"/>
          <w:marRight w:val="0"/>
          <w:marTop w:val="0"/>
          <w:marBottom w:val="0"/>
          <w:divBdr>
            <w:top w:val="none" w:sz="0" w:space="0" w:color="auto"/>
            <w:left w:val="none" w:sz="0" w:space="0" w:color="auto"/>
            <w:bottom w:val="none" w:sz="0" w:space="0" w:color="auto"/>
            <w:right w:val="none" w:sz="0" w:space="0" w:color="auto"/>
          </w:divBdr>
        </w:div>
        <w:div w:id="456531864">
          <w:marLeft w:val="640"/>
          <w:marRight w:val="0"/>
          <w:marTop w:val="0"/>
          <w:marBottom w:val="0"/>
          <w:divBdr>
            <w:top w:val="none" w:sz="0" w:space="0" w:color="auto"/>
            <w:left w:val="none" w:sz="0" w:space="0" w:color="auto"/>
            <w:bottom w:val="none" w:sz="0" w:space="0" w:color="auto"/>
            <w:right w:val="none" w:sz="0" w:space="0" w:color="auto"/>
          </w:divBdr>
        </w:div>
        <w:div w:id="495461623">
          <w:marLeft w:val="640"/>
          <w:marRight w:val="0"/>
          <w:marTop w:val="0"/>
          <w:marBottom w:val="0"/>
          <w:divBdr>
            <w:top w:val="none" w:sz="0" w:space="0" w:color="auto"/>
            <w:left w:val="none" w:sz="0" w:space="0" w:color="auto"/>
            <w:bottom w:val="none" w:sz="0" w:space="0" w:color="auto"/>
            <w:right w:val="none" w:sz="0" w:space="0" w:color="auto"/>
          </w:divBdr>
        </w:div>
        <w:div w:id="1000504985">
          <w:marLeft w:val="640"/>
          <w:marRight w:val="0"/>
          <w:marTop w:val="0"/>
          <w:marBottom w:val="0"/>
          <w:divBdr>
            <w:top w:val="none" w:sz="0" w:space="0" w:color="auto"/>
            <w:left w:val="none" w:sz="0" w:space="0" w:color="auto"/>
            <w:bottom w:val="none" w:sz="0" w:space="0" w:color="auto"/>
            <w:right w:val="none" w:sz="0" w:space="0" w:color="auto"/>
          </w:divBdr>
        </w:div>
        <w:div w:id="121535203">
          <w:marLeft w:val="640"/>
          <w:marRight w:val="0"/>
          <w:marTop w:val="0"/>
          <w:marBottom w:val="0"/>
          <w:divBdr>
            <w:top w:val="none" w:sz="0" w:space="0" w:color="auto"/>
            <w:left w:val="none" w:sz="0" w:space="0" w:color="auto"/>
            <w:bottom w:val="none" w:sz="0" w:space="0" w:color="auto"/>
            <w:right w:val="none" w:sz="0" w:space="0" w:color="auto"/>
          </w:divBdr>
        </w:div>
        <w:div w:id="696464265">
          <w:marLeft w:val="640"/>
          <w:marRight w:val="0"/>
          <w:marTop w:val="0"/>
          <w:marBottom w:val="0"/>
          <w:divBdr>
            <w:top w:val="none" w:sz="0" w:space="0" w:color="auto"/>
            <w:left w:val="none" w:sz="0" w:space="0" w:color="auto"/>
            <w:bottom w:val="none" w:sz="0" w:space="0" w:color="auto"/>
            <w:right w:val="none" w:sz="0" w:space="0" w:color="auto"/>
          </w:divBdr>
        </w:div>
        <w:div w:id="696976537">
          <w:marLeft w:val="640"/>
          <w:marRight w:val="0"/>
          <w:marTop w:val="0"/>
          <w:marBottom w:val="0"/>
          <w:divBdr>
            <w:top w:val="none" w:sz="0" w:space="0" w:color="auto"/>
            <w:left w:val="none" w:sz="0" w:space="0" w:color="auto"/>
            <w:bottom w:val="none" w:sz="0" w:space="0" w:color="auto"/>
            <w:right w:val="none" w:sz="0" w:space="0" w:color="auto"/>
          </w:divBdr>
        </w:div>
      </w:divsChild>
    </w:div>
    <w:div w:id="1081638520">
      <w:bodyDiv w:val="1"/>
      <w:marLeft w:val="0"/>
      <w:marRight w:val="0"/>
      <w:marTop w:val="0"/>
      <w:marBottom w:val="0"/>
      <w:divBdr>
        <w:top w:val="none" w:sz="0" w:space="0" w:color="auto"/>
        <w:left w:val="none" w:sz="0" w:space="0" w:color="auto"/>
        <w:bottom w:val="none" w:sz="0" w:space="0" w:color="auto"/>
        <w:right w:val="none" w:sz="0" w:space="0" w:color="auto"/>
      </w:divBdr>
      <w:divsChild>
        <w:div w:id="791289238">
          <w:marLeft w:val="640"/>
          <w:marRight w:val="0"/>
          <w:marTop w:val="0"/>
          <w:marBottom w:val="0"/>
          <w:divBdr>
            <w:top w:val="none" w:sz="0" w:space="0" w:color="auto"/>
            <w:left w:val="none" w:sz="0" w:space="0" w:color="auto"/>
            <w:bottom w:val="none" w:sz="0" w:space="0" w:color="auto"/>
            <w:right w:val="none" w:sz="0" w:space="0" w:color="auto"/>
          </w:divBdr>
        </w:div>
        <w:div w:id="716319210">
          <w:marLeft w:val="640"/>
          <w:marRight w:val="0"/>
          <w:marTop w:val="0"/>
          <w:marBottom w:val="0"/>
          <w:divBdr>
            <w:top w:val="none" w:sz="0" w:space="0" w:color="auto"/>
            <w:left w:val="none" w:sz="0" w:space="0" w:color="auto"/>
            <w:bottom w:val="none" w:sz="0" w:space="0" w:color="auto"/>
            <w:right w:val="none" w:sz="0" w:space="0" w:color="auto"/>
          </w:divBdr>
        </w:div>
        <w:div w:id="159083819">
          <w:marLeft w:val="640"/>
          <w:marRight w:val="0"/>
          <w:marTop w:val="0"/>
          <w:marBottom w:val="0"/>
          <w:divBdr>
            <w:top w:val="none" w:sz="0" w:space="0" w:color="auto"/>
            <w:left w:val="none" w:sz="0" w:space="0" w:color="auto"/>
            <w:bottom w:val="none" w:sz="0" w:space="0" w:color="auto"/>
            <w:right w:val="none" w:sz="0" w:space="0" w:color="auto"/>
          </w:divBdr>
        </w:div>
        <w:div w:id="367996945">
          <w:marLeft w:val="640"/>
          <w:marRight w:val="0"/>
          <w:marTop w:val="0"/>
          <w:marBottom w:val="0"/>
          <w:divBdr>
            <w:top w:val="none" w:sz="0" w:space="0" w:color="auto"/>
            <w:left w:val="none" w:sz="0" w:space="0" w:color="auto"/>
            <w:bottom w:val="none" w:sz="0" w:space="0" w:color="auto"/>
            <w:right w:val="none" w:sz="0" w:space="0" w:color="auto"/>
          </w:divBdr>
        </w:div>
        <w:div w:id="620839796">
          <w:marLeft w:val="640"/>
          <w:marRight w:val="0"/>
          <w:marTop w:val="0"/>
          <w:marBottom w:val="0"/>
          <w:divBdr>
            <w:top w:val="none" w:sz="0" w:space="0" w:color="auto"/>
            <w:left w:val="none" w:sz="0" w:space="0" w:color="auto"/>
            <w:bottom w:val="none" w:sz="0" w:space="0" w:color="auto"/>
            <w:right w:val="none" w:sz="0" w:space="0" w:color="auto"/>
          </w:divBdr>
        </w:div>
        <w:div w:id="971014012">
          <w:marLeft w:val="640"/>
          <w:marRight w:val="0"/>
          <w:marTop w:val="0"/>
          <w:marBottom w:val="0"/>
          <w:divBdr>
            <w:top w:val="none" w:sz="0" w:space="0" w:color="auto"/>
            <w:left w:val="none" w:sz="0" w:space="0" w:color="auto"/>
            <w:bottom w:val="none" w:sz="0" w:space="0" w:color="auto"/>
            <w:right w:val="none" w:sz="0" w:space="0" w:color="auto"/>
          </w:divBdr>
        </w:div>
        <w:div w:id="68238086">
          <w:marLeft w:val="640"/>
          <w:marRight w:val="0"/>
          <w:marTop w:val="0"/>
          <w:marBottom w:val="0"/>
          <w:divBdr>
            <w:top w:val="none" w:sz="0" w:space="0" w:color="auto"/>
            <w:left w:val="none" w:sz="0" w:space="0" w:color="auto"/>
            <w:bottom w:val="none" w:sz="0" w:space="0" w:color="auto"/>
            <w:right w:val="none" w:sz="0" w:space="0" w:color="auto"/>
          </w:divBdr>
        </w:div>
        <w:div w:id="978917826">
          <w:marLeft w:val="640"/>
          <w:marRight w:val="0"/>
          <w:marTop w:val="0"/>
          <w:marBottom w:val="0"/>
          <w:divBdr>
            <w:top w:val="none" w:sz="0" w:space="0" w:color="auto"/>
            <w:left w:val="none" w:sz="0" w:space="0" w:color="auto"/>
            <w:bottom w:val="none" w:sz="0" w:space="0" w:color="auto"/>
            <w:right w:val="none" w:sz="0" w:space="0" w:color="auto"/>
          </w:divBdr>
        </w:div>
        <w:div w:id="1997340910">
          <w:marLeft w:val="640"/>
          <w:marRight w:val="0"/>
          <w:marTop w:val="0"/>
          <w:marBottom w:val="0"/>
          <w:divBdr>
            <w:top w:val="none" w:sz="0" w:space="0" w:color="auto"/>
            <w:left w:val="none" w:sz="0" w:space="0" w:color="auto"/>
            <w:bottom w:val="none" w:sz="0" w:space="0" w:color="auto"/>
            <w:right w:val="none" w:sz="0" w:space="0" w:color="auto"/>
          </w:divBdr>
        </w:div>
        <w:div w:id="224342923">
          <w:marLeft w:val="640"/>
          <w:marRight w:val="0"/>
          <w:marTop w:val="0"/>
          <w:marBottom w:val="0"/>
          <w:divBdr>
            <w:top w:val="none" w:sz="0" w:space="0" w:color="auto"/>
            <w:left w:val="none" w:sz="0" w:space="0" w:color="auto"/>
            <w:bottom w:val="none" w:sz="0" w:space="0" w:color="auto"/>
            <w:right w:val="none" w:sz="0" w:space="0" w:color="auto"/>
          </w:divBdr>
        </w:div>
        <w:div w:id="485977464">
          <w:marLeft w:val="640"/>
          <w:marRight w:val="0"/>
          <w:marTop w:val="0"/>
          <w:marBottom w:val="0"/>
          <w:divBdr>
            <w:top w:val="none" w:sz="0" w:space="0" w:color="auto"/>
            <w:left w:val="none" w:sz="0" w:space="0" w:color="auto"/>
            <w:bottom w:val="none" w:sz="0" w:space="0" w:color="auto"/>
            <w:right w:val="none" w:sz="0" w:space="0" w:color="auto"/>
          </w:divBdr>
        </w:div>
        <w:div w:id="1799179169">
          <w:marLeft w:val="640"/>
          <w:marRight w:val="0"/>
          <w:marTop w:val="0"/>
          <w:marBottom w:val="0"/>
          <w:divBdr>
            <w:top w:val="none" w:sz="0" w:space="0" w:color="auto"/>
            <w:left w:val="none" w:sz="0" w:space="0" w:color="auto"/>
            <w:bottom w:val="none" w:sz="0" w:space="0" w:color="auto"/>
            <w:right w:val="none" w:sz="0" w:space="0" w:color="auto"/>
          </w:divBdr>
        </w:div>
        <w:div w:id="433792987">
          <w:marLeft w:val="640"/>
          <w:marRight w:val="0"/>
          <w:marTop w:val="0"/>
          <w:marBottom w:val="0"/>
          <w:divBdr>
            <w:top w:val="none" w:sz="0" w:space="0" w:color="auto"/>
            <w:left w:val="none" w:sz="0" w:space="0" w:color="auto"/>
            <w:bottom w:val="none" w:sz="0" w:space="0" w:color="auto"/>
            <w:right w:val="none" w:sz="0" w:space="0" w:color="auto"/>
          </w:divBdr>
        </w:div>
        <w:div w:id="111363125">
          <w:marLeft w:val="640"/>
          <w:marRight w:val="0"/>
          <w:marTop w:val="0"/>
          <w:marBottom w:val="0"/>
          <w:divBdr>
            <w:top w:val="none" w:sz="0" w:space="0" w:color="auto"/>
            <w:left w:val="none" w:sz="0" w:space="0" w:color="auto"/>
            <w:bottom w:val="none" w:sz="0" w:space="0" w:color="auto"/>
            <w:right w:val="none" w:sz="0" w:space="0" w:color="auto"/>
          </w:divBdr>
        </w:div>
        <w:div w:id="1443453963">
          <w:marLeft w:val="640"/>
          <w:marRight w:val="0"/>
          <w:marTop w:val="0"/>
          <w:marBottom w:val="0"/>
          <w:divBdr>
            <w:top w:val="none" w:sz="0" w:space="0" w:color="auto"/>
            <w:left w:val="none" w:sz="0" w:space="0" w:color="auto"/>
            <w:bottom w:val="none" w:sz="0" w:space="0" w:color="auto"/>
            <w:right w:val="none" w:sz="0" w:space="0" w:color="auto"/>
          </w:divBdr>
        </w:div>
        <w:div w:id="1966424094">
          <w:marLeft w:val="640"/>
          <w:marRight w:val="0"/>
          <w:marTop w:val="0"/>
          <w:marBottom w:val="0"/>
          <w:divBdr>
            <w:top w:val="none" w:sz="0" w:space="0" w:color="auto"/>
            <w:left w:val="none" w:sz="0" w:space="0" w:color="auto"/>
            <w:bottom w:val="none" w:sz="0" w:space="0" w:color="auto"/>
            <w:right w:val="none" w:sz="0" w:space="0" w:color="auto"/>
          </w:divBdr>
        </w:div>
        <w:div w:id="1178806787">
          <w:marLeft w:val="640"/>
          <w:marRight w:val="0"/>
          <w:marTop w:val="0"/>
          <w:marBottom w:val="0"/>
          <w:divBdr>
            <w:top w:val="none" w:sz="0" w:space="0" w:color="auto"/>
            <w:left w:val="none" w:sz="0" w:space="0" w:color="auto"/>
            <w:bottom w:val="none" w:sz="0" w:space="0" w:color="auto"/>
            <w:right w:val="none" w:sz="0" w:space="0" w:color="auto"/>
          </w:divBdr>
        </w:div>
        <w:div w:id="2057967820">
          <w:marLeft w:val="640"/>
          <w:marRight w:val="0"/>
          <w:marTop w:val="0"/>
          <w:marBottom w:val="0"/>
          <w:divBdr>
            <w:top w:val="none" w:sz="0" w:space="0" w:color="auto"/>
            <w:left w:val="none" w:sz="0" w:space="0" w:color="auto"/>
            <w:bottom w:val="none" w:sz="0" w:space="0" w:color="auto"/>
            <w:right w:val="none" w:sz="0" w:space="0" w:color="auto"/>
          </w:divBdr>
        </w:div>
        <w:div w:id="441192753">
          <w:marLeft w:val="640"/>
          <w:marRight w:val="0"/>
          <w:marTop w:val="0"/>
          <w:marBottom w:val="0"/>
          <w:divBdr>
            <w:top w:val="none" w:sz="0" w:space="0" w:color="auto"/>
            <w:left w:val="none" w:sz="0" w:space="0" w:color="auto"/>
            <w:bottom w:val="none" w:sz="0" w:space="0" w:color="auto"/>
            <w:right w:val="none" w:sz="0" w:space="0" w:color="auto"/>
          </w:divBdr>
        </w:div>
        <w:div w:id="782268329">
          <w:marLeft w:val="640"/>
          <w:marRight w:val="0"/>
          <w:marTop w:val="0"/>
          <w:marBottom w:val="0"/>
          <w:divBdr>
            <w:top w:val="none" w:sz="0" w:space="0" w:color="auto"/>
            <w:left w:val="none" w:sz="0" w:space="0" w:color="auto"/>
            <w:bottom w:val="none" w:sz="0" w:space="0" w:color="auto"/>
            <w:right w:val="none" w:sz="0" w:space="0" w:color="auto"/>
          </w:divBdr>
        </w:div>
        <w:div w:id="1805464496">
          <w:marLeft w:val="640"/>
          <w:marRight w:val="0"/>
          <w:marTop w:val="0"/>
          <w:marBottom w:val="0"/>
          <w:divBdr>
            <w:top w:val="none" w:sz="0" w:space="0" w:color="auto"/>
            <w:left w:val="none" w:sz="0" w:space="0" w:color="auto"/>
            <w:bottom w:val="none" w:sz="0" w:space="0" w:color="auto"/>
            <w:right w:val="none" w:sz="0" w:space="0" w:color="auto"/>
          </w:divBdr>
        </w:div>
        <w:div w:id="1599875100">
          <w:marLeft w:val="640"/>
          <w:marRight w:val="0"/>
          <w:marTop w:val="0"/>
          <w:marBottom w:val="0"/>
          <w:divBdr>
            <w:top w:val="none" w:sz="0" w:space="0" w:color="auto"/>
            <w:left w:val="none" w:sz="0" w:space="0" w:color="auto"/>
            <w:bottom w:val="none" w:sz="0" w:space="0" w:color="auto"/>
            <w:right w:val="none" w:sz="0" w:space="0" w:color="auto"/>
          </w:divBdr>
        </w:div>
        <w:div w:id="62459037">
          <w:marLeft w:val="640"/>
          <w:marRight w:val="0"/>
          <w:marTop w:val="0"/>
          <w:marBottom w:val="0"/>
          <w:divBdr>
            <w:top w:val="none" w:sz="0" w:space="0" w:color="auto"/>
            <w:left w:val="none" w:sz="0" w:space="0" w:color="auto"/>
            <w:bottom w:val="none" w:sz="0" w:space="0" w:color="auto"/>
            <w:right w:val="none" w:sz="0" w:space="0" w:color="auto"/>
          </w:divBdr>
        </w:div>
        <w:div w:id="379323004">
          <w:marLeft w:val="640"/>
          <w:marRight w:val="0"/>
          <w:marTop w:val="0"/>
          <w:marBottom w:val="0"/>
          <w:divBdr>
            <w:top w:val="none" w:sz="0" w:space="0" w:color="auto"/>
            <w:left w:val="none" w:sz="0" w:space="0" w:color="auto"/>
            <w:bottom w:val="none" w:sz="0" w:space="0" w:color="auto"/>
            <w:right w:val="none" w:sz="0" w:space="0" w:color="auto"/>
          </w:divBdr>
        </w:div>
        <w:div w:id="1338847867">
          <w:marLeft w:val="640"/>
          <w:marRight w:val="0"/>
          <w:marTop w:val="0"/>
          <w:marBottom w:val="0"/>
          <w:divBdr>
            <w:top w:val="none" w:sz="0" w:space="0" w:color="auto"/>
            <w:left w:val="none" w:sz="0" w:space="0" w:color="auto"/>
            <w:bottom w:val="none" w:sz="0" w:space="0" w:color="auto"/>
            <w:right w:val="none" w:sz="0" w:space="0" w:color="auto"/>
          </w:divBdr>
        </w:div>
        <w:div w:id="964970101">
          <w:marLeft w:val="640"/>
          <w:marRight w:val="0"/>
          <w:marTop w:val="0"/>
          <w:marBottom w:val="0"/>
          <w:divBdr>
            <w:top w:val="none" w:sz="0" w:space="0" w:color="auto"/>
            <w:left w:val="none" w:sz="0" w:space="0" w:color="auto"/>
            <w:bottom w:val="none" w:sz="0" w:space="0" w:color="auto"/>
            <w:right w:val="none" w:sz="0" w:space="0" w:color="auto"/>
          </w:divBdr>
        </w:div>
        <w:div w:id="832525275">
          <w:marLeft w:val="640"/>
          <w:marRight w:val="0"/>
          <w:marTop w:val="0"/>
          <w:marBottom w:val="0"/>
          <w:divBdr>
            <w:top w:val="none" w:sz="0" w:space="0" w:color="auto"/>
            <w:left w:val="none" w:sz="0" w:space="0" w:color="auto"/>
            <w:bottom w:val="none" w:sz="0" w:space="0" w:color="auto"/>
            <w:right w:val="none" w:sz="0" w:space="0" w:color="auto"/>
          </w:divBdr>
        </w:div>
        <w:div w:id="817456189">
          <w:marLeft w:val="640"/>
          <w:marRight w:val="0"/>
          <w:marTop w:val="0"/>
          <w:marBottom w:val="0"/>
          <w:divBdr>
            <w:top w:val="none" w:sz="0" w:space="0" w:color="auto"/>
            <w:left w:val="none" w:sz="0" w:space="0" w:color="auto"/>
            <w:bottom w:val="none" w:sz="0" w:space="0" w:color="auto"/>
            <w:right w:val="none" w:sz="0" w:space="0" w:color="auto"/>
          </w:divBdr>
        </w:div>
        <w:div w:id="182785508">
          <w:marLeft w:val="640"/>
          <w:marRight w:val="0"/>
          <w:marTop w:val="0"/>
          <w:marBottom w:val="0"/>
          <w:divBdr>
            <w:top w:val="none" w:sz="0" w:space="0" w:color="auto"/>
            <w:left w:val="none" w:sz="0" w:space="0" w:color="auto"/>
            <w:bottom w:val="none" w:sz="0" w:space="0" w:color="auto"/>
            <w:right w:val="none" w:sz="0" w:space="0" w:color="auto"/>
          </w:divBdr>
        </w:div>
        <w:div w:id="1972394880">
          <w:marLeft w:val="640"/>
          <w:marRight w:val="0"/>
          <w:marTop w:val="0"/>
          <w:marBottom w:val="0"/>
          <w:divBdr>
            <w:top w:val="none" w:sz="0" w:space="0" w:color="auto"/>
            <w:left w:val="none" w:sz="0" w:space="0" w:color="auto"/>
            <w:bottom w:val="none" w:sz="0" w:space="0" w:color="auto"/>
            <w:right w:val="none" w:sz="0" w:space="0" w:color="auto"/>
          </w:divBdr>
        </w:div>
        <w:div w:id="2082408972">
          <w:marLeft w:val="640"/>
          <w:marRight w:val="0"/>
          <w:marTop w:val="0"/>
          <w:marBottom w:val="0"/>
          <w:divBdr>
            <w:top w:val="none" w:sz="0" w:space="0" w:color="auto"/>
            <w:left w:val="none" w:sz="0" w:space="0" w:color="auto"/>
            <w:bottom w:val="none" w:sz="0" w:space="0" w:color="auto"/>
            <w:right w:val="none" w:sz="0" w:space="0" w:color="auto"/>
          </w:divBdr>
        </w:div>
        <w:div w:id="139470453">
          <w:marLeft w:val="640"/>
          <w:marRight w:val="0"/>
          <w:marTop w:val="0"/>
          <w:marBottom w:val="0"/>
          <w:divBdr>
            <w:top w:val="none" w:sz="0" w:space="0" w:color="auto"/>
            <w:left w:val="none" w:sz="0" w:space="0" w:color="auto"/>
            <w:bottom w:val="none" w:sz="0" w:space="0" w:color="auto"/>
            <w:right w:val="none" w:sz="0" w:space="0" w:color="auto"/>
          </w:divBdr>
        </w:div>
        <w:div w:id="1654522338">
          <w:marLeft w:val="640"/>
          <w:marRight w:val="0"/>
          <w:marTop w:val="0"/>
          <w:marBottom w:val="0"/>
          <w:divBdr>
            <w:top w:val="none" w:sz="0" w:space="0" w:color="auto"/>
            <w:left w:val="none" w:sz="0" w:space="0" w:color="auto"/>
            <w:bottom w:val="none" w:sz="0" w:space="0" w:color="auto"/>
            <w:right w:val="none" w:sz="0" w:space="0" w:color="auto"/>
          </w:divBdr>
        </w:div>
      </w:divsChild>
    </w:div>
    <w:div w:id="1085956979">
      <w:bodyDiv w:val="1"/>
      <w:marLeft w:val="0"/>
      <w:marRight w:val="0"/>
      <w:marTop w:val="0"/>
      <w:marBottom w:val="0"/>
      <w:divBdr>
        <w:top w:val="none" w:sz="0" w:space="0" w:color="auto"/>
        <w:left w:val="none" w:sz="0" w:space="0" w:color="auto"/>
        <w:bottom w:val="none" w:sz="0" w:space="0" w:color="auto"/>
        <w:right w:val="none" w:sz="0" w:space="0" w:color="auto"/>
      </w:divBdr>
      <w:divsChild>
        <w:div w:id="1691104345">
          <w:marLeft w:val="0"/>
          <w:marRight w:val="0"/>
          <w:marTop w:val="0"/>
          <w:marBottom w:val="0"/>
          <w:divBdr>
            <w:top w:val="none" w:sz="0" w:space="0" w:color="auto"/>
            <w:left w:val="none" w:sz="0" w:space="0" w:color="auto"/>
            <w:bottom w:val="none" w:sz="0" w:space="0" w:color="auto"/>
            <w:right w:val="none" w:sz="0" w:space="0" w:color="auto"/>
          </w:divBdr>
          <w:divsChild>
            <w:div w:id="89784790">
              <w:marLeft w:val="0"/>
              <w:marRight w:val="0"/>
              <w:marTop w:val="0"/>
              <w:marBottom w:val="0"/>
              <w:divBdr>
                <w:top w:val="none" w:sz="0" w:space="0" w:color="auto"/>
                <w:left w:val="none" w:sz="0" w:space="0" w:color="auto"/>
                <w:bottom w:val="none" w:sz="0" w:space="0" w:color="auto"/>
                <w:right w:val="none" w:sz="0" w:space="0" w:color="auto"/>
              </w:divBdr>
              <w:divsChild>
                <w:div w:id="1864896013">
                  <w:marLeft w:val="0"/>
                  <w:marRight w:val="0"/>
                  <w:marTop w:val="0"/>
                  <w:marBottom w:val="0"/>
                  <w:divBdr>
                    <w:top w:val="none" w:sz="0" w:space="0" w:color="auto"/>
                    <w:left w:val="none" w:sz="0" w:space="0" w:color="auto"/>
                    <w:bottom w:val="none" w:sz="0" w:space="0" w:color="auto"/>
                    <w:right w:val="none" w:sz="0" w:space="0" w:color="auto"/>
                  </w:divBdr>
                  <w:divsChild>
                    <w:div w:id="278492067">
                      <w:marLeft w:val="0"/>
                      <w:marRight w:val="0"/>
                      <w:marTop w:val="0"/>
                      <w:marBottom w:val="0"/>
                      <w:divBdr>
                        <w:top w:val="none" w:sz="0" w:space="0" w:color="auto"/>
                        <w:left w:val="none" w:sz="0" w:space="0" w:color="auto"/>
                        <w:bottom w:val="none" w:sz="0" w:space="0" w:color="auto"/>
                        <w:right w:val="none" w:sz="0" w:space="0" w:color="auto"/>
                      </w:divBdr>
                      <w:divsChild>
                        <w:div w:id="428625455">
                          <w:marLeft w:val="0"/>
                          <w:marRight w:val="0"/>
                          <w:marTop w:val="0"/>
                          <w:marBottom w:val="0"/>
                          <w:divBdr>
                            <w:top w:val="none" w:sz="0" w:space="0" w:color="auto"/>
                            <w:left w:val="none" w:sz="0" w:space="0" w:color="auto"/>
                            <w:bottom w:val="none" w:sz="0" w:space="0" w:color="auto"/>
                            <w:right w:val="none" w:sz="0" w:space="0" w:color="auto"/>
                          </w:divBdr>
                          <w:divsChild>
                            <w:div w:id="33831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8138408">
      <w:bodyDiv w:val="1"/>
      <w:marLeft w:val="0"/>
      <w:marRight w:val="0"/>
      <w:marTop w:val="0"/>
      <w:marBottom w:val="0"/>
      <w:divBdr>
        <w:top w:val="none" w:sz="0" w:space="0" w:color="auto"/>
        <w:left w:val="none" w:sz="0" w:space="0" w:color="auto"/>
        <w:bottom w:val="none" w:sz="0" w:space="0" w:color="auto"/>
        <w:right w:val="none" w:sz="0" w:space="0" w:color="auto"/>
      </w:divBdr>
      <w:divsChild>
        <w:div w:id="220212776">
          <w:marLeft w:val="640"/>
          <w:marRight w:val="0"/>
          <w:marTop w:val="0"/>
          <w:marBottom w:val="0"/>
          <w:divBdr>
            <w:top w:val="none" w:sz="0" w:space="0" w:color="auto"/>
            <w:left w:val="none" w:sz="0" w:space="0" w:color="auto"/>
            <w:bottom w:val="none" w:sz="0" w:space="0" w:color="auto"/>
            <w:right w:val="none" w:sz="0" w:space="0" w:color="auto"/>
          </w:divBdr>
        </w:div>
        <w:div w:id="2123915306">
          <w:marLeft w:val="640"/>
          <w:marRight w:val="0"/>
          <w:marTop w:val="0"/>
          <w:marBottom w:val="0"/>
          <w:divBdr>
            <w:top w:val="none" w:sz="0" w:space="0" w:color="auto"/>
            <w:left w:val="none" w:sz="0" w:space="0" w:color="auto"/>
            <w:bottom w:val="none" w:sz="0" w:space="0" w:color="auto"/>
            <w:right w:val="none" w:sz="0" w:space="0" w:color="auto"/>
          </w:divBdr>
        </w:div>
        <w:div w:id="1242105978">
          <w:marLeft w:val="640"/>
          <w:marRight w:val="0"/>
          <w:marTop w:val="0"/>
          <w:marBottom w:val="0"/>
          <w:divBdr>
            <w:top w:val="none" w:sz="0" w:space="0" w:color="auto"/>
            <w:left w:val="none" w:sz="0" w:space="0" w:color="auto"/>
            <w:bottom w:val="none" w:sz="0" w:space="0" w:color="auto"/>
            <w:right w:val="none" w:sz="0" w:space="0" w:color="auto"/>
          </w:divBdr>
        </w:div>
        <w:div w:id="1521317117">
          <w:marLeft w:val="640"/>
          <w:marRight w:val="0"/>
          <w:marTop w:val="0"/>
          <w:marBottom w:val="0"/>
          <w:divBdr>
            <w:top w:val="none" w:sz="0" w:space="0" w:color="auto"/>
            <w:left w:val="none" w:sz="0" w:space="0" w:color="auto"/>
            <w:bottom w:val="none" w:sz="0" w:space="0" w:color="auto"/>
            <w:right w:val="none" w:sz="0" w:space="0" w:color="auto"/>
          </w:divBdr>
        </w:div>
        <w:div w:id="1709184084">
          <w:marLeft w:val="640"/>
          <w:marRight w:val="0"/>
          <w:marTop w:val="0"/>
          <w:marBottom w:val="0"/>
          <w:divBdr>
            <w:top w:val="none" w:sz="0" w:space="0" w:color="auto"/>
            <w:left w:val="none" w:sz="0" w:space="0" w:color="auto"/>
            <w:bottom w:val="none" w:sz="0" w:space="0" w:color="auto"/>
            <w:right w:val="none" w:sz="0" w:space="0" w:color="auto"/>
          </w:divBdr>
        </w:div>
        <w:div w:id="418870302">
          <w:marLeft w:val="640"/>
          <w:marRight w:val="0"/>
          <w:marTop w:val="0"/>
          <w:marBottom w:val="0"/>
          <w:divBdr>
            <w:top w:val="none" w:sz="0" w:space="0" w:color="auto"/>
            <w:left w:val="none" w:sz="0" w:space="0" w:color="auto"/>
            <w:bottom w:val="none" w:sz="0" w:space="0" w:color="auto"/>
            <w:right w:val="none" w:sz="0" w:space="0" w:color="auto"/>
          </w:divBdr>
        </w:div>
        <w:div w:id="283274143">
          <w:marLeft w:val="640"/>
          <w:marRight w:val="0"/>
          <w:marTop w:val="0"/>
          <w:marBottom w:val="0"/>
          <w:divBdr>
            <w:top w:val="none" w:sz="0" w:space="0" w:color="auto"/>
            <w:left w:val="none" w:sz="0" w:space="0" w:color="auto"/>
            <w:bottom w:val="none" w:sz="0" w:space="0" w:color="auto"/>
            <w:right w:val="none" w:sz="0" w:space="0" w:color="auto"/>
          </w:divBdr>
        </w:div>
        <w:div w:id="210698885">
          <w:marLeft w:val="640"/>
          <w:marRight w:val="0"/>
          <w:marTop w:val="0"/>
          <w:marBottom w:val="0"/>
          <w:divBdr>
            <w:top w:val="none" w:sz="0" w:space="0" w:color="auto"/>
            <w:left w:val="none" w:sz="0" w:space="0" w:color="auto"/>
            <w:bottom w:val="none" w:sz="0" w:space="0" w:color="auto"/>
            <w:right w:val="none" w:sz="0" w:space="0" w:color="auto"/>
          </w:divBdr>
        </w:div>
        <w:div w:id="1668823429">
          <w:marLeft w:val="640"/>
          <w:marRight w:val="0"/>
          <w:marTop w:val="0"/>
          <w:marBottom w:val="0"/>
          <w:divBdr>
            <w:top w:val="none" w:sz="0" w:space="0" w:color="auto"/>
            <w:left w:val="none" w:sz="0" w:space="0" w:color="auto"/>
            <w:bottom w:val="none" w:sz="0" w:space="0" w:color="auto"/>
            <w:right w:val="none" w:sz="0" w:space="0" w:color="auto"/>
          </w:divBdr>
        </w:div>
        <w:div w:id="980353987">
          <w:marLeft w:val="640"/>
          <w:marRight w:val="0"/>
          <w:marTop w:val="0"/>
          <w:marBottom w:val="0"/>
          <w:divBdr>
            <w:top w:val="none" w:sz="0" w:space="0" w:color="auto"/>
            <w:left w:val="none" w:sz="0" w:space="0" w:color="auto"/>
            <w:bottom w:val="none" w:sz="0" w:space="0" w:color="auto"/>
            <w:right w:val="none" w:sz="0" w:space="0" w:color="auto"/>
          </w:divBdr>
        </w:div>
        <w:div w:id="1503668479">
          <w:marLeft w:val="640"/>
          <w:marRight w:val="0"/>
          <w:marTop w:val="0"/>
          <w:marBottom w:val="0"/>
          <w:divBdr>
            <w:top w:val="none" w:sz="0" w:space="0" w:color="auto"/>
            <w:left w:val="none" w:sz="0" w:space="0" w:color="auto"/>
            <w:bottom w:val="none" w:sz="0" w:space="0" w:color="auto"/>
            <w:right w:val="none" w:sz="0" w:space="0" w:color="auto"/>
          </w:divBdr>
        </w:div>
        <w:div w:id="1375302566">
          <w:marLeft w:val="640"/>
          <w:marRight w:val="0"/>
          <w:marTop w:val="0"/>
          <w:marBottom w:val="0"/>
          <w:divBdr>
            <w:top w:val="none" w:sz="0" w:space="0" w:color="auto"/>
            <w:left w:val="none" w:sz="0" w:space="0" w:color="auto"/>
            <w:bottom w:val="none" w:sz="0" w:space="0" w:color="auto"/>
            <w:right w:val="none" w:sz="0" w:space="0" w:color="auto"/>
          </w:divBdr>
        </w:div>
        <w:div w:id="567804737">
          <w:marLeft w:val="640"/>
          <w:marRight w:val="0"/>
          <w:marTop w:val="0"/>
          <w:marBottom w:val="0"/>
          <w:divBdr>
            <w:top w:val="none" w:sz="0" w:space="0" w:color="auto"/>
            <w:left w:val="none" w:sz="0" w:space="0" w:color="auto"/>
            <w:bottom w:val="none" w:sz="0" w:space="0" w:color="auto"/>
            <w:right w:val="none" w:sz="0" w:space="0" w:color="auto"/>
          </w:divBdr>
        </w:div>
        <w:div w:id="1169639998">
          <w:marLeft w:val="640"/>
          <w:marRight w:val="0"/>
          <w:marTop w:val="0"/>
          <w:marBottom w:val="0"/>
          <w:divBdr>
            <w:top w:val="none" w:sz="0" w:space="0" w:color="auto"/>
            <w:left w:val="none" w:sz="0" w:space="0" w:color="auto"/>
            <w:bottom w:val="none" w:sz="0" w:space="0" w:color="auto"/>
            <w:right w:val="none" w:sz="0" w:space="0" w:color="auto"/>
          </w:divBdr>
        </w:div>
        <w:div w:id="2095399714">
          <w:marLeft w:val="640"/>
          <w:marRight w:val="0"/>
          <w:marTop w:val="0"/>
          <w:marBottom w:val="0"/>
          <w:divBdr>
            <w:top w:val="none" w:sz="0" w:space="0" w:color="auto"/>
            <w:left w:val="none" w:sz="0" w:space="0" w:color="auto"/>
            <w:bottom w:val="none" w:sz="0" w:space="0" w:color="auto"/>
            <w:right w:val="none" w:sz="0" w:space="0" w:color="auto"/>
          </w:divBdr>
        </w:div>
        <w:div w:id="1283423099">
          <w:marLeft w:val="640"/>
          <w:marRight w:val="0"/>
          <w:marTop w:val="0"/>
          <w:marBottom w:val="0"/>
          <w:divBdr>
            <w:top w:val="none" w:sz="0" w:space="0" w:color="auto"/>
            <w:left w:val="none" w:sz="0" w:space="0" w:color="auto"/>
            <w:bottom w:val="none" w:sz="0" w:space="0" w:color="auto"/>
            <w:right w:val="none" w:sz="0" w:space="0" w:color="auto"/>
          </w:divBdr>
        </w:div>
        <w:div w:id="874388978">
          <w:marLeft w:val="640"/>
          <w:marRight w:val="0"/>
          <w:marTop w:val="0"/>
          <w:marBottom w:val="0"/>
          <w:divBdr>
            <w:top w:val="none" w:sz="0" w:space="0" w:color="auto"/>
            <w:left w:val="none" w:sz="0" w:space="0" w:color="auto"/>
            <w:bottom w:val="none" w:sz="0" w:space="0" w:color="auto"/>
            <w:right w:val="none" w:sz="0" w:space="0" w:color="auto"/>
          </w:divBdr>
        </w:div>
        <w:div w:id="1337927452">
          <w:marLeft w:val="640"/>
          <w:marRight w:val="0"/>
          <w:marTop w:val="0"/>
          <w:marBottom w:val="0"/>
          <w:divBdr>
            <w:top w:val="none" w:sz="0" w:space="0" w:color="auto"/>
            <w:left w:val="none" w:sz="0" w:space="0" w:color="auto"/>
            <w:bottom w:val="none" w:sz="0" w:space="0" w:color="auto"/>
            <w:right w:val="none" w:sz="0" w:space="0" w:color="auto"/>
          </w:divBdr>
        </w:div>
        <w:div w:id="791633402">
          <w:marLeft w:val="640"/>
          <w:marRight w:val="0"/>
          <w:marTop w:val="0"/>
          <w:marBottom w:val="0"/>
          <w:divBdr>
            <w:top w:val="none" w:sz="0" w:space="0" w:color="auto"/>
            <w:left w:val="none" w:sz="0" w:space="0" w:color="auto"/>
            <w:bottom w:val="none" w:sz="0" w:space="0" w:color="auto"/>
            <w:right w:val="none" w:sz="0" w:space="0" w:color="auto"/>
          </w:divBdr>
        </w:div>
        <w:div w:id="151799304">
          <w:marLeft w:val="640"/>
          <w:marRight w:val="0"/>
          <w:marTop w:val="0"/>
          <w:marBottom w:val="0"/>
          <w:divBdr>
            <w:top w:val="none" w:sz="0" w:space="0" w:color="auto"/>
            <w:left w:val="none" w:sz="0" w:space="0" w:color="auto"/>
            <w:bottom w:val="none" w:sz="0" w:space="0" w:color="auto"/>
            <w:right w:val="none" w:sz="0" w:space="0" w:color="auto"/>
          </w:divBdr>
        </w:div>
        <w:div w:id="706877397">
          <w:marLeft w:val="640"/>
          <w:marRight w:val="0"/>
          <w:marTop w:val="0"/>
          <w:marBottom w:val="0"/>
          <w:divBdr>
            <w:top w:val="none" w:sz="0" w:space="0" w:color="auto"/>
            <w:left w:val="none" w:sz="0" w:space="0" w:color="auto"/>
            <w:bottom w:val="none" w:sz="0" w:space="0" w:color="auto"/>
            <w:right w:val="none" w:sz="0" w:space="0" w:color="auto"/>
          </w:divBdr>
        </w:div>
        <w:div w:id="148985259">
          <w:marLeft w:val="640"/>
          <w:marRight w:val="0"/>
          <w:marTop w:val="0"/>
          <w:marBottom w:val="0"/>
          <w:divBdr>
            <w:top w:val="none" w:sz="0" w:space="0" w:color="auto"/>
            <w:left w:val="none" w:sz="0" w:space="0" w:color="auto"/>
            <w:bottom w:val="none" w:sz="0" w:space="0" w:color="auto"/>
            <w:right w:val="none" w:sz="0" w:space="0" w:color="auto"/>
          </w:divBdr>
        </w:div>
        <w:div w:id="1636716608">
          <w:marLeft w:val="640"/>
          <w:marRight w:val="0"/>
          <w:marTop w:val="0"/>
          <w:marBottom w:val="0"/>
          <w:divBdr>
            <w:top w:val="none" w:sz="0" w:space="0" w:color="auto"/>
            <w:left w:val="none" w:sz="0" w:space="0" w:color="auto"/>
            <w:bottom w:val="none" w:sz="0" w:space="0" w:color="auto"/>
            <w:right w:val="none" w:sz="0" w:space="0" w:color="auto"/>
          </w:divBdr>
        </w:div>
        <w:div w:id="595753181">
          <w:marLeft w:val="640"/>
          <w:marRight w:val="0"/>
          <w:marTop w:val="0"/>
          <w:marBottom w:val="0"/>
          <w:divBdr>
            <w:top w:val="none" w:sz="0" w:space="0" w:color="auto"/>
            <w:left w:val="none" w:sz="0" w:space="0" w:color="auto"/>
            <w:bottom w:val="none" w:sz="0" w:space="0" w:color="auto"/>
            <w:right w:val="none" w:sz="0" w:space="0" w:color="auto"/>
          </w:divBdr>
        </w:div>
        <w:div w:id="1806777910">
          <w:marLeft w:val="640"/>
          <w:marRight w:val="0"/>
          <w:marTop w:val="0"/>
          <w:marBottom w:val="0"/>
          <w:divBdr>
            <w:top w:val="none" w:sz="0" w:space="0" w:color="auto"/>
            <w:left w:val="none" w:sz="0" w:space="0" w:color="auto"/>
            <w:bottom w:val="none" w:sz="0" w:space="0" w:color="auto"/>
            <w:right w:val="none" w:sz="0" w:space="0" w:color="auto"/>
          </w:divBdr>
        </w:div>
        <w:div w:id="831914574">
          <w:marLeft w:val="640"/>
          <w:marRight w:val="0"/>
          <w:marTop w:val="0"/>
          <w:marBottom w:val="0"/>
          <w:divBdr>
            <w:top w:val="none" w:sz="0" w:space="0" w:color="auto"/>
            <w:left w:val="none" w:sz="0" w:space="0" w:color="auto"/>
            <w:bottom w:val="none" w:sz="0" w:space="0" w:color="auto"/>
            <w:right w:val="none" w:sz="0" w:space="0" w:color="auto"/>
          </w:divBdr>
        </w:div>
        <w:div w:id="92630377">
          <w:marLeft w:val="640"/>
          <w:marRight w:val="0"/>
          <w:marTop w:val="0"/>
          <w:marBottom w:val="0"/>
          <w:divBdr>
            <w:top w:val="none" w:sz="0" w:space="0" w:color="auto"/>
            <w:left w:val="none" w:sz="0" w:space="0" w:color="auto"/>
            <w:bottom w:val="none" w:sz="0" w:space="0" w:color="auto"/>
            <w:right w:val="none" w:sz="0" w:space="0" w:color="auto"/>
          </w:divBdr>
        </w:div>
        <w:div w:id="253518982">
          <w:marLeft w:val="640"/>
          <w:marRight w:val="0"/>
          <w:marTop w:val="0"/>
          <w:marBottom w:val="0"/>
          <w:divBdr>
            <w:top w:val="none" w:sz="0" w:space="0" w:color="auto"/>
            <w:left w:val="none" w:sz="0" w:space="0" w:color="auto"/>
            <w:bottom w:val="none" w:sz="0" w:space="0" w:color="auto"/>
            <w:right w:val="none" w:sz="0" w:space="0" w:color="auto"/>
          </w:divBdr>
        </w:div>
        <w:div w:id="1022895017">
          <w:marLeft w:val="640"/>
          <w:marRight w:val="0"/>
          <w:marTop w:val="0"/>
          <w:marBottom w:val="0"/>
          <w:divBdr>
            <w:top w:val="none" w:sz="0" w:space="0" w:color="auto"/>
            <w:left w:val="none" w:sz="0" w:space="0" w:color="auto"/>
            <w:bottom w:val="none" w:sz="0" w:space="0" w:color="auto"/>
            <w:right w:val="none" w:sz="0" w:space="0" w:color="auto"/>
          </w:divBdr>
        </w:div>
        <w:div w:id="2124105857">
          <w:marLeft w:val="640"/>
          <w:marRight w:val="0"/>
          <w:marTop w:val="0"/>
          <w:marBottom w:val="0"/>
          <w:divBdr>
            <w:top w:val="none" w:sz="0" w:space="0" w:color="auto"/>
            <w:left w:val="none" w:sz="0" w:space="0" w:color="auto"/>
            <w:bottom w:val="none" w:sz="0" w:space="0" w:color="auto"/>
            <w:right w:val="none" w:sz="0" w:space="0" w:color="auto"/>
          </w:divBdr>
        </w:div>
        <w:div w:id="679742150">
          <w:marLeft w:val="640"/>
          <w:marRight w:val="0"/>
          <w:marTop w:val="0"/>
          <w:marBottom w:val="0"/>
          <w:divBdr>
            <w:top w:val="none" w:sz="0" w:space="0" w:color="auto"/>
            <w:left w:val="none" w:sz="0" w:space="0" w:color="auto"/>
            <w:bottom w:val="none" w:sz="0" w:space="0" w:color="auto"/>
            <w:right w:val="none" w:sz="0" w:space="0" w:color="auto"/>
          </w:divBdr>
        </w:div>
        <w:div w:id="1598513812">
          <w:marLeft w:val="640"/>
          <w:marRight w:val="0"/>
          <w:marTop w:val="0"/>
          <w:marBottom w:val="0"/>
          <w:divBdr>
            <w:top w:val="none" w:sz="0" w:space="0" w:color="auto"/>
            <w:left w:val="none" w:sz="0" w:space="0" w:color="auto"/>
            <w:bottom w:val="none" w:sz="0" w:space="0" w:color="auto"/>
            <w:right w:val="none" w:sz="0" w:space="0" w:color="auto"/>
          </w:divBdr>
        </w:div>
        <w:div w:id="606812332">
          <w:marLeft w:val="640"/>
          <w:marRight w:val="0"/>
          <w:marTop w:val="0"/>
          <w:marBottom w:val="0"/>
          <w:divBdr>
            <w:top w:val="none" w:sz="0" w:space="0" w:color="auto"/>
            <w:left w:val="none" w:sz="0" w:space="0" w:color="auto"/>
            <w:bottom w:val="none" w:sz="0" w:space="0" w:color="auto"/>
            <w:right w:val="none" w:sz="0" w:space="0" w:color="auto"/>
          </w:divBdr>
        </w:div>
        <w:div w:id="409545210">
          <w:marLeft w:val="640"/>
          <w:marRight w:val="0"/>
          <w:marTop w:val="0"/>
          <w:marBottom w:val="0"/>
          <w:divBdr>
            <w:top w:val="none" w:sz="0" w:space="0" w:color="auto"/>
            <w:left w:val="none" w:sz="0" w:space="0" w:color="auto"/>
            <w:bottom w:val="none" w:sz="0" w:space="0" w:color="auto"/>
            <w:right w:val="none" w:sz="0" w:space="0" w:color="auto"/>
          </w:divBdr>
        </w:div>
        <w:div w:id="1819764508">
          <w:marLeft w:val="640"/>
          <w:marRight w:val="0"/>
          <w:marTop w:val="0"/>
          <w:marBottom w:val="0"/>
          <w:divBdr>
            <w:top w:val="none" w:sz="0" w:space="0" w:color="auto"/>
            <w:left w:val="none" w:sz="0" w:space="0" w:color="auto"/>
            <w:bottom w:val="none" w:sz="0" w:space="0" w:color="auto"/>
            <w:right w:val="none" w:sz="0" w:space="0" w:color="auto"/>
          </w:divBdr>
        </w:div>
        <w:div w:id="1483886836">
          <w:marLeft w:val="640"/>
          <w:marRight w:val="0"/>
          <w:marTop w:val="0"/>
          <w:marBottom w:val="0"/>
          <w:divBdr>
            <w:top w:val="none" w:sz="0" w:space="0" w:color="auto"/>
            <w:left w:val="none" w:sz="0" w:space="0" w:color="auto"/>
            <w:bottom w:val="none" w:sz="0" w:space="0" w:color="auto"/>
            <w:right w:val="none" w:sz="0" w:space="0" w:color="auto"/>
          </w:divBdr>
        </w:div>
        <w:div w:id="1598322057">
          <w:marLeft w:val="640"/>
          <w:marRight w:val="0"/>
          <w:marTop w:val="0"/>
          <w:marBottom w:val="0"/>
          <w:divBdr>
            <w:top w:val="none" w:sz="0" w:space="0" w:color="auto"/>
            <w:left w:val="none" w:sz="0" w:space="0" w:color="auto"/>
            <w:bottom w:val="none" w:sz="0" w:space="0" w:color="auto"/>
            <w:right w:val="none" w:sz="0" w:space="0" w:color="auto"/>
          </w:divBdr>
        </w:div>
        <w:div w:id="1444689466">
          <w:marLeft w:val="640"/>
          <w:marRight w:val="0"/>
          <w:marTop w:val="0"/>
          <w:marBottom w:val="0"/>
          <w:divBdr>
            <w:top w:val="none" w:sz="0" w:space="0" w:color="auto"/>
            <w:left w:val="none" w:sz="0" w:space="0" w:color="auto"/>
            <w:bottom w:val="none" w:sz="0" w:space="0" w:color="auto"/>
            <w:right w:val="none" w:sz="0" w:space="0" w:color="auto"/>
          </w:divBdr>
        </w:div>
        <w:div w:id="1562206597">
          <w:marLeft w:val="640"/>
          <w:marRight w:val="0"/>
          <w:marTop w:val="0"/>
          <w:marBottom w:val="0"/>
          <w:divBdr>
            <w:top w:val="none" w:sz="0" w:space="0" w:color="auto"/>
            <w:left w:val="none" w:sz="0" w:space="0" w:color="auto"/>
            <w:bottom w:val="none" w:sz="0" w:space="0" w:color="auto"/>
            <w:right w:val="none" w:sz="0" w:space="0" w:color="auto"/>
          </w:divBdr>
        </w:div>
        <w:div w:id="379860692">
          <w:marLeft w:val="640"/>
          <w:marRight w:val="0"/>
          <w:marTop w:val="0"/>
          <w:marBottom w:val="0"/>
          <w:divBdr>
            <w:top w:val="none" w:sz="0" w:space="0" w:color="auto"/>
            <w:left w:val="none" w:sz="0" w:space="0" w:color="auto"/>
            <w:bottom w:val="none" w:sz="0" w:space="0" w:color="auto"/>
            <w:right w:val="none" w:sz="0" w:space="0" w:color="auto"/>
          </w:divBdr>
        </w:div>
      </w:divsChild>
    </w:div>
    <w:div w:id="1098404732">
      <w:bodyDiv w:val="1"/>
      <w:marLeft w:val="0"/>
      <w:marRight w:val="0"/>
      <w:marTop w:val="0"/>
      <w:marBottom w:val="0"/>
      <w:divBdr>
        <w:top w:val="none" w:sz="0" w:space="0" w:color="auto"/>
        <w:left w:val="none" w:sz="0" w:space="0" w:color="auto"/>
        <w:bottom w:val="none" w:sz="0" w:space="0" w:color="auto"/>
        <w:right w:val="none" w:sz="0" w:space="0" w:color="auto"/>
      </w:divBdr>
    </w:div>
    <w:div w:id="1108812775">
      <w:bodyDiv w:val="1"/>
      <w:marLeft w:val="0"/>
      <w:marRight w:val="0"/>
      <w:marTop w:val="0"/>
      <w:marBottom w:val="0"/>
      <w:divBdr>
        <w:top w:val="none" w:sz="0" w:space="0" w:color="auto"/>
        <w:left w:val="none" w:sz="0" w:space="0" w:color="auto"/>
        <w:bottom w:val="none" w:sz="0" w:space="0" w:color="auto"/>
        <w:right w:val="none" w:sz="0" w:space="0" w:color="auto"/>
      </w:divBdr>
      <w:divsChild>
        <w:div w:id="1034041326">
          <w:marLeft w:val="640"/>
          <w:marRight w:val="0"/>
          <w:marTop w:val="0"/>
          <w:marBottom w:val="0"/>
          <w:divBdr>
            <w:top w:val="none" w:sz="0" w:space="0" w:color="auto"/>
            <w:left w:val="none" w:sz="0" w:space="0" w:color="auto"/>
            <w:bottom w:val="none" w:sz="0" w:space="0" w:color="auto"/>
            <w:right w:val="none" w:sz="0" w:space="0" w:color="auto"/>
          </w:divBdr>
        </w:div>
        <w:div w:id="737677344">
          <w:marLeft w:val="640"/>
          <w:marRight w:val="0"/>
          <w:marTop w:val="0"/>
          <w:marBottom w:val="0"/>
          <w:divBdr>
            <w:top w:val="none" w:sz="0" w:space="0" w:color="auto"/>
            <w:left w:val="none" w:sz="0" w:space="0" w:color="auto"/>
            <w:bottom w:val="none" w:sz="0" w:space="0" w:color="auto"/>
            <w:right w:val="none" w:sz="0" w:space="0" w:color="auto"/>
          </w:divBdr>
        </w:div>
        <w:div w:id="1309940346">
          <w:marLeft w:val="640"/>
          <w:marRight w:val="0"/>
          <w:marTop w:val="0"/>
          <w:marBottom w:val="0"/>
          <w:divBdr>
            <w:top w:val="none" w:sz="0" w:space="0" w:color="auto"/>
            <w:left w:val="none" w:sz="0" w:space="0" w:color="auto"/>
            <w:bottom w:val="none" w:sz="0" w:space="0" w:color="auto"/>
            <w:right w:val="none" w:sz="0" w:space="0" w:color="auto"/>
          </w:divBdr>
        </w:div>
        <w:div w:id="661005982">
          <w:marLeft w:val="640"/>
          <w:marRight w:val="0"/>
          <w:marTop w:val="0"/>
          <w:marBottom w:val="0"/>
          <w:divBdr>
            <w:top w:val="none" w:sz="0" w:space="0" w:color="auto"/>
            <w:left w:val="none" w:sz="0" w:space="0" w:color="auto"/>
            <w:bottom w:val="none" w:sz="0" w:space="0" w:color="auto"/>
            <w:right w:val="none" w:sz="0" w:space="0" w:color="auto"/>
          </w:divBdr>
        </w:div>
        <w:div w:id="456065246">
          <w:marLeft w:val="640"/>
          <w:marRight w:val="0"/>
          <w:marTop w:val="0"/>
          <w:marBottom w:val="0"/>
          <w:divBdr>
            <w:top w:val="none" w:sz="0" w:space="0" w:color="auto"/>
            <w:left w:val="none" w:sz="0" w:space="0" w:color="auto"/>
            <w:bottom w:val="none" w:sz="0" w:space="0" w:color="auto"/>
            <w:right w:val="none" w:sz="0" w:space="0" w:color="auto"/>
          </w:divBdr>
        </w:div>
        <w:div w:id="1354645533">
          <w:marLeft w:val="640"/>
          <w:marRight w:val="0"/>
          <w:marTop w:val="0"/>
          <w:marBottom w:val="0"/>
          <w:divBdr>
            <w:top w:val="none" w:sz="0" w:space="0" w:color="auto"/>
            <w:left w:val="none" w:sz="0" w:space="0" w:color="auto"/>
            <w:bottom w:val="none" w:sz="0" w:space="0" w:color="auto"/>
            <w:right w:val="none" w:sz="0" w:space="0" w:color="auto"/>
          </w:divBdr>
        </w:div>
        <w:div w:id="2827671">
          <w:marLeft w:val="640"/>
          <w:marRight w:val="0"/>
          <w:marTop w:val="0"/>
          <w:marBottom w:val="0"/>
          <w:divBdr>
            <w:top w:val="none" w:sz="0" w:space="0" w:color="auto"/>
            <w:left w:val="none" w:sz="0" w:space="0" w:color="auto"/>
            <w:bottom w:val="none" w:sz="0" w:space="0" w:color="auto"/>
            <w:right w:val="none" w:sz="0" w:space="0" w:color="auto"/>
          </w:divBdr>
        </w:div>
        <w:div w:id="1366833110">
          <w:marLeft w:val="640"/>
          <w:marRight w:val="0"/>
          <w:marTop w:val="0"/>
          <w:marBottom w:val="0"/>
          <w:divBdr>
            <w:top w:val="none" w:sz="0" w:space="0" w:color="auto"/>
            <w:left w:val="none" w:sz="0" w:space="0" w:color="auto"/>
            <w:bottom w:val="none" w:sz="0" w:space="0" w:color="auto"/>
            <w:right w:val="none" w:sz="0" w:space="0" w:color="auto"/>
          </w:divBdr>
        </w:div>
        <w:div w:id="596136094">
          <w:marLeft w:val="640"/>
          <w:marRight w:val="0"/>
          <w:marTop w:val="0"/>
          <w:marBottom w:val="0"/>
          <w:divBdr>
            <w:top w:val="none" w:sz="0" w:space="0" w:color="auto"/>
            <w:left w:val="none" w:sz="0" w:space="0" w:color="auto"/>
            <w:bottom w:val="none" w:sz="0" w:space="0" w:color="auto"/>
            <w:right w:val="none" w:sz="0" w:space="0" w:color="auto"/>
          </w:divBdr>
        </w:div>
        <w:div w:id="595404300">
          <w:marLeft w:val="640"/>
          <w:marRight w:val="0"/>
          <w:marTop w:val="0"/>
          <w:marBottom w:val="0"/>
          <w:divBdr>
            <w:top w:val="none" w:sz="0" w:space="0" w:color="auto"/>
            <w:left w:val="none" w:sz="0" w:space="0" w:color="auto"/>
            <w:bottom w:val="none" w:sz="0" w:space="0" w:color="auto"/>
            <w:right w:val="none" w:sz="0" w:space="0" w:color="auto"/>
          </w:divBdr>
        </w:div>
        <w:div w:id="871189132">
          <w:marLeft w:val="640"/>
          <w:marRight w:val="0"/>
          <w:marTop w:val="0"/>
          <w:marBottom w:val="0"/>
          <w:divBdr>
            <w:top w:val="none" w:sz="0" w:space="0" w:color="auto"/>
            <w:left w:val="none" w:sz="0" w:space="0" w:color="auto"/>
            <w:bottom w:val="none" w:sz="0" w:space="0" w:color="auto"/>
            <w:right w:val="none" w:sz="0" w:space="0" w:color="auto"/>
          </w:divBdr>
        </w:div>
        <w:div w:id="645284063">
          <w:marLeft w:val="640"/>
          <w:marRight w:val="0"/>
          <w:marTop w:val="0"/>
          <w:marBottom w:val="0"/>
          <w:divBdr>
            <w:top w:val="none" w:sz="0" w:space="0" w:color="auto"/>
            <w:left w:val="none" w:sz="0" w:space="0" w:color="auto"/>
            <w:bottom w:val="none" w:sz="0" w:space="0" w:color="auto"/>
            <w:right w:val="none" w:sz="0" w:space="0" w:color="auto"/>
          </w:divBdr>
        </w:div>
        <w:div w:id="2116517503">
          <w:marLeft w:val="640"/>
          <w:marRight w:val="0"/>
          <w:marTop w:val="0"/>
          <w:marBottom w:val="0"/>
          <w:divBdr>
            <w:top w:val="none" w:sz="0" w:space="0" w:color="auto"/>
            <w:left w:val="none" w:sz="0" w:space="0" w:color="auto"/>
            <w:bottom w:val="none" w:sz="0" w:space="0" w:color="auto"/>
            <w:right w:val="none" w:sz="0" w:space="0" w:color="auto"/>
          </w:divBdr>
        </w:div>
        <w:div w:id="107969106">
          <w:marLeft w:val="640"/>
          <w:marRight w:val="0"/>
          <w:marTop w:val="0"/>
          <w:marBottom w:val="0"/>
          <w:divBdr>
            <w:top w:val="none" w:sz="0" w:space="0" w:color="auto"/>
            <w:left w:val="none" w:sz="0" w:space="0" w:color="auto"/>
            <w:bottom w:val="none" w:sz="0" w:space="0" w:color="auto"/>
            <w:right w:val="none" w:sz="0" w:space="0" w:color="auto"/>
          </w:divBdr>
        </w:div>
        <w:div w:id="1667631359">
          <w:marLeft w:val="640"/>
          <w:marRight w:val="0"/>
          <w:marTop w:val="0"/>
          <w:marBottom w:val="0"/>
          <w:divBdr>
            <w:top w:val="none" w:sz="0" w:space="0" w:color="auto"/>
            <w:left w:val="none" w:sz="0" w:space="0" w:color="auto"/>
            <w:bottom w:val="none" w:sz="0" w:space="0" w:color="auto"/>
            <w:right w:val="none" w:sz="0" w:space="0" w:color="auto"/>
          </w:divBdr>
        </w:div>
        <w:div w:id="1398554531">
          <w:marLeft w:val="640"/>
          <w:marRight w:val="0"/>
          <w:marTop w:val="0"/>
          <w:marBottom w:val="0"/>
          <w:divBdr>
            <w:top w:val="none" w:sz="0" w:space="0" w:color="auto"/>
            <w:left w:val="none" w:sz="0" w:space="0" w:color="auto"/>
            <w:bottom w:val="none" w:sz="0" w:space="0" w:color="auto"/>
            <w:right w:val="none" w:sz="0" w:space="0" w:color="auto"/>
          </w:divBdr>
        </w:div>
        <w:div w:id="811942390">
          <w:marLeft w:val="640"/>
          <w:marRight w:val="0"/>
          <w:marTop w:val="0"/>
          <w:marBottom w:val="0"/>
          <w:divBdr>
            <w:top w:val="none" w:sz="0" w:space="0" w:color="auto"/>
            <w:left w:val="none" w:sz="0" w:space="0" w:color="auto"/>
            <w:bottom w:val="none" w:sz="0" w:space="0" w:color="auto"/>
            <w:right w:val="none" w:sz="0" w:space="0" w:color="auto"/>
          </w:divBdr>
        </w:div>
        <w:div w:id="507796285">
          <w:marLeft w:val="640"/>
          <w:marRight w:val="0"/>
          <w:marTop w:val="0"/>
          <w:marBottom w:val="0"/>
          <w:divBdr>
            <w:top w:val="none" w:sz="0" w:space="0" w:color="auto"/>
            <w:left w:val="none" w:sz="0" w:space="0" w:color="auto"/>
            <w:bottom w:val="none" w:sz="0" w:space="0" w:color="auto"/>
            <w:right w:val="none" w:sz="0" w:space="0" w:color="auto"/>
          </w:divBdr>
        </w:div>
        <w:div w:id="647635098">
          <w:marLeft w:val="640"/>
          <w:marRight w:val="0"/>
          <w:marTop w:val="0"/>
          <w:marBottom w:val="0"/>
          <w:divBdr>
            <w:top w:val="none" w:sz="0" w:space="0" w:color="auto"/>
            <w:left w:val="none" w:sz="0" w:space="0" w:color="auto"/>
            <w:bottom w:val="none" w:sz="0" w:space="0" w:color="auto"/>
            <w:right w:val="none" w:sz="0" w:space="0" w:color="auto"/>
          </w:divBdr>
        </w:div>
        <w:div w:id="1804275637">
          <w:marLeft w:val="640"/>
          <w:marRight w:val="0"/>
          <w:marTop w:val="0"/>
          <w:marBottom w:val="0"/>
          <w:divBdr>
            <w:top w:val="none" w:sz="0" w:space="0" w:color="auto"/>
            <w:left w:val="none" w:sz="0" w:space="0" w:color="auto"/>
            <w:bottom w:val="none" w:sz="0" w:space="0" w:color="auto"/>
            <w:right w:val="none" w:sz="0" w:space="0" w:color="auto"/>
          </w:divBdr>
        </w:div>
        <w:div w:id="1061563755">
          <w:marLeft w:val="640"/>
          <w:marRight w:val="0"/>
          <w:marTop w:val="0"/>
          <w:marBottom w:val="0"/>
          <w:divBdr>
            <w:top w:val="none" w:sz="0" w:space="0" w:color="auto"/>
            <w:left w:val="none" w:sz="0" w:space="0" w:color="auto"/>
            <w:bottom w:val="none" w:sz="0" w:space="0" w:color="auto"/>
            <w:right w:val="none" w:sz="0" w:space="0" w:color="auto"/>
          </w:divBdr>
        </w:div>
        <w:div w:id="1512406267">
          <w:marLeft w:val="640"/>
          <w:marRight w:val="0"/>
          <w:marTop w:val="0"/>
          <w:marBottom w:val="0"/>
          <w:divBdr>
            <w:top w:val="none" w:sz="0" w:space="0" w:color="auto"/>
            <w:left w:val="none" w:sz="0" w:space="0" w:color="auto"/>
            <w:bottom w:val="none" w:sz="0" w:space="0" w:color="auto"/>
            <w:right w:val="none" w:sz="0" w:space="0" w:color="auto"/>
          </w:divBdr>
        </w:div>
        <w:div w:id="223641520">
          <w:marLeft w:val="640"/>
          <w:marRight w:val="0"/>
          <w:marTop w:val="0"/>
          <w:marBottom w:val="0"/>
          <w:divBdr>
            <w:top w:val="none" w:sz="0" w:space="0" w:color="auto"/>
            <w:left w:val="none" w:sz="0" w:space="0" w:color="auto"/>
            <w:bottom w:val="none" w:sz="0" w:space="0" w:color="auto"/>
            <w:right w:val="none" w:sz="0" w:space="0" w:color="auto"/>
          </w:divBdr>
        </w:div>
        <w:div w:id="1943609209">
          <w:marLeft w:val="640"/>
          <w:marRight w:val="0"/>
          <w:marTop w:val="0"/>
          <w:marBottom w:val="0"/>
          <w:divBdr>
            <w:top w:val="none" w:sz="0" w:space="0" w:color="auto"/>
            <w:left w:val="none" w:sz="0" w:space="0" w:color="auto"/>
            <w:bottom w:val="none" w:sz="0" w:space="0" w:color="auto"/>
            <w:right w:val="none" w:sz="0" w:space="0" w:color="auto"/>
          </w:divBdr>
        </w:div>
        <w:div w:id="1448503563">
          <w:marLeft w:val="640"/>
          <w:marRight w:val="0"/>
          <w:marTop w:val="0"/>
          <w:marBottom w:val="0"/>
          <w:divBdr>
            <w:top w:val="none" w:sz="0" w:space="0" w:color="auto"/>
            <w:left w:val="none" w:sz="0" w:space="0" w:color="auto"/>
            <w:bottom w:val="none" w:sz="0" w:space="0" w:color="auto"/>
            <w:right w:val="none" w:sz="0" w:space="0" w:color="auto"/>
          </w:divBdr>
        </w:div>
        <w:div w:id="1107965050">
          <w:marLeft w:val="640"/>
          <w:marRight w:val="0"/>
          <w:marTop w:val="0"/>
          <w:marBottom w:val="0"/>
          <w:divBdr>
            <w:top w:val="none" w:sz="0" w:space="0" w:color="auto"/>
            <w:left w:val="none" w:sz="0" w:space="0" w:color="auto"/>
            <w:bottom w:val="none" w:sz="0" w:space="0" w:color="auto"/>
            <w:right w:val="none" w:sz="0" w:space="0" w:color="auto"/>
          </w:divBdr>
        </w:div>
        <w:div w:id="286931918">
          <w:marLeft w:val="640"/>
          <w:marRight w:val="0"/>
          <w:marTop w:val="0"/>
          <w:marBottom w:val="0"/>
          <w:divBdr>
            <w:top w:val="none" w:sz="0" w:space="0" w:color="auto"/>
            <w:left w:val="none" w:sz="0" w:space="0" w:color="auto"/>
            <w:bottom w:val="none" w:sz="0" w:space="0" w:color="auto"/>
            <w:right w:val="none" w:sz="0" w:space="0" w:color="auto"/>
          </w:divBdr>
        </w:div>
        <w:div w:id="968048937">
          <w:marLeft w:val="640"/>
          <w:marRight w:val="0"/>
          <w:marTop w:val="0"/>
          <w:marBottom w:val="0"/>
          <w:divBdr>
            <w:top w:val="none" w:sz="0" w:space="0" w:color="auto"/>
            <w:left w:val="none" w:sz="0" w:space="0" w:color="auto"/>
            <w:bottom w:val="none" w:sz="0" w:space="0" w:color="auto"/>
            <w:right w:val="none" w:sz="0" w:space="0" w:color="auto"/>
          </w:divBdr>
        </w:div>
        <w:div w:id="1416585954">
          <w:marLeft w:val="640"/>
          <w:marRight w:val="0"/>
          <w:marTop w:val="0"/>
          <w:marBottom w:val="0"/>
          <w:divBdr>
            <w:top w:val="none" w:sz="0" w:space="0" w:color="auto"/>
            <w:left w:val="none" w:sz="0" w:space="0" w:color="auto"/>
            <w:bottom w:val="none" w:sz="0" w:space="0" w:color="auto"/>
            <w:right w:val="none" w:sz="0" w:space="0" w:color="auto"/>
          </w:divBdr>
        </w:div>
        <w:div w:id="1490248460">
          <w:marLeft w:val="640"/>
          <w:marRight w:val="0"/>
          <w:marTop w:val="0"/>
          <w:marBottom w:val="0"/>
          <w:divBdr>
            <w:top w:val="none" w:sz="0" w:space="0" w:color="auto"/>
            <w:left w:val="none" w:sz="0" w:space="0" w:color="auto"/>
            <w:bottom w:val="none" w:sz="0" w:space="0" w:color="auto"/>
            <w:right w:val="none" w:sz="0" w:space="0" w:color="auto"/>
          </w:divBdr>
        </w:div>
        <w:div w:id="474838865">
          <w:marLeft w:val="640"/>
          <w:marRight w:val="0"/>
          <w:marTop w:val="0"/>
          <w:marBottom w:val="0"/>
          <w:divBdr>
            <w:top w:val="none" w:sz="0" w:space="0" w:color="auto"/>
            <w:left w:val="none" w:sz="0" w:space="0" w:color="auto"/>
            <w:bottom w:val="none" w:sz="0" w:space="0" w:color="auto"/>
            <w:right w:val="none" w:sz="0" w:space="0" w:color="auto"/>
          </w:divBdr>
        </w:div>
        <w:div w:id="1114793015">
          <w:marLeft w:val="640"/>
          <w:marRight w:val="0"/>
          <w:marTop w:val="0"/>
          <w:marBottom w:val="0"/>
          <w:divBdr>
            <w:top w:val="none" w:sz="0" w:space="0" w:color="auto"/>
            <w:left w:val="none" w:sz="0" w:space="0" w:color="auto"/>
            <w:bottom w:val="none" w:sz="0" w:space="0" w:color="auto"/>
            <w:right w:val="none" w:sz="0" w:space="0" w:color="auto"/>
          </w:divBdr>
        </w:div>
        <w:div w:id="137503025">
          <w:marLeft w:val="640"/>
          <w:marRight w:val="0"/>
          <w:marTop w:val="0"/>
          <w:marBottom w:val="0"/>
          <w:divBdr>
            <w:top w:val="none" w:sz="0" w:space="0" w:color="auto"/>
            <w:left w:val="none" w:sz="0" w:space="0" w:color="auto"/>
            <w:bottom w:val="none" w:sz="0" w:space="0" w:color="auto"/>
            <w:right w:val="none" w:sz="0" w:space="0" w:color="auto"/>
          </w:divBdr>
        </w:div>
        <w:div w:id="246303347">
          <w:marLeft w:val="640"/>
          <w:marRight w:val="0"/>
          <w:marTop w:val="0"/>
          <w:marBottom w:val="0"/>
          <w:divBdr>
            <w:top w:val="none" w:sz="0" w:space="0" w:color="auto"/>
            <w:left w:val="none" w:sz="0" w:space="0" w:color="auto"/>
            <w:bottom w:val="none" w:sz="0" w:space="0" w:color="auto"/>
            <w:right w:val="none" w:sz="0" w:space="0" w:color="auto"/>
          </w:divBdr>
        </w:div>
        <w:div w:id="178201149">
          <w:marLeft w:val="640"/>
          <w:marRight w:val="0"/>
          <w:marTop w:val="0"/>
          <w:marBottom w:val="0"/>
          <w:divBdr>
            <w:top w:val="none" w:sz="0" w:space="0" w:color="auto"/>
            <w:left w:val="none" w:sz="0" w:space="0" w:color="auto"/>
            <w:bottom w:val="none" w:sz="0" w:space="0" w:color="auto"/>
            <w:right w:val="none" w:sz="0" w:space="0" w:color="auto"/>
          </w:divBdr>
        </w:div>
        <w:div w:id="1069496499">
          <w:marLeft w:val="640"/>
          <w:marRight w:val="0"/>
          <w:marTop w:val="0"/>
          <w:marBottom w:val="0"/>
          <w:divBdr>
            <w:top w:val="none" w:sz="0" w:space="0" w:color="auto"/>
            <w:left w:val="none" w:sz="0" w:space="0" w:color="auto"/>
            <w:bottom w:val="none" w:sz="0" w:space="0" w:color="auto"/>
            <w:right w:val="none" w:sz="0" w:space="0" w:color="auto"/>
          </w:divBdr>
        </w:div>
        <w:div w:id="2083944636">
          <w:marLeft w:val="640"/>
          <w:marRight w:val="0"/>
          <w:marTop w:val="0"/>
          <w:marBottom w:val="0"/>
          <w:divBdr>
            <w:top w:val="none" w:sz="0" w:space="0" w:color="auto"/>
            <w:left w:val="none" w:sz="0" w:space="0" w:color="auto"/>
            <w:bottom w:val="none" w:sz="0" w:space="0" w:color="auto"/>
            <w:right w:val="none" w:sz="0" w:space="0" w:color="auto"/>
          </w:divBdr>
        </w:div>
        <w:div w:id="745106669">
          <w:marLeft w:val="640"/>
          <w:marRight w:val="0"/>
          <w:marTop w:val="0"/>
          <w:marBottom w:val="0"/>
          <w:divBdr>
            <w:top w:val="none" w:sz="0" w:space="0" w:color="auto"/>
            <w:left w:val="none" w:sz="0" w:space="0" w:color="auto"/>
            <w:bottom w:val="none" w:sz="0" w:space="0" w:color="auto"/>
            <w:right w:val="none" w:sz="0" w:space="0" w:color="auto"/>
          </w:divBdr>
        </w:div>
        <w:div w:id="1365132081">
          <w:marLeft w:val="640"/>
          <w:marRight w:val="0"/>
          <w:marTop w:val="0"/>
          <w:marBottom w:val="0"/>
          <w:divBdr>
            <w:top w:val="none" w:sz="0" w:space="0" w:color="auto"/>
            <w:left w:val="none" w:sz="0" w:space="0" w:color="auto"/>
            <w:bottom w:val="none" w:sz="0" w:space="0" w:color="auto"/>
            <w:right w:val="none" w:sz="0" w:space="0" w:color="auto"/>
          </w:divBdr>
        </w:div>
        <w:div w:id="143088699">
          <w:marLeft w:val="640"/>
          <w:marRight w:val="0"/>
          <w:marTop w:val="0"/>
          <w:marBottom w:val="0"/>
          <w:divBdr>
            <w:top w:val="none" w:sz="0" w:space="0" w:color="auto"/>
            <w:left w:val="none" w:sz="0" w:space="0" w:color="auto"/>
            <w:bottom w:val="none" w:sz="0" w:space="0" w:color="auto"/>
            <w:right w:val="none" w:sz="0" w:space="0" w:color="auto"/>
          </w:divBdr>
        </w:div>
        <w:div w:id="1074009273">
          <w:marLeft w:val="640"/>
          <w:marRight w:val="0"/>
          <w:marTop w:val="0"/>
          <w:marBottom w:val="0"/>
          <w:divBdr>
            <w:top w:val="none" w:sz="0" w:space="0" w:color="auto"/>
            <w:left w:val="none" w:sz="0" w:space="0" w:color="auto"/>
            <w:bottom w:val="none" w:sz="0" w:space="0" w:color="auto"/>
            <w:right w:val="none" w:sz="0" w:space="0" w:color="auto"/>
          </w:divBdr>
        </w:div>
        <w:div w:id="741877150">
          <w:marLeft w:val="640"/>
          <w:marRight w:val="0"/>
          <w:marTop w:val="0"/>
          <w:marBottom w:val="0"/>
          <w:divBdr>
            <w:top w:val="none" w:sz="0" w:space="0" w:color="auto"/>
            <w:left w:val="none" w:sz="0" w:space="0" w:color="auto"/>
            <w:bottom w:val="none" w:sz="0" w:space="0" w:color="auto"/>
            <w:right w:val="none" w:sz="0" w:space="0" w:color="auto"/>
          </w:divBdr>
        </w:div>
        <w:div w:id="1324315740">
          <w:marLeft w:val="640"/>
          <w:marRight w:val="0"/>
          <w:marTop w:val="0"/>
          <w:marBottom w:val="0"/>
          <w:divBdr>
            <w:top w:val="none" w:sz="0" w:space="0" w:color="auto"/>
            <w:left w:val="none" w:sz="0" w:space="0" w:color="auto"/>
            <w:bottom w:val="none" w:sz="0" w:space="0" w:color="auto"/>
            <w:right w:val="none" w:sz="0" w:space="0" w:color="auto"/>
          </w:divBdr>
        </w:div>
      </w:divsChild>
    </w:div>
    <w:div w:id="1124542987">
      <w:bodyDiv w:val="1"/>
      <w:marLeft w:val="0"/>
      <w:marRight w:val="0"/>
      <w:marTop w:val="0"/>
      <w:marBottom w:val="0"/>
      <w:divBdr>
        <w:top w:val="none" w:sz="0" w:space="0" w:color="auto"/>
        <w:left w:val="none" w:sz="0" w:space="0" w:color="auto"/>
        <w:bottom w:val="none" w:sz="0" w:space="0" w:color="auto"/>
        <w:right w:val="none" w:sz="0" w:space="0" w:color="auto"/>
      </w:divBdr>
      <w:divsChild>
        <w:div w:id="2042170164">
          <w:marLeft w:val="640"/>
          <w:marRight w:val="0"/>
          <w:marTop w:val="0"/>
          <w:marBottom w:val="0"/>
          <w:divBdr>
            <w:top w:val="none" w:sz="0" w:space="0" w:color="auto"/>
            <w:left w:val="none" w:sz="0" w:space="0" w:color="auto"/>
            <w:bottom w:val="none" w:sz="0" w:space="0" w:color="auto"/>
            <w:right w:val="none" w:sz="0" w:space="0" w:color="auto"/>
          </w:divBdr>
        </w:div>
        <w:div w:id="780492506">
          <w:marLeft w:val="640"/>
          <w:marRight w:val="0"/>
          <w:marTop w:val="0"/>
          <w:marBottom w:val="0"/>
          <w:divBdr>
            <w:top w:val="none" w:sz="0" w:space="0" w:color="auto"/>
            <w:left w:val="none" w:sz="0" w:space="0" w:color="auto"/>
            <w:bottom w:val="none" w:sz="0" w:space="0" w:color="auto"/>
            <w:right w:val="none" w:sz="0" w:space="0" w:color="auto"/>
          </w:divBdr>
        </w:div>
        <w:div w:id="1031958330">
          <w:marLeft w:val="640"/>
          <w:marRight w:val="0"/>
          <w:marTop w:val="0"/>
          <w:marBottom w:val="0"/>
          <w:divBdr>
            <w:top w:val="none" w:sz="0" w:space="0" w:color="auto"/>
            <w:left w:val="none" w:sz="0" w:space="0" w:color="auto"/>
            <w:bottom w:val="none" w:sz="0" w:space="0" w:color="auto"/>
            <w:right w:val="none" w:sz="0" w:space="0" w:color="auto"/>
          </w:divBdr>
        </w:div>
        <w:div w:id="2136019576">
          <w:marLeft w:val="640"/>
          <w:marRight w:val="0"/>
          <w:marTop w:val="0"/>
          <w:marBottom w:val="0"/>
          <w:divBdr>
            <w:top w:val="none" w:sz="0" w:space="0" w:color="auto"/>
            <w:left w:val="none" w:sz="0" w:space="0" w:color="auto"/>
            <w:bottom w:val="none" w:sz="0" w:space="0" w:color="auto"/>
            <w:right w:val="none" w:sz="0" w:space="0" w:color="auto"/>
          </w:divBdr>
        </w:div>
        <w:div w:id="1160393231">
          <w:marLeft w:val="640"/>
          <w:marRight w:val="0"/>
          <w:marTop w:val="0"/>
          <w:marBottom w:val="0"/>
          <w:divBdr>
            <w:top w:val="none" w:sz="0" w:space="0" w:color="auto"/>
            <w:left w:val="none" w:sz="0" w:space="0" w:color="auto"/>
            <w:bottom w:val="none" w:sz="0" w:space="0" w:color="auto"/>
            <w:right w:val="none" w:sz="0" w:space="0" w:color="auto"/>
          </w:divBdr>
        </w:div>
        <w:div w:id="1912884693">
          <w:marLeft w:val="640"/>
          <w:marRight w:val="0"/>
          <w:marTop w:val="0"/>
          <w:marBottom w:val="0"/>
          <w:divBdr>
            <w:top w:val="none" w:sz="0" w:space="0" w:color="auto"/>
            <w:left w:val="none" w:sz="0" w:space="0" w:color="auto"/>
            <w:bottom w:val="none" w:sz="0" w:space="0" w:color="auto"/>
            <w:right w:val="none" w:sz="0" w:space="0" w:color="auto"/>
          </w:divBdr>
        </w:div>
        <w:div w:id="1278830126">
          <w:marLeft w:val="640"/>
          <w:marRight w:val="0"/>
          <w:marTop w:val="0"/>
          <w:marBottom w:val="0"/>
          <w:divBdr>
            <w:top w:val="none" w:sz="0" w:space="0" w:color="auto"/>
            <w:left w:val="none" w:sz="0" w:space="0" w:color="auto"/>
            <w:bottom w:val="none" w:sz="0" w:space="0" w:color="auto"/>
            <w:right w:val="none" w:sz="0" w:space="0" w:color="auto"/>
          </w:divBdr>
        </w:div>
        <w:div w:id="2039164295">
          <w:marLeft w:val="640"/>
          <w:marRight w:val="0"/>
          <w:marTop w:val="0"/>
          <w:marBottom w:val="0"/>
          <w:divBdr>
            <w:top w:val="none" w:sz="0" w:space="0" w:color="auto"/>
            <w:left w:val="none" w:sz="0" w:space="0" w:color="auto"/>
            <w:bottom w:val="none" w:sz="0" w:space="0" w:color="auto"/>
            <w:right w:val="none" w:sz="0" w:space="0" w:color="auto"/>
          </w:divBdr>
        </w:div>
        <w:div w:id="1238400972">
          <w:marLeft w:val="640"/>
          <w:marRight w:val="0"/>
          <w:marTop w:val="0"/>
          <w:marBottom w:val="0"/>
          <w:divBdr>
            <w:top w:val="none" w:sz="0" w:space="0" w:color="auto"/>
            <w:left w:val="none" w:sz="0" w:space="0" w:color="auto"/>
            <w:bottom w:val="none" w:sz="0" w:space="0" w:color="auto"/>
            <w:right w:val="none" w:sz="0" w:space="0" w:color="auto"/>
          </w:divBdr>
        </w:div>
        <w:div w:id="531189642">
          <w:marLeft w:val="640"/>
          <w:marRight w:val="0"/>
          <w:marTop w:val="0"/>
          <w:marBottom w:val="0"/>
          <w:divBdr>
            <w:top w:val="none" w:sz="0" w:space="0" w:color="auto"/>
            <w:left w:val="none" w:sz="0" w:space="0" w:color="auto"/>
            <w:bottom w:val="none" w:sz="0" w:space="0" w:color="auto"/>
            <w:right w:val="none" w:sz="0" w:space="0" w:color="auto"/>
          </w:divBdr>
        </w:div>
        <w:div w:id="148130727">
          <w:marLeft w:val="640"/>
          <w:marRight w:val="0"/>
          <w:marTop w:val="0"/>
          <w:marBottom w:val="0"/>
          <w:divBdr>
            <w:top w:val="none" w:sz="0" w:space="0" w:color="auto"/>
            <w:left w:val="none" w:sz="0" w:space="0" w:color="auto"/>
            <w:bottom w:val="none" w:sz="0" w:space="0" w:color="auto"/>
            <w:right w:val="none" w:sz="0" w:space="0" w:color="auto"/>
          </w:divBdr>
        </w:div>
        <w:div w:id="1419981554">
          <w:marLeft w:val="640"/>
          <w:marRight w:val="0"/>
          <w:marTop w:val="0"/>
          <w:marBottom w:val="0"/>
          <w:divBdr>
            <w:top w:val="none" w:sz="0" w:space="0" w:color="auto"/>
            <w:left w:val="none" w:sz="0" w:space="0" w:color="auto"/>
            <w:bottom w:val="none" w:sz="0" w:space="0" w:color="auto"/>
            <w:right w:val="none" w:sz="0" w:space="0" w:color="auto"/>
          </w:divBdr>
        </w:div>
        <w:div w:id="1646004500">
          <w:marLeft w:val="640"/>
          <w:marRight w:val="0"/>
          <w:marTop w:val="0"/>
          <w:marBottom w:val="0"/>
          <w:divBdr>
            <w:top w:val="none" w:sz="0" w:space="0" w:color="auto"/>
            <w:left w:val="none" w:sz="0" w:space="0" w:color="auto"/>
            <w:bottom w:val="none" w:sz="0" w:space="0" w:color="auto"/>
            <w:right w:val="none" w:sz="0" w:space="0" w:color="auto"/>
          </w:divBdr>
        </w:div>
        <w:div w:id="1223296959">
          <w:marLeft w:val="640"/>
          <w:marRight w:val="0"/>
          <w:marTop w:val="0"/>
          <w:marBottom w:val="0"/>
          <w:divBdr>
            <w:top w:val="none" w:sz="0" w:space="0" w:color="auto"/>
            <w:left w:val="none" w:sz="0" w:space="0" w:color="auto"/>
            <w:bottom w:val="none" w:sz="0" w:space="0" w:color="auto"/>
            <w:right w:val="none" w:sz="0" w:space="0" w:color="auto"/>
          </w:divBdr>
        </w:div>
        <w:div w:id="420564361">
          <w:marLeft w:val="640"/>
          <w:marRight w:val="0"/>
          <w:marTop w:val="0"/>
          <w:marBottom w:val="0"/>
          <w:divBdr>
            <w:top w:val="none" w:sz="0" w:space="0" w:color="auto"/>
            <w:left w:val="none" w:sz="0" w:space="0" w:color="auto"/>
            <w:bottom w:val="none" w:sz="0" w:space="0" w:color="auto"/>
            <w:right w:val="none" w:sz="0" w:space="0" w:color="auto"/>
          </w:divBdr>
        </w:div>
        <w:div w:id="75594866">
          <w:marLeft w:val="640"/>
          <w:marRight w:val="0"/>
          <w:marTop w:val="0"/>
          <w:marBottom w:val="0"/>
          <w:divBdr>
            <w:top w:val="none" w:sz="0" w:space="0" w:color="auto"/>
            <w:left w:val="none" w:sz="0" w:space="0" w:color="auto"/>
            <w:bottom w:val="none" w:sz="0" w:space="0" w:color="auto"/>
            <w:right w:val="none" w:sz="0" w:space="0" w:color="auto"/>
          </w:divBdr>
        </w:div>
        <w:div w:id="344406189">
          <w:marLeft w:val="640"/>
          <w:marRight w:val="0"/>
          <w:marTop w:val="0"/>
          <w:marBottom w:val="0"/>
          <w:divBdr>
            <w:top w:val="none" w:sz="0" w:space="0" w:color="auto"/>
            <w:left w:val="none" w:sz="0" w:space="0" w:color="auto"/>
            <w:bottom w:val="none" w:sz="0" w:space="0" w:color="auto"/>
            <w:right w:val="none" w:sz="0" w:space="0" w:color="auto"/>
          </w:divBdr>
        </w:div>
        <w:div w:id="152649159">
          <w:marLeft w:val="640"/>
          <w:marRight w:val="0"/>
          <w:marTop w:val="0"/>
          <w:marBottom w:val="0"/>
          <w:divBdr>
            <w:top w:val="none" w:sz="0" w:space="0" w:color="auto"/>
            <w:left w:val="none" w:sz="0" w:space="0" w:color="auto"/>
            <w:bottom w:val="none" w:sz="0" w:space="0" w:color="auto"/>
            <w:right w:val="none" w:sz="0" w:space="0" w:color="auto"/>
          </w:divBdr>
        </w:div>
        <w:div w:id="1810197633">
          <w:marLeft w:val="640"/>
          <w:marRight w:val="0"/>
          <w:marTop w:val="0"/>
          <w:marBottom w:val="0"/>
          <w:divBdr>
            <w:top w:val="none" w:sz="0" w:space="0" w:color="auto"/>
            <w:left w:val="none" w:sz="0" w:space="0" w:color="auto"/>
            <w:bottom w:val="none" w:sz="0" w:space="0" w:color="auto"/>
            <w:right w:val="none" w:sz="0" w:space="0" w:color="auto"/>
          </w:divBdr>
        </w:div>
        <w:div w:id="369380590">
          <w:marLeft w:val="640"/>
          <w:marRight w:val="0"/>
          <w:marTop w:val="0"/>
          <w:marBottom w:val="0"/>
          <w:divBdr>
            <w:top w:val="none" w:sz="0" w:space="0" w:color="auto"/>
            <w:left w:val="none" w:sz="0" w:space="0" w:color="auto"/>
            <w:bottom w:val="none" w:sz="0" w:space="0" w:color="auto"/>
            <w:right w:val="none" w:sz="0" w:space="0" w:color="auto"/>
          </w:divBdr>
        </w:div>
        <w:div w:id="1438795068">
          <w:marLeft w:val="640"/>
          <w:marRight w:val="0"/>
          <w:marTop w:val="0"/>
          <w:marBottom w:val="0"/>
          <w:divBdr>
            <w:top w:val="none" w:sz="0" w:space="0" w:color="auto"/>
            <w:left w:val="none" w:sz="0" w:space="0" w:color="auto"/>
            <w:bottom w:val="none" w:sz="0" w:space="0" w:color="auto"/>
            <w:right w:val="none" w:sz="0" w:space="0" w:color="auto"/>
          </w:divBdr>
        </w:div>
        <w:div w:id="316610727">
          <w:marLeft w:val="640"/>
          <w:marRight w:val="0"/>
          <w:marTop w:val="0"/>
          <w:marBottom w:val="0"/>
          <w:divBdr>
            <w:top w:val="none" w:sz="0" w:space="0" w:color="auto"/>
            <w:left w:val="none" w:sz="0" w:space="0" w:color="auto"/>
            <w:bottom w:val="none" w:sz="0" w:space="0" w:color="auto"/>
            <w:right w:val="none" w:sz="0" w:space="0" w:color="auto"/>
          </w:divBdr>
        </w:div>
        <w:div w:id="225577005">
          <w:marLeft w:val="640"/>
          <w:marRight w:val="0"/>
          <w:marTop w:val="0"/>
          <w:marBottom w:val="0"/>
          <w:divBdr>
            <w:top w:val="none" w:sz="0" w:space="0" w:color="auto"/>
            <w:left w:val="none" w:sz="0" w:space="0" w:color="auto"/>
            <w:bottom w:val="none" w:sz="0" w:space="0" w:color="auto"/>
            <w:right w:val="none" w:sz="0" w:space="0" w:color="auto"/>
          </w:divBdr>
        </w:div>
        <w:div w:id="461193263">
          <w:marLeft w:val="640"/>
          <w:marRight w:val="0"/>
          <w:marTop w:val="0"/>
          <w:marBottom w:val="0"/>
          <w:divBdr>
            <w:top w:val="none" w:sz="0" w:space="0" w:color="auto"/>
            <w:left w:val="none" w:sz="0" w:space="0" w:color="auto"/>
            <w:bottom w:val="none" w:sz="0" w:space="0" w:color="auto"/>
            <w:right w:val="none" w:sz="0" w:space="0" w:color="auto"/>
          </w:divBdr>
        </w:div>
        <w:div w:id="1960138706">
          <w:marLeft w:val="640"/>
          <w:marRight w:val="0"/>
          <w:marTop w:val="0"/>
          <w:marBottom w:val="0"/>
          <w:divBdr>
            <w:top w:val="none" w:sz="0" w:space="0" w:color="auto"/>
            <w:left w:val="none" w:sz="0" w:space="0" w:color="auto"/>
            <w:bottom w:val="none" w:sz="0" w:space="0" w:color="auto"/>
            <w:right w:val="none" w:sz="0" w:space="0" w:color="auto"/>
          </w:divBdr>
        </w:div>
        <w:div w:id="1109818843">
          <w:marLeft w:val="640"/>
          <w:marRight w:val="0"/>
          <w:marTop w:val="0"/>
          <w:marBottom w:val="0"/>
          <w:divBdr>
            <w:top w:val="none" w:sz="0" w:space="0" w:color="auto"/>
            <w:left w:val="none" w:sz="0" w:space="0" w:color="auto"/>
            <w:bottom w:val="none" w:sz="0" w:space="0" w:color="auto"/>
            <w:right w:val="none" w:sz="0" w:space="0" w:color="auto"/>
          </w:divBdr>
        </w:div>
        <w:div w:id="737285206">
          <w:marLeft w:val="640"/>
          <w:marRight w:val="0"/>
          <w:marTop w:val="0"/>
          <w:marBottom w:val="0"/>
          <w:divBdr>
            <w:top w:val="none" w:sz="0" w:space="0" w:color="auto"/>
            <w:left w:val="none" w:sz="0" w:space="0" w:color="auto"/>
            <w:bottom w:val="none" w:sz="0" w:space="0" w:color="auto"/>
            <w:right w:val="none" w:sz="0" w:space="0" w:color="auto"/>
          </w:divBdr>
        </w:div>
        <w:div w:id="590235950">
          <w:marLeft w:val="640"/>
          <w:marRight w:val="0"/>
          <w:marTop w:val="0"/>
          <w:marBottom w:val="0"/>
          <w:divBdr>
            <w:top w:val="none" w:sz="0" w:space="0" w:color="auto"/>
            <w:left w:val="none" w:sz="0" w:space="0" w:color="auto"/>
            <w:bottom w:val="none" w:sz="0" w:space="0" w:color="auto"/>
            <w:right w:val="none" w:sz="0" w:space="0" w:color="auto"/>
          </w:divBdr>
        </w:div>
        <w:div w:id="1170366062">
          <w:marLeft w:val="640"/>
          <w:marRight w:val="0"/>
          <w:marTop w:val="0"/>
          <w:marBottom w:val="0"/>
          <w:divBdr>
            <w:top w:val="none" w:sz="0" w:space="0" w:color="auto"/>
            <w:left w:val="none" w:sz="0" w:space="0" w:color="auto"/>
            <w:bottom w:val="none" w:sz="0" w:space="0" w:color="auto"/>
            <w:right w:val="none" w:sz="0" w:space="0" w:color="auto"/>
          </w:divBdr>
        </w:div>
        <w:div w:id="1573851176">
          <w:marLeft w:val="640"/>
          <w:marRight w:val="0"/>
          <w:marTop w:val="0"/>
          <w:marBottom w:val="0"/>
          <w:divBdr>
            <w:top w:val="none" w:sz="0" w:space="0" w:color="auto"/>
            <w:left w:val="none" w:sz="0" w:space="0" w:color="auto"/>
            <w:bottom w:val="none" w:sz="0" w:space="0" w:color="auto"/>
            <w:right w:val="none" w:sz="0" w:space="0" w:color="auto"/>
          </w:divBdr>
        </w:div>
        <w:div w:id="81799956">
          <w:marLeft w:val="640"/>
          <w:marRight w:val="0"/>
          <w:marTop w:val="0"/>
          <w:marBottom w:val="0"/>
          <w:divBdr>
            <w:top w:val="none" w:sz="0" w:space="0" w:color="auto"/>
            <w:left w:val="none" w:sz="0" w:space="0" w:color="auto"/>
            <w:bottom w:val="none" w:sz="0" w:space="0" w:color="auto"/>
            <w:right w:val="none" w:sz="0" w:space="0" w:color="auto"/>
          </w:divBdr>
        </w:div>
        <w:div w:id="1490752795">
          <w:marLeft w:val="640"/>
          <w:marRight w:val="0"/>
          <w:marTop w:val="0"/>
          <w:marBottom w:val="0"/>
          <w:divBdr>
            <w:top w:val="none" w:sz="0" w:space="0" w:color="auto"/>
            <w:left w:val="none" w:sz="0" w:space="0" w:color="auto"/>
            <w:bottom w:val="none" w:sz="0" w:space="0" w:color="auto"/>
            <w:right w:val="none" w:sz="0" w:space="0" w:color="auto"/>
          </w:divBdr>
        </w:div>
        <w:div w:id="2024550404">
          <w:marLeft w:val="640"/>
          <w:marRight w:val="0"/>
          <w:marTop w:val="0"/>
          <w:marBottom w:val="0"/>
          <w:divBdr>
            <w:top w:val="none" w:sz="0" w:space="0" w:color="auto"/>
            <w:left w:val="none" w:sz="0" w:space="0" w:color="auto"/>
            <w:bottom w:val="none" w:sz="0" w:space="0" w:color="auto"/>
            <w:right w:val="none" w:sz="0" w:space="0" w:color="auto"/>
          </w:divBdr>
        </w:div>
        <w:div w:id="1300958289">
          <w:marLeft w:val="640"/>
          <w:marRight w:val="0"/>
          <w:marTop w:val="0"/>
          <w:marBottom w:val="0"/>
          <w:divBdr>
            <w:top w:val="none" w:sz="0" w:space="0" w:color="auto"/>
            <w:left w:val="none" w:sz="0" w:space="0" w:color="auto"/>
            <w:bottom w:val="none" w:sz="0" w:space="0" w:color="auto"/>
            <w:right w:val="none" w:sz="0" w:space="0" w:color="auto"/>
          </w:divBdr>
        </w:div>
        <w:div w:id="1406760996">
          <w:marLeft w:val="640"/>
          <w:marRight w:val="0"/>
          <w:marTop w:val="0"/>
          <w:marBottom w:val="0"/>
          <w:divBdr>
            <w:top w:val="none" w:sz="0" w:space="0" w:color="auto"/>
            <w:left w:val="none" w:sz="0" w:space="0" w:color="auto"/>
            <w:bottom w:val="none" w:sz="0" w:space="0" w:color="auto"/>
            <w:right w:val="none" w:sz="0" w:space="0" w:color="auto"/>
          </w:divBdr>
        </w:div>
        <w:div w:id="331298343">
          <w:marLeft w:val="640"/>
          <w:marRight w:val="0"/>
          <w:marTop w:val="0"/>
          <w:marBottom w:val="0"/>
          <w:divBdr>
            <w:top w:val="none" w:sz="0" w:space="0" w:color="auto"/>
            <w:left w:val="none" w:sz="0" w:space="0" w:color="auto"/>
            <w:bottom w:val="none" w:sz="0" w:space="0" w:color="auto"/>
            <w:right w:val="none" w:sz="0" w:space="0" w:color="auto"/>
          </w:divBdr>
        </w:div>
        <w:div w:id="40251231">
          <w:marLeft w:val="640"/>
          <w:marRight w:val="0"/>
          <w:marTop w:val="0"/>
          <w:marBottom w:val="0"/>
          <w:divBdr>
            <w:top w:val="none" w:sz="0" w:space="0" w:color="auto"/>
            <w:left w:val="none" w:sz="0" w:space="0" w:color="auto"/>
            <w:bottom w:val="none" w:sz="0" w:space="0" w:color="auto"/>
            <w:right w:val="none" w:sz="0" w:space="0" w:color="auto"/>
          </w:divBdr>
        </w:div>
        <w:div w:id="351686230">
          <w:marLeft w:val="640"/>
          <w:marRight w:val="0"/>
          <w:marTop w:val="0"/>
          <w:marBottom w:val="0"/>
          <w:divBdr>
            <w:top w:val="none" w:sz="0" w:space="0" w:color="auto"/>
            <w:left w:val="none" w:sz="0" w:space="0" w:color="auto"/>
            <w:bottom w:val="none" w:sz="0" w:space="0" w:color="auto"/>
            <w:right w:val="none" w:sz="0" w:space="0" w:color="auto"/>
          </w:divBdr>
        </w:div>
        <w:div w:id="1592008962">
          <w:marLeft w:val="640"/>
          <w:marRight w:val="0"/>
          <w:marTop w:val="0"/>
          <w:marBottom w:val="0"/>
          <w:divBdr>
            <w:top w:val="none" w:sz="0" w:space="0" w:color="auto"/>
            <w:left w:val="none" w:sz="0" w:space="0" w:color="auto"/>
            <w:bottom w:val="none" w:sz="0" w:space="0" w:color="auto"/>
            <w:right w:val="none" w:sz="0" w:space="0" w:color="auto"/>
          </w:divBdr>
        </w:div>
        <w:div w:id="1618097617">
          <w:marLeft w:val="640"/>
          <w:marRight w:val="0"/>
          <w:marTop w:val="0"/>
          <w:marBottom w:val="0"/>
          <w:divBdr>
            <w:top w:val="none" w:sz="0" w:space="0" w:color="auto"/>
            <w:left w:val="none" w:sz="0" w:space="0" w:color="auto"/>
            <w:bottom w:val="none" w:sz="0" w:space="0" w:color="auto"/>
            <w:right w:val="none" w:sz="0" w:space="0" w:color="auto"/>
          </w:divBdr>
        </w:div>
        <w:div w:id="881869354">
          <w:marLeft w:val="640"/>
          <w:marRight w:val="0"/>
          <w:marTop w:val="0"/>
          <w:marBottom w:val="0"/>
          <w:divBdr>
            <w:top w:val="none" w:sz="0" w:space="0" w:color="auto"/>
            <w:left w:val="none" w:sz="0" w:space="0" w:color="auto"/>
            <w:bottom w:val="none" w:sz="0" w:space="0" w:color="auto"/>
            <w:right w:val="none" w:sz="0" w:space="0" w:color="auto"/>
          </w:divBdr>
        </w:div>
        <w:div w:id="1519543308">
          <w:marLeft w:val="640"/>
          <w:marRight w:val="0"/>
          <w:marTop w:val="0"/>
          <w:marBottom w:val="0"/>
          <w:divBdr>
            <w:top w:val="none" w:sz="0" w:space="0" w:color="auto"/>
            <w:left w:val="none" w:sz="0" w:space="0" w:color="auto"/>
            <w:bottom w:val="none" w:sz="0" w:space="0" w:color="auto"/>
            <w:right w:val="none" w:sz="0" w:space="0" w:color="auto"/>
          </w:divBdr>
        </w:div>
        <w:div w:id="1561095506">
          <w:marLeft w:val="640"/>
          <w:marRight w:val="0"/>
          <w:marTop w:val="0"/>
          <w:marBottom w:val="0"/>
          <w:divBdr>
            <w:top w:val="none" w:sz="0" w:space="0" w:color="auto"/>
            <w:left w:val="none" w:sz="0" w:space="0" w:color="auto"/>
            <w:bottom w:val="none" w:sz="0" w:space="0" w:color="auto"/>
            <w:right w:val="none" w:sz="0" w:space="0" w:color="auto"/>
          </w:divBdr>
        </w:div>
      </w:divsChild>
    </w:div>
    <w:div w:id="1137182871">
      <w:bodyDiv w:val="1"/>
      <w:marLeft w:val="0"/>
      <w:marRight w:val="0"/>
      <w:marTop w:val="0"/>
      <w:marBottom w:val="0"/>
      <w:divBdr>
        <w:top w:val="none" w:sz="0" w:space="0" w:color="auto"/>
        <w:left w:val="none" w:sz="0" w:space="0" w:color="auto"/>
        <w:bottom w:val="none" w:sz="0" w:space="0" w:color="auto"/>
        <w:right w:val="none" w:sz="0" w:space="0" w:color="auto"/>
      </w:divBdr>
      <w:divsChild>
        <w:div w:id="342320318">
          <w:marLeft w:val="640"/>
          <w:marRight w:val="0"/>
          <w:marTop w:val="0"/>
          <w:marBottom w:val="0"/>
          <w:divBdr>
            <w:top w:val="none" w:sz="0" w:space="0" w:color="auto"/>
            <w:left w:val="none" w:sz="0" w:space="0" w:color="auto"/>
            <w:bottom w:val="none" w:sz="0" w:space="0" w:color="auto"/>
            <w:right w:val="none" w:sz="0" w:space="0" w:color="auto"/>
          </w:divBdr>
        </w:div>
        <w:div w:id="1074006307">
          <w:marLeft w:val="640"/>
          <w:marRight w:val="0"/>
          <w:marTop w:val="0"/>
          <w:marBottom w:val="0"/>
          <w:divBdr>
            <w:top w:val="none" w:sz="0" w:space="0" w:color="auto"/>
            <w:left w:val="none" w:sz="0" w:space="0" w:color="auto"/>
            <w:bottom w:val="none" w:sz="0" w:space="0" w:color="auto"/>
            <w:right w:val="none" w:sz="0" w:space="0" w:color="auto"/>
          </w:divBdr>
        </w:div>
        <w:div w:id="446243607">
          <w:marLeft w:val="640"/>
          <w:marRight w:val="0"/>
          <w:marTop w:val="0"/>
          <w:marBottom w:val="0"/>
          <w:divBdr>
            <w:top w:val="none" w:sz="0" w:space="0" w:color="auto"/>
            <w:left w:val="none" w:sz="0" w:space="0" w:color="auto"/>
            <w:bottom w:val="none" w:sz="0" w:space="0" w:color="auto"/>
            <w:right w:val="none" w:sz="0" w:space="0" w:color="auto"/>
          </w:divBdr>
        </w:div>
        <w:div w:id="4485054">
          <w:marLeft w:val="640"/>
          <w:marRight w:val="0"/>
          <w:marTop w:val="0"/>
          <w:marBottom w:val="0"/>
          <w:divBdr>
            <w:top w:val="none" w:sz="0" w:space="0" w:color="auto"/>
            <w:left w:val="none" w:sz="0" w:space="0" w:color="auto"/>
            <w:bottom w:val="none" w:sz="0" w:space="0" w:color="auto"/>
            <w:right w:val="none" w:sz="0" w:space="0" w:color="auto"/>
          </w:divBdr>
        </w:div>
        <w:div w:id="569391523">
          <w:marLeft w:val="640"/>
          <w:marRight w:val="0"/>
          <w:marTop w:val="0"/>
          <w:marBottom w:val="0"/>
          <w:divBdr>
            <w:top w:val="none" w:sz="0" w:space="0" w:color="auto"/>
            <w:left w:val="none" w:sz="0" w:space="0" w:color="auto"/>
            <w:bottom w:val="none" w:sz="0" w:space="0" w:color="auto"/>
            <w:right w:val="none" w:sz="0" w:space="0" w:color="auto"/>
          </w:divBdr>
        </w:div>
        <w:div w:id="1320108785">
          <w:marLeft w:val="640"/>
          <w:marRight w:val="0"/>
          <w:marTop w:val="0"/>
          <w:marBottom w:val="0"/>
          <w:divBdr>
            <w:top w:val="none" w:sz="0" w:space="0" w:color="auto"/>
            <w:left w:val="none" w:sz="0" w:space="0" w:color="auto"/>
            <w:bottom w:val="none" w:sz="0" w:space="0" w:color="auto"/>
            <w:right w:val="none" w:sz="0" w:space="0" w:color="auto"/>
          </w:divBdr>
        </w:div>
        <w:div w:id="1558468191">
          <w:marLeft w:val="640"/>
          <w:marRight w:val="0"/>
          <w:marTop w:val="0"/>
          <w:marBottom w:val="0"/>
          <w:divBdr>
            <w:top w:val="none" w:sz="0" w:space="0" w:color="auto"/>
            <w:left w:val="none" w:sz="0" w:space="0" w:color="auto"/>
            <w:bottom w:val="none" w:sz="0" w:space="0" w:color="auto"/>
            <w:right w:val="none" w:sz="0" w:space="0" w:color="auto"/>
          </w:divBdr>
        </w:div>
        <w:div w:id="692267494">
          <w:marLeft w:val="640"/>
          <w:marRight w:val="0"/>
          <w:marTop w:val="0"/>
          <w:marBottom w:val="0"/>
          <w:divBdr>
            <w:top w:val="none" w:sz="0" w:space="0" w:color="auto"/>
            <w:left w:val="none" w:sz="0" w:space="0" w:color="auto"/>
            <w:bottom w:val="none" w:sz="0" w:space="0" w:color="auto"/>
            <w:right w:val="none" w:sz="0" w:space="0" w:color="auto"/>
          </w:divBdr>
        </w:div>
        <w:div w:id="527568222">
          <w:marLeft w:val="640"/>
          <w:marRight w:val="0"/>
          <w:marTop w:val="0"/>
          <w:marBottom w:val="0"/>
          <w:divBdr>
            <w:top w:val="none" w:sz="0" w:space="0" w:color="auto"/>
            <w:left w:val="none" w:sz="0" w:space="0" w:color="auto"/>
            <w:bottom w:val="none" w:sz="0" w:space="0" w:color="auto"/>
            <w:right w:val="none" w:sz="0" w:space="0" w:color="auto"/>
          </w:divBdr>
        </w:div>
        <w:div w:id="1718625223">
          <w:marLeft w:val="640"/>
          <w:marRight w:val="0"/>
          <w:marTop w:val="0"/>
          <w:marBottom w:val="0"/>
          <w:divBdr>
            <w:top w:val="none" w:sz="0" w:space="0" w:color="auto"/>
            <w:left w:val="none" w:sz="0" w:space="0" w:color="auto"/>
            <w:bottom w:val="none" w:sz="0" w:space="0" w:color="auto"/>
            <w:right w:val="none" w:sz="0" w:space="0" w:color="auto"/>
          </w:divBdr>
        </w:div>
        <w:div w:id="1847668273">
          <w:marLeft w:val="640"/>
          <w:marRight w:val="0"/>
          <w:marTop w:val="0"/>
          <w:marBottom w:val="0"/>
          <w:divBdr>
            <w:top w:val="none" w:sz="0" w:space="0" w:color="auto"/>
            <w:left w:val="none" w:sz="0" w:space="0" w:color="auto"/>
            <w:bottom w:val="none" w:sz="0" w:space="0" w:color="auto"/>
            <w:right w:val="none" w:sz="0" w:space="0" w:color="auto"/>
          </w:divBdr>
        </w:div>
        <w:div w:id="14885011">
          <w:marLeft w:val="640"/>
          <w:marRight w:val="0"/>
          <w:marTop w:val="0"/>
          <w:marBottom w:val="0"/>
          <w:divBdr>
            <w:top w:val="none" w:sz="0" w:space="0" w:color="auto"/>
            <w:left w:val="none" w:sz="0" w:space="0" w:color="auto"/>
            <w:bottom w:val="none" w:sz="0" w:space="0" w:color="auto"/>
            <w:right w:val="none" w:sz="0" w:space="0" w:color="auto"/>
          </w:divBdr>
        </w:div>
        <w:div w:id="1685479598">
          <w:marLeft w:val="640"/>
          <w:marRight w:val="0"/>
          <w:marTop w:val="0"/>
          <w:marBottom w:val="0"/>
          <w:divBdr>
            <w:top w:val="none" w:sz="0" w:space="0" w:color="auto"/>
            <w:left w:val="none" w:sz="0" w:space="0" w:color="auto"/>
            <w:bottom w:val="none" w:sz="0" w:space="0" w:color="auto"/>
            <w:right w:val="none" w:sz="0" w:space="0" w:color="auto"/>
          </w:divBdr>
        </w:div>
        <w:div w:id="73480688">
          <w:marLeft w:val="640"/>
          <w:marRight w:val="0"/>
          <w:marTop w:val="0"/>
          <w:marBottom w:val="0"/>
          <w:divBdr>
            <w:top w:val="none" w:sz="0" w:space="0" w:color="auto"/>
            <w:left w:val="none" w:sz="0" w:space="0" w:color="auto"/>
            <w:bottom w:val="none" w:sz="0" w:space="0" w:color="auto"/>
            <w:right w:val="none" w:sz="0" w:space="0" w:color="auto"/>
          </w:divBdr>
        </w:div>
        <w:div w:id="636951481">
          <w:marLeft w:val="640"/>
          <w:marRight w:val="0"/>
          <w:marTop w:val="0"/>
          <w:marBottom w:val="0"/>
          <w:divBdr>
            <w:top w:val="none" w:sz="0" w:space="0" w:color="auto"/>
            <w:left w:val="none" w:sz="0" w:space="0" w:color="auto"/>
            <w:bottom w:val="none" w:sz="0" w:space="0" w:color="auto"/>
            <w:right w:val="none" w:sz="0" w:space="0" w:color="auto"/>
          </w:divBdr>
        </w:div>
        <w:div w:id="1958294161">
          <w:marLeft w:val="640"/>
          <w:marRight w:val="0"/>
          <w:marTop w:val="0"/>
          <w:marBottom w:val="0"/>
          <w:divBdr>
            <w:top w:val="none" w:sz="0" w:space="0" w:color="auto"/>
            <w:left w:val="none" w:sz="0" w:space="0" w:color="auto"/>
            <w:bottom w:val="none" w:sz="0" w:space="0" w:color="auto"/>
            <w:right w:val="none" w:sz="0" w:space="0" w:color="auto"/>
          </w:divBdr>
        </w:div>
        <w:div w:id="1925918737">
          <w:marLeft w:val="640"/>
          <w:marRight w:val="0"/>
          <w:marTop w:val="0"/>
          <w:marBottom w:val="0"/>
          <w:divBdr>
            <w:top w:val="none" w:sz="0" w:space="0" w:color="auto"/>
            <w:left w:val="none" w:sz="0" w:space="0" w:color="auto"/>
            <w:bottom w:val="none" w:sz="0" w:space="0" w:color="auto"/>
            <w:right w:val="none" w:sz="0" w:space="0" w:color="auto"/>
          </w:divBdr>
        </w:div>
        <w:div w:id="1655597854">
          <w:marLeft w:val="640"/>
          <w:marRight w:val="0"/>
          <w:marTop w:val="0"/>
          <w:marBottom w:val="0"/>
          <w:divBdr>
            <w:top w:val="none" w:sz="0" w:space="0" w:color="auto"/>
            <w:left w:val="none" w:sz="0" w:space="0" w:color="auto"/>
            <w:bottom w:val="none" w:sz="0" w:space="0" w:color="auto"/>
            <w:right w:val="none" w:sz="0" w:space="0" w:color="auto"/>
          </w:divBdr>
        </w:div>
        <w:div w:id="1732730425">
          <w:marLeft w:val="640"/>
          <w:marRight w:val="0"/>
          <w:marTop w:val="0"/>
          <w:marBottom w:val="0"/>
          <w:divBdr>
            <w:top w:val="none" w:sz="0" w:space="0" w:color="auto"/>
            <w:left w:val="none" w:sz="0" w:space="0" w:color="auto"/>
            <w:bottom w:val="none" w:sz="0" w:space="0" w:color="auto"/>
            <w:right w:val="none" w:sz="0" w:space="0" w:color="auto"/>
          </w:divBdr>
        </w:div>
        <w:div w:id="1480658283">
          <w:marLeft w:val="640"/>
          <w:marRight w:val="0"/>
          <w:marTop w:val="0"/>
          <w:marBottom w:val="0"/>
          <w:divBdr>
            <w:top w:val="none" w:sz="0" w:space="0" w:color="auto"/>
            <w:left w:val="none" w:sz="0" w:space="0" w:color="auto"/>
            <w:bottom w:val="none" w:sz="0" w:space="0" w:color="auto"/>
            <w:right w:val="none" w:sz="0" w:space="0" w:color="auto"/>
          </w:divBdr>
        </w:div>
        <w:div w:id="273681530">
          <w:marLeft w:val="640"/>
          <w:marRight w:val="0"/>
          <w:marTop w:val="0"/>
          <w:marBottom w:val="0"/>
          <w:divBdr>
            <w:top w:val="none" w:sz="0" w:space="0" w:color="auto"/>
            <w:left w:val="none" w:sz="0" w:space="0" w:color="auto"/>
            <w:bottom w:val="none" w:sz="0" w:space="0" w:color="auto"/>
            <w:right w:val="none" w:sz="0" w:space="0" w:color="auto"/>
          </w:divBdr>
        </w:div>
        <w:div w:id="743186162">
          <w:marLeft w:val="640"/>
          <w:marRight w:val="0"/>
          <w:marTop w:val="0"/>
          <w:marBottom w:val="0"/>
          <w:divBdr>
            <w:top w:val="none" w:sz="0" w:space="0" w:color="auto"/>
            <w:left w:val="none" w:sz="0" w:space="0" w:color="auto"/>
            <w:bottom w:val="none" w:sz="0" w:space="0" w:color="auto"/>
            <w:right w:val="none" w:sz="0" w:space="0" w:color="auto"/>
          </w:divBdr>
        </w:div>
        <w:div w:id="860558396">
          <w:marLeft w:val="640"/>
          <w:marRight w:val="0"/>
          <w:marTop w:val="0"/>
          <w:marBottom w:val="0"/>
          <w:divBdr>
            <w:top w:val="none" w:sz="0" w:space="0" w:color="auto"/>
            <w:left w:val="none" w:sz="0" w:space="0" w:color="auto"/>
            <w:bottom w:val="none" w:sz="0" w:space="0" w:color="auto"/>
            <w:right w:val="none" w:sz="0" w:space="0" w:color="auto"/>
          </w:divBdr>
        </w:div>
        <w:div w:id="1986005465">
          <w:marLeft w:val="640"/>
          <w:marRight w:val="0"/>
          <w:marTop w:val="0"/>
          <w:marBottom w:val="0"/>
          <w:divBdr>
            <w:top w:val="none" w:sz="0" w:space="0" w:color="auto"/>
            <w:left w:val="none" w:sz="0" w:space="0" w:color="auto"/>
            <w:bottom w:val="none" w:sz="0" w:space="0" w:color="auto"/>
            <w:right w:val="none" w:sz="0" w:space="0" w:color="auto"/>
          </w:divBdr>
        </w:div>
        <w:div w:id="1359158775">
          <w:marLeft w:val="640"/>
          <w:marRight w:val="0"/>
          <w:marTop w:val="0"/>
          <w:marBottom w:val="0"/>
          <w:divBdr>
            <w:top w:val="none" w:sz="0" w:space="0" w:color="auto"/>
            <w:left w:val="none" w:sz="0" w:space="0" w:color="auto"/>
            <w:bottom w:val="none" w:sz="0" w:space="0" w:color="auto"/>
            <w:right w:val="none" w:sz="0" w:space="0" w:color="auto"/>
          </w:divBdr>
        </w:div>
        <w:div w:id="1724209377">
          <w:marLeft w:val="640"/>
          <w:marRight w:val="0"/>
          <w:marTop w:val="0"/>
          <w:marBottom w:val="0"/>
          <w:divBdr>
            <w:top w:val="none" w:sz="0" w:space="0" w:color="auto"/>
            <w:left w:val="none" w:sz="0" w:space="0" w:color="auto"/>
            <w:bottom w:val="none" w:sz="0" w:space="0" w:color="auto"/>
            <w:right w:val="none" w:sz="0" w:space="0" w:color="auto"/>
          </w:divBdr>
        </w:div>
        <w:div w:id="462381603">
          <w:marLeft w:val="640"/>
          <w:marRight w:val="0"/>
          <w:marTop w:val="0"/>
          <w:marBottom w:val="0"/>
          <w:divBdr>
            <w:top w:val="none" w:sz="0" w:space="0" w:color="auto"/>
            <w:left w:val="none" w:sz="0" w:space="0" w:color="auto"/>
            <w:bottom w:val="none" w:sz="0" w:space="0" w:color="auto"/>
            <w:right w:val="none" w:sz="0" w:space="0" w:color="auto"/>
          </w:divBdr>
        </w:div>
        <w:div w:id="970355975">
          <w:marLeft w:val="640"/>
          <w:marRight w:val="0"/>
          <w:marTop w:val="0"/>
          <w:marBottom w:val="0"/>
          <w:divBdr>
            <w:top w:val="none" w:sz="0" w:space="0" w:color="auto"/>
            <w:left w:val="none" w:sz="0" w:space="0" w:color="auto"/>
            <w:bottom w:val="none" w:sz="0" w:space="0" w:color="auto"/>
            <w:right w:val="none" w:sz="0" w:space="0" w:color="auto"/>
          </w:divBdr>
        </w:div>
        <w:div w:id="1194884247">
          <w:marLeft w:val="640"/>
          <w:marRight w:val="0"/>
          <w:marTop w:val="0"/>
          <w:marBottom w:val="0"/>
          <w:divBdr>
            <w:top w:val="none" w:sz="0" w:space="0" w:color="auto"/>
            <w:left w:val="none" w:sz="0" w:space="0" w:color="auto"/>
            <w:bottom w:val="none" w:sz="0" w:space="0" w:color="auto"/>
            <w:right w:val="none" w:sz="0" w:space="0" w:color="auto"/>
          </w:divBdr>
        </w:div>
        <w:div w:id="1384796255">
          <w:marLeft w:val="640"/>
          <w:marRight w:val="0"/>
          <w:marTop w:val="0"/>
          <w:marBottom w:val="0"/>
          <w:divBdr>
            <w:top w:val="none" w:sz="0" w:space="0" w:color="auto"/>
            <w:left w:val="none" w:sz="0" w:space="0" w:color="auto"/>
            <w:bottom w:val="none" w:sz="0" w:space="0" w:color="auto"/>
            <w:right w:val="none" w:sz="0" w:space="0" w:color="auto"/>
          </w:divBdr>
        </w:div>
        <w:div w:id="232394300">
          <w:marLeft w:val="640"/>
          <w:marRight w:val="0"/>
          <w:marTop w:val="0"/>
          <w:marBottom w:val="0"/>
          <w:divBdr>
            <w:top w:val="none" w:sz="0" w:space="0" w:color="auto"/>
            <w:left w:val="none" w:sz="0" w:space="0" w:color="auto"/>
            <w:bottom w:val="none" w:sz="0" w:space="0" w:color="auto"/>
            <w:right w:val="none" w:sz="0" w:space="0" w:color="auto"/>
          </w:divBdr>
        </w:div>
        <w:div w:id="1241520410">
          <w:marLeft w:val="640"/>
          <w:marRight w:val="0"/>
          <w:marTop w:val="0"/>
          <w:marBottom w:val="0"/>
          <w:divBdr>
            <w:top w:val="none" w:sz="0" w:space="0" w:color="auto"/>
            <w:left w:val="none" w:sz="0" w:space="0" w:color="auto"/>
            <w:bottom w:val="none" w:sz="0" w:space="0" w:color="auto"/>
            <w:right w:val="none" w:sz="0" w:space="0" w:color="auto"/>
          </w:divBdr>
        </w:div>
        <w:div w:id="966160000">
          <w:marLeft w:val="640"/>
          <w:marRight w:val="0"/>
          <w:marTop w:val="0"/>
          <w:marBottom w:val="0"/>
          <w:divBdr>
            <w:top w:val="none" w:sz="0" w:space="0" w:color="auto"/>
            <w:left w:val="none" w:sz="0" w:space="0" w:color="auto"/>
            <w:bottom w:val="none" w:sz="0" w:space="0" w:color="auto"/>
            <w:right w:val="none" w:sz="0" w:space="0" w:color="auto"/>
          </w:divBdr>
        </w:div>
        <w:div w:id="599946507">
          <w:marLeft w:val="640"/>
          <w:marRight w:val="0"/>
          <w:marTop w:val="0"/>
          <w:marBottom w:val="0"/>
          <w:divBdr>
            <w:top w:val="none" w:sz="0" w:space="0" w:color="auto"/>
            <w:left w:val="none" w:sz="0" w:space="0" w:color="auto"/>
            <w:bottom w:val="none" w:sz="0" w:space="0" w:color="auto"/>
            <w:right w:val="none" w:sz="0" w:space="0" w:color="auto"/>
          </w:divBdr>
        </w:div>
        <w:div w:id="2075614420">
          <w:marLeft w:val="640"/>
          <w:marRight w:val="0"/>
          <w:marTop w:val="0"/>
          <w:marBottom w:val="0"/>
          <w:divBdr>
            <w:top w:val="none" w:sz="0" w:space="0" w:color="auto"/>
            <w:left w:val="none" w:sz="0" w:space="0" w:color="auto"/>
            <w:bottom w:val="none" w:sz="0" w:space="0" w:color="auto"/>
            <w:right w:val="none" w:sz="0" w:space="0" w:color="auto"/>
          </w:divBdr>
        </w:div>
        <w:div w:id="1698046489">
          <w:marLeft w:val="640"/>
          <w:marRight w:val="0"/>
          <w:marTop w:val="0"/>
          <w:marBottom w:val="0"/>
          <w:divBdr>
            <w:top w:val="none" w:sz="0" w:space="0" w:color="auto"/>
            <w:left w:val="none" w:sz="0" w:space="0" w:color="auto"/>
            <w:bottom w:val="none" w:sz="0" w:space="0" w:color="auto"/>
            <w:right w:val="none" w:sz="0" w:space="0" w:color="auto"/>
          </w:divBdr>
        </w:div>
        <w:div w:id="1733043086">
          <w:marLeft w:val="640"/>
          <w:marRight w:val="0"/>
          <w:marTop w:val="0"/>
          <w:marBottom w:val="0"/>
          <w:divBdr>
            <w:top w:val="none" w:sz="0" w:space="0" w:color="auto"/>
            <w:left w:val="none" w:sz="0" w:space="0" w:color="auto"/>
            <w:bottom w:val="none" w:sz="0" w:space="0" w:color="auto"/>
            <w:right w:val="none" w:sz="0" w:space="0" w:color="auto"/>
          </w:divBdr>
        </w:div>
        <w:div w:id="162624767">
          <w:marLeft w:val="640"/>
          <w:marRight w:val="0"/>
          <w:marTop w:val="0"/>
          <w:marBottom w:val="0"/>
          <w:divBdr>
            <w:top w:val="none" w:sz="0" w:space="0" w:color="auto"/>
            <w:left w:val="none" w:sz="0" w:space="0" w:color="auto"/>
            <w:bottom w:val="none" w:sz="0" w:space="0" w:color="auto"/>
            <w:right w:val="none" w:sz="0" w:space="0" w:color="auto"/>
          </w:divBdr>
        </w:div>
        <w:div w:id="1572041559">
          <w:marLeft w:val="640"/>
          <w:marRight w:val="0"/>
          <w:marTop w:val="0"/>
          <w:marBottom w:val="0"/>
          <w:divBdr>
            <w:top w:val="none" w:sz="0" w:space="0" w:color="auto"/>
            <w:left w:val="none" w:sz="0" w:space="0" w:color="auto"/>
            <w:bottom w:val="none" w:sz="0" w:space="0" w:color="auto"/>
            <w:right w:val="none" w:sz="0" w:space="0" w:color="auto"/>
          </w:divBdr>
        </w:div>
        <w:div w:id="1472483216">
          <w:marLeft w:val="640"/>
          <w:marRight w:val="0"/>
          <w:marTop w:val="0"/>
          <w:marBottom w:val="0"/>
          <w:divBdr>
            <w:top w:val="none" w:sz="0" w:space="0" w:color="auto"/>
            <w:left w:val="none" w:sz="0" w:space="0" w:color="auto"/>
            <w:bottom w:val="none" w:sz="0" w:space="0" w:color="auto"/>
            <w:right w:val="none" w:sz="0" w:space="0" w:color="auto"/>
          </w:divBdr>
        </w:div>
        <w:div w:id="2032140842">
          <w:marLeft w:val="640"/>
          <w:marRight w:val="0"/>
          <w:marTop w:val="0"/>
          <w:marBottom w:val="0"/>
          <w:divBdr>
            <w:top w:val="none" w:sz="0" w:space="0" w:color="auto"/>
            <w:left w:val="none" w:sz="0" w:space="0" w:color="auto"/>
            <w:bottom w:val="none" w:sz="0" w:space="0" w:color="auto"/>
            <w:right w:val="none" w:sz="0" w:space="0" w:color="auto"/>
          </w:divBdr>
        </w:div>
        <w:div w:id="1187715432">
          <w:marLeft w:val="640"/>
          <w:marRight w:val="0"/>
          <w:marTop w:val="0"/>
          <w:marBottom w:val="0"/>
          <w:divBdr>
            <w:top w:val="none" w:sz="0" w:space="0" w:color="auto"/>
            <w:left w:val="none" w:sz="0" w:space="0" w:color="auto"/>
            <w:bottom w:val="none" w:sz="0" w:space="0" w:color="auto"/>
            <w:right w:val="none" w:sz="0" w:space="0" w:color="auto"/>
          </w:divBdr>
        </w:div>
        <w:div w:id="1157766873">
          <w:marLeft w:val="640"/>
          <w:marRight w:val="0"/>
          <w:marTop w:val="0"/>
          <w:marBottom w:val="0"/>
          <w:divBdr>
            <w:top w:val="none" w:sz="0" w:space="0" w:color="auto"/>
            <w:left w:val="none" w:sz="0" w:space="0" w:color="auto"/>
            <w:bottom w:val="none" w:sz="0" w:space="0" w:color="auto"/>
            <w:right w:val="none" w:sz="0" w:space="0" w:color="auto"/>
          </w:divBdr>
        </w:div>
        <w:div w:id="1703817819">
          <w:marLeft w:val="640"/>
          <w:marRight w:val="0"/>
          <w:marTop w:val="0"/>
          <w:marBottom w:val="0"/>
          <w:divBdr>
            <w:top w:val="none" w:sz="0" w:space="0" w:color="auto"/>
            <w:left w:val="none" w:sz="0" w:space="0" w:color="auto"/>
            <w:bottom w:val="none" w:sz="0" w:space="0" w:color="auto"/>
            <w:right w:val="none" w:sz="0" w:space="0" w:color="auto"/>
          </w:divBdr>
        </w:div>
      </w:divsChild>
    </w:div>
    <w:div w:id="1146318232">
      <w:bodyDiv w:val="1"/>
      <w:marLeft w:val="0"/>
      <w:marRight w:val="0"/>
      <w:marTop w:val="0"/>
      <w:marBottom w:val="0"/>
      <w:divBdr>
        <w:top w:val="none" w:sz="0" w:space="0" w:color="auto"/>
        <w:left w:val="none" w:sz="0" w:space="0" w:color="auto"/>
        <w:bottom w:val="none" w:sz="0" w:space="0" w:color="auto"/>
        <w:right w:val="none" w:sz="0" w:space="0" w:color="auto"/>
      </w:divBdr>
      <w:divsChild>
        <w:div w:id="621107723">
          <w:marLeft w:val="640"/>
          <w:marRight w:val="0"/>
          <w:marTop w:val="0"/>
          <w:marBottom w:val="0"/>
          <w:divBdr>
            <w:top w:val="none" w:sz="0" w:space="0" w:color="auto"/>
            <w:left w:val="none" w:sz="0" w:space="0" w:color="auto"/>
            <w:bottom w:val="none" w:sz="0" w:space="0" w:color="auto"/>
            <w:right w:val="none" w:sz="0" w:space="0" w:color="auto"/>
          </w:divBdr>
        </w:div>
        <w:div w:id="550390164">
          <w:marLeft w:val="640"/>
          <w:marRight w:val="0"/>
          <w:marTop w:val="0"/>
          <w:marBottom w:val="0"/>
          <w:divBdr>
            <w:top w:val="none" w:sz="0" w:space="0" w:color="auto"/>
            <w:left w:val="none" w:sz="0" w:space="0" w:color="auto"/>
            <w:bottom w:val="none" w:sz="0" w:space="0" w:color="auto"/>
            <w:right w:val="none" w:sz="0" w:space="0" w:color="auto"/>
          </w:divBdr>
        </w:div>
        <w:div w:id="1852911561">
          <w:marLeft w:val="640"/>
          <w:marRight w:val="0"/>
          <w:marTop w:val="0"/>
          <w:marBottom w:val="0"/>
          <w:divBdr>
            <w:top w:val="none" w:sz="0" w:space="0" w:color="auto"/>
            <w:left w:val="none" w:sz="0" w:space="0" w:color="auto"/>
            <w:bottom w:val="none" w:sz="0" w:space="0" w:color="auto"/>
            <w:right w:val="none" w:sz="0" w:space="0" w:color="auto"/>
          </w:divBdr>
        </w:div>
        <w:div w:id="481774220">
          <w:marLeft w:val="640"/>
          <w:marRight w:val="0"/>
          <w:marTop w:val="0"/>
          <w:marBottom w:val="0"/>
          <w:divBdr>
            <w:top w:val="none" w:sz="0" w:space="0" w:color="auto"/>
            <w:left w:val="none" w:sz="0" w:space="0" w:color="auto"/>
            <w:bottom w:val="none" w:sz="0" w:space="0" w:color="auto"/>
            <w:right w:val="none" w:sz="0" w:space="0" w:color="auto"/>
          </w:divBdr>
        </w:div>
        <w:div w:id="1471165924">
          <w:marLeft w:val="640"/>
          <w:marRight w:val="0"/>
          <w:marTop w:val="0"/>
          <w:marBottom w:val="0"/>
          <w:divBdr>
            <w:top w:val="none" w:sz="0" w:space="0" w:color="auto"/>
            <w:left w:val="none" w:sz="0" w:space="0" w:color="auto"/>
            <w:bottom w:val="none" w:sz="0" w:space="0" w:color="auto"/>
            <w:right w:val="none" w:sz="0" w:space="0" w:color="auto"/>
          </w:divBdr>
        </w:div>
        <w:div w:id="351882758">
          <w:marLeft w:val="640"/>
          <w:marRight w:val="0"/>
          <w:marTop w:val="0"/>
          <w:marBottom w:val="0"/>
          <w:divBdr>
            <w:top w:val="none" w:sz="0" w:space="0" w:color="auto"/>
            <w:left w:val="none" w:sz="0" w:space="0" w:color="auto"/>
            <w:bottom w:val="none" w:sz="0" w:space="0" w:color="auto"/>
            <w:right w:val="none" w:sz="0" w:space="0" w:color="auto"/>
          </w:divBdr>
        </w:div>
        <w:div w:id="701979243">
          <w:marLeft w:val="640"/>
          <w:marRight w:val="0"/>
          <w:marTop w:val="0"/>
          <w:marBottom w:val="0"/>
          <w:divBdr>
            <w:top w:val="none" w:sz="0" w:space="0" w:color="auto"/>
            <w:left w:val="none" w:sz="0" w:space="0" w:color="auto"/>
            <w:bottom w:val="none" w:sz="0" w:space="0" w:color="auto"/>
            <w:right w:val="none" w:sz="0" w:space="0" w:color="auto"/>
          </w:divBdr>
        </w:div>
        <w:div w:id="1641693081">
          <w:marLeft w:val="640"/>
          <w:marRight w:val="0"/>
          <w:marTop w:val="0"/>
          <w:marBottom w:val="0"/>
          <w:divBdr>
            <w:top w:val="none" w:sz="0" w:space="0" w:color="auto"/>
            <w:left w:val="none" w:sz="0" w:space="0" w:color="auto"/>
            <w:bottom w:val="none" w:sz="0" w:space="0" w:color="auto"/>
            <w:right w:val="none" w:sz="0" w:space="0" w:color="auto"/>
          </w:divBdr>
        </w:div>
        <w:div w:id="515654400">
          <w:marLeft w:val="640"/>
          <w:marRight w:val="0"/>
          <w:marTop w:val="0"/>
          <w:marBottom w:val="0"/>
          <w:divBdr>
            <w:top w:val="none" w:sz="0" w:space="0" w:color="auto"/>
            <w:left w:val="none" w:sz="0" w:space="0" w:color="auto"/>
            <w:bottom w:val="none" w:sz="0" w:space="0" w:color="auto"/>
            <w:right w:val="none" w:sz="0" w:space="0" w:color="auto"/>
          </w:divBdr>
        </w:div>
      </w:divsChild>
    </w:div>
    <w:div w:id="1152481975">
      <w:bodyDiv w:val="1"/>
      <w:marLeft w:val="0"/>
      <w:marRight w:val="0"/>
      <w:marTop w:val="0"/>
      <w:marBottom w:val="0"/>
      <w:divBdr>
        <w:top w:val="none" w:sz="0" w:space="0" w:color="auto"/>
        <w:left w:val="none" w:sz="0" w:space="0" w:color="auto"/>
        <w:bottom w:val="none" w:sz="0" w:space="0" w:color="auto"/>
        <w:right w:val="none" w:sz="0" w:space="0" w:color="auto"/>
      </w:divBdr>
      <w:divsChild>
        <w:div w:id="1177110804">
          <w:marLeft w:val="640"/>
          <w:marRight w:val="0"/>
          <w:marTop w:val="0"/>
          <w:marBottom w:val="0"/>
          <w:divBdr>
            <w:top w:val="none" w:sz="0" w:space="0" w:color="auto"/>
            <w:left w:val="none" w:sz="0" w:space="0" w:color="auto"/>
            <w:bottom w:val="none" w:sz="0" w:space="0" w:color="auto"/>
            <w:right w:val="none" w:sz="0" w:space="0" w:color="auto"/>
          </w:divBdr>
        </w:div>
        <w:div w:id="402680907">
          <w:marLeft w:val="640"/>
          <w:marRight w:val="0"/>
          <w:marTop w:val="0"/>
          <w:marBottom w:val="0"/>
          <w:divBdr>
            <w:top w:val="none" w:sz="0" w:space="0" w:color="auto"/>
            <w:left w:val="none" w:sz="0" w:space="0" w:color="auto"/>
            <w:bottom w:val="none" w:sz="0" w:space="0" w:color="auto"/>
            <w:right w:val="none" w:sz="0" w:space="0" w:color="auto"/>
          </w:divBdr>
        </w:div>
        <w:div w:id="1539463817">
          <w:marLeft w:val="640"/>
          <w:marRight w:val="0"/>
          <w:marTop w:val="0"/>
          <w:marBottom w:val="0"/>
          <w:divBdr>
            <w:top w:val="none" w:sz="0" w:space="0" w:color="auto"/>
            <w:left w:val="none" w:sz="0" w:space="0" w:color="auto"/>
            <w:bottom w:val="none" w:sz="0" w:space="0" w:color="auto"/>
            <w:right w:val="none" w:sz="0" w:space="0" w:color="auto"/>
          </w:divBdr>
        </w:div>
        <w:div w:id="892230305">
          <w:marLeft w:val="640"/>
          <w:marRight w:val="0"/>
          <w:marTop w:val="0"/>
          <w:marBottom w:val="0"/>
          <w:divBdr>
            <w:top w:val="none" w:sz="0" w:space="0" w:color="auto"/>
            <w:left w:val="none" w:sz="0" w:space="0" w:color="auto"/>
            <w:bottom w:val="none" w:sz="0" w:space="0" w:color="auto"/>
            <w:right w:val="none" w:sz="0" w:space="0" w:color="auto"/>
          </w:divBdr>
        </w:div>
        <w:div w:id="745347187">
          <w:marLeft w:val="640"/>
          <w:marRight w:val="0"/>
          <w:marTop w:val="0"/>
          <w:marBottom w:val="0"/>
          <w:divBdr>
            <w:top w:val="none" w:sz="0" w:space="0" w:color="auto"/>
            <w:left w:val="none" w:sz="0" w:space="0" w:color="auto"/>
            <w:bottom w:val="none" w:sz="0" w:space="0" w:color="auto"/>
            <w:right w:val="none" w:sz="0" w:space="0" w:color="auto"/>
          </w:divBdr>
        </w:div>
        <w:div w:id="1244729207">
          <w:marLeft w:val="640"/>
          <w:marRight w:val="0"/>
          <w:marTop w:val="0"/>
          <w:marBottom w:val="0"/>
          <w:divBdr>
            <w:top w:val="none" w:sz="0" w:space="0" w:color="auto"/>
            <w:left w:val="none" w:sz="0" w:space="0" w:color="auto"/>
            <w:bottom w:val="none" w:sz="0" w:space="0" w:color="auto"/>
            <w:right w:val="none" w:sz="0" w:space="0" w:color="auto"/>
          </w:divBdr>
        </w:div>
        <w:div w:id="304824952">
          <w:marLeft w:val="640"/>
          <w:marRight w:val="0"/>
          <w:marTop w:val="0"/>
          <w:marBottom w:val="0"/>
          <w:divBdr>
            <w:top w:val="none" w:sz="0" w:space="0" w:color="auto"/>
            <w:left w:val="none" w:sz="0" w:space="0" w:color="auto"/>
            <w:bottom w:val="none" w:sz="0" w:space="0" w:color="auto"/>
            <w:right w:val="none" w:sz="0" w:space="0" w:color="auto"/>
          </w:divBdr>
        </w:div>
        <w:div w:id="332874728">
          <w:marLeft w:val="640"/>
          <w:marRight w:val="0"/>
          <w:marTop w:val="0"/>
          <w:marBottom w:val="0"/>
          <w:divBdr>
            <w:top w:val="none" w:sz="0" w:space="0" w:color="auto"/>
            <w:left w:val="none" w:sz="0" w:space="0" w:color="auto"/>
            <w:bottom w:val="none" w:sz="0" w:space="0" w:color="auto"/>
            <w:right w:val="none" w:sz="0" w:space="0" w:color="auto"/>
          </w:divBdr>
        </w:div>
        <w:div w:id="292755340">
          <w:marLeft w:val="640"/>
          <w:marRight w:val="0"/>
          <w:marTop w:val="0"/>
          <w:marBottom w:val="0"/>
          <w:divBdr>
            <w:top w:val="none" w:sz="0" w:space="0" w:color="auto"/>
            <w:left w:val="none" w:sz="0" w:space="0" w:color="auto"/>
            <w:bottom w:val="none" w:sz="0" w:space="0" w:color="auto"/>
            <w:right w:val="none" w:sz="0" w:space="0" w:color="auto"/>
          </w:divBdr>
        </w:div>
        <w:div w:id="741684574">
          <w:marLeft w:val="640"/>
          <w:marRight w:val="0"/>
          <w:marTop w:val="0"/>
          <w:marBottom w:val="0"/>
          <w:divBdr>
            <w:top w:val="none" w:sz="0" w:space="0" w:color="auto"/>
            <w:left w:val="none" w:sz="0" w:space="0" w:color="auto"/>
            <w:bottom w:val="none" w:sz="0" w:space="0" w:color="auto"/>
            <w:right w:val="none" w:sz="0" w:space="0" w:color="auto"/>
          </w:divBdr>
        </w:div>
        <w:div w:id="1537808779">
          <w:marLeft w:val="640"/>
          <w:marRight w:val="0"/>
          <w:marTop w:val="0"/>
          <w:marBottom w:val="0"/>
          <w:divBdr>
            <w:top w:val="none" w:sz="0" w:space="0" w:color="auto"/>
            <w:left w:val="none" w:sz="0" w:space="0" w:color="auto"/>
            <w:bottom w:val="none" w:sz="0" w:space="0" w:color="auto"/>
            <w:right w:val="none" w:sz="0" w:space="0" w:color="auto"/>
          </w:divBdr>
        </w:div>
        <w:div w:id="289820083">
          <w:marLeft w:val="640"/>
          <w:marRight w:val="0"/>
          <w:marTop w:val="0"/>
          <w:marBottom w:val="0"/>
          <w:divBdr>
            <w:top w:val="none" w:sz="0" w:space="0" w:color="auto"/>
            <w:left w:val="none" w:sz="0" w:space="0" w:color="auto"/>
            <w:bottom w:val="none" w:sz="0" w:space="0" w:color="auto"/>
            <w:right w:val="none" w:sz="0" w:space="0" w:color="auto"/>
          </w:divBdr>
        </w:div>
        <w:div w:id="1955747705">
          <w:marLeft w:val="640"/>
          <w:marRight w:val="0"/>
          <w:marTop w:val="0"/>
          <w:marBottom w:val="0"/>
          <w:divBdr>
            <w:top w:val="none" w:sz="0" w:space="0" w:color="auto"/>
            <w:left w:val="none" w:sz="0" w:space="0" w:color="auto"/>
            <w:bottom w:val="none" w:sz="0" w:space="0" w:color="auto"/>
            <w:right w:val="none" w:sz="0" w:space="0" w:color="auto"/>
          </w:divBdr>
        </w:div>
        <w:div w:id="136118599">
          <w:marLeft w:val="640"/>
          <w:marRight w:val="0"/>
          <w:marTop w:val="0"/>
          <w:marBottom w:val="0"/>
          <w:divBdr>
            <w:top w:val="none" w:sz="0" w:space="0" w:color="auto"/>
            <w:left w:val="none" w:sz="0" w:space="0" w:color="auto"/>
            <w:bottom w:val="none" w:sz="0" w:space="0" w:color="auto"/>
            <w:right w:val="none" w:sz="0" w:space="0" w:color="auto"/>
          </w:divBdr>
        </w:div>
        <w:div w:id="1603103632">
          <w:marLeft w:val="640"/>
          <w:marRight w:val="0"/>
          <w:marTop w:val="0"/>
          <w:marBottom w:val="0"/>
          <w:divBdr>
            <w:top w:val="none" w:sz="0" w:space="0" w:color="auto"/>
            <w:left w:val="none" w:sz="0" w:space="0" w:color="auto"/>
            <w:bottom w:val="none" w:sz="0" w:space="0" w:color="auto"/>
            <w:right w:val="none" w:sz="0" w:space="0" w:color="auto"/>
          </w:divBdr>
        </w:div>
        <w:div w:id="1019549657">
          <w:marLeft w:val="640"/>
          <w:marRight w:val="0"/>
          <w:marTop w:val="0"/>
          <w:marBottom w:val="0"/>
          <w:divBdr>
            <w:top w:val="none" w:sz="0" w:space="0" w:color="auto"/>
            <w:left w:val="none" w:sz="0" w:space="0" w:color="auto"/>
            <w:bottom w:val="none" w:sz="0" w:space="0" w:color="auto"/>
            <w:right w:val="none" w:sz="0" w:space="0" w:color="auto"/>
          </w:divBdr>
        </w:div>
        <w:div w:id="1667201849">
          <w:marLeft w:val="640"/>
          <w:marRight w:val="0"/>
          <w:marTop w:val="0"/>
          <w:marBottom w:val="0"/>
          <w:divBdr>
            <w:top w:val="none" w:sz="0" w:space="0" w:color="auto"/>
            <w:left w:val="none" w:sz="0" w:space="0" w:color="auto"/>
            <w:bottom w:val="none" w:sz="0" w:space="0" w:color="auto"/>
            <w:right w:val="none" w:sz="0" w:space="0" w:color="auto"/>
          </w:divBdr>
        </w:div>
        <w:div w:id="1273589615">
          <w:marLeft w:val="640"/>
          <w:marRight w:val="0"/>
          <w:marTop w:val="0"/>
          <w:marBottom w:val="0"/>
          <w:divBdr>
            <w:top w:val="none" w:sz="0" w:space="0" w:color="auto"/>
            <w:left w:val="none" w:sz="0" w:space="0" w:color="auto"/>
            <w:bottom w:val="none" w:sz="0" w:space="0" w:color="auto"/>
            <w:right w:val="none" w:sz="0" w:space="0" w:color="auto"/>
          </w:divBdr>
        </w:div>
        <w:div w:id="17128748">
          <w:marLeft w:val="640"/>
          <w:marRight w:val="0"/>
          <w:marTop w:val="0"/>
          <w:marBottom w:val="0"/>
          <w:divBdr>
            <w:top w:val="none" w:sz="0" w:space="0" w:color="auto"/>
            <w:left w:val="none" w:sz="0" w:space="0" w:color="auto"/>
            <w:bottom w:val="none" w:sz="0" w:space="0" w:color="auto"/>
            <w:right w:val="none" w:sz="0" w:space="0" w:color="auto"/>
          </w:divBdr>
        </w:div>
        <w:div w:id="807551711">
          <w:marLeft w:val="640"/>
          <w:marRight w:val="0"/>
          <w:marTop w:val="0"/>
          <w:marBottom w:val="0"/>
          <w:divBdr>
            <w:top w:val="none" w:sz="0" w:space="0" w:color="auto"/>
            <w:left w:val="none" w:sz="0" w:space="0" w:color="auto"/>
            <w:bottom w:val="none" w:sz="0" w:space="0" w:color="auto"/>
            <w:right w:val="none" w:sz="0" w:space="0" w:color="auto"/>
          </w:divBdr>
        </w:div>
        <w:div w:id="1355956638">
          <w:marLeft w:val="640"/>
          <w:marRight w:val="0"/>
          <w:marTop w:val="0"/>
          <w:marBottom w:val="0"/>
          <w:divBdr>
            <w:top w:val="none" w:sz="0" w:space="0" w:color="auto"/>
            <w:left w:val="none" w:sz="0" w:space="0" w:color="auto"/>
            <w:bottom w:val="none" w:sz="0" w:space="0" w:color="auto"/>
            <w:right w:val="none" w:sz="0" w:space="0" w:color="auto"/>
          </w:divBdr>
        </w:div>
        <w:div w:id="1498039075">
          <w:marLeft w:val="640"/>
          <w:marRight w:val="0"/>
          <w:marTop w:val="0"/>
          <w:marBottom w:val="0"/>
          <w:divBdr>
            <w:top w:val="none" w:sz="0" w:space="0" w:color="auto"/>
            <w:left w:val="none" w:sz="0" w:space="0" w:color="auto"/>
            <w:bottom w:val="none" w:sz="0" w:space="0" w:color="auto"/>
            <w:right w:val="none" w:sz="0" w:space="0" w:color="auto"/>
          </w:divBdr>
        </w:div>
        <w:div w:id="1585797002">
          <w:marLeft w:val="640"/>
          <w:marRight w:val="0"/>
          <w:marTop w:val="0"/>
          <w:marBottom w:val="0"/>
          <w:divBdr>
            <w:top w:val="none" w:sz="0" w:space="0" w:color="auto"/>
            <w:left w:val="none" w:sz="0" w:space="0" w:color="auto"/>
            <w:bottom w:val="none" w:sz="0" w:space="0" w:color="auto"/>
            <w:right w:val="none" w:sz="0" w:space="0" w:color="auto"/>
          </w:divBdr>
        </w:div>
        <w:div w:id="1695618018">
          <w:marLeft w:val="640"/>
          <w:marRight w:val="0"/>
          <w:marTop w:val="0"/>
          <w:marBottom w:val="0"/>
          <w:divBdr>
            <w:top w:val="none" w:sz="0" w:space="0" w:color="auto"/>
            <w:left w:val="none" w:sz="0" w:space="0" w:color="auto"/>
            <w:bottom w:val="none" w:sz="0" w:space="0" w:color="auto"/>
            <w:right w:val="none" w:sz="0" w:space="0" w:color="auto"/>
          </w:divBdr>
        </w:div>
        <w:div w:id="1320157911">
          <w:marLeft w:val="640"/>
          <w:marRight w:val="0"/>
          <w:marTop w:val="0"/>
          <w:marBottom w:val="0"/>
          <w:divBdr>
            <w:top w:val="none" w:sz="0" w:space="0" w:color="auto"/>
            <w:left w:val="none" w:sz="0" w:space="0" w:color="auto"/>
            <w:bottom w:val="none" w:sz="0" w:space="0" w:color="auto"/>
            <w:right w:val="none" w:sz="0" w:space="0" w:color="auto"/>
          </w:divBdr>
        </w:div>
        <w:div w:id="1326207370">
          <w:marLeft w:val="640"/>
          <w:marRight w:val="0"/>
          <w:marTop w:val="0"/>
          <w:marBottom w:val="0"/>
          <w:divBdr>
            <w:top w:val="none" w:sz="0" w:space="0" w:color="auto"/>
            <w:left w:val="none" w:sz="0" w:space="0" w:color="auto"/>
            <w:bottom w:val="none" w:sz="0" w:space="0" w:color="auto"/>
            <w:right w:val="none" w:sz="0" w:space="0" w:color="auto"/>
          </w:divBdr>
        </w:div>
        <w:div w:id="502430261">
          <w:marLeft w:val="640"/>
          <w:marRight w:val="0"/>
          <w:marTop w:val="0"/>
          <w:marBottom w:val="0"/>
          <w:divBdr>
            <w:top w:val="none" w:sz="0" w:space="0" w:color="auto"/>
            <w:left w:val="none" w:sz="0" w:space="0" w:color="auto"/>
            <w:bottom w:val="none" w:sz="0" w:space="0" w:color="auto"/>
            <w:right w:val="none" w:sz="0" w:space="0" w:color="auto"/>
          </w:divBdr>
        </w:div>
        <w:div w:id="569729817">
          <w:marLeft w:val="640"/>
          <w:marRight w:val="0"/>
          <w:marTop w:val="0"/>
          <w:marBottom w:val="0"/>
          <w:divBdr>
            <w:top w:val="none" w:sz="0" w:space="0" w:color="auto"/>
            <w:left w:val="none" w:sz="0" w:space="0" w:color="auto"/>
            <w:bottom w:val="none" w:sz="0" w:space="0" w:color="auto"/>
            <w:right w:val="none" w:sz="0" w:space="0" w:color="auto"/>
          </w:divBdr>
        </w:div>
        <w:div w:id="275989181">
          <w:marLeft w:val="640"/>
          <w:marRight w:val="0"/>
          <w:marTop w:val="0"/>
          <w:marBottom w:val="0"/>
          <w:divBdr>
            <w:top w:val="none" w:sz="0" w:space="0" w:color="auto"/>
            <w:left w:val="none" w:sz="0" w:space="0" w:color="auto"/>
            <w:bottom w:val="none" w:sz="0" w:space="0" w:color="auto"/>
            <w:right w:val="none" w:sz="0" w:space="0" w:color="auto"/>
          </w:divBdr>
        </w:div>
        <w:div w:id="416555800">
          <w:marLeft w:val="640"/>
          <w:marRight w:val="0"/>
          <w:marTop w:val="0"/>
          <w:marBottom w:val="0"/>
          <w:divBdr>
            <w:top w:val="none" w:sz="0" w:space="0" w:color="auto"/>
            <w:left w:val="none" w:sz="0" w:space="0" w:color="auto"/>
            <w:bottom w:val="none" w:sz="0" w:space="0" w:color="auto"/>
            <w:right w:val="none" w:sz="0" w:space="0" w:color="auto"/>
          </w:divBdr>
        </w:div>
        <w:div w:id="2022660772">
          <w:marLeft w:val="640"/>
          <w:marRight w:val="0"/>
          <w:marTop w:val="0"/>
          <w:marBottom w:val="0"/>
          <w:divBdr>
            <w:top w:val="none" w:sz="0" w:space="0" w:color="auto"/>
            <w:left w:val="none" w:sz="0" w:space="0" w:color="auto"/>
            <w:bottom w:val="none" w:sz="0" w:space="0" w:color="auto"/>
            <w:right w:val="none" w:sz="0" w:space="0" w:color="auto"/>
          </w:divBdr>
        </w:div>
        <w:div w:id="1373270490">
          <w:marLeft w:val="640"/>
          <w:marRight w:val="0"/>
          <w:marTop w:val="0"/>
          <w:marBottom w:val="0"/>
          <w:divBdr>
            <w:top w:val="none" w:sz="0" w:space="0" w:color="auto"/>
            <w:left w:val="none" w:sz="0" w:space="0" w:color="auto"/>
            <w:bottom w:val="none" w:sz="0" w:space="0" w:color="auto"/>
            <w:right w:val="none" w:sz="0" w:space="0" w:color="auto"/>
          </w:divBdr>
        </w:div>
        <w:div w:id="45837694">
          <w:marLeft w:val="640"/>
          <w:marRight w:val="0"/>
          <w:marTop w:val="0"/>
          <w:marBottom w:val="0"/>
          <w:divBdr>
            <w:top w:val="none" w:sz="0" w:space="0" w:color="auto"/>
            <w:left w:val="none" w:sz="0" w:space="0" w:color="auto"/>
            <w:bottom w:val="none" w:sz="0" w:space="0" w:color="auto"/>
            <w:right w:val="none" w:sz="0" w:space="0" w:color="auto"/>
          </w:divBdr>
        </w:div>
        <w:div w:id="1522746432">
          <w:marLeft w:val="640"/>
          <w:marRight w:val="0"/>
          <w:marTop w:val="0"/>
          <w:marBottom w:val="0"/>
          <w:divBdr>
            <w:top w:val="none" w:sz="0" w:space="0" w:color="auto"/>
            <w:left w:val="none" w:sz="0" w:space="0" w:color="auto"/>
            <w:bottom w:val="none" w:sz="0" w:space="0" w:color="auto"/>
            <w:right w:val="none" w:sz="0" w:space="0" w:color="auto"/>
          </w:divBdr>
        </w:div>
        <w:div w:id="115028482">
          <w:marLeft w:val="640"/>
          <w:marRight w:val="0"/>
          <w:marTop w:val="0"/>
          <w:marBottom w:val="0"/>
          <w:divBdr>
            <w:top w:val="none" w:sz="0" w:space="0" w:color="auto"/>
            <w:left w:val="none" w:sz="0" w:space="0" w:color="auto"/>
            <w:bottom w:val="none" w:sz="0" w:space="0" w:color="auto"/>
            <w:right w:val="none" w:sz="0" w:space="0" w:color="auto"/>
          </w:divBdr>
        </w:div>
        <w:div w:id="943880309">
          <w:marLeft w:val="640"/>
          <w:marRight w:val="0"/>
          <w:marTop w:val="0"/>
          <w:marBottom w:val="0"/>
          <w:divBdr>
            <w:top w:val="none" w:sz="0" w:space="0" w:color="auto"/>
            <w:left w:val="none" w:sz="0" w:space="0" w:color="auto"/>
            <w:bottom w:val="none" w:sz="0" w:space="0" w:color="auto"/>
            <w:right w:val="none" w:sz="0" w:space="0" w:color="auto"/>
          </w:divBdr>
        </w:div>
        <w:div w:id="1772436452">
          <w:marLeft w:val="640"/>
          <w:marRight w:val="0"/>
          <w:marTop w:val="0"/>
          <w:marBottom w:val="0"/>
          <w:divBdr>
            <w:top w:val="none" w:sz="0" w:space="0" w:color="auto"/>
            <w:left w:val="none" w:sz="0" w:space="0" w:color="auto"/>
            <w:bottom w:val="none" w:sz="0" w:space="0" w:color="auto"/>
            <w:right w:val="none" w:sz="0" w:space="0" w:color="auto"/>
          </w:divBdr>
        </w:div>
        <w:div w:id="427040514">
          <w:marLeft w:val="640"/>
          <w:marRight w:val="0"/>
          <w:marTop w:val="0"/>
          <w:marBottom w:val="0"/>
          <w:divBdr>
            <w:top w:val="none" w:sz="0" w:space="0" w:color="auto"/>
            <w:left w:val="none" w:sz="0" w:space="0" w:color="auto"/>
            <w:bottom w:val="none" w:sz="0" w:space="0" w:color="auto"/>
            <w:right w:val="none" w:sz="0" w:space="0" w:color="auto"/>
          </w:divBdr>
        </w:div>
        <w:div w:id="1722830176">
          <w:marLeft w:val="640"/>
          <w:marRight w:val="0"/>
          <w:marTop w:val="0"/>
          <w:marBottom w:val="0"/>
          <w:divBdr>
            <w:top w:val="none" w:sz="0" w:space="0" w:color="auto"/>
            <w:left w:val="none" w:sz="0" w:space="0" w:color="auto"/>
            <w:bottom w:val="none" w:sz="0" w:space="0" w:color="auto"/>
            <w:right w:val="none" w:sz="0" w:space="0" w:color="auto"/>
          </w:divBdr>
        </w:div>
        <w:div w:id="1042753373">
          <w:marLeft w:val="640"/>
          <w:marRight w:val="0"/>
          <w:marTop w:val="0"/>
          <w:marBottom w:val="0"/>
          <w:divBdr>
            <w:top w:val="none" w:sz="0" w:space="0" w:color="auto"/>
            <w:left w:val="none" w:sz="0" w:space="0" w:color="auto"/>
            <w:bottom w:val="none" w:sz="0" w:space="0" w:color="auto"/>
            <w:right w:val="none" w:sz="0" w:space="0" w:color="auto"/>
          </w:divBdr>
        </w:div>
        <w:div w:id="35349030">
          <w:marLeft w:val="640"/>
          <w:marRight w:val="0"/>
          <w:marTop w:val="0"/>
          <w:marBottom w:val="0"/>
          <w:divBdr>
            <w:top w:val="none" w:sz="0" w:space="0" w:color="auto"/>
            <w:left w:val="none" w:sz="0" w:space="0" w:color="auto"/>
            <w:bottom w:val="none" w:sz="0" w:space="0" w:color="auto"/>
            <w:right w:val="none" w:sz="0" w:space="0" w:color="auto"/>
          </w:divBdr>
        </w:div>
      </w:divsChild>
    </w:div>
    <w:div w:id="1162964139">
      <w:bodyDiv w:val="1"/>
      <w:marLeft w:val="0"/>
      <w:marRight w:val="0"/>
      <w:marTop w:val="0"/>
      <w:marBottom w:val="0"/>
      <w:divBdr>
        <w:top w:val="none" w:sz="0" w:space="0" w:color="auto"/>
        <w:left w:val="none" w:sz="0" w:space="0" w:color="auto"/>
        <w:bottom w:val="none" w:sz="0" w:space="0" w:color="auto"/>
        <w:right w:val="none" w:sz="0" w:space="0" w:color="auto"/>
      </w:divBdr>
      <w:divsChild>
        <w:div w:id="1902985072">
          <w:marLeft w:val="640"/>
          <w:marRight w:val="0"/>
          <w:marTop w:val="0"/>
          <w:marBottom w:val="0"/>
          <w:divBdr>
            <w:top w:val="none" w:sz="0" w:space="0" w:color="auto"/>
            <w:left w:val="none" w:sz="0" w:space="0" w:color="auto"/>
            <w:bottom w:val="none" w:sz="0" w:space="0" w:color="auto"/>
            <w:right w:val="none" w:sz="0" w:space="0" w:color="auto"/>
          </w:divBdr>
        </w:div>
        <w:div w:id="629941744">
          <w:marLeft w:val="640"/>
          <w:marRight w:val="0"/>
          <w:marTop w:val="0"/>
          <w:marBottom w:val="0"/>
          <w:divBdr>
            <w:top w:val="none" w:sz="0" w:space="0" w:color="auto"/>
            <w:left w:val="none" w:sz="0" w:space="0" w:color="auto"/>
            <w:bottom w:val="none" w:sz="0" w:space="0" w:color="auto"/>
            <w:right w:val="none" w:sz="0" w:space="0" w:color="auto"/>
          </w:divBdr>
        </w:div>
        <w:div w:id="1126045774">
          <w:marLeft w:val="640"/>
          <w:marRight w:val="0"/>
          <w:marTop w:val="0"/>
          <w:marBottom w:val="0"/>
          <w:divBdr>
            <w:top w:val="none" w:sz="0" w:space="0" w:color="auto"/>
            <w:left w:val="none" w:sz="0" w:space="0" w:color="auto"/>
            <w:bottom w:val="none" w:sz="0" w:space="0" w:color="auto"/>
            <w:right w:val="none" w:sz="0" w:space="0" w:color="auto"/>
          </w:divBdr>
        </w:div>
        <w:div w:id="259026031">
          <w:marLeft w:val="640"/>
          <w:marRight w:val="0"/>
          <w:marTop w:val="0"/>
          <w:marBottom w:val="0"/>
          <w:divBdr>
            <w:top w:val="none" w:sz="0" w:space="0" w:color="auto"/>
            <w:left w:val="none" w:sz="0" w:space="0" w:color="auto"/>
            <w:bottom w:val="none" w:sz="0" w:space="0" w:color="auto"/>
            <w:right w:val="none" w:sz="0" w:space="0" w:color="auto"/>
          </w:divBdr>
        </w:div>
        <w:div w:id="728112983">
          <w:marLeft w:val="640"/>
          <w:marRight w:val="0"/>
          <w:marTop w:val="0"/>
          <w:marBottom w:val="0"/>
          <w:divBdr>
            <w:top w:val="none" w:sz="0" w:space="0" w:color="auto"/>
            <w:left w:val="none" w:sz="0" w:space="0" w:color="auto"/>
            <w:bottom w:val="none" w:sz="0" w:space="0" w:color="auto"/>
            <w:right w:val="none" w:sz="0" w:space="0" w:color="auto"/>
          </w:divBdr>
        </w:div>
        <w:div w:id="1950811590">
          <w:marLeft w:val="640"/>
          <w:marRight w:val="0"/>
          <w:marTop w:val="0"/>
          <w:marBottom w:val="0"/>
          <w:divBdr>
            <w:top w:val="none" w:sz="0" w:space="0" w:color="auto"/>
            <w:left w:val="none" w:sz="0" w:space="0" w:color="auto"/>
            <w:bottom w:val="none" w:sz="0" w:space="0" w:color="auto"/>
            <w:right w:val="none" w:sz="0" w:space="0" w:color="auto"/>
          </w:divBdr>
        </w:div>
        <w:div w:id="812134699">
          <w:marLeft w:val="640"/>
          <w:marRight w:val="0"/>
          <w:marTop w:val="0"/>
          <w:marBottom w:val="0"/>
          <w:divBdr>
            <w:top w:val="none" w:sz="0" w:space="0" w:color="auto"/>
            <w:left w:val="none" w:sz="0" w:space="0" w:color="auto"/>
            <w:bottom w:val="none" w:sz="0" w:space="0" w:color="auto"/>
            <w:right w:val="none" w:sz="0" w:space="0" w:color="auto"/>
          </w:divBdr>
        </w:div>
        <w:div w:id="1924992083">
          <w:marLeft w:val="640"/>
          <w:marRight w:val="0"/>
          <w:marTop w:val="0"/>
          <w:marBottom w:val="0"/>
          <w:divBdr>
            <w:top w:val="none" w:sz="0" w:space="0" w:color="auto"/>
            <w:left w:val="none" w:sz="0" w:space="0" w:color="auto"/>
            <w:bottom w:val="none" w:sz="0" w:space="0" w:color="auto"/>
            <w:right w:val="none" w:sz="0" w:space="0" w:color="auto"/>
          </w:divBdr>
        </w:div>
        <w:div w:id="2063870954">
          <w:marLeft w:val="640"/>
          <w:marRight w:val="0"/>
          <w:marTop w:val="0"/>
          <w:marBottom w:val="0"/>
          <w:divBdr>
            <w:top w:val="none" w:sz="0" w:space="0" w:color="auto"/>
            <w:left w:val="none" w:sz="0" w:space="0" w:color="auto"/>
            <w:bottom w:val="none" w:sz="0" w:space="0" w:color="auto"/>
            <w:right w:val="none" w:sz="0" w:space="0" w:color="auto"/>
          </w:divBdr>
        </w:div>
        <w:div w:id="1475949593">
          <w:marLeft w:val="640"/>
          <w:marRight w:val="0"/>
          <w:marTop w:val="0"/>
          <w:marBottom w:val="0"/>
          <w:divBdr>
            <w:top w:val="none" w:sz="0" w:space="0" w:color="auto"/>
            <w:left w:val="none" w:sz="0" w:space="0" w:color="auto"/>
            <w:bottom w:val="none" w:sz="0" w:space="0" w:color="auto"/>
            <w:right w:val="none" w:sz="0" w:space="0" w:color="auto"/>
          </w:divBdr>
        </w:div>
        <w:div w:id="221335982">
          <w:marLeft w:val="640"/>
          <w:marRight w:val="0"/>
          <w:marTop w:val="0"/>
          <w:marBottom w:val="0"/>
          <w:divBdr>
            <w:top w:val="none" w:sz="0" w:space="0" w:color="auto"/>
            <w:left w:val="none" w:sz="0" w:space="0" w:color="auto"/>
            <w:bottom w:val="none" w:sz="0" w:space="0" w:color="auto"/>
            <w:right w:val="none" w:sz="0" w:space="0" w:color="auto"/>
          </w:divBdr>
        </w:div>
        <w:div w:id="12848429">
          <w:marLeft w:val="640"/>
          <w:marRight w:val="0"/>
          <w:marTop w:val="0"/>
          <w:marBottom w:val="0"/>
          <w:divBdr>
            <w:top w:val="none" w:sz="0" w:space="0" w:color="auto"/>
            <w:left w:val="none" w:sz="0" w:space="0" w:color="auto"/>
            <w:bottom w:val="none" w:sz="0" w:space="0" w:color="auto"/>
            <w:right w:val="none" w:sz="0" w:space="0" w:color="auto"/>
          </w:divBdr>
        </w:div>
        <w:div w:id="2088577468">
          <w:marLeft w:val="640"/>
          <w:marRight w:val="0"/>
          <w:marTop w:val="0"/>
          <w:marBottom w:val="0"/>
          <w:divBdr>
            <w:top w:val="none" w:sz="0" w:space="0" w:color="auto"/>
            <w:left w:val="none" w:sz="0" w:space="0" w:color="auto"/>
            <w:bottom w:val="none" w:sz="0" w:space="0" w:color="auto"/>
            <w:right w:val="none" w:sz="0" w:space="0" w:color="auto"/>
          </w:divBdr>
        </w:div>
      </w:divsChild>
    </w:div>
    <w:div w:id="1173647918">
      <w:bodyDiv w:val="1"/>
      <w:marLeft w:val="0"/>
      <w:marRight w:val="0"/>
      <w:marTop w:val="0"/>
      <w:marBottom w:val="0"/>
      <w:divBdr>
        <w:top w:val="none" w:sz="0" w:space="0" w:color="auto"/>
        <w:left w:val="none" w:sz="0" w:space="0" w:color="auto"/>
        <w:bottom w:val="none" w:sz="0" w:space="0" w:color="auto"/>
        <w:right w:val="none" w:sz="0" w:space="0" w:color="auto"/>
      </w:divBdr>
      <w:divsChild>
        <w:div w:id="1580485680">
          <w:marLeft w:val="640"/>
          <w:marRight w:val="0"/>
          <w:marTop w:val="0"/>
          <w:marBottom w:val="0"/>
          <w:divBdr>
            <w:top w:val="none" w:sz="0" w:space="0" w:color="auto"/>
            <w:left w:val="none" w:sz="0" w:space="0" w:color="auto"/>
            <w:bottom w:val="none" w:sz="0" w:space="0" w:color="auto"/>
            <w:right w:val="none" w:sz="0" w:space="0" w:color="auto"/>
          </w:divBdr>
        </w:div>
        <w:div w:id="1398628173">
          <w:marLeft w:val="640"/>
          <w:marRight w:val="0"/>
          <w:marTop w:val="0"/>
          <w:marBottom w:val="0"/>
          <w:divBdr>
            <w:top w:val="none" w:sz="0" w:space="0" w:color="auto"/>
            <w:left w:val="none" w:sz="0" w:space="0" w:color="auto"/>
            <w:bottom w:val="none" w:sz="0" w:space="0" w:color="auto"/>
            <w:right w:val="none" w:sz="0" w:space="0" w:color="auto"/>
          </w:divBdr>
        </w:div>
        <w:div w:id="1808934195">
          <w:marLeft w:val="640"/>
          <w:marRight w:val="0"/>
          <w:marTop w:val="0"/>
          <w:marBottom w:val="0"/>
          <w:divBdr>
            <w:top w:val="none" w:sz="0" w:space="0" w:color="auto"/>
            <w:left w:val="none" w:sz="0" w:space="0" w:color="auto"/>
            <w:bottom w:val="none" w:sz="0" w:space="0" w:color="auto"/>
            <w:right w:val="none" w:sz="0" w:space="0" w:color="auto"/>
          </w:divBdr>
        </w:div>
        <w:div w:id="1325163200">
          <w:marLeft w:val="640"/>
          <w:marRight w:val="0"/>
          <w:marTop w:val="0"/>
          <w:marBottom w:val="0"/>
          <w:divBdr>
            <w:top w:val="none" w:sz="0" w:space="0" w:color="auto"/>
            <w:left w:val="none" w:sz="0" w:space="0" w:color="auto"/>
            <w:bottom w:val="none" w:sz="0" w:space="0" w:color="auto"/>
            <w:right w:val="none" w:sz="0" w:space="0" w:color="auto"/>
          </w:divBdr>
        </w:div>
        <w:div w:id="1335568353">
          <w:marLeft w:val="640"/>
          <w:marRight w:val="0"/>
          <w:marTop w:val="0"/>
          <w:marBottom w:val="0"/>
          <w:divBdr>
            <w:top w:val="none" w:sz="0" w:space="0" w:color="auto"/>
            <w:left w:val="none" w:sz="0" w:space="0" w:color="auto"/>
            <w:bottom w:val="none" w:sz="0" w:space="0" w:color="auto"/>
            <w:right w:val="none" w:sz="0" w:space="0" w:color="auto"/>
          </w:divBdr>
        </w:div>
        <w:div w:id="4744977">
          <w:marLeft w:val="640"/>
          <w:marRight w:val="0"/>
          <w:marTop w:val="0"/>
          <w:marBottom w:val="0"/>
          <w:divBdr>
            <w:top w:val="none" w:sz="0" w:space="0" w:color="auto"/>
            <w:left w:val="none" w:sz="0" w:space="0" w:color="auto"/>
            <w:bottom w:val="none" w:sz="0" w:space="0" w:color="auto"/>
            <w:right w:val="none" w:sz="0" w:space="0" w:color="auto"/>
          </w:divBdr>
        </w:div>
        <w:div w:id="1599169230">
          <w:marLeft w:val="640"/>
          <w:marRight w:val="0"/>
          <w:marTop w:val="0"/>
          <w:marBottom w:val="0"/>
          <w:divBdr>
            <w:top w:val="none" w:sz="0" w:space="0" w:color="auto"/>
            <w:left w:val="none" w:sz="0" w:space="0" w:color="auto"/>
            <w:bottom w:val="none" w:sz="0" w:space="0" w:color="auto"/>
            <w:right w:val="none" w:sz="0" w:space="0" w:color="auto"/>
          </w:divBdr>
        </w:div>
        <w:div w:id="1492990347">
          <w:marLeft w:val="640"/>
          <w:marRight w:val="0"/>
          <w:marTop w:val="0"/>
          <w:marBottom w:val="0"/>
          <w:divBdr>
            <w:top w:val="none" w:sz="0" w:space="0" w:color="auto"/>
            <w:left w:val="none" w:sz="0" w:space="0" w:color="auto"/>
            <w:bottom w:val="none" w:sz="0" w:space="0" w:color="auto"/>
            <w:right w:val="none" w:sz="0" w:space="0" w:color="auto"/>
          </w:divBdr>
        </w:div>
        <w:div w:id="943152180">
          <w:marLeft w:val="640"/>
          <w:marRight w:val="0"/>
          <w:marTop w:val="0"/>
          <w:marBottom w:val="0"/>
          <w:divBdr>
            <w:top w:val="none" w:sz="0" w:space="0" w:color="auto"/>
            <w:left w:val="none" w:sz="0" w:space="0" w:color="auto"/>
            <w:bottom w:val="none" w:sz="0" w:space="0" w:color="auto"/>
            <w:right w:val="none" w:sz="0" w:space="0" w:color="auto"/>
          </w:divBdr>
        </w:div>
        <w:div w:id="1580358760">
          <w:marLeft w:val="640"/>
          <w:marRight w:val="0"/>
          <w:marTop w:val="0"/>
          <w:marBottom w:val="0"/>
          <w:divBdr>
            <w:top w:val="none" w:sz="0" w:space="0" w:color="auto"/>
            <w:left w:val="none" w:sz="0" w:space="0" w:color="auto"/>
            <w:bottom w:val="none" w:sz="0" w:space="0" w:color="auto"/>
            <w:right w:val="none" w:sz="0" w:space="0" w:color="auto"/>
          </w:divBdr>
        </w:div>
        <w:div w:id="175967071">
          <w:marLeft w:val="640"/>
          <w:marRight w:val="0"/>
          <w:marTop w:val="0"/>
          <w:marBottom w:val="0"/>
          <w:divBdr>
            <w:top w:val="none" w:sz="0" w:space="0" w:color="auto"/>
            <w:left w:val="none" w:sz="0" w:space="0" w:color="auto"/>
            <w:bottom w:val="none" w:sz="0" w:space="0" w:color="auto"/>
            <w:right w:val="none" w:sz="0" w:space="0" w:color="auto"/>
          </w:divBdr>
        </w:div>
        <w:div w:id="659308098">
          <w:marLeft w:val="640"/>
          <w:marRight w:val="0"/>
          <w:marTop w:val="0"/>
          <w:marBottom w:val="0"/>
          <w:divBdr>
            <w:top w:val="none" w:sz="0" w:space="0" w:color="auto"/>
            <w:left w:val="none" w:sz="0" w:space="0" w:color="auto"/>
            <w:bottom w:val="none" w:sz="0" w:space="0" w:color="auto"/>
            <w:right w:val="none" w:sz="0" w:space="0" w:color="auto"/>
          </w:divBdr>
        </w:div>
        <w:div w:id="1609386087">
          <w:marLeft w:val="640"/>
          <w:marRight w:val="0"/>
          <w:marTop w:val="0"/>
          <w:marBottom w:val="0"/>
          <w:divBdr>
            <w:top w:val="none" w:sz="0" w:space="0" w:color="auto"/>
            <w:left w:val="none" w:sz="0" w:space="0" w:color="auto"/>
            <w:bottom w:val="none" w:sz="0" w:space="0" w:color="auto"/>
            <w:right w:val="none" w:sz="0" w:space="0" w:color="auto"/>
          </w:divBdr>
        </w:div>
        <w:div w:id="47458720">
          <w:marLeft w:val="640"/>
          <w:marRight w:val="0"/>
          <w:marTop w:val="0"/>
          <w:marBottom w:val="0"/>
          <w:divBdr>
            <w:top w:val="none" w:sz="0" w:space="0" w:color="auto"/>
            <w:left w:val="none" w:sz="0" w:space="0" w:color="auto"/>
            <w:bottom w:val="none" w:sz="0" w:space="0" w:color="auto"/>
            <w:right w:val="none" w:sz="0" w:space="0" w:color="auto"/>
          </w:divBdr>
        </w:div>
        <w:div w:id="770976873">
          <w:marLeft w:val="640"/>
          <w:marRight w:val="0"/>
          <w:marTop w:val="0"/>
          <w:marBottom w:val="0"/>
          <w:divBdr>
            <w:top w:val="none" w:sz="0" w:space="0" w:color="auto"/>
            <w:left w:val="none" w:sz="0" w:space="0" w:color="auto"/>
            <w:bottom w:val="none" w:sz="0" w:space="0" w:color="auto"/>
            <w:right w:val="none" w:sz="0" w:space="0" w:color="auto"/>
          </w:divBdr>
        </w:div>
        <w:div w:id="1415937939">
          <w:marLeft w:val="640"/>
          <w:marRight w:val="0"/>
          <w:marTop w:val="0"/>
          <w:marBottom w:val="0"/>
          <w:divBdr>
            <w:top w:val="none" w:sz="0" w:space="0" w:color="auto"/>
            <w:left w:val="none" w:sz="0" w:space="0" w:color="auto"/>
            <w:bottom w:val="none" w:sz="0" w:space="0" w:color="auto"/>
            <w:right w:val="none" w:sz="0" w:space="0" w:color="auto"/>
          </w:divBdr>
        </w:div>
        <w:div w:id="28603956">
          <w:marLeft w:val="640"/>
          <w:marRight w:val="0"/>
          <w:marTop w:val="0"/>
          <w:marBottom w:val="0"/>
          <w:divBdr>
            <w:top w:val="none" w:sz="0" w:space="0" w:color="auto"/>
            <w:left w:val="none" w:sz="0" w:space="0" w:color="auto"/>
            <w:bottom w:val="none" w:sz="0" w:space="0" w:color="auto"/>
            <w:right w:val="none" w:sz="0" w:space="0" w:color="auto"/>
          </w:divBdr>
        </w:div>
        <w:div w:id="609747158">
          <w:marLeft w:val="640"/>
          <w:marRight w:val="0"/>
          <w:marTop w:val="0"/>
          <w:marBottom w:val="0"/>
          <w:divBdr>
            <w:top w:val="none" w:sz="0" w:space="0" w:color="auto"/>
            <w:left w:val="none" w:sz="0" w:space="0" w:color="auto"/>
            <w:bottom w:val="none" w:sz="0" w:space="0" w:color="auto"/>
            <w:right w:val="none" w:sz="0" w:space="0" w:color="auto"/>
          </w:divBdr>
        </w:div>
        <w:div w:id="1796100560">
          <w:marLeft w:val="640"/>
          <w:marRight w:val="0"/>
          <w:marTop w:val="0"/>
          <w:marBottom w:val="0"/>
          <w:divBdr>
            <w:top w:val="none" w:sz="0" w:space="0" w:color="auto"/>
            <w:left w:val="none" w:sz="0" w:space="0" w:color="auto"/>
            <w:bottom w:val="none" w:sz="0" w:space="0" w:color="auto"/>
            <w:right w:val="none" w:sz="0" w:space="0" w:color="auto"/>
          </w:divBdr>
        </w:div>
        <w:div w:id="2112047550">
          <w:marLeft w:val="640"/>
          <w:marRight w:val="0"/>
          <w:marTop w:val="0"/>
          <w:marBottom w:val="0"/>
          <w:divBdr>
            <w:top w:val="none" w:sz="0" w:space="0" w:color="auto"/>
            <w:left w:val="none" w:sz="0" w:space="0" w:color="auto"/>
            <w:bottom w:val="none" w:sz="0" w:space="0" w:color="auto"/>
            <w:right w:val="none" w:sz="0" w:space="0" w:color="auto"/>
          </w:divBdr>
        </w:div>
        <w:div w:id="589432396">
          <w:marLeft w:val="640"/>
          <w:marRight w:val="0"/>
          <w:marTop w:val="0"/>
          <w:marBottom w:val="0"/>
          <w:divBdr>
            <w:top w:val="none" w:sz="0" w:space="0" w:color="auto"/>
            <w:left w:val="none" w:sz="0" w:space="0" w:color="auto"/>
            <w:bottom w:val="none" w:sz="0" w:space="0" w:color="auto"/>
            <w:right w:val="none" w:sz="0" w:space="0" w:color="auto"/>
          </w:divBdr>
        </w:div>
        <w:div w:id="640504929">
          <w:marLeft w:val="640"/>
          <w:marRight w:val="0"/>
          <w:marTop w:val="0"/>
          <w:marBottom w:val="0"/>
          <w:divBdr>
            <w:top w:val="none" w:sz="0" w:space="0" w:color="auto"/>
            <w:left w:val="none" w:sz="0" w:space="0" w:color="auto"/>
            <w:bottom w:val="none" w:sz="0" w:space="0" w:color="auto"/>
            <w:right w:val="none" w:sz="0" w:space="0" w:color="auto"/>
          </w:divBdr>
        </w:div>
        <w:div w:id="903955590">
          <w:marLeft w:val="640"/>
          <w:marRight w:val="0"/>
          <w:marTop w:val="0"/>
          <w:marBottom w:val="0"/>
          <w:divBdr>
            <w:top w:val="none" w:sz="0" w:space="0" w:color="auto"/>
            <w:left w:val="none" w:sz="0" w:space="0" w:color="auto"/>
            <w:bottom w:val="none" w:sz="0" w:space="0" w:color="auto"/>
            <w:right w:val="none" w:sz="0" w:space="0" w:color="auto"/>
          </w:divBdr>
        </w:div>
        <w:div w:id="748814494">
          <w:marLeft w:val="640"/>
          <w:marRight w:val="0"/>
          <w:marTop w:val="0"/>
          <w:marBottom w:val="0"/>
          <w:divBdr>
            <w:top w:val="none" w:sz="0" w:space="0" w:color="auto"/>
            <w:left w:val="none" w:sz="0" w:space="0" w:color="auto"/>
            <w:bottom w:val="none" w:sz="0" w:space="0" w:color="auto"/>
            <w:right w:val="none" w:sz="0" w:space="0" w:color="auto"/>
          </w:divBdr>
        </w:div>
        <w:div w:id="1165634671">
          <w:marLeft w:val="640"/>
          <w:marRight w:val="0"/>
          <w:marTop w:val="0"/>
          <w:marBottom w:val="0"/>
          <w:divBdr>
            <w:top w:val="none" w:sz="0" w:space="0" w:color="auto"/>
            <w:left w:val="none" w:sz="0" w:space="0" w:color="auto"/>
            <w:bottom w:val="none" w:sz="0" w:space="0" w:color="auto"/>
            <w:right w:val="none" w:sz="0" w:space="0" w:color="auto"/>
          </w:divBdr>
        </w:div>
        <w:div w:id="1033967898">
          <w:marLeft w:val="640"/>
          <w:marRight w:val="0"/>
          <w:marTop w:val="0"/>
          <w:marBottom w:val="0"/>
          <w:divBdr>
            <w:top w:val="none" w:sz="0" w:space="0" w:color="auto"/>
            <w:left w:val="none" w:sz="0" w:space="0" w:color="auto"/>
            <w:bottom w:val="none" w:sz="0" w:space="0" w:color="auto"/>
            <w:right w:val="none" w:sz="0" w:space="0" w:color="auto"/>
          </w:divBdr>
        </w:div>
        <w:div w:id="635110340">
          <w:marLeft w:val="640"/>
          <w:marRight w:val="0"/>
          <w:marTop w:val="0"/>
          <w:marBottom w:val="0"/>
          <w:divBdr>
            <w:top w:val="none" w:sz="0" w:space="0" w:color="auto"/>
            <w:left w:val="none" w:sz="0" w:space="0" w:color="auto"/>
            <w:bottom w:val="none" w:sz="0" w:space="0" w:color="auto"/>
            <w:right w:val="none" w:sz="0" w:space="0" w:color="auto"/>
          </w:divBdr>
        </w:div>
        <w:div w:id="25064522">
          <w:marLeft w:val="640"/>
          <w:marRight w:val="0"/>
          <w:marTop w:val="0"/>
          <w:marBottom w:val="0"/>
          <w:divBdr>
            <w:top w:val="none" w:sz="0" w:space="0" w:color="auto"/>
            <w:left w:val="none" w:sz="0" w:space="0" w:color="auto"/>
            <w:bottom w:val="none" w:sz="0" w:space="0" w:color="auto"/>
            <w:right w:val="none" w:sz="0" w:space="0" w:color="auto"/>
          </w:divBdr>
        </w:div>
        <w:div w:id="1008168864">
          <w:marLeft w:val="640"/>
          <w:marRight w:val="0"/>
          <w:marTop w:val="0"/>
          <w:marBottom w:val="0"/>
          <w:divBdr>
            <w:top w:val="none" w:sz="0" w:space="0" w:color="auto"/>
            <w:left w:val="none" w:sz="0" w:space="0" w:color="auto"/>
            <w:bottom w:val="none" w:sz="0" w:space="0" w:color="auto"/>
            <w:right w:val="none" w:sz="0" w:space="0" w:color="auto"/>
          </w:divBdr>
        </w:div>
        <w:div w:id="127287364">
          <w:marLeft w:val="640"/>
          <w:marRight w:val="0"/>
          <w:marTop w:val="0"/>
          <w:marBottom w:val="0"/>
          <w:divBdr>
            <w:top w:val="none" w:sz="0" w:space="0" w:color="auto"/>
            <w:left w:val="none" w:sz="0" w:space="0" w:color="auto"/>
            <w:bottom w:val="none" w:sz="0" w:space="0" w:color="auto"/>
            <w:right w:val="none" w:sz="0" w:space="0" w:color="auto"/>
          </w:divBdr>
        </w:div>
        <w:div w:id="1172451712">
          <w:marLeft w:val="640"/>
          <w:marRight w:val="0"/>
          <w:marTop w:val="0"/>
          <w:marBottom w:val="0"/>
          <w:divBdr>
            <w:top w:val="none" w:sz="0" w:space="0" w:color="auto"/>
            <w:left w:val="none" w:sz="0" w:space="0" w:color="auto"/>
            <w:bottom w:val="none" w:sz="0" w:space="0" w:color="auto"/>
            <w:right w:val="none" w:sz="0" w:space="0" w:color="auto"/>
          </w:divBdr>
        </w:div>
        <w:div w:id="2082017815">
          <w:marLeft w:val="640"/>
          <w:marRight w:val="0"/>
          <w:marTop w:val="0"/>
          <w:marBottom w:val="0"/>
          <w:divBdr>
            <w:top w:val="none" w:sz="0" w:space="0" w:color="auto"/>
            <w:left w:val="none" w:sz="0" w:space="0" w:color="auto"/>
            <w:bottom w:val="none" w:sz="0" w:space="0" w:color="auto"/>
            <w:right w:val="none" w:sz="0" w:space="0" w:color="auto"/>
          </w:divBdr>
        </w:div>
        <w:div w:id="1065834700">
          <w:marLeft w:val="640"/>
          <w:marRight w:val="0"/>
          <w:marTop w:val="0"/>
          <w:marBottom w:val="0"/>
          <w:divBdr>
            <w:top w:val="none" w:sz="0" w:space="0" w:color="auto"/>
            <w:left w:val="none" w:sz="0" w:space="0" w:color="auto"/>
            <w:bottom w:val="none" w:sz="0" w:space="0" w:color="auto"/>
            <w:right w:val="none" w:sz="0" w:space="0" w:color="auto"/>
          </w:divBdr>
        </w:div>
        <w:div w:id="2120947532">
          <w:marLeft w:val="640"/>
          <w:marRight w:val="0"/>
          <w:marTop w:val="0"/>
          <w:marBottom w:val="0"/>
          <w:divBdr>
            <w:top w:val="none" w:sz="0" w:space="0" w:color="auto"/>
            <w:left w:val="none" w:sz="0" w:space="0" w:color="auto"/>
            <w:bottom w:val="none" w:sz="0" w:space="0" w:color="auto"/>
            <w:right w:val="none" w:sz="0" w:space="0" w:color="auto"/>
          </w:divBdr>
        </w:div>
        <w:div w:id="1044669909">
          <w:marLeft w:val="640"/>
          <w:marRight w:val="0"/>
          <w:marTop w:val="0"/>
          <w:marBottom w:val="0"/>
          <w:divBdr>
            <w:top w:val="none" w:sz="0" w:space="0" w:color="auto"/>
            <w:left w:val="none" w:sz="0" w:space="0" w:color="auto"/>
            <w:bottom w:val="none" w:sz="0" w:space="0" w:color="auto"/>
            <w:right w:val="none" w:sz="0" w:space="0" w:color="auto"/>
          </w:divBdr>
        </w:div>
        <w:div w:id="139537117">
          <w:marLeft w:val="640"/>
          <w:marRight w:val="0"/>
          <w:marTop w:val="0"/>
          <w:marBottom w:val="0"/>
          <w:divBdr>
            <w:top w:val="none" w:sz="0" w:space="0" w:color="auto"/>
            <w:left w:val="none" w:sz="0" w:space="0" w:color="auto"/>
            <w:bottom w:val="none" w:sz="0" w:space="0" w:color="auto"/>
            <w:right w:val="none" w:sz="0" w:space="0" w:color="auto"/>
          </w:divBdr>
        </w:div>
        <w:div w:id="52774136">
          <w:marLeft w:val="640"/>
          <w:marRight w:val="0"/>
          <w:marTop w:val="0"/>
          <w:marBottom w:val="0"/>
          <w:divBdr>
            <w:top w:val="none" w:sz="0" w:space="0" w:color="auto"/>
            <w:left w:val="none" w:sz="0" w:space="0" w:color="auto"/>
            <w:bottom w:val="none" w:sz="0" w:space="0" w:color="auto"/>
            <w:right w:val="none" w:sz="0" w:space="0" w:color="auto"/>
          </w:divBdr>
        </w:div>
        <w:div w:id="791628692">
          <w:marLeft w:val="640"/>
          <w:marRight w:val="0"/>
          <w:marTop w:val="0"/>
          <w:marBottom w:val="0"/>
          <w:divBdr>
            <w:top w:val="none" w:sz="0" w:space="0" w:color="auto"/>
            <w:left w:val="none" w:sz="0" w:space="0" w:color="auto"/>
            <w:bottom w:val="none" w:sz="0" w:space="0" w:color="auto"/>
            <w:right w:val="none" w:sz="0" w:space="0" w:color="auto"/>
          </w:divBdr>
        </w:div>
        <w:div w:id="511605761">
          <w:marLeft w:val="640"/>
          <w:marRight w:val="0"/>
          <w:marTop w:val="0"/>
          <w:marBottom w:val="0"/>
          <w:divBdr>
            <w:top w:val="none" w:sz="0" w:space="0" w:color="auto"/>
            <w:left w:val="none" w:sz="0" w:space="0" w:color="auto"/>
            <w:bottom w:val="none" w:sz="0" w:space="0" w:color="auto"/>
            <w:right w:val="none" w:sz="0" w:space="0" w:color="auto"/>
          </w:divBdr>
        </w:div>
        <w:div w:id="1330789970">
          <w:marLeft w:val="640"/>
          <w:marRight w:val="0"/>
          <w:marTop w:val="0"/>
          <w:marBottom w:val="0"/>
          <w:divBdr>
            <w:top w:val="none" w:sz="0" w:space="0" w:color="auto"/>
            <w:left w:val="none" w:sz="0" w:space="0" w:color="auto"/>
            <w:bottom w:val="none" w:sz="0" w:space="0" w:color="auto"/>
            <w:right w:val="none" w:sz="0" w:space="0" w:color="auto"/>
          </w:divBdr>
        </w:div>
        <w:div w:id="1603108052">
          <w:marLeft w:val="640"/>
          <w:marRight w:val="0"/>
          <w:marTop w:val="0"/>
          <w:marBottom w:val="0"/>
          <w:divBdr>
            <w:top w:val="none" w:sz="0" w:space="0" w:color="auto"/>
            <w:left w:val="none" w:sz="0" w:space="0" w:color="auto"/>
            <w:bottom w:val="none" w:sz="0" w:space="0" w:color="auto"/>
            <w:right w:val="none" w:sz="0" w:space="0" w:color="auto"/>
          </w:divBdr>
        </w:div>
        <w:div w:id="1126461875">
          <w:marLeft w:val="640"/>
          <w:marRight w:val="0"/>
          <w:marTop w:val="0"/>
          <w:marBottom w:val="0"/>
          <w:divBdr>
            <w:top w:val="none" w:sz="0" w:space="0" w:color="auto"/>
            <w:left w:val="none" w:sz="0" w:space="0" w:color="auto"/>
            <w:bottom w:val="none" w:sz="0" w:space="0" w:color="auto"/>
            <w:right w:val="none" w:sz="0" w:space="0" w:color="auto"/>
          </w:divBdr>
        </w:div>
      </w:divsChild>
    </w:div>
    <w:div w:id="1201162307">
      <w:bodyDiv w:val="1"/>
      <w:marLeft w:val="0"/>
      <w:marRight w:val="0"/>
      <w:marTop w:val="0"/>
      <w:marBottom w:val="0"/>
      <w:divBdr>
        <w:top w:val="none" w:sz="0" w:space="0" w:color="auto"/>
        <w:left w:val="none" w:sz="0" w:space="0" w:color="auto"/>
        <w:bottom w:val="none" w:sz="0" w:space="0" w:color="auto"/>
        <w:right w:val="none" w:sz="0" w:space="0" w:color="auto"/>
      </w:divBdr>
      <w:divsChild>
        <w:div w:id="906768983">
          <w:marLeft w:val="640"/>
          <w:marRight w:val="0"/>
          <w:marTop w:val="0"/>
          <w:marBottom w:val="0"/>
          <w:divBdr>
            <w:top w:val="none" w:sz="0" w:space="0" w:color="auto"/>
            <w:left w:val="none" w:sz="0" w:space="0" w:color="auto"/>
            <w:bottom w:val="none" w:sz="0" w:space="0" w:color="auto"/>
            <w:right w:val="none" w:sz="0" w:space="0" w:color="auto"/>
          </w:divBdr>
        </w:div>
        <w:div w:id="212082626">
          <w:marLeft w:val="640"/>
          <w:marRight w:val="0"/>
          <w:marTop w:val="0"/>
          <w:marBottom w:val="0"/>
          <w:divBdr>
            <w:top w:val="none" w:sz="0" w:space="0" w:color="auto"/>
            <w:left w:val="none" w:sz="0" w:space="0" w:color="auto"/>
            <w:bottom w:val="none" w:sz="0" w:space="0" w:color="auto"/>
            <w:right w:val="none" w:sz="0" w:space="0" w:color="auto"/>
          </w:divBdr>
        </w:div>
        <w:div w:id="1214150994">
          <w:marLeft w:val="640"/>
          <w:marRight w:val="0"/>
          <w:marTop w:val="0"/>
          <w:marBottom w:val="0"/>
          <w:divBdr>
            <w:top w:val="none" w:sz="0" w:space="0" w:color="auto"/>
            <w:left w:val="none" w:sz="0" w:space="0" w:color="auto"/>
            <w:bottom w:val="none" w:sz="0" w:space="0" w:color="auto"/>
            <w:right w:val="none" w:sz="0" w:space="0" w:color="auto"/>
          </w:divBdr>
        </w:div>
        <w:div w:id="1074009271">
          <w:marLeft w:val="640"/>
          <w:marRight w:val="0"/>
          <w:marTop w:val="0"/>
          <w:marBottom w:val="0"/>
          <w:divBdr>
            <w:top w:val="none" w:sz="0" w:space="0" w:color="auto"/>
            <w:left w:val="none" w:sz="0" w:space="0" w:color="auto"/>
            <w:bottom w:val="none" w:sz="0" w:space="0" w:color="auto"/>
            <w:right w:val="none" w:sz="0" w:space="0" w:color="auto"/>
          </w:divBdr>
        </w:div>
        <w:div w:id="997805045">
          <w:marLeft w:val="640"/>
          <w:marRight w:val="0"/>
          <w:marTop w:val="0"/>
          <w:marBottom w:val="0"/>
          <w:divBdr>
            <w:top w:val="none" w:sz="0" w:space="0" w:color="auto"/>
            <w:left w:val="none" w:sz="0" w:space="0" w:color="auto"/>
            <w:bottom w:val="none" w:sz="0" w:space="0" w:color="auto"/>
            <w:right w:val="none" w:sz="0" w:space="0" w:color="auto"/>
          </w:divBdr>
        </w:div>
        <w:div w:id="907346429">
          <w:marLeft w:val="640"/>
          <w:marRight w:val="0"/>
          <w:marTop w:val="0"/>
          <w:marBottom w:val="0"/>
          <w:divBdr>
            <w:top w:val="none" w:sz="0" w:space="0" w:color="auto"/>
            <w:left w:val="none" w:sz="0" w:space="0" w:color="auto"/>
            <w:bottom w:val="none" w:sz="0" w:space="0" w:color="auto"/>
            <w:right w:val="none" w:sz="0" w:space="0" w:color="auto"/>
          </w:divBdr>
        </w:div>
        <w:div w:id="990257616">
          <w:marLeft w:val="640"/>
          <w:marRight w:val="0"/>
          <w:marTop w:val="0"/>
          <w:marBottom w:val="0"/>
          <w:divBdr>
            <w:top w:val="none" w:sz="0" w:space="0" w:color="auto"/>
            <w:left w:val="none" w:sz="0" w:space="0" w:color="auto"/>
            <w:bottom w:val="none" w:sz="0" w:space="0" w:color="auto"/>
            <w:right w:val="none" w:sz="0" w:space="0" w:color="auto"/>
          </w:divBdr>
        </w:div>
        <w:div w:id="1737584946">
          <w:marLeft w:val="640"/>
          <w:marRight w:val="0"/>
          <w:marTop w:val="0"/>
          <w:marBottom w:val="0"/>
          <w:divBdr>
            <w:top w:val="none" w:sz="0" w:space="0" w:color="auto"/>
            <w:left w:val="none" w:sz="0" w:space="0" w:color="auto"/>
            <w:bottom w:val="none" w:sz="0" w:space="0" w:color="auto"/>
            <w:right w:val="none" w:sz="0" w:space="0" w:color="auto"/>
          </w:divBdr>
        </w:div>
        <w:div w:id="269436975">
          <w:marLeft w:val="640"/>
          <w:marRight w:val="0"/>
          <w:marTop w:val="0"/>
          <w:marBottom w:val="0"/>
          <w:divBdr>
            <w:top w:val="none" w:sz="0" w:space="0" w:color="auto"/>
            <w:left w:val="none" w:sz="0" w:space="0" w:color="auto"/>
            <w:bottom w:val="none" w:sz="0" w:space="0" w:color="auto"/>
            <w:right w:val="none" w:sz="0" w:space="0" w:color="auto"/>
          </w:divBdr>
        </w:div>
        <w:div w:id="604045756">
          <w:marLeft w:val="640"/>
          <w:marRight w:val="0"/>
          <w:marTop w:val="0"/>
          <w:marBottom w:val="0"/>
          <w:divBdr>
            <w:top w:val="none" w:sz="0" w:space="0" w:color="auto"/>
            <w:left w:val="none" w:sz="0" w:space="0" w:color="auto"/>
            <w:bottom w:val="none" w:sz="0" w:space="0" w:color="auto"/>
            <w:right w:val="none" w:sz="0" w:space="0" w:color="auto"/>
          </w:divBdr>
        </w:div>
        <w:div w:id="1920942107">
          <w:marLeft w:val="640"/>
          <w:marRight w:val="0"/>
          <w:marTop w:val="0"/>
          <w:marBottom w:val="0"/>
          <w:divBdr>
            <w:top w:val="none" w:sz="0" w:space="0" w:color="auto"/>
            <w:left w:val="none" w:sz="0" w:space="0" w:color="auto"/>
            <w:bottom w:val="none" w:sz="0" w:space="0" w:color="auto"/>
            <w:right w:val="none" w:sz="0" w:space="0" w:color="auto"/>
          </w:divBdr>
        </w:div>
        <w:div w:id="1813709922">
          <w:marLeft w:val="640"/>
          <w:marRight w:val="0"/>
          <w:marTop w:val="0"/>
          <w:marBottom w:val="0"/>
          <w:divBdr>
            <w:top w:val="none" w:sz="0" w:space="0" w:color="auto"/>
            <w:left w:val="none" w:sz="0" w:space="0" w:color="auto"/>
            <w:bottom w:val="none" w:sz="0" w:space="0" w:color="auto"/>
            <w:right w:val="none" w:sz="0" w:space="0" w:color="auto"/>
          </w:divBdr>
        </w:div>
        <w:div w:id="1855263104">
          <w:marLeft w:val="640"/>
          <w:marRight w:val="0"/>
          <w:marTop w:val="0"/>
          <w:marBottom w:val="0"/>
          <w:divBdr>
            <w:top w:val="none" w:sz="0" w:space="0" w:color="auto"/>
            <w:left w:val="none" w:sz="0" w:space="0" w:color="auto"/>
            <w:bottom w:val="none" w:sz="0" w:space="0" w:color="auto"/>
            <w:right w:val="none" w:sz="0" w:space="0" w:color="auto"/>
          </w:divBdr>
        </w:div>
        <w:div w:id="320082111">
          <w:marLeft w:val="640"/>
          <w:marRight w:val="0"/>
          <w:marTop w:val="0"/>
          <w:marBottom w:val="0"/>
          <w:divBdr>
            <w:top w:val="none" w:sz="0" w:space="0" w:color="auto"/>
            <w:left w:val="none" w:sz="0" w:space="0" w:color="auto"/>
            <w:bottom w:val="none" w:sz="0" w:space="0" w:color="auto"/>
            <w:right w:val="none" w:sz="0" w:space="0" w:color="auto"/>
          </w:divBdr>
        </w:div>
        <w:div w:id="1114784489">
          <w:marLeft w:val="640"/>
          <w:marRight w:val="0"/>
          <w:marTop w:val="0"/>
          <w:marBottom w:val="0"/>
          <w:divBdr>
            <w:top w:val="none" w:sz="0" w:space="0" w:color="auto"/>
            <w:left w:val="none" w:sz="0" w:space="0" w:color="auto"/>
            <w:bottom w:val="none" w:sz="0" w:space="0" w:color="auto"/>
            <w:right w:val="none" w:sz="0" w:space="0" w:color="auto"/>
          </w:divBdr>
        </w:div>
        <w:div w:id="1096752659">
          <w:marLeft w:val="640"/>
          <w:marRight w:val="0"/>
          <w:marTop w:val="0"/>
          <w:marBottom w:val="0"/>
          <w:divBdr>
            <w:top w:val="none" w:sz="0" w:space="0" w:color="auto"/>
            <w:left w:val="none" w:sz="0" w:space="0" w:color="auto"/>
            <w:bottom w:val="none" w:sz="0" w:space="0" w:color="auto"/>
            <w:right w:val="none" w:sz="0" w:space="0" w:color="auto"/>
          </w:divBdr>
        </w:div>
        <w:div w:id="1566137031">
          <w:marLeft w:val="640"/>
          <w:marRight w:val="0"/>
          <w:marTop w:val="0"/>
          <w:marBottom w:val="0"/>
          <w:divBdr>
            <w:top w:val="none" w:sz="0" w:space="0" w:color="auto"/>
            <w:left w:val="none" w:sz="0" w:space="0" w:color="auto"/>
            <w:bottom w:val="none" w:sz="0" w:space="0" w:color="auto"/>
            <w:right w:val="none" w:sz="0" w:space="0" w:color="auto"/>
          </w:divBdr>
        </w:div>
        <w:div w:id="549540566">
          <w:marLeft w:val="640"/>
          <w:marRight w:val="0"/>
          <w:marTop w:val="0"/>
          <w:marBottom w:val="0"/>
          <w:divBdr>
            <w:top w:val="none" w:sz="0" w:space="0" w:color="auto"/>
            <w:left w:val="none" w:sz="0" w:space="0" w:color="auto"/>
            <w:bottom w:val="none" w:sz="0" w:space="0" w:color="auto"/>
            <w:right w:val="none" w:sz="0" w:space="0" w:color="auto"/>
          </w:divBdr>
        </w:div>
        <w:div w:id="1952201780">
          <w:marLeft w:val="640"/>
          <w:marRight w:val="0"/>
          <w:marTop w:val="0"/>
          <w:marBottom w:val="0"/>
          <w:divBdr>
            <w:top w:val="none" w:sz="0" w:space="0" w:color="auto"/>
            <w:left w:val="none" w:sz="0" w:space="0" w:color="auto"/>
            <w:bottom w:val="none" w:sz="0" w:space="0" w:color="auto"/>
            <w:right w:val="none" w:sz="0" w:space="0" w:color="auto"/>
          </w:divBdr>
        </w:div>
        <w:div w:id="46879767">
          <w:marLeft w:val="640"/>
          <w:marRight w:val="0"/>
          <w:marTop w:val="0"/>
          <w:marBottom w:val="0"/>
          <w:divBdr>
            <w:top w:val="none" w:sz="0" w:space="0" w:color="auto"/>
            <w:left w:val="none" w:sz="0" w:space="0" w:color="auto"/>
            <w:bottom w:val="none" w:sz="0" w:space="0" w:color="auto"/>
            <w:right w:val="none" w:sz="0" w:space="0" w:color="auto"/>
          </w:divBdr>
        </w:div>
        <w:div w:id="1451898246">
          <w:marLeft w:val="640"/>
          <w:marRight w:val="0"/>
          <w:marTop w:val="0"/>
          <w:marBottom w:val="0"/>
          <w:divBdr>
            <w:top w:val="none" w:sz="0" w:space="0" w:color="auto"/>
            <w:left w:val="none" w:sz="0" w:space="0" w:color="auto"/>
            <w:bottom w:val="none" w:sz="0" w:space="0" w:color="auto"/>
            <w:right w:val="none" w:sz="0" w:space="0" w:color="auto"/>
          </w:divBdr>
        </w:div>
        <w:div w:id="1182012276">
          <w:marLeft w:val="640"/>
          <w:marRight w:val="0"/>
          <w:marTop w:val="0"/>
          <w:marBottom w:val="0"/>
          <w:divBdr>
            <w:top w:val="none" w:sz="0" w:space="0" w:color="auto"/>
            <w:left w:val="none" w:sz="0" w:space="0" w:color="auto"/>
            <w:bottom w:val="none" w:sz="0" w:space="0" w:color="auto"/>
            <w:right w:val="none" w:sz="0" w:space="0" w:color="auto"/>
          </w:divBdr>
        </w:div>
        <w:div w:id="1035231832">
          <w:marLeft w:val="640"/>
          <w:marRight w:val="0"/>
          <w:marTop w:val="0"/>
          <w:marBottom w:val="0"/>
          <w:divBdr>
            <w:top w:val="none" w:sz="0" w:space="0" w:color="auto"/>
            <w:left w:val="none" w:sz="0" w:space="0" w:color="auto"/>
            <w:bottom w:val="none" w:sz="0" w:space="0" w:color="auto"/>
            <w:right w:val="none" w:sz="0" w:space="0" w:color="auto"/>
          </w:divBdr>
        </w:div>
        <w:div w:id="1031497148">
          <w:marLeft w:val="640"/>
          <w:marRight w:val="0"/>
          <w:marTop w:val="0"/>
          <w:marBottom w:val="0"/>
          <w:divBdr>
            <w:top w:val="none" w:sz="0" w:space="0" w:color="auto"/>
            <w:left w:val="none" w:sz="0" w:space="0" w:color="auto"/>
            <w:bottom w:val="none" w:sz="0" w:space="0" w:color="auto"/>
            <w:right w:val="none" w:sz="0" w:space="0" w:color="auto"/>
          </w:divBdr>
        </w:div>
        <w:div w:id="1370841214">
          <w:marLeft w:val="640"/>
          <w:marRight w:val="0"/>
          <w:marTop w:val="0"/>
          <w:marBottom w:val="0"/>
          <w:divBdr>
            <w:top w:val="none" w:sz="0" w:space="0" w:color="auto"/>
            <w:left w:val="none" w:sz="0" w:space="0" w:color="auto"/>
            <w:bottom w:val="none" w:sz="0" w:space="0" w:color="auto"/>
            <w:right w:val="none" w:sz="0" w:space="0" w:color="auto"/>
          </w:divBdr>
        </w:div>
        <w:div w:id="1979459725">
          <w:marLeft w:val="640"/>
          <w:marRight w:val="0"/>
          <w:marTop w:val="0"/>
          <w:marBottom w:val="0"/>
          <w:divBdr>
            <w:top w:val="none" w:sz="0" w:space="0" w:color="auto"/>
            <w:left w:val="none" w:sz="0" w:space="0" w:color="auto"/>
            <w:bottom w:val="none" w:sz="0" w:space="0" w:color="auto"/>
            <w:right w:val="none" w:sz="0" w:space="0" w:color="auto"/>
          </w:divBdr>
        </w:div>
        <w:div w:id="2115593146">
          <w:marLeft w:val="640"/>
          <w:marRight w:val="0"/>
          <w:marTop w:val="0"/>
          <w:marBottom w:val="0"/>
          <w:divBdr>
            <w:top w:val="none" w:sz="0" w:space="0" w:color="auto"/>
            <w:left w:val="none" w:sz="0" w:space="0" w:color="auto"/>
            <w:bottom w:val="none" w:sz="0" w:space="0" w:color="auto"/>
            <w:right w:val="none" w:sz="0" w:space="0" w:color="auto"/>
          </w:divBdr>
        </w:div>
        <w:div w:id="1029112342">
          <w:marLeft w:val="640"/>
          <w:marRight w:val="0"/>
          <w:marTop w:val="0"/>
          <w:marBottom w:val="0"/>
          <w:divBdr>
            <w:top w:val="none" w:sz="0" w:space="0" w:color="auto"/>
            <w:left w:val="none" w:sz="0" w:space="0" w:color="auto"/>
            <w:bottom w:val="none" w:sz="0" w:space="0" w:color="auto"/>
            <w:right w:val="none" w:sz="0" w:space="0" w:color="auto"/>
          </w:divBdr>
        </w:div>
        <w:div w:id="1969166739">
          <w:marLeft w:val="640"/>
          <w:marRight w:val="0"/>
          <w:marTop w:val="0"/>
          <w:marBottom w:val="0"/>
          <w:divBdr>
            <w:top w:val="none" w:sz="0" w:space="0" w:color="auto"/>
            <w:left w:val="none" w:sz="0" w:space="0" w:color="auto"/>
            <w:bottom w:val="none" w:sz="0" w:space="0" w:color="auto"/>
            <w:right w:val="none" w:sz="0" w:space="0" w:color="auto"/>
          </w:divBdr>
        </w:div>
        <w:div w:id="1703165837">
          <w:marLeft w:val="640"/>
          <w:marRight w:val="0"/>
          <w:marTop w:val="0"/>
          <w:marBottom w:val="0"/>
          <w:divBdr>
            <w:top w:val="none" w:sz="0" w:space="0" w:color="auto"/>
            <w:left w:val="none" w:sz="0" w:space="0" w:color="auto"/>
            <w:bottom w:val="none" w:sz="0" w:space="0" w:color="auto"/>
            <w:right w:val="none" w:sz="0" w:space="0" w:color="auto"/>
          </w:divBdr>
        </w:div>
        <w:div w:id="511917092">
          <w:marLeft w:val="640"/>
          <w:marRight w:val="0"/>
          <w:marTop w:val="0"/>
          <w:marBottom w:val="0"/>
          <w:divBdr>
            <w:top w:val="none" w:sz="0" w:space="0" w:color="auto"/>
            <w:left w:val="none" w:sz="0" w:space="0" w:color="auto"/>
            <w:bottom w:val="none" w:sz="0" w:space="0" w:color="auto"/>
            <w:right w:val="none" w:sz="0" w:space="0" w:color="auto"/>
          </w:divBdr>
        </w:div>
        <w:div w:id="1932079818">
          <w:marLeft w:val="640"/>
          <w:marRight w:val="0"/>
          <w:marTop w:val="0"/>
          <w:marBottom w:val="0"/>
          <w:divBdr>
            <w:top w:val="none" w:sz="0" w:space="0" w:color="auto"/>
            <w:left w:val="none" w:sz="0" w:space="0" w:color="auto"/>
            <w:bottom w:val="none" w:sz="0" w:space="0" w:color="auto"/>
            <w:right w:val="none" w:sz="0" w:space="0" w:color="auto"/>
          </w:divBdr>
        </w:div>
        <w:div w:id="1906840082">
          <w:marLeft w:val="640"/>
          <w:marRight w:val="0"/>
          <w:marTop w:val="0"/>
          <w:marBottom w:val="0"/>
          <w:divBdr>
            <w:top w:val="none" w:sz="0" w:space="0" w:color="auto"/>
            <w:left w:val="none" w:sz="0" w:space="0" w:color="auto"/>
            <w:bottom w:val="none" w:sz="0" w:space="0" w:color="auto"/>
            <w:right w:val="none" w:sz="0" w:space="0" w:color="auto"/>
          </w:divBdr>
        </w:div>
        <w:div w:id="522091291">
          <w:marLeft w:val="640"/>
          <w:marRight w:val="0"/>
          <w:marTop w:val="0"/>
          <w:marBottom w:val="0"/>
          <w:divBdr>
            <w:top w:val="none" w:sz="0" w:space="0" w:color="auto"/>
            <w:left w:val="none" w:sz="0" w:space="0" w:color="auto"/>
            <w:bottom w:val="none" w:sz="0" w:space="0" w:color="auto"/>
            <w:right w:val="none" w:sz="0" w:space="0" w:color="auto"/>
          </w:divBdr>
        </w:div>
        <w:div w:id="1080559860">
          <w:marLeft w:val="640"/>
          <w:marRight w:val="0"/>
          <w:marTop w:val="0"/>
          <w:marBottom w:val="0"/>
          <w:divBdr>
            <w:top w:val="none" w:sz="0" w:space="0" w:color="auto"/>
            <w:left w:val="none" w:sz="0" w:space="0" w:color="auto"/>
            <w:bottom w:val="none" w:sz="0" w:space="0" w:color="auto"/>
            <w:right w:val="none" w:sz="0" w:space="0" w:color="auto"/>
          </w:divBdr>
        </w:div>
        <w:div w:id="1187252212">
          <w:marLeft w:val="640"/>
          <w:marRight w:val="0"/>
          <w:marTop w:val="0"/>
          <w:marBottom w:val="0"/>
          <w:divBdr>
            <w:top w:val="none" w:sz="0" w:space="0" w:color="auto"/>
            <w:left w:val="none" w:sz="0" w:space="0" w:color="auto"/>
            <w:bottom w:val="none" w:sz="0" w:space="0" w:color="auto"/>
            <w:right w:val="none" w:sz="0" w:space="0" w:color="auto"/>
          </w:divBdr>
        </w:div>
        <w:div w:id="1041900200">
          <w:marLeft w:val="640"/>
          <w:marRight w:val="0"/>
          <w:marTop w:val="0"/>
          <w:marBottom w:val="0"/>
          <w:divBdr>
            <w:top w:val="none" w:sz="0" w:space="0" w:color="auto"/>
            <w:left w:val="none" w:sz="0" w:space="0" w:color="auto"/>
            <w:bottom w:val="none" w:sz="0" w:space="0" w:color="auto"/>
            <w:right w:val="none" w:sz="0" w:space="0" w:color="auto"/>
          </w:divBdr>
        </w:div>
        <w:div w:id="1440373167">
          <w:marLeft w:val="640"/>
          <w:marRight w:val="0"/>
          <w:marTop w:val="0"/>
          <w:marBottom w:val="0"/>
          <w:divBdr>
            <w:top w:val="none" w:sz="0" w:space="0" w:color="auto"/>
            <w:left w:val="none" w:sz="0" w:space="0" w:color="auto"/>
            <w:bottom w:val="none" w:sz="0" w:space="0" w:color="auto"/>
            <w:right w:val="none" w:sz="0" w:space="0" w:color="auto"/>
          </w:divBdr>
        </w:div>
        <w:div w:id="1552038700">
          <w:marLeft w:val="640"/>
          <w:marRight w:val="0"/>
          <w:marTop w:val="0"/>
          <w:marBottom w:val="0"/>
          <w:divBdr>
            <w:top w:val="none" w:sz="0" w:space="0" w:color="auto"/>
            <w:left w:val="none" w:sz="0" w:space="0" w:color="auto"/>
            <w:bottom w:val="none" w:sz="0" w:space="0" w:color="auto"/>
            <w:right w:val="none" w:sz="0" w:space="0" w:color="auto"/>
          </w:divBdr>
        </w:div>
        <w:div w:id="831797842">
          <w:marLeft w:val="640"/>
          <w:marRight w:val="0"/>
          <w:marTop w:val="0"/>
          <w:marBottom w:val="0"/>
          <w:divBdr>
            <w:top w:val="none" w:sz="0" w:space="0" w:color="auto"/>
            <w:left w:val="none" w:sz="0" w:space="0" w:color="auto"/>
            <w:bottom w:val="none" w:sz="0" w:space="0" w:color="auto"/>
            <w:right w:val="none" w:sz="0" w:space="0" w:color="auto"/>
          </w:divBdr>
        </w:div>
        <w:div w:id="1787120441">
          <w:marLeft w:val="640"/>
          <w:marRight w:val="0"/>
          <w:marTop w:val="0"/>
          <w:marBottom w:val="0"/>
          <w:divBdr>
            <w:top w:val="none" w:sz="0" w:space="0" w:color="auto"/>
            <w:left w:val="none" w:sz="0" w:space="0" w:color="auto"/>
            <w:bottom w:val="none" w:sz="0" w:space="0" w:color="auto"/>
            <w:right w:val="none" w:sz="0" w:space="0" w:color="auto"/>
          </w:divBdr>
        </w:div>
        <w:div w:id="2011368369">
          <w:marLeft w:val="640"/>
          <w:marRight w:val="0"/>
          <w:marTop w:val="0"/>
          <w:marBottom w:val="0"/>
          <w:divBdr>
            <w:top w:val="none" w:sz="0" w:space="0" w:color="auto"/>
            <w:left w:val="none" w:sz="0" w:space="0" w:color="auto"/>
            <w:bottom w:val="none" w:sz="0" w:space="0" w:color="auto"/>
            <w:right w:val="none" w:sz="0" w:space="0" w:color="auto"/>
          </w:divBdr>
        </w:div>
        <w:div w:id="1843280111">
          <w:marLeft w:val="640"/>
          <w:marRight w:val="0"/>
          <w:marTop w:val="0"/>
          <w:marBottom w:val="0"/>
          <w:divBdr>
            <w:top w:val="none" w:sz="0" w:space="0" w:color="auto"/>
            <w:left w:val="none" w:sz="0" w:space="0" w:color="auto"/>
            <w:bottom w:val="none" w:sz="0" w:space="0" w:color="auto"/>
            <w:right w:val="none" w:sz="0" w:space="0" w:color="auto"/>
          </w:divBdr>
        </w:div>
      </w:divsChild>
    </w:div>
    <w:div w:id="1213344665">
      <w:bodyDiv w:val="1"/>
      <w:marLeft w:val="0"/>
      <w:marRight w:val="0"/>
      <w:marTop w:val="0"/>
      <w:marBottom w:val="0"/>
      <w:divBdr>
        <w:top w:val="none" w:sz="0" w:space="0" w:color="auto"/>
        <w:left w:val="none" w:sz="0" w:space="0" w:color="auto"/>
        <w:bottom w:val="none" w:sz="0" w:space="0" w:color="auto"/>
        <w:right w:val="none" w:sz="0" w:space="0" w:color="auto"/>
      </w:divBdr>
      <w:divsChild>
        <w:div w:id="1173372804">
          <w:marLeft w:val="640"/>
          <w:marRight w:val="0"/>
          <w:marTop w:val="0"/>
          <w:marBottom w:val="0"/>
          <w:divBdr>
            <w:top w:val="none" w:sz="0" w:space="0" w:color="auto"/>
            <w:left w:val="none" w:sz="0" w:space="0" w:color="auto"/>
            <w:bottom w:val="none" w:sz="0" w:space="0" w:color="auto"/>
            <w:right w:val="none" w:sz="0" w:space="0" w:color="auto"/>
          </w:divBdr>
        </w:div>
        <w:div w:id="1167094119">
          <w:marLeft w:val="640"/>
          <w:marRight w:val="0"/>
          <w:marTop w:val="0"/>
          <w:marBottom w:val="0"/>
          <w:divBdr>
            <w:top w:val="none" w:sz="0" w:space="0" w:color="auto"/>
            <w:left w:val="none" w:sz="0" w:space="0" w:color="auto"/>
            <w:bottom w:val="none" w:sz="0" w:space="0" w:color="auto"/>
            <w:right w:val="none" w:sz="0" w:space="0" w:color="auto"/>
          </w:divBdr>
        </w:div>
        <w:div w:id="421341751">
          <w:marLeft w:val="640"/>
          <w:marRight w:val="0"/>
          <w:marTop w:val="0"/>
          <w:marBottom w:val="0"/>
          <w:divBdr>
            <w:top w:val="none" w:sz="0" w:space="0" w:color="auto"/>
            <w:left w:val="none" w:sz="0" w:space="0" w:color="auto"/>
            <w:bottom w:val="none" w:sz="0" w:space="0" w:color="auto"/>
            <w:right w:val="none" w:sz="0" w:space="0" w:color="auto"/>
          </w:divBdr>
        </w:div>
        <w:div w:id="1004356112">
          <w:marLeft w:val="640"/>
          <w:marRight w:val="0"/>
          <w:marTop w:val="0"/>
          <w:marBottom w:val="0"/>
          <w:divBdr>
            <w:top w:val="none" w:sz="0" w:space="0" w:color="auto"/>
            <w:left w:val="none" w:sz="0" w:space="0" w:color="auto"/>
            <w:bottom w:val="none" w:sz="0" w:space="0" w:color="auto"/>
            <w:right w:val="none" w:sz="0" w:space="0" w:color="auto"/>
          </w:divBdr>
        </w:div>
        <w:div w:id="585919409">
          <w:marLeft w:val="640"/>
          <w:marRight w:val="0"/>
          <w:marTop w:val="0"/>
          <w:marBottom w:val="0"/>
          <w:divBdr>
            <w:top w:val="none" w:sz="0" w:space="0" w:color="auto"/>
            <w:left w:val="none" w:sz="0" w:space="0" w:color="auto"/>
            <w:bottom w:val="none" w:sz="0" w:space="0" w:color="auto"/>
            <w:right w:val="none" w:sz="0" w:space="0" w:color="auto"/>
          </w:divBdr>
        </w:div>
        <w:div w:id="1340502286">
          <w:marLeft w:val="640"/>
          <w:marRight w:val="0"/>
          <w:marTop w:val="0"/>
          <w:marBottom w:val="0"/>
          <w:divBdr>
            <w:top w:val="none" w:sz="0" w:space="0" w:color="auto"/>
            <w:left w:val="none" w:sz="0" w:space="0" w:color="auto"/>
            <w:bottom w:val="none" w:sz="0" w:space="0" w:color="auto"/>
            <w:right w:val="none" w:sz="0" w:space="0" w:color="auto"/>
          </w:divBdr>
        </w:div>
        <w:div w:id="1585914529">
          <w:marLeft w:val="640"/>
          <w:marRight w:val="0"/>
          <w:marTop w:val="0"/>
          <w:marBottom w:val="0"/>
          <w:divBdr>
            <w:top w:val="none" w:sz="0" w:space="0" w:color="auto"/>
            <w:left w:val="none" w:sz="0" w:space="0" w:color="auto"/>
            <w:bottom w:val="none" w:sz="0" w:space="0" w:color="auto"/>
            <w:right w:val="none" w:sz="0" w:space="0" w:color="auto"/>
          </w:divBdr>
        </w:div>
        <w:div w:id="952856736">
          <w:marLeft w:val="640"/>
          <w:marRight w:val="0"/>
          <w:marTop w:val="0"/>
          <w:marBottom w:val="0"/>
          <w:divBdr>
            <w:top w:val="none" w:sz="0" w:space="0" w:color="auto"/>
            <w:left w:val="none" w:sz="0" w:space="0" w:color="auto"/>
            <w:bottom w:val="none" w:sz="0" w:space="0" w:color="auto"/>
            <w:right w:val="none" w:sz="0" w:space="0" w:color="auto"/>
          </w:divBdr>
        </w:div>
        <w:div w:id="942807800">
          <w:marLeft w:val="640"/>
          <w:marRight w:val="0"/>
          <w:marTop w:val="0"/>
          <w:marBottom w:val="0"/>
          <w:divBdr>
            <w:top w:val="none" w:sz="0" w:space="0" w:color="auto"/>
            <w:left w:val="none" w:sz="0" w:space="0" w:color="auto"/>
            <w:bottom w:val="none" w:sz="0" w:space="0" w:color="auto"/>
            <w:right w:val="none" w:sz="0" w:space="0" w:color="auto"/>
          </w:divBdr>
        </w:div>
        <w:div w:id="1641960858">
          <w:marLeft w:val="640"/>
          <w:marRight w:val="0"/>
          <w:marTop w:val="0"/>
          <w:marBottom w:val="0"/>
          <w:divBdr>
            <w:top w:val="none" w:sz="0" w:space="0" w:color="auto"/>
            <w:left w:val="none" w:sz="0" w:space="0" w:color="auto"/>
            <w:bottom w:val="none" w:sz="0" w:space="0" w:color="auto"/>
            <w:right w:val="none" w:sz="0" w:space="0" w:color="auto"/>
          </w:divBdr>
        </w:div>
        <w:div w:id="780412798">
          <w:marLeft w:val="640"/>
          <w:marRight w:val="0"/>
          <w:marTop w:val="0"/>
          <w:marBottom w:val="0"/>
          <w:divBdr>
            <w:top w:val="none" w:sz="0" w:space="0" w:color="auto"/>
            <w:left w:val="none" w:sz="0" w:space="0" w:color="auto"/>
            <w:bottom w:val="none" w:sz="0" w:space="0" w:color="auto"/>
            <w:right w:val="none" w:sz="0" w:space="0" w:color="auto"/>
          </w:divBdr>
        </w:div>
        <w:div w:id="1779907558">
          <w:marLeft w:val="640"/>
          <w:marRight w:val="0"/>
          <w:marTop w:val="0"/>
          <w:marBottom w:val="0"/>
          <w:divBdr>
            <w:top w:val="none" w:sz="0" w:space="0" w:color="auto"/>
            <w:left w:val="none" w:sz="0" w:space="0" w:color="auto"/>
            <w:bottom w:val="none" w:sz="0" w:space="0" w:color="auto"/>
            <w:right w:val="none" w:sz="0" w:space="0" w:color="auto"/>
          </w:divBdr>
        </w:div>
        <w:div w:id="46077506">
          <w:marLeft w:val="640"/>
          <w:marRight w:val="0"/>
          <w:marTop w:val="0"/>
          <w:marBottom w:val="0"/>
          <w:divBdr>
            <w:top w:val="none" w:sz="0" w:space="0" w:color="auto"/>
            <w:left w:val="none" w:sz="0" w:space="0" w:color="auto"/>
            <w:bottom w:val="none" w:sz="0" w:space="0" w:color="auto"/>
            <w:right w:val="none" w:sz="0" w:space="0" w:color="auto"/>
          </w:divBdr>
        </w:div>
        <w:div w:id="391735789">
          <w:marLeft w:val="640"/>
          <w:marRight w:val="0"/>
          <w:marTop w:val="0"/>
          <w:marBottom w:val="0"/>
          <w:divBdr>
            <w:top w:val="none" w:sz="0" w:space="0" w:color="auto"/>
            <w:left w:val="none" w:sz="0" w:space="0" w:color="auto"/>
            <w:bottom w:val="none" w:sz="0" w:space="0" w:color="auto"/>
            <w:right w:val="none" w:sz="0" w:space="0" w:color="auto"/>
          </w:divBdr>
        </w:div>
        <w:div w:id="1842964330">
          <w:marLeft w:val="640"/>
          <w:marRight w:val="0"/>
          <w:marTop w:val="0"/>
          <w:marBottom w:val="0"/>
          <w:divBdr>
            <w:top w:val="none" w:sz="0" w:space="0" w:color="auto"/>
            <w:left w:val="none" w:sz="0" w:space="0" w:color="auto"/>
            <w:bottom w:val="none" w:sz="0" w:space="0" w:color="auto"/>
            <w:right w:val="none" w:sz="0" w:space="0" w:color="auto"/>
          </w:divBdr>
        </w:div>
        <w:div w:id="1556893868">
          <w:marLeft w:val="640"/>
          <w:marRight w:val="0"/>
          <w:marTop w:val="0"/>
          <w:marBottom w:val="0"/>
          <w:divBdr>
            <w:top w:val="none" w:sz="0" w:space="0" w:color="auto"/>
            <w:left w:val="none" w:sz="0" w:space="0" w:color="auto"/>
            <w:bottom w:val="none" w:sz="0" w:space="0" w:color="auto"/>
            <w:right w:val="none" w:sz="0" w:space="0" w:color="auto"/>
          </w:divBdr>
        </w:div>
        <w:div w:id="2129932146">
          <w:marLeft w:val="640"/>
          <w:marRight w:val="0"/>
          <w:marTop w:val="0"/>
          <w:marBottom w:val="0"/>
          <w:divBdr>
            <w:top w:val="none" w:sz="0" w:space="0" w:color="auto"/>
            <w:left w:val="none" w:sz="0" w:space="0" w:color="auto"/>
            <w:bottom w:val="none" w:sz="0" w:space="0" w:color="auto"/>
            <w:right w:val="none" w:sz="0" w:space="0" w:color="auto"/>
          </w:divBdr>
        </w:div>
        <w:div w:id="283272106">
          <w:marLeft w:val="640"/>
          <w:marRight w:val="0"/>
          <w:marTop w:val="0"/>
          <w:marBottom w:val="0"/>
          <w:divBdr>
            <w:top w:val="none" w:sz="0" w:space="0" w:color="auto"/>
            <w:left w:val="none" w:sz="0" w:space="0" w:color="auto"/>
            <w:bottom w:val="none" w:sz="0" w:space="0" w:color="auto"/>
            <w:right w:val="none" w:sz="0" w:space="0" w:color="auto"/>
          </w:divBdr>
        </w:div>
        <w:div w:id="370767991">
          <w:marLeft w:val="640"/>
          <w:marRight w:val="0"/>
          <w:marTop w:val="0"/>
          <w:marBottom w:val="0"/>
          <w:divBdr>
            <w:top w:val="none" w:sz="0" w:space="0" w:color="auto"/>
            <w:left w:val="none" w:sz="0" w:space="0" w:color="auto"/>
            <w:bottom w:val="none" w:sz="0" w:space="0" w:color="auto"/>
            <w:right w:val="none" w:sz="0" w:space="0" w:color="auto"/>
          </w:divBdr>
        </w:div>
        <w:div w:id="1706053927">
          <w:marLeft w:val="640"/>
          <w:marRight w:val="0"/>
          <w:marTop w:val="0"/>
          <w:marBottom w:val="0"/>
          <w:divBdr>
            <w:top w:val="none" w:sz="0" w:space="0" w:color="auto"/>
            <w:left w:val="none" w:sz="0" w:space="0" w:color="auto"/>
            <w:bottom w:val="none" w:sz="0" w:space="0" w:color="auto"/>
            <w:right w:val="none" w:sz="0" w:space="0" w:color="auto"/>
          </w:divBdr>
        </w:div>
        <w:div w:id="456416479">
          <w:marLeft w:val="640"/>
          <w:marRight w:val="0"/>
          <w:marTop w:val="0"/>
          <w:marBottom w:val="0"/>
          <w:divBdr>
            <w:top w:val="none" w:sz="0" w:space="0" w:color="auto"/>
            <w:left w:val="none" w:sz="0" w:space="0" w:color="auto"/>
            <w:bottom w:val="none" w:sz="0" w:space="0" w:color="auto"/>
            <w:right w:val="none" w:sz="0" w:space="0" w:color="auto"/>
          </w:divBdr>
        </w:div>
        <w:div w:id="1247769258">
          <w:marLeft w:val="640"/>
          <w:marRight w:val="0"/>
          <w:marTop w:val="0"/>
          <w:marBottom w:val="0"/>
          <w:divBdr>
            <w:top w:val="none" w:sz="0" w:space="0" w:color="auto"/>
            <w:left w:val="none" w:sz="0" w:space="0" w:color="auto"/>
            <w:bottom w:val="none" w:sz="0" w:space="0" w:color="auto"/>
            <w:right w:val="none" w:sz="0" w:space="0" w:color="auto"/>
          </w:divBdr>
        </w:div>
        <w:div w:id="1388647387">
          <w:marLeft w:val="640"/>
          <w:marRight w:val="0"/>
          <w:marTop w:val="0"/>
          <w:marBottom w:val="0"/>
          <w:divBdr>
            <w:top w:val="none" w:sz="0" w:space="0" w:color="auto"/>
            <w:left w:val="none" w:sz="0" w:space="0" w:color="auto"/>
            <w:bottom w:val="none" w:sz="0" w:space="0" w:color="auto"/>
            <w:right w:val="none" w:sz="0" w:space="0" w:color="auto"/>
          </w:divBdr>
        </w:div>
        <w:div w:id="1469787147">
          <w:marLeft w:val="640"/>
          <w:marRight w:val="0"/>
          <w:marTop w:val="0"/>
          <w:marBottom w:val="0"/>
          <w:divBdr>
            <w:top w:val="none" w:sz="0" w:space="0" w:color="auto"/>
            <w:left w:val="none" w:sz="0" w:space="0" w:color="auto"/>
            <w:bottom w:val="none" w:sz="0" w:space="0" w:color="auto"/>
            <w:right w:val="none" w:sz="0" w:space="0" w:color="auto"/>
          </w:divBdr>
        </w:div>
        <w:div w:id="97218092">
          <w:marLeft w:val="640"/>
          <w:marRight w:val="0"/>
          <w:marTop w:val="0"/>
          <w:marBottom w:val="0"/>
          <w:divBdr>
            <w:top w:val="none" w:sz="0" w:space="0" w:color="auto"/>
            <w:left w:val="none" w:sz="0" w:space="0" w:color="auto"/>
            <w:bottom w:val="none" w:sz="0" w:space="0" w:color="auto"/>
            <w:right w:val="none" w:sz="0" w:space="0" w:color="auto"/>
          </w:divBdr>
        </w:div>
        <w:div w:id="1968273459">
          <w:marLeft w:val="640"/>
          <w:marRight w:val="0"/>
          <w:marTop w:val="0"/>
          <w:marBottom w:val="0"/>
          <w:divBdr>
            <w:top w:val="none" w:sz="0" w:space="0" w:color="auto"/>
            <w:left w:val="none" w:sz="0" w:space="0" w:color="auto"/>
            <w:bottom w:val="none" w:sz="0" w:space="0" w:color="auto"/>
            <w:right w:val="none" w:sz="0" w:space="0" w:color="auto"/>
          </w:divBdr>
        </w:div>
        <w:div w:id="1419865388">
          <w:marLeft w:val="640"/>
          <w:marRight w:val="0"/>
          <w:marTop w:val="0"/>
          <w:marBottom w:val="0"/>
          <w:divBdr>
            <w:top w:val="none" w:sz="0" w:space="0" w:color="auto"/>
            <w:left w:val="none" w:sz="0" w:space="0" w:color="auto"/>
            <w:bottom w:val="none" w:sz="0" w:space="0" w:color="auto"/>
            <w:right w:val="none" w:sz="0" w:space="0" w:color="auto"/>
          </w:divBdr>
        </w:div>
        <w:div w:id="1443114547">
          <w:marLeft w:val="640"/>
          <w:marRight w:val="0"/>
          <w:marTop w:val="0"/>
          <w:marBottom w:val="0"/>
          <w:divBdr>
            <w:top w:val="none" w:sz="0" w:space="0" w:color="auto"/>
            <w:left w:val="none" w:sz="0" w:space="0" w:color="auto"/>
            <w:bottom w:val="none" w:sz="0" w:space="0" w:color="auto"/>
            <w:right w:val="none" w:sz="0" w:space="0" w:color="auto"/>
          </w:divBdr>
        </w:div>
        <w:div w:id="501624904">
          <w:marLeft w:val="640"/>
          <w:marRight w:val="0"/>
          <w:marTop w:val="0"/>
          <w:marBottom w:val="0"/>
          <w:divBdr>
            <w:top w:val="none" w:sz="0" w:space="0" w:color="auto"/>
            <w:left w:val="none" w:sz="0" w:space="0" w:color="auto"/>
            <w:bottom w:val="none" w:sz="0" w:space="0" w:color="auto"/>
            <w:right w:val="none" w:sz="0" w:space="0" w:color="auto"/>
          </w:divBdr>
        </w:div>
        <w:div w:id="860167709">
          <w:marLeft w:val="640"/>
          <w:marRight w:val="0"/>
          <w:marTop w:val="0"/>
          <w:marBottom w:val="0"/>
          <w:divBdr>
            <w:top w:val="none" w:sz="0" w:space="0" w:color="auto"/>
            <w:left w:val="none" w:sz="0" w:space="0" w:color="auto"/>
            <w:bottom w:val="none" w:sz="0" w:space="0" w:color="auto"/>
            <w:right w:val="none" w:sz="0" w:space="0" w:color="auto"/>
          </w:divBdr>
        </w:div>
        <w:div w:id="510530256">
          <w:marLeft w:val="640"/>
          <w:marRight w:val="0"/>
          <w:marTop w:val="0"/>
          <w:marBottom w:val="0"/>
          <w:divBdr>
            <w:top w:val="none" w:sz="0" w:space="0" w:color="auto"/>
            <w:left w:val="none" w:sz="0" w:space="0" w:color="auto"/>
            <w:bottom w:val="none" w:sz="0" w:space="0" w:color="auto"/>
            <w:right w:val="none" w:sz="0" w:space="0" w:color="auto"/>
          </w:divBdr>
        </w:div>
        <w:div w:id="1845513640">
          <w:marLeft w:val="640"/>
          <w:marRight w:val="0"/>
          <w:marTop w:val="0"/>
          <w:marBottom w:val="0"/>
          <w:divBdr>
            <w:top w:val="none" w:sz="0" w:space="0" w:color="auto"/>
            <w:left w:val="none" w:sz="0" w:space="0" w:color="auto"/>
            <w:bottom w:val="none" w:sz="0" w:space="0" w:color="auto"/>
            <w:right w:val="none" w:sz="0" w:space="0" w:color="auto"/>
          </w:divBdr>
        </w:div>
        <w:div w:id="1831213837">
          <w:marLeft w:val="640"/>
          <w:marRight w:val="0"/>
          <w:marTop w:val="0"/>
          <w:marBottom w:val="0"/>
          <w:divBdr>
            <w:top w:val="none" w:sz="0" w:space="0" w:color="auto"/>
            <w:left w:val="none" w:sz="0" w:space="0" w:color="auto"/>
            <w:bottom w:val="none" w:sz="0" w:space="0" w:color="auto"/>
            <w:right w:val="none" w:sz="0" w:space="0" w:color="auto"/>
          </w:divBdr>
        </w:div>
        <w:div w:id="1875728308">
          <w:marLeft w:val="640"/>
          <w:marRight w:val="0"/>
          <w:marTop w:val="0"/>
          <w:marBottom w:val="0"/>
          <w:divBdr>
            <w:top w:val="none" w:sz="0" w:space="0" w:color="auto"/>
            <w:left w:val="none" w:sz="0" w:space="0" w:color="auto"/>
            <w:bottom w:val="none" w:sz="0" w:space="0" w:color="auto"/>
            <w:right w:val="none" w:sz="0" w:space="0" w:color="auto"/>
          </w:divBdr>
        </w:div>
        <w:div w:id="122895331">
          <w:marLeft w:val="640"/>
          <w:marRight w:val="0"/>
          <w:marTop w:val="0"/>
          <w:marBottom w:val="0"/>
          <w:divBdr>
            <w:top w:val="none" w:sz="0" w:space="0" w:color="auto"/>
            <w:left w:val="none" w:sz="0" w:space="0" w:color="auto"/>
            <w:bottom w:val="none" w:sz="0" w:space="0" w:color="auto"/>
            <w:right w:val="none" w:sz="0" w:space="0" w:color="auto"/>
          </w:divBdr>
        </w:div>
        <w:div w:id="1509639397">
          <w:marLeft w:val="640"/>
          <w:marRight w:val="0"/>
          <w:marTop w:val="0"/>
          <w:marBottom w:val="0"/>
          <w:divBdr>
            <w:top w:val="none" w:sz="0" w:space="0" w:color="auto"/>
            <w:left w:val="none" w:sz="0" w:space="0" w:color="auto"/>
            <w:bottom w:val="none" w:sz="0" w:space="0" w:color="auto"/>
            <w:right w:val="none" w:sz="0" w:space="0" w:color="auto"/>
          </w:divBdr>
        </w:div>
        <w:div w:id="1495948090">
          <w:marLeft w:val="640"/>
          <w:marRight w:val="0"/>
          <w:marTop w:val="0"/>
          <w:marBottom w:val="0"/>
          <w:divBdr>
            <w:top w:val="none" w:sz="0" w:space="0" w:color="auto"/>
            <w:left w:val="none" w:sz="0" w:space="0" w:color="auto"/>
            <w:bottom w:val="none" w:sz="0" w:space="0" w:color="auto"/>
            <w:right w:val="none" w:sz="0" w:space="0" w:color="auto"/>
          </w:divBdr>
        </w:div>
        <w:div w:id="367418147">
          <w:marLeft w:val="640"/>
          <w:marRight w:val="0"/>
          <w:marTop w:val="0"/>
          <w:marBottom w:val="0"/>
          <w:divBdr>
            <w:top w:val="none" w:sz="0" w:space="0" w:color="auto"/>
            <w:left w:val="none" w:sz="0" w:space="0" w:color="auto"/>
            <w:bottom w:val="none" w:sz="0" w:space="0" w:color="auto"/>
            <w:right w:val="none" w:sz="0" w:space="0" w:color="auto"/>
          </w:divBdr>
        </w:div>
        <w:div w:id="1690371041">
          <w:marLeft w:val="640"/>
          <w:marRight w:val="0"/>
          <w:marTop w:val="0"/>
          <w:marBottom w:val="0"/>
          <w:divBdr>
            <w:top w:val="none" w:sz="0" w:space="0" w:color="auto"/>
            <w:left w:val="none" w:sz="0" w:space="0" w:color="auto"/>
            <w:bottom w:val="none" w:sz="0" w:space="0" w:color="auto"/>
            <w:right w:val="none" w:sz="0" w:space="0" w:color="auto"/>
          </w:divBdr>
        </w:div>
        <w:div w:id="1804998132">
          <w:marLeft w:val="640"/>
          <w:marRight w:val="0"/>
          <w:marTop w:val="0"/>
          <w:marBottom w:val="0"/>
          <w:divBdr>
            <w:top w:val="none" w:sz="0" w:space="0" w:color="auto"/>
            <w:left w:val="none" w:sz="0" w:space="0" w:color="auto"/>
            <w:bottom w:val="none" w:sz="0" w:space="0" w:color="auto"/>
            <w:right w:val="none" w:sz="0" w:space="0" w:color="auto"/>
          </w:divBdr>
        </w:div>
        <w:div w:id="1869365794">
          <w:marLeft w:val="640"/>
          <w:marRight w:val="0"/>
          <w:marTop w:val="0"/>
          <w:marBottom w:val="0"/>
          <w:divBdr>
            <w:top w:val="none" w:sz="0" w:space="0" w:color="auto"/>
            <w:left w:val="none" w:sz="0" w:space="0" w:color="auto"/>
            <w:bottom w:val="none" w:sz="0" w:space="0" w:color="auto"/>
            <w:right w:val="none" w:sz="0" w:space="0" w:color="auto"/>
          </w:divBdr>
        </w:div>
        <w:div w:id="2071421641">
          <w:marLeft w:val="640"/>
          <w:marRight w:val="0"/>
          <w:marTop w:val="0"/>
          <w:marBottom w:val="0"/>
          <w:divBdr>
            <w:top w:val="none" w:sz="0" w:space="0" w:color="auto"/>
            <w:left w:val="none" w:sz="0" w:space="0" w:color="auto"/>
            <w:bottom w:val="none" w:sz="0" w:space="0" w:color="auto"/>
            <w:right w:val="none" w:sz="0" w:space="0" w:color="auto"/>
          </w:divBdr>
        </w:div>
        <w:div w:id="1078211404">
          <w:marLeft w:val="640"/>
          <w:marRight w:val="0"/>
          <w:marTop w:val="0"/>
          <w:marBottom w:val="0"/>
          <w:divBdr>
            <w:top w:val="none" w:sz="0" w:space="0" w:color="auto"/>
            <w:left w:val="none" w:sz="0" w:space="0" w:color="auto"/>
            <w:bottom w:val="none" w:sz="0" w:space="0" w:color="auto"/>
            <w:right w:val="none" w:sz="0" w:space="0" w:color="auto"/>
          </w:divBdr>
        </w:div>
        <w:div w:id="512955216">
          <w:marLeft w:val="640"/>
          <w:marRight w:val="0"/>
          <w:marTop w:val="0"/>
          <w:marBottom w:val="0"/>
          <w:divBdr>
            <w:top w:val="none" w:sz="0" w:space="0" w:color="auto"/>
            <w:left w:val="none" w:sz="0" w:space="0" w:color="auto"/>
            <w:bottom w:val="none" w:sz="0" w:space="0" w:color="auto"/>
            <w:right w:val="none" w:sz="0" w:space="0" w:color="auto"/>
          </w:divBdr>
        </w:div>
        <w:div w:id="139344814">
          <w:marLeft w:val="640"/>
          <w:marRight w:val="0"/>
          <w:marTop w:val="0"/>
          <w:marBottom w:val="0"/>
          <w:divBdr>
            <w:top w:val="none" w:sz="0" w:space="0" w:color="auto"/>
            <w:left w:val="none" w:sz="0" w:space="0" w:color="auto"/>
            <w:bottom w:val="none" w:sz="0" w:space="0" w:color="auto"/>
            <w:right w:val="none" w:sz="0" w:space="0" w:color="auto"/>
          </w:divBdr>
        </w:div>
        <w:div w:id="521170654">
          <w:marLeft w:val="640"/>
          <w:marRight w:val="0"/>
          <w:marTop w:val="0"/>
          <w:marBottom w:val="0"/>
          <w:divBdr>
            <w:top w:val="none" w:sz="0" w:space="0" w:color="auto"/>
            <w:left w:val="none" w:sz="0" w:space="0" w:color="auto"/>
            <w:bottom w:val="none" w:sz="0" w:space="0" w:color="auto"/>
            <w:right w:val="none" w:sz="0" w:space="0" w:color="auto"/>
          </w:divBdr>
        </w:div>
        <w:div w:id="2131238860">
          <w:marLeft w:val="640"/>
          <w:marRight w:val="0"/>
          <w:marTop w:val="0"/>
          <w:marBottom w:val="0"/>
          <w:divBdr>
            <w:top w:val="none" w:sz="0" w:space="0" w:color="auto"/>
            <w:left w:val="none" w:sz="0" w:space="0" w:color="auto"/>
            <w:bottom w:val="none" w:sz="0" w:space="0" w:color="auto"/>
            <w:right w:val="none" w:sz="0" w:space="0" w:color="auto"/>
          </w:divBdr>
        </w:div>
      </w:divsChild>
    </w:div>
    <w:div w:id="1223179129">
      <w:bodyDiv w:val="1"/>
      <w:marLeft w:val="0"/>
      <w:marRight w:val="0"/>
      <w:marTop w:val="0"/>
      <w:marBottom w:val="0"/>
      <w:divBdr>
        <w:top w:val="none" w:sz="0" w:space="0" w:color="auto"/>
        <w:left w:val="none" w:sz="0" w:space="0" w:color="auto"/>
        <w:bottom w:val="none" w:sz="0" w:space="0" w:color="auto"/>
        <w:right w:val="none" w:sz="0" w:space="0" w:color="auto"/>
      </w:divBdr>
      <w:divsChild>
        <w:div w:id="958073006">
          <w:marLeft w:val="640"/>
          <w:marRight w:val="0"/>
          <w:marTop w:val="0"/>
          <w:marBottom w:val="0"/>
          <w:divBdr>
            <w:top w:val="none" w:sz="0" w:space="0" w:color="auto"/>
            <w:left w:val="none" w:sz="0" w:space="0" w:color="auto"/>
            <w:bottom w:val="none" w:sz="0" w:space="0" w:color="auto"/>
            <w:right w:val="none" w:sz="0" w:space="0" w:color="auto"/>
          </w:divBdr>
        </w:div>
        <w:div w:id="2047750230">
          <w:marLeft w:val="640"/>
          <w:marRight w:val="0"/>
          <w:marTop w:val="0"/>
          <w:marBottom w:val="0"/>
          <w:divBdr>
            <w:top w:val="none" w:sz="0" w:space="0" w:color="auto"/>
            <w:left w:val="none" w:sz="0" w:space="0" w:color="auto"/>
            <w:bottom w:val="none" w:sz="0" w:space="0" w:color="auto"/>
            <w:right w:val="none" w:sz="0" w:space="0" w:color="auto"/>
          </w:divBdr>
        </w:div>
        <w:div w:id="772169360">
          <w:marLeft w:val="640"/>
          <w:marRight w:val="0"/>
          <w:marTop w:val="0"/>
          <w:marBottom w:val="0"/>
          <w:divBdr>
            <w:top w:val="none" w:sz="0" w:space="0" w:color="auto"/>
            <w:left w:val="none" w:sz="0" w:space="0" w:color="auto"/>
            <w:bottom w:val="none" w:sz="0" w:space="0" w:color="auto"/>
            <w:right w:val="none" w:sz="0" w:space="0" w:color="auto"/>
          </w:divBdr>
        </w:div>
        <w:div w:id="942569655">
          <w:marLeft w:val="640"/>
          <w:marRight w:val="0"/>
          <w:marTop w:val="0"/>
          <w:marBottom w:val="0"/>
          <w:divBdr>
            <w:top w:val="none" w:sz="0" w:space="0" w:color="auto"/>
            <w:left w:val="none" w:sz="0" w:space="0" w:color="auto"/>
            <w:bottom w:val="none" w:sz="0" w:space="0" w:color="auto"/>
            <w:right w:val="none" w:sz="0" w:space="0" w:color="auto"/>
          </w:divBdr>
        </w:div>
        <w:div w:id="641739096">
          <w:marLeft w:val="640"/>
          <w:marRight w:val="0"/>
          <w:marTop w:val="0"/>
          <w:marBottom w:val="0"/>
          <w:divBdr>
            <w:top w:val="none" w:sz="0" w:space="0" w:color="auto"/>
            <w:left w:val="none" w:sz="0" w:space="0" w:color="auto"/>
            <w:bottom w:val="none" w:sz="0" w:space="0" w:color="auto"/>
            <w:right w:val="none" w:sz="0" w:space="0" w:color="auto"/>
          </w:divBdr>
        </w:div>
        <w:div w:id="652682633">
          <w:marLeft w:val="640"/>
          <w:marRight w:val="0"/>
          <w:marTop w:val="0"/>
          <w:marBottom w:val="0"/>
          <w:divBdr>
            <w:top w:val="none" w:sz="0" w:space="0" w:color="auto"/>
            <w:left w:val="none" w:sz="0" w:space="0" w:color="auto"/>
            <w:bottom w:val="none" w:sz="0" w:space="0" w:color="auto"/>
            <w:right w:val="none" w:sz="0" w:space="0" w:color="auto"/>
          </w:divBdr>
        </w:div>
        <w:div w:id="560479056">
          <w:marLeft w:val="640"/>
          <w:marRight w:val="0"/>
          <w:marTop w:val="0"/>
          <w:marBottom w:val="0"/>
          <w:divBdr>
            <w:top w:val="none" w:sz="0" w:space="0" w:color="auto"/>
            <w:left w:val="none" w:sz="0" w:space="0" w:color="auto"/>
            <w:bottom w:val="none" w:sz="0" w:space="0" w:color="auto"/>
            <w:right w:val="none" w:sz="0" w:space="0" w:color="auto"/>
          </w:divBdr>
        </w:div>
        <w:div w:id="217401695">
          <w:marLeft w:val="640"/>
          <w:marRight w:val="0"/>
          <w:marTop w:val="0"/>
          <w:marBottom w:val="0"/>
          <w:divBdr>
            <w:top w:val="none" w:sz="0" w:space="0" w:color="auto"/>
            <w:left w:val="none" w:sz="0" w:space="0" w:color="auto"/>
            <w:bottom w:val="none" w:sz="0" w:space="0" w:color="auto"/>
            <w:right w:val="none" w:sz="0" w:space="0" w:color="auto"/>
          </w:divBdr>
        </w:div>
        <w:div w:id="550657223">
          <w:marLeft w:val="640"/>
          <w:marRight w:val="0"/>
          <w:marTop w:val="0"/>
          <w:marBottom w:val="0"/>
          <w:divBdr>
            <w:top w:val="none" w:sz="0" w:space="0" w:color="auto"/>
            <w:left w:val="none" w:sz="0" w:space="0" w:color="auto"/>
            <w:bottom w:val="none" w:sz="0" w:space="0" w:color="auto"/>
            <w:right w:val="none" w:sz="0" w:space="0" w:color="auto"/>
          </w:divBdr>
        </w:div>
        <w:div w:id="530071367">
          <w:marLeft w:val="640"/>
          <w:marRight w:val="0"/>
          <w:marTop w:val="0"/>
          <w:marBottom w:val="0"/>
          <w:divBdr>
            <w:top w:val="none" w:sz="0" w:space="0" w:color="auto"/>
            <w:left w:val="none" w:sz="0" w:space="0" w:color="auto"/>
            <w:bottom w:val="none" w:sz="0" w:space="0" w:color="auto"/>
            <w:right w:val="none" w:sz="0" w:space="0" w:color="auto"/>
          </w:divBdr>
        </w:div>
        <w:div w:id="897859634">
          <w:marLeft w:val="640"/>
          <w:marRight w:val="0"/>
          <w:marTop w:val="0"/>
          <w:marBottom w:val="0"/>
          <w:divBdr>
            <w:top w:val="none" w:sz="0" w:space="0" w:color="auto"/>
            <w:left w:val="none" w:sz="0" w:space="0" w:color="auto"/>
            <w:bottom w:val="none" w:sz="0" w:space="0" w:color="auto"/>
            <w:right w:val="none" w:sz="0" w:space="0" w:color="auto"/>
          </w:divBdr>
        </w:div>
        <w:div w:id="246354082">
          <w:marLeft w:val="640"/>
          <w:marRight w:val="0"/>
          <w:marTop w:val="0"/>
          <w:marBottom w:val="0"/>
          <w:divBdr>
            <w:top w:val="none" w:sz="0" w:space="0" w:color="auto"/>
            <w:left w:val="none" w:sz="0" w:space="0" w:color="auto"/>
            <w:bottom w:val="none" w:sz="0" w:space="0" w:color="auto"/>
            <w:right w:val="none" w:sz="0" w:space="0" w:color="auto"/>
          </w:divBdr>
        </w:div>
        <w:div w:id="209611352">
          <w:marLeft w:val="640"/>
          <w:marRight w:val="0"/>
          <w:marTop w:val="0"/>
          <w:marBottom w:val="0"/>
          <w:divBdr>
            <w:top w:val="none" w:sz="0" w:space="0" w:color="auto"/>
            <w:left w:val="none" w:sz="0" w:space="0" w:color="auto"/>
            <w:bottom w:val="none" w:sz="0" w:space="0" w:color="auto"/>
            <w:right w:val="none" w:sz="0" w:space="0" w:color="auto"/>
          </w:divBdr>
        </w:div>
        <w:div w:id="949161123">
          <w:marLeft w:val="640"/>
          <w:marRight w:val="0"/>
          <w:marTop w:val="0"/>
          <w:marBottom w:val="0"/>
          <w:divBdr>
            <w:top w:val="none" w:sz="0" w:space="0" w:color="auto"/>
            <w:left w:val="none" w:sz="0" w:space="0" w:color="auto"/>
            <w:bottom w:val="none" w:sz="0" w:space="0" w:color="auto"/>
            <w:right w:val="none" w:sz="0" w:space="0" w:color="auto"/>
          </w:divBdr>
        </w:div>
        <w:div w:id="591938140">
          <w:marLeft w:val="640"/>
          <w:marRight w:val="0"/>
          <w:marTop w:val="0"/>
          <w:marBottom w:val="0"/>
          <w:divBdr>
            <w:top w:val="none" w:sz="0" w:space="0" w:color="auto"/>
            <w:left w:val="none" w:sz="0" w:space="0" w:color="auto"/>
            <w:bottom w:val="none" w:sz="0" w:space="0" w:color="auto"/>
            <w:right w:val="none" w:sz="0" w:space="0" w:color="auto"/>
          </w:divBdr>
        </w:div>
        <w:div w:id="512454151">
          <w:marLeft w:val="640"/>
          <w:marRight w:val="0"/>
          <w:marTop w:val="0"/>
          <w:marBottom w:val="0"/>
          <w:divBdr>
            <w:top w:val="none" w:sz="0" w:space="0" w:color="auto"/>
            <w:left w:val="none" w:sz="0" w:space="0" w:color="auto"/>
            <w:bottom w:val="none" w:sz="0" w:space="0" w:color="auto"/>
            <w:right w:val="none" w:sz="0" w:space="0" w:color="auto"/>
          </w:divBdr>
        </w:div>
        <w:div w:id="346562667">
          <w:marLeft w:val="640"/>
          <w:marRight w:val="0"/>
          <w:marTop w:val="0"/>
          <w:marBottom w:val="0"/>
          <w:divBdr>
            <w:top w:val="none" w:sz="0" w:space="0" w:color="auto"/>
            <w:left w:val="none" w:sz="0" w:space="0" w:color="auto"/>
            <w:bottom w:val="none" w:sz="0" w:space="0" w:color="auto"/>
            <w:right w:val="none" w:sz="0" w:space="0" w:color="auto"/>
          </w:divBdr>
        </w:div>
        <w:div w:id="1374620667">
          <w:marLeft w:val="640"/>
          <w:marRight w:val="0"/>
          <w:marTop w:val="0"/>
          <w:marBottom w:val="0"/>
          <w:divBdr>
            <w:top w:val="none" w:sz="0" w:space="0" w:color="auto"/>
            <w:left w:val="none" w:sz="0" w:space="0" w:color="auto"/>
            <w:bottom w:val="none" w:sz="0" w:space="0" w:color="auto"/>
            <w:right w:val="none" w:sz="0" w:space="0" w:color="auto"/>
          </w:divBdr>
        </w:div>
        <w:div w:id="925916876">
          <w:marLeft w:val="640"/>
          <w:marRight w:val="0"/>
          <w:marTop w:val="0"/>
          <w:marBottom w:val="0"/>
          <w:divBdr>
            <w:top w:val="none" w:sz="0" w:space="0" w:color="auto"/>
            <w:left w:val="none" w:sz="0" w:space="0" w:color="auto"/>
            <w:bottom w:val="none" w:sz="0" w:space="0" w:color="auto"/>
            <w:right w:val="none" w:sz="0" w:space="0" w:color="auto"/>
          </w:divBdr>
        </w:div>
        <w:div w:id="957679541">
          <w:marLeft w:val="640"/>
          <w:marRight w:val="0"/>
          <w:marTop w:val="0"/>
          <w:marBottom w:val="0"/>
          <w:divBdr>
            <w:top w:val="none" w:sz="0" w:space="0" w:color="auto"/>
            <w:left w:val="none" w:sz="0" w:space="0" w:color="auto"/>
            <w:bottom w:val="none" w:sz="0" w:space="0" w:color="auto"/>
            <w:right w:val="none" w:sz="0" w:space="0" w:color="auto"/>
          </w:divBdr>
        </w:div>
        <w:div w:id="1605573495">
          <w:marLeft w:val="640"/>
          <w:marRight w:val="0"/>
          <w:marTop w:val="0"/>
          <w:marBottom w:val="0"/>
          <w:divBdr>
            <w:top w:val="none" w:sz="0" w:space="0" w:color="auto"/>
            <w:left w:val="none" w:sz="0" w:space="0" w:color="auto"/>
            <w:bottom w:val="none" w:sz="0" w:space="0" w:color="auto"/>
            <w:right w:val="none" w:sz="0" w:space="0" w:color="auto"/>
          </w:divBdr>
        </w:div>
        <w:div w:id="910771477">
          <w:marLeft w:val="640"/>
          <w:marRight w:val="0"/>
          <w:marTop w:val="0"/>
          <w:marBottom w:val="0"/>
          <w:divBdr>
            <w:top w:val="none" w:sz="0" w:space="0" w:color="auto"/>
            <w:left w:val="none" w:sz="0" w:space="0" w:color="auto"/>
            <w:bottom w:val="none" w:sz="0" w:space="0" w:color="auto"/>
            <w:right w:val="none" w:sz="0" w:space="0" w:color="auto"/>
          </w:divBdr>
        </w:div>
        <w:div w:id="1245653285">
          <w:marLeft w:val="640"/>
          <w:marRight w:val="0"/>
          <w:marTop w:val="0"/>
          <w:marBottom w:val="0"/>
          <w:divBdr>
            <w:top w:val="none" w:sz="0" w:space="0" w:color="auto"/>
            <w:left w:val="none" w:sz="0" w:space="0" w:color="auto"/>
            <w:bottom w:val="none" w:sz="0" w:space="0" w:color="auto"/>
            <w:right w:val="none" w:sz="0" w:space="0" w:color="auto"/>
          </w:divBdr>
        </w:div>
        <w:div w:id="1223978221">
          <w:marLeft w:val="640"/>
          <w:marRight w:val="0"/>
          <w:marTop w:val="0"/>
          <w:marBottom w:val="0"/>
          <w:divBdr>
            <w:top w:val="none" w:sz="0" w:space="0" w:color="auto"/>
            <w:left w:val="none" w:sz="0" w:space="0" w:color="auto"/>
            <w:bottom w:val="none" w:sz="0" w:space="0" w:color="auto"/>
            <w:right w:val="none" w:sz="0" w:space="0" w:color="auto"/>
          </w:divBdr>
        </w:div>
        <w:div w:id="1338927431">
          <w:marLeft w:val="640"/>
          <w:marRight w:val="0"/>
          <w:marTop w:val="0"/>
          <w:marBottom w:val="0"/>
          <w:divBdr>
            <w:top w:val="none" w:sz="0" w:space="0" w:color="auto"/>
            <w:left w:val="none" w:sz="0" w:space="0" w:color="auto"/>
            <w:bottom w:val="none" w:sz="0" w:space="0" w:color="auto"/>
            <w:right w:val="none" w:sz="0" w:space="0" w:color="auto"/>
          </w:divBdr>
        </w:div>
        <w:div w:id="1774935708">
          <w:marLeft w:val="640"/>
          <w:marRight w:val="0"/>
          <w:marTop w:val="0"/>
          <w:marBottom w:val="0"/>
          <w:divBdr>
            <w:top w:val="none" w:sz="0" w:space="0" w:color="auto"/>
            <w:left w:val="none" w:sz="0" w:space="0" w:color="auto"/>
            <w:bottom w:val="none" w:sz="0" w:space="0" w:color="auto"/>
            <w:right w:val="none" w:sz="0" w:space="0" w:color="auto"/>
          </w:divBdr>
        </w:div>
        <w:div w:id="26761728">
          <w:marLeft w:val="640"/>
          <w:marRight w:val="0"/>
          <w:marTop w:val="0"/>
          <w:marBottom w:val="0"/>
          <w:divBdr>
            <w:top w:val="none" w:sz="0" w:space="0" w:color="auto"/>
            <w:left w:val="none" w:sz="0" w:space="0" w:color="auto"/>
            <w:bottom w:val="none" w:sz="0" w:space="0" w:color="auto"/>
            <w:right w:val="none" w:sz="0" w:space="0" w:color="auto"/>
          </w:divBdr>
        </w:div>
        <w:div w:id="104927418">
          <w:marLeft w:val="640"/>
          <w:marRight w:val="0"/>
          <w:marTop w:val="0"/>
          <w:marBottom w:val="0"/>
          <w:divBdr>
            <w:top w:val="none" w:sz="0" w:space="0" w:color="auto"/>
            <w:left w:val="none" w:sz="0" w:space="0" w:color="auto"/>
            <w:bottom w:val="none" w:sz="0" w:space="0" w:color="auto"/>
            <w:right w:val="none" w:sz="0" w:space="0" w:color="auto"/>
          </w:divBdr>
        </w:div>
        <w:div w:id="118495293">
          <w:marLeft w:val="640"/>
          <w:marRight w:val="0"/>
          <w:marTop w:val="0"/>
          <w:marBottom w:val="0"/>
          <w:divBdr>
            <w:top w:val="none" w:sz="0" w:space="0" w:color="auto"/>
            <w:left w:val="none" w:sz="0" w:space="0" w:color="auto"/>
            <w:bottom w:val="none" w:sz="0" w:space="0" w:color="auto"/>
            <w:right w:val="none" w:sz="0" w:space="0" w:color="auto"/>
          </w:divBdr>
        </w:div>
        <w:div w:id="2041779951">
          <w:marLeft w:val="640"/>
          <w:marRight w:val="0"/>
          <w:marTop w:val="0"/>
          <w:marBottom w:val="0"/>
          <w:divBdr>
            <w:top w:val="none" w:sz="0" w:space="0" w:color="auto"/>
            <w:left w:val="none" w:sz="0" w:space="0" w:color="auto"/>
            <w:bottom w:val="none" w:sz="0" w:space="0" w:color="auto"/>
            <w:right w:val="none" w:sz="0" w:space="0" w:color="auto"/>
          </w:divBdr>
        </w:div>
        <w:div w:id="1530030074">
          <w:marLeft w:val="640"/>
          <w:marRight w:val="0"/>
          <w:marTop w:val="0"/>
          <w:marBottom w:val="0"/>
          <w:divBdr>
            <w:top w:val="none" w:sz="0" w:space="0" w:color="auto"/>
            <w:left w:val="none" w:sz="0" w:space="0" w:color="auto"/>
            <w:bottom w:val="none" w:sz="0" w:space="0" w:color="auto"/>
            <w:right w:val="none" w:sz="0" w:space="0" w:color="auto"/>
          </w:divBdr>
        </w:div>
        <w:div w:id="1816333985">
          <w:marLeft w:val="640"/>
          <w:marRight w:val="0"/>
          <w:marTop w:val="0"/>
          <w:marBottom w:val="0"/>
          <w:divBdr>
            <w:top w:val="none" w:sz="0" w:space="0" w:color="auto"/>
            <w:left w:val="none" w:sz="0" w:space="0" w:color="auto"/>
            <w:bottom w:val="none" w:sz="0" w:space="0" w:color="auto"/>
            <w:right w:val="none" w:sz="0" w:space="0" w:color="auto"/>
          </w:divBdr>
        </w:div>
        <w:div w:id="2123721868">
          <w:marLeft w:val="640"/>
          <w:marRight w:val="0"/>
          <w:marTop w:val="0"/>
          <w:marBottom w:val="0"/>
          <w:divBdr>
            <w:top w:val="none" w:sz="0" w:space="0" w:color="auto"/>
            <w:left w:val="none" w:sz="0" w:space="0" w:color="auto"/>
            <w:bottom w:val="none" w:sz="0" w:space="0" w:color="auto"/>
            <w:right w:val="none" w:sz="0" w:space="0" w:color="auto"/>
          </w:divBdr>
        </w:div>
        <w:div w:id="1785080586">
          <w:marLeft w:val="640"/>
          <w:marRight w:val="0"/>
          <w:marTop w:val="0"/>
          <w:marBottom w:val="0"/>
          <w:divBdr>
            <w:top w:val="none" w:sz="0" w:space="0" w:color="auto"/>
            <w:left w:val="none" w:sz="0" w:space="0" w:color="auto"/>
            <w:bottom w:val="none" w:sz="0" w:space="0" w:color="auto"/>
            <w:right w:val="none" w:sz="0" w:space="0" w:color="auto"/>
          </w:divBdr>
        </w:div>
        <w:div w:id="563956849">
          <w:marLeft w:val="640"/>
          <w:marRight w:val="0"/>
          <w:marTop w:val="0"/>
          <w:marBottom w:val="0"/>
          <w:divBdr>
            <w:top w:val="none" w:sz="0" w:space="0" w:color="auto"/>
            <w:left w:val="none" w:sz="0" w:space="0" w:color="auto"/>
            <w:bottom w:val="none" w:sz="0" w:space="0" w:color="auto"/>
            <w:right w:val="none" w:sz="0" w:space="0" w:color="auto"/>
          </w:divBdr>
        </w:div>
        <w:div w:id="923807396">
          <w:marLeft w:val="640"/>
          <w:marRight w:val="0"/>
          <w:marTop w:val="0"/>
          <w:marBottom w:val="0"/>
          <w:divBdr>
            <w:top w:val="none" w:sz="0" w:space="0" w:color="auto"/>
            <w:left w:val="none" w:sz="0" w:space="0" w:color="auto"/>
            <w:bottom w:val="none" w:sz="0" w:space="0" w:color="auto"/>
            <w:right w:val="none" w:sz="0" w:space="0" w:color="auto"/>
          </w:divBdr>
        </w:div>
        <w:div w:id="22177638">
          <w:marLeft w:val="640"/>
          <w:marRight w:val="0"/>
          <w:marTop w:val="0"/>
          <w:marBottom w:val="0"/>
          <w:divBdr>
            <w:top w:val="none" w:sz="0" w:space="0" w:color="auto"/>
            <w:left w:val="none" w:sz="0" w:space="0" w:color="auto"/>
            <w:bottom w:val="none" w:sz="0" w:space="0" w:color="auto"/>
            <w:right w:val="none" w:sz="0" w:space="0" w:color="auto"/>
          </w:divBdr>
        </w:div>
        <w:div w:id="1744722239">
          <w:marLeft w:val="640"/>
          <w:marRight w:val="0"/>
          <w:marTop w:val="0"/>
          <w:marBottom w:val="0"/>
          <w:divBdr>
            <w:top w:val="none" w:sz="0" w:space="0" w:color="auto"/>
            <w:left w:val="none" w:sz="0" w:space="0" w:color="auto"/>
            <w:bottom w:val="none" w:sz="0" w:space="0" w:color="auto"/>
            <w:right w:val="none" w:sz="0" w:space="0" w:color="auto"/>
          </w:divBdr>
        </w:div>
        <w:div w:id="2027824231">
          <w:marLeft w:val="640"/>
          <w:marRight w:val="0"/>
          <w:marTop w:val="0"/>
          <w:marBottom w:val="0"/>
          <w:divBdr>
            <w:top w:val="none" w:sz="0" w:space="0" w:color="auto"/>
            <w:left w:val="none" w:sz="0" w:space="0" w:color="auto"/>
            <w:bottom w:val="none" w:sz="0" w:space="0" w:color="auto"/>
            <w:right w:val="none" w:sz="0" w:space="0" w:color="auto"/>
          </w:divBdr>
        </w:div>
        <w:div w:id="1693918867">
          <w:marLeft w:val="640"/>
          <w:marRight w:val="0"/>
          <w:marTop w:val="0"/>
          <w:marBottom w:val="0"/>
          <w:divBdr>
            <w:top w:val="none" w:sz="0" w:space="0" w:color="auto"/>
            <w:left w:val="none" w:sz="0" w:space="0" w:color="auto"/>
            <w:bottom w:val="none" w:sz="0" w:space="0" w:color="auto"/>
            <w:right w:val="none" w:sz="0" w:space="0" w:color="auto"/>
          </w:divBdr>
        </w:div>
        <w:div w:id="98071181">
          <w:marLeft w:val="640"/>
          <w:marRight w:val="0"/>
          <w:marTop w:val="0"/>
          <w:marBottom w:val="0"/>
          <w:divBdr>
            <w:top w:val="none" w:sz="0" w:space="0" w:color="auto"/>
            <w:left w:val="none" w:sz="0" w:space="0" w:color="auto"/>
            <w:bottom w:val="none" w:sz="0" w:space="0" w:color="auto"/>
            <w:right w:val="none" w:sz="0" w:space="0" w:color="auto"/>
          </w:divBdr>
        </w:div>
        <w:div w:id="411854335">
          <w:marLeft w:val="640"/>
          <w:marRight w:val="0"/>
          <w:marTop w:val="0"/>
          <w:marBottom w:val="0"/>
          <w:divBdr>
            <w:top w:val="none" w:sz="0" w:space="0" w:color="auto"/>
            <w:left w:val="none" w:sz="0" w:space="0" w:color="auto"/>
            <w:bottom w:val="none" w:sz="0" w:space="0" w:color="auto"/>
            <w:right w:val="none" w:sz="0" w:space="0" w:color="auto"/>
          </w:divBdr>
        </w:div>
      </w:divsChild>
    </w:div>
    <w:div w:id="1226843916">
      <w:bodyDiv w:val="1"/>
      <w:marLeft w:val="0"/>
      <w:marRight w:val="0"/>
      <w:marTop w:val="0"/>
      <w:marBottom w:val="0"/>
      <w:divBdr>
        <w:top w:val="none" w:sz="0" w:space="0" w:color="auto"/>
        <w:left w:val="none" w:sz="0" w:space="0" w:color="auto"/>
        <w:bottom w:val="none" w:sz="0" w:space="0" w:color="auto"/>
        <w:right w:val="none" w:sz="0" w:space="0" w:color="auto"/>
      </w:divBdr>
      <w:divsChild>
        <w:div w:id="530075852">
          <w:marLeft w:val="640"/>
          <w:marRight w:val="0"/>
          <w:marTop w:val="0"/>
          <w:marBottom w:val="0"/>
          <w:divBdr>
            <w:top w:val="none" w:sz="0" w:space="0" w:color="auto"/>
            <w:left w:val="none" w:sz="0" w:space="0" w:color="auto"/>
            <w:bottom w:val="none" w:sz="0" w:space="0" w:color="auto"/>
            <w:right w:val="none" w:sz="0" w:space="0" w:color="auto"/>
          </w:divBdr>
        </w:div>
        <w:div w:id="807236426">
          <w:marLeft w:val="640"/>
          <w:marRight w:val="0"/>
          <w:marTop w:val="0"/>
          <w:marBottom w:val="0"/>
          <w:divBdr>
            <w:top w:val="none" w:sz="0" w:space="0" w:color="auto"/>
            <w:left w:val="none" w:sz="0" w:space="0" w:color="auto"/>
            <w:bottom w:val="none" w:sz="0" w:space="0" w:color="auto"/>
            <w:right w:val="none" w:sz="0" w:space="0" w:color="auto"/>
          </w:divBdr>
        </w:div>
        <w:div w:id="1216116760">
          <w:marLeft w:val="640"/>
          <w:marRight w:val="0"/>
          <w:marTop w:val="0"/>
          <w:marBottom w:val="0"/>
          <w:divBdr>
            <w:top w:val="none" w:sz="0" w:space="0" w:color="auto"/>
            <w:left w:val="none" w:sz="0" w:space="0" w:color="auto"/>
            <w:bottom w:val="none" w:sz="0" w:space="0" w:color="auto"/>
            <w:right w:val="none" w:sz="0" w:space="0" w:color="auto"/>
          </w:divBdr>
        </w:div>
        <w:div w:id="1420447171">
          <w:marLeft w:val="640"/>
          <w:marRight w:val="0"/>
          <w:marTop w:val="0"/>
          <w:marBottom w:val="0"/>
          <w:divBdr>
            <w:top w:val="none" w:sz="0" w:space="0" w:color="auto"/>
            <w:left w:val="none" w:sz="0" w:space="0" w:color="auto"/>
            <w:bottom w:val="none" w:sz="0" w:space="0" w:color="auto"/>
            <w:right w:val="none" w:sz="0" w:space="0" w:color="auto"/>
          </w:divBdr>
        </w:div>
        <w:div w:id="946158093">
          <w:marLeft w:val="640"/>
          <w:marRight w:val="0"/>
          <w:marTop w:val="0"/>
          <w:marBottom w:val="0"/>
          <w:divBdr>
            <w:top w:val="none" w:sz="0" w:space="0" w:color="auto"/>
            <w:left w:val="none" w:sz="0" w:space="0" w:color="auto"/>
            <w:bottom w:val="none" w:sz="0" w:space="0" w:color="auto"/>
            <w:right w:val="none" w:sz="0" w:space="0" w:color="auto"/>
          </w:divBdr>
        </w:div>
        <w:div w:id="1484616595">
          <w:marLeft w:val="640"/>
          <w:marRight w:val="0"/>
          <w:marTop w:val="0"/>
          <w:marBottom w:val="0"/>
          <w:divBdr>
            <w:top w:val="none" w:sz="0" w:space="0" w:color="auto"/>
            <w:left w:val="none" w:sz="0" w:space="0" w:color="auto"/>
            <w:bottom w:val="none" w:sz="0" w:space="0" w:color="auto"/>
            <w:right w:val="none" w:sz="0" w:space="0" w:color="auto"/>
          </w:divBdr>
        </w:div>
        <w:div w:id="1713461330">
          <w:marLeft w:val="640"/>
          <w:marRight w:val="0"/>
          <w:marTop w:val="0"/>
          <w:marBottom w:val="0"/>
          <w:divBdr>
            <w:top w:val="none" w:sz="0" w:space="0" w:color="auto"/>
            <w:left w:val="none" w:sz="0" w:space="0" w:color="auto"/>
            <w:bottom w:val="none" w:sz="0" w:space="0" w:color="auto"/>
            <w:right w:val="none" w:sz="0" w:space="0" w:color="auto"/>
          </w:divBdr>
        </w:div>
        <w:div w:id="1464302220">
          <w:marLeft w:val="640"/>
          <w:marRight w:val="0"/>
          <w:marTop w:val="0"/>
          <w:marBottom w:val="0"/>
          <w:divBdr>
            <w:top w:val="none" w:sz="0" w:space="0" w:color="auto"/>
            <w:left w:val="none" w:sz="0" w:space="0" w:color="auto"/>
            <w:bottom w:val="none" w:sz="0" w:space="0" w:color="auto"/>
            <w:right w:val="none" w:sz="0" w:space="0" w:color="auto"/>
          </w:divBdr>
        </w:div>
        <w:div w:id="55278610">
          <w:marLeft w:val="640"/>
          <w:marRight w:val="0"/>
          <w:marTop w:val="0"/>
          <w:marBottom w:val="0"/>
          <w:divBdr>
            <w:top w:val="none" w:sz="0" w:space="0" w:color="auto"/>
            <w:left w:val="none" w:sz="0" w:space="0" w:color="auto"/>
            <w:bottom w:val="none" w:sz="0" w:space="0" w:color="auto"/>
            <w:right w:val="none" w:sz="0" w:space="0" w:color="auto"/>
          </w:divBdr>
        </w:div>
        <w:div w:id="1821195913">
          <w:marLeft w:val="640"/>
          <w:marRight w:val="0"/>
          <w:marTop w:val="0"/>
          <w:marBottom w:val="0"/>
          <w:divBdr>
            <w:top w:val="none" w:sz="0" w:space="0" w:color="auto"/>
            <w:left w:val="none" w:sz="0" w:space="0" w:color="auto"/>
            <w:bottom w:val="none" w:sz="0" w:space="0" w:color="auto"/>
            <w:right w:val="none" w:sz="0" w:space="0" w:color="auto"/>
          </w:divBdr>
        </w:div>
        <w:div w:id="1075280816">
          <w:marLeft w:val="640"/>
          <w:marRight w:val="0"/>
          <w:marTop w:val="0"/>
          <w:marBottom w:val="0"/>
          <w:divBdr>
            <w:top w:val="none" w:sz="0" w:space="0" w:color="auto"/>
            <w:left w:val="none" w:sz="0" w:space="0" w:color="auto"/>
            <w:bottom w:val="none" w:sz="0" w:space="0" w:color="auto"/>
            <w:right w:val="none" w:sz="0" w:space="0" w:color="auto"/>
          </w:divBdr>
        </w:div>
        <w:div w:id="652950208">
          <w:marLeft w:val="640"/>
          <w:marRight w:val="0"/>
          <w:marTop w:val="0"/>
          <w:marBottom w:val="0"/>
          <w:divBdr>
            <w:top w:val="none" w:sz="0" w:space="0" w:color="auto"/>
            <w:left w:val="none" w:sz="0" w:space="0" w:color="auto"/>
            <w:bottom w:val="none" w:sz="0" w:space="0" w:color="auto"/>
            <w:right w:val="none" w:sz="0" w:space="0" w:color="auto"/>
          </w:divBdr>
        </w:div>
        <w:div w:id="1135485564">
          <w:marLeft w:val="640"/>
          <w:marRight w:val="0"/>
          <w:marTop w:val="0"/>
          <w:marBottom w:val="0"/>
          <w:divBdr>
            <w:top w:val="none" w:sz="0" w:space="0" w:color="auto"/>
            <w:left w:val="none" w:sz="0" w:space="0" w:color="auto"/>
            <w:bottom w:val="none" w:sz="0" w:space="0" w:color="auto"/>
            <w:right w:val="none" w:sz="0" w:space="0" w:color="auto"/>
          </w:divBdr>
        </w:div>
        <w:div w:id="1608007325">
          <w:marLeft w:val="640"/>
          <w:marRight w:val="0"/>
          <w:marTop w:val="0"/>
          <w:marBottom w:val="0"/>
          <w:divBdr>
            <w:top w:val="none" w:sz="0" w:space="0" w:color="auto"/>
            <w:left w:val="none" w:sz="0" w:space="0" w:color="auto"/>
            <w:bottom w:val="none" w:sz="0" w:space="0" w:color="auto"/>
            <w:right w:val="none" w:sz="0" w:space="0" w:color="auto"/>
          </w:divBdr>
        </w:div>
        <w:div w:id="2127237398">
          <w:marLeft w:val="640"/>
          <w:marRight w:val="0"/>
          <w:marTop w:val="0"/>
          <w:marBottom w:val="0"/>
          <w:divBdr>
            <w:top w:val="none" w:sz="0" w:space="0" w:color="auto"/>
            <w:left w:val="none" w:sz="0" w:space="0" w:color="auto"/>
            <w:bottom w:val="none" w:sz="0" w:space="0" w:color="auto"/>
            <w:right w:val="none" w:sz="0" w:space="0" w:color="auto"/>
          </w:divBdr>
        </w:div>
        <w:div w:id="24597062">
          <w:marLeft w:val="640"/>
          <w:marRight w:val="0"/>
          <w:marTop w:val="0"/>
          <w:marBottom w:val="0"/>
          <w:divBdr>
            <w:top w:val="none" w:sz="0" w:space="0" w:color="auto"/>
            <w:left w:val="none" w:sz="0" w:space="0" w:color="auto"/>
            <w:bottom w:val="none" w:sz="0" w:space="0" w:color="auto"/>
            <w:right w:val="none" w:sz="0" w:space="0" w:color="auto"/>
          </w:divBdr>
        </w:div>
        <w:div w:id="1869562831">
          <w:marLeft w:val="640"/>
          <w:marRight w:val="0"/>
          <w:marTop w:val="0"/>
          <w:marBottom w:val="0"/>
          <w:divBdr>
            <w:top w:val="none" w:sz="0" w:space="0" w:color="auto"/>
            <w:left w:val="none" w:sz="0" w:space="0" w:color="auto"/>
            <w:bottom w:val="none" w:sz="0" w:space="0" w:color="auto"/>
            <w:right w:val="none" w:sz="0" w:space="0" w:color="auto"/>
          </w:divBdr>
        </w:div>
        <w:div w:id="441194959">
          <w:marLeft w:val="640"/>
          <w:marRight w:val="0"/>
          <w:marTop w:val="0"/>
          <w:marBottom w:val="0"/>
          <w:divBdr>
            <w:top w:val="none" w:sz="0" w:space="0" w:color="auto"/>
            <w:left w:val="none" w:sz="0" w:space="0" w:color="auto"/>
            <w:bottom w:val="none" w:sz="0" w:space="0" w:color="auto"/>
            <w:right w:val="none" w:sz="0" w:space="0" w:color="auto"/>
          </w:divBdr>
        </w:div>
        <w:div w:id="1873109272">
          <w:marLeft w:val="640"/>
          <w:marRight w:val="0"/>
          <w:marTop w:val="0"/>
          <w:marBottom w:val="0"/>
          <w:divBdr>
            <w:top w:val="none" w:sz="0" w:space="0" w:color="auto"/>
            <w:left w:val="none" w:sz="0" w:space="0" w:color="auto"/>
            <w:bottom w:val="none" w:sz="0" w:space="0" w:color="auto"/>
            <w:right w:val="none" w:sz="0" w:space="0" w:color="auto"/>
          </w:divBdr>
        </w:div>
        <w:div w:id="1212645112">
          <w:marLeft w:val="640"/>
          <w:marRight w:val="0"/>
          <w:marTop w:val="0"/>
          <w:marBottom w:val="0"/>
          <w:divBdr>
            <w:top w:val="none" w:sz="0" w:space="0" w:color="auto"/>
            <w:left w:val="none" w:sz="0" w:space="0" w:color="auto"/>
            <w:bottom w:val="none" w:sz="0" w:space="0" w:color="auto"/>
            <w:right w:val="none" w:sz="0" w:space="0" w:color="auto"/>
          </w:divBdr>
        </w:div>
        <w:div w:id="1161315784">
          <w:marLeft w:val="640"/>
          <w:marRight w:val="0"/>
          <w:marTop w:val="0"/>
          <w:marBottom w:val="0"/>
          <w:divBdr>
            <w:top w:val="none" w:sz="0" w:space="0" w:color="auto"/>
            <w:left w:val="none" w:sz="0" w:space="0" w:color="auto"/>
            <w:bottom w:val="none" w:sz="0" w:space="0" w:color="auto"/>
            <w:right w:val="none" w:sz="0" w:space="0" w:color="auto"/>
          </w:divBdr>
        </w:div>
        <w:div w:id="1407648636">
          <w:marLeft w:val="640"/>
          <w:marRight w:val="0"/>
          <w:marTop w:val="0"/>
          <w:marBottom w:val="0"/>
          <w:divBdr>
            <w:top w:val="none" w:sz="0" w:space="0" w:color="auto"/>
            <w:left w:val="none" w:sz="0" w:space="0" w:color="auto"/>
            <w:bottom w:val="none" w:sz="0" w:space="0" w:color="auto"/>
            <w:right w:val="none" w:sz="0" w:space="0" w:color="auto"/>
          </w:divBdr>
        </w:div>
        <w:div w:id="57555141">
          <w:marLeft w:val="640"/>
          <w:marRight w:val="0"/>
          <w:marTop w:val="0"/>
          <w:marBottom w:val="0"/>
          <w:divBdr>
            <w:top w:val="none" w:sz="0" w:space="0" w:color="auto"/>
            <w:left w:val="none" w:sz="0" w:space="0" w:color="auto"/>
            <w:bottom w:val="none" w:sz="0" w:space="0" w:color="auto"/>
            <w:right w:val="none" w:sz="0" w:space="0" w:color="auto"/>
          </w:divBdr>
        </w:div>
        <w:div w:id="2101444285">
          <w:marLeft w:val="640"/>
          <w:marRight w:val="0"/>
          <w:marTop w:val="0"/>
          <w:marBottom w:val="0"/>
          <w:divBdr>
            <w:top w:val="none" w:sz="0" w:space="0" w:color="auto"/>
            <w:left w:val="none" w:sz="0" w:space="0" w:color="auto"/>
            <w:bottom w:val="none" w:sz="0" w:space="0" w:color="auto"/>
            <w:right w:val="none" w:sz="0" w:space="0" w:color="auto"/>
          </w:divBdr>
        </w:div>
        <w:div w:id="1277983727">
          <w:marLeft w:val="640"/>
          <w:marRight w:val="0"/>
          <w:marTop w:val="0"/>
          <w:marBottom w:val="0"/>
          <w:divBdr>
            <w:top w:val="none" w:sz="0" w:space="0" w:color="auto"/>
            <w:left w:val="none" w:sz="0" w:space="0" w:color="auto"/>
            <w:bottom w:val="none" w:sz="0" w:space="0" w:color="auto"/>
            <w:right w:val="none" w:sz="0" w:space="0" w:color="auto"/>
          </w:divBdr>
        </w:div>
        <w:div w:id="639848224">
          <w:marLeft w:val="640"/>
          <w:marRight w:val="0"/>
          <w:marTop w:val="0"/>
          <w:marBottom w:val="0"/>
          <w:divBdr>
            <w:top w:val="none" w:sz="0" w:space="0" w:color="auto"/>
            <w:left w:val="none" w:sz="0" w:space="0" w:color="auto"/>
            <w:bottom w:val="none" w:sz="0" w:space="0" w:color="auto"/>
            <w:right w:val="none" w:sz="0" w:space="0" w:color="auto"/>
          </w:divBdr>
        </w:div>
        <w:div w:id="692806023">
          <w:marLeft w:val="640"/>
          <w:marRight w:val="0"/>
          <w:marTop w:val="0"/>
          <w:marBottom w:val="0"/>
          <w:divBdr>
            <w:top w:val="none" w:sz="0" w:space="0" w:color="auto"/>
            <w:left w:val="none" w:sz="0" w:space="0" w:color="auto"/>
            <w:bottom w:val="none" w:sz="0" w:space="0" w:color="auto"/>
            <w:right w:val="none" w:sz="0" w:space="0" w:color="auto"/>
          </w:divBdr>
        </w:div>
        <w:div w:id="561526342">
          <w:marLeft w:val="640"/>
          <w:marRight w:val="0"/>
          <w:marTop w:val="0"/>
          <w:marBottom w:val="0"/>
          <w:divBdr>
            <w:top w:val="none" w:sz="0" w:space="0" w:color="auto"/>
            <w:left w:val="none" w:sz="0" w:space="0" w:color="auto"/>
            <w:bottom w:val="none" w:sz="0" w:space="0" w:color="auto"/>
            <w:right w:val="none" w:sz="0" w:space="0" w:color="auto"/>
          </w:divBdr>
        </w:div>
        <w:div w:id="455832302">
          <w:marLeft w:val="640"/>
          <w:marRight w:val="0"/>
          <w:marTop w:val="0"/>
          <w:marBottom w:val="0"/>
          <w:divBdr>
            <w:top w:val="none" w:sz="0" w:space="0" w:color="auto"/>
            <w:left w:val="none" w:sz="0" w:space="0" w:color="auto"/>
            <w:bottom w:val="none" w:sz="0" w:space="0" w:color="auto"/>
            <w:right w:val="none" w:sz="0" w:space="0" w:color="auto"/>
          </w:divBdr>
        </w:div>
        <w:div w:id="784229169">
          <w:marLeft w:val="640"/>
          <w:marRight w:val="0"/>
          <w:marTop w:val="0"/>
          <w:marBottom w:val="0"/>
          <w:divBdr>
            <w:top w:val="none" w:sz="0" w:space="0" w:color="auto"/>
            <w:left w:val="none" w:sz="0" w:space="0" w:color="auto"/>
            <w:bottom w:val="none" w:sz="0" w:space="0" w:color="auto"/>
            <w:right w:val="none" w:sz="0" w:space="0" w:color="auto"/>
          </w:divBdr>
        </w:div>
        <w:div w:id="1644237319">
          <w:marLeft w:val="640"/>
          <w:marRight w:val="0"/>
          <w:marTop w:val="0"/>
          <w:marBottom w:val="0"/>
          <w:divBdr>
            <w:top w:val="none" w:sz="0" w:space="0" w:color="auto"/>
            <w:left w:val="none" w:sz="0" w:space="0" w:color="auto"/>
            <w:bottom w:val="none" w:sz="0" w:space="0" w:color="auto"/>
            <w:right w:val="none" w:sz="0" w:space="0" w:color="auto"/>
          </w:divBdr>
        </w:div>
        <w:div w:id="407457552">
          <w:marLeft w:val="640"/>
          <w:marRight w:val="0"/>
          <w:marTop w:val="0"/>
          <w:marBottom w:val="0"/>
          <w:divBdr>
            <w:top w:val="none" w:sz="0" w:space="0" w:color="auto"/>
            <w:left w:val="none" w:sz="0" w:space="0" w:color="auto"/>
            <w:bottom w:val="none" w:sz="0" w:space="0" w:color="auto"/>
            <w:right w:val="none" w:sz="0" w:space="0" w:color="auto"/>
          </w:divBdr>
        </w:div>
        <w:div w:id="1963609070">
          <w:marLeft w:val="640"/>
          <w:marRight w:val="0"/>
          <w:marTop w:val="0"/>
          <w:marBottom w:val="0"/>
          <w:divBdr>
            <w:top w:val="none" w:sz="0" w:space="0" w:color="auto"/>
            <w:left w:val="none" w:sz="0" w:space="0" w:color="auto"/>
            <w:bottom w:val="none" w:sz="0" w:space="0" w:color="auto"/>
            <w:right w:val="none" w:sz="0" w:space="0" w:color="auto"/>
          </w:divBdr>
        </w:div>
        <w:div w:id="1241523322">
          <w:marLeft w:val="640"/>
          <w:marRight w:val="0"/>
          <w:marTop w:val="0"/>
          <w:marBottom w:val="0"/>
          <w:divBdr>
            <w:top w:val="none" w:sz="0" w:space="0" w:color="auto"/>
            <w:left w:val="none" w:sz="0" w:space="0" w:color="auto"/>
            <w:bottom w:val="none" w:sz="0" w:space="0" w:color="auto"/>
            <w:right w:val="none" w:sz="0" w:space="0" w:color="auto"/>
          </w:divBdr>
        </w:div>
        <w:div w:id="151333103">
          <w:marLeft w:val="640"/>
          <w:marRight w:val="0"/>
          <w:marTop w:val="0"/>
          <w:marBottom w:val="0"/>
          <w:divBdr>
            <w:top w:val="none" w:sz="0" w:space="0" w:color="auto"/>
            <w:left w:val="none" w:sz="0" w:space="0" w:color="auto"/>
            <w:bottom w:val="none" w:sz="0" w:space="0" w:color="auto"/>
            <w:right w:val="none" w:sz="0" w:space="0" w:color="auto"/>
          </w:divBdr>
        </w:div>
        <w:div w:id="1945184538">
          <w:marLeft w:val="640"/>
          <w:marRight w:val="0"/>
          <w:marTop w:val="0"/>
          <w:marBottom w:val="0"/>
          <w:divBdr>
            <w:top w:val="none" w:sz="0" w:space="0" w:color="auto"/>
            <w:left w:val="none" w:sz="0" w:space="0" w:color="auto"/>
            <w:bottom w:val="none" w:sz="0" w:space="0" w:color="auto"/>
            <w:right w:val="none" w:sz="0" w:space="0" w:color="auto"/>
          </w:divBdr>
        </w:div>
        <w:div w:id="39549650">
          <w:marLeft w:val="640"/>
          <w:marRight w:val="0"/>
          <w:marTop w:val="0"/>
          <w:marBottom w:val="0"/>
          <w:divBdr>
            <w:top w:val="none" w:sz="0" w:space="0" w:color="auto"/>
            <w:left w:val="none" w:sz="0" w:space="0" w:color="auto"/>
            <w:bottom w:val="none" w:sz="0" w:space="0" w:color="auto"/>
            <w:right w:val="none" w:sz="0" w:space="0" w:color="auto"/>
          </w:divBdr>
        </w:div>
        <w:div w:id="156238310">
          <w:marLeft w:val="640"/>
          <w:marRight w:val="0"/>
          <w:marTop w:val="0"/>
          <w:marBottom w:val="0"/>
          <w:divBdr>
            <w:top w:val="none" w:sz="0" w:space="0" w:color="auto"/>
            <w:left w:val="none" w:sz="0" w:space="0" w:color="auto"/>
            <w:bottom w:val="none" w:sz="0" w:space="0" w:color="auto"/>
            <w:right w:val="none" w:sz="0" w:space="0" w:color="auto"/>
          </w:divBdr>
        </w:div>
        <w:div w:id="1114863315">
          <w:marLeft w:val="640"/>
          <w:marRight w:val="0"/>
          <w:marTop w:val="0"/>
          <w:marBottom w:val="0"/>
          <w:divBdr>
            <w:top w:val="none" w:sz="0" w:space="0" w:color="auto"/>
            <w:left w:val="none" w:sz="0" w:space="0" w:color="auto"/>
            <w:bottom w:val="none" w:sz="0" w:space="0" w:color="auto"/>
            <w:right w:val="none" w:sz="0" w:space="0" w:color="auto"/>
          </w:divBdr>
        </w:div>
        <w:div w:id="289239677">
          <w:marLeft w:val="640"/>
          <w:marRight w:val="0"/>
          <w:marTop w:val="0"/>
          <w:marBottom w:val="0"/>
          <w:divBdr>
            <w:top w:val="none" w:sz="0" w:space="0" w:color="auto"/>
            <w:left w:val="none" w:sz="0" w:space="0" w:color="auto"/>
            <w:bottom w:val="none" w:sz="0" w:space="0" w:color="auto"/>
            <w:right w:val="none" w:sz="0" w:space="0" w:color="auto"/>
          </w:divBdr>
        </w:div>
        <w:div w:id="554464122">
          <w:marLeft w:val="640"/>
          <w:marRight w:val="0"/>
          <w:marTop w:val="0"/>
          <w:marBottom w:val="0"/>
          <w:divBdr>
            <w:top w:val="none" w:sz="0" w:space="0" w:color="auto"/>
            <w:left w:val="none" w:sz="0" w:space="0" w:color="auto"/>
            <w:bottom w:val="none" w:sz="0" w:space="0" w:color="auto"/>
            <w:right w:val="none" w:sz="0" w:space="0" w:color="auto"/>
          </w:divBdr>
        </w:div>
        <w:div w:id="400980892">
          <w:marLeft w:val="640"/>
          <w:marRight w:val="0"/>
          <w:marTop w:val="0"/>
          <w:marBottom w:val="0"/>
          <w:divBdr>
            <w:top w:val="none" w:sz="0" w:space="0" w:color="auto"/>
            <w:left w:val="none" w:sz="0" w:space="0" w:color="auto"/>
            <w:bottom w:val="none" w:sz="0" w:space="0" w:color="auto"/>
            <w:right w:val="none" w:sz="0" w:space="0" w:color="auto"/>
          </w:divBdr>
        </w:div>
        <w:div w:id="994266057">
          <w:marLeft w:val="640"/>
          <w:marRight w:val="0"/>
          <w:marTop w:val="0"/>
          <w:marBottom w:val="0"/>
          <w:divBdr>
            <w:top w:val="none" w:sz="0" w:space="0" w:color="auto"/>
            <w:left w:val="none" w:sz="0" w:space="0" w:color="auto"/>
            <w:bottom w:val="none" w:sz="0" w:space="0" w:color="auto"/>
            <w:right w:val="none" w:sz="0" w:space="0" w:color="auto"/>
          </w:divBdr>
        </w:div>
      </w:divsChild>
    </w:div>
    <w:div w:id="1227715829">
      <w:bodyDiv w:val="1"/>
      <w:marLeft w:val="0"/>
      <w:marRight w:val="0"/>
      <w:marTop w:val="0"/>
      <w:marBottom w:val="0"/>
      <w:divBdr>
        <w:top w:val="none" w:sz="0" w:space="0" w:color="auto"/>
        <w:left w:val="none" w:sz="0" w:space="0" w:color="auto"/>
        <w:bottom w:val="none" w:sz="0" w:space="0" w:color="auto"/>
        <w:right w:val="none" w:sz="0" w:space="0" w:color="auto"/>
      </w:divBdr>
    </w:div>
    <w:div w:id="1227841084">
      <w:bodyDiv w:val="1"/>
      <w:marLeft w:val="0"/>
      <w:marRight w:val="0"/>
      <w:marTop w:val="0"/>
      <w:marBottom w:val="0"/>
      <w:divBdr>
        <w:top w:val="none" w:sz="0" w:space="0" w:color="auto"/>
        <w:left w:val="none" w:sz="0" w:space="0" w:color="auto"/>
        <w:bottom w:val="none" w:sz="0" w:space="0" w:color="auto"/>
        <w:right w:val="none" w:sz="0" w:space="0" w:color="auto"/>
      </w:divBdr>
      <w:divsChild>
        <w:div w:id="1311783435">
          <w:marLeft w:val="640"/>
          <w:marRight w:val="0"/>
          <w:marTop w:val="0"/>
          <w:marBottom w:val="0"/>
          <w:divBdr>
            <w:top w:val="none" w:sz="0" w:space="0" w:color="auto"/>
            <w:left w:val="none" w:sz="0" w:space="0" w:color="auto"/>
            <w:bottom w:val="none" w:sz="0" w:space="0" w:color="auto"/>
            <w:right w:val="none" w:sz="0" w:space="0" w:color="auto"/>
          </w:divBdr>
        </w:div>
        <w:div w:id="1231576668">
          <w:marLeft w:val="640"/>
          <w:marRight w:val="0"/>
          <w:marTop w:val="0"/>
          <w:marBottom w:val="0"/>
          <w:divBdr>
            <w:top w:val="none" w:sz="0" w:space="0" w:color="auto"/>
            <w:left w:val="none" w:sz="0" w:space="0" w:color="auto"/>
            <w:bottom w:val="none" w:sz="0" w:space="0" w:color="auto"/>
            <w:right w:val="none" w:sz="0" w:space="0" w:color="auto"/>
          </w:divBdr>
        </w:div>
        <w:div w:id="43409086">
          <w:marLeft w:val="640"/>
          <w:marRight w:val="0"/>
          <w:marTop w:val="0"/>
          <w:marBottom w:val="0"/>
          <w:divBdr>
            <w:top w:val="none" w:sz="0" w:space="0" w:color="auto"/>
            <w:left w:val="none" w:sz="0" w:space="0" w:color="auto"/>
            <w:bottom w:val="none" w:sz="0" w:space="0" w:color="auto"/>
            <w:right w:val="none" w:sz="0" w:space="0" w:color="auto"/>
          </w:divBdr>
        </w:div>
        <w:div w:id="220673671">
          <w:marLeft w:val="640"/>
          <w:marRight w:val="0"/>
          <w:marTop w:val="0"/>
          <w:marBottom w:val="0"/>
          <w:divBdr>
            <w:top w:val="none" w:sz="0" w:space="0" w:color="auto"/>
            <w:left w:val="none" w:sz="0" w:space="0" w:color="auto"/>
            <w:bottom w:val="none" w:sz="0" w:space="0" w:color="auto"/>
            <w:right w:val="none" w:sz="0" w:space="0" w:color="auto"/>
          </w:divBdr>
        </w:div>
        <w:div w:id="499005224">
          <w:marLeft w:val="640"/>
          <w:marRight w:val="0"/>
          <w:marTop w:val="0"/>
          <w:marBottom w:val="0"/>
          <w:divBdr>
            <w:top w:val="none" w:sz="0" w:space="0" w:color="auto"/>
            <w:left w:val="none" w:sz="0" w:space="0" w:color="auto"/>
            <w:bottom w:val="none" w:sz="0" w:space="0" w:color="auto"/>
            <w:right w:val="none" w:sz="0" w:space="0" w:color="auto"/>
          </w:divBdr>
        </w:div>
        <w:div w:id="2064332221">
          <w:marLeft w:val="640"/>
          <w:marRight w:val="0"/>
          <w:marTop w:val="0"/>
          <w:marBottom w:val="0"/>
          <w:divBdr>
            <w:top w:val="none" w:sz="0" w:space="0" w:color="auto"/>
            <w:left w:val="none" w:sz="0" w:space="0" w:color="auto"/>
            <w:bottom w:val="none" w:sz="0" w:space="0" w:color="auto"/>
            <w:right w:val="none" w:sz="0" w:space="0" w:color="auto"/>
          </w:divBdr>
        </w:div>
        <w:div w:id="520516165">
          <w:marLeft w:val="640"/>
          <w:marRight w:val="0"/>
          <w:marTop w:val="0"/>
          <w:marBottom w:val="0"/>
          <w:divBdr>
            <w:top w:val="none" w:sz="0" w:space="0" w:color="auto"/>
            <w:left w:val="none" w:sz="0" w:space="0" w:color="auto"/>
            <w:bottom w:val="none" w:sz="0" w:space="0" w:color="auto"/>
            <w:right w:val="none" w:sz="0" w:space="0" w:color="auto"/>
          </w:divBdr>
        </w:div>
        <w:div w:id="1315060421">
          <w:marLeft w:val="640"/>
          <w:marRight w:val="0"/>
          <w:marTop w:val="0"/>
          <w:marBottom w:val="0"/>
          <w:divBdr>
            <w:top w:val="none" w:sz="0" w:space="0" w:color="auto"/>
            <w:left w:val="none" w:sz="0" w:space="0" w:color="auto"/>
            <w:bottom w:val="none" w:sz="0" w:space="0" w:color="auto"/>
            <w:right w:val="none" w:sz="0" w:space="0" w:color="auto"/>
          </w:divBdr>
        </w:div>
        <w:div w:id="1673989191">
          <w:marLeft w:val="640"/>
          <w:marRight w:val="0"/>
          <w:marTop w:val="0"/>
          <w:marBottom w:val="0"/>
          <w:divBdr>
            <w:top w:val="none" w:sz="0" w:space="0" w:color="auto"/>
            <w:left w:val="none" w:sz="0" w:space="0" w:color="auto"/>
            <w:bottom w:val="none" w:sz="0" w:space="0" w:color="auto"/>
            <w:right w:val="none" w:sz="0" w:space="0" w:color="auto"/>
          </w:divBdr>
        </w:div>
        <w:div w:id="1956131658">
          <w:marLeft w:val="640"/>
          <w:marRight w:val="0"/>
          <w:marTop w:val="0"/>
          <w:marBottom w:val="0"/>
          <w:divBdr>
            <w:top w:val="none" w:sz="0" w:space="0" w:color="auto"/>
            <w:left w:val="none" w:sz="0" w:space="0" w:color="auto"/>
            <w:bottom w:val="none" w:sz="0" w:space="0" w:color="auto"/>
            <w:right w:val="none" w:sz="0" w:space="0" w:color="auto"/>
          </w:divBdr>
        </w:div>
        <w:div w:id="1168985552">
          <w:marLeft w:val="640"/>
          <w:marRight w:val="0"/>
          <w:marTop w:val="0"/>
          <w:marBottom w:val="0"/>
          <w:divBdr>
            <w:top w:val="none" w:sz="0" w:space="0" w:color="auto"/>
            <w:left w:val="none" w:sz="0" w:space="0" w:color="auto"/>
            <w:bottom w:val="none" w:sz="0" w:space="0" w:color="auto"/>
            <w:right w:val="none" w:sz="0" w:space="0" w:color="auto"/>
          </w:divBdr>
        </w:div>
        <w:div w:id="1780567414">
          <w:marLeft w:val="640"/>
          <w:marRight w:val="0"/>
          <w:marTop w:val="0"/>
          <w:marBottom w:val="0"/>
          <w:divBdr>
            <w:top w:val="none" w:sz="0" w:space="0" w:color="auto"/>
            <w:left w:val="none" w:sz="0" w:space="0" w:color="auto"/>
            <w:bottom w:val="none" w:sz="0" w:space="0" w:color="auto"/>
            <w:right w:val="none" w:sz="0" w:space="0" w:color="auto"/>
          </w:divBdr>
        </w:div>
        <w:div w:id="1947300263">
          <w:marLeft w:val="640"/>
          <w:marRight w:val="0"/>
          <w:marTop w:val="0"/>
          <w:marBottom w:val="0"/>
          <w:divBdr>
            <w:top w:val="none" w:sz="0" w:space="0" w:color="auto"/>
            <w:left w:val="none" w:sz="0" w:space="0" w:color="auto"/>
            <w:bottom w:val="none" w:sz="0" w:space="0" w:color="auto"/>
            <w:right w:val="none" w:sz="0" w:space="0" w:color="auto"/>
          </w:divBdr>
        </w:div>
        <w:div w:id="1670907205">
          <w:marLeft w:val="640"/>
          <w:marRight w:val="0"/>
          <w:marTop w:val="0"/>
          <w:marBottom w:val="0"/>
          <w:divBdr>
            <w:top w:val="none" w:sz="0" w:space="0" w:color="auto"/>
            <w:left w:val="none" w:sz="0" w:space="0" w:color="auto"/>
            <w:bottom w:val="none" w:sz="0" w:space="0" w:color="auto"/>
            <w:right w:val="none" w:sz="0" w:space="0" w:color="auto"/>
          </w:divBdr>
        </w:div>
        <w:div w:id="890535906">
          <w:marLeft w:val="640"/>
          <w:marRight w:val="0"/>
          <w:marTop w:val="0"/>
          <w:marBottom w:val="0"/>
          <w:divBdr>
            <w:top w:val="none" w:sz="0" w:space="0" w:color="auto"/>
            <w:left w:val="none" w:sz="0" w:space="0" w:color="auto"/>
            <w:bottom w:val="none" w:sz="0" w:space="0" w:color="auto"/>
            <w:right w:val="none" w:sz="0" w:space="0" w:color="auto"/>
          </w:divBdr>
        </w:div>
        <w:div w:id="146824692">
          <w:marLeft w:val="640"/>
          <w:marRight w:val="0"/>
          <w:marTop w:val="0"/>
          <w:marBottom w:val="0"/>
          <w:divBdr>
            <w:top w:val="none" w:sz="0" w:space="0" w:color="auto"/>
            <w:left w:val="none" w:sz="0" w:space="0" w:color="auto"/>
            <w:bottom w:val="none" w:sz="0" w:space="0" w:color="auto"/>
            <w:right w:val="none" w:sz="0" w:space="0" w:color="auto"/>
          </w:divBdr>
        </w:div>
        <w:div w:id="1009405601">
          <w:marLeft w:val="640"/>
          <w:marRight w:val="0"/>
          <w:marTop w:val="0"/>
          <w:marBottom w:val="0"/>
          <w:divBdr>
            <w:top w:val="none" w:sz="0" w:space="0" w:color="auto"/>
            <w:left w:val="none" w:sz="0" w:space="0" w:color="auto"/>
            <w:bottom w:val="none" w:sz="0" w:space="0" w:color="auto"/>
            <w:right w:val="none" w:sz="0" w:space="0" w:color="auto"/>
          </w:divBdr>
        </w:div>
        <w:div w:id="584069652">
          <w:marLeft w:val="640"/>
          <w:marRight w:val="0"/>
          <w:marTop w:val="0"/>
          <w:marBottom w:val="0"/>
          <w:divBdr>
            <w:top w:val="none" w:sz="0" w:space="0" w:color="auto"/>
            <w:left w:val="none" w:sz="0" w:space="0" w:color="auto"/>
            <w:bottom w:val="none" w:sz="0" w:space="0" w:color="auto"/>
            <w:right w:val="none" w:sz="0" w:space="0" w:color="auto"/>
          </w:divBdr>
        </w:div>
        <w:div w:id="101534474">
          <w:marLeft w:val="640"/>
          <w:marRight w:val="0"/>
          <w:marTop w:val="0"/>
          <w:marBottom w:val="0"/>
          <w:divBdr>
            <w:top w:val="none" w:sz="0" w:space="0" w:color="auto"/>
            <w:left w:val="none" w:sz="0" w:space="0" w:color="auto"/>
            <w:bottom w:val="none" w:sz="0" w:space="0" w:color="auto"/>
            <w:right w:val="none" w:sz="0" w:space="0" w:color="auto"/>
          </w:divBdr>
        </w:div>
        <w:div w:id="400102366">
          <w:marLeft w:val="640"/>
          <w:marRight w:val="0"/>
          <w:marTop w:val="0"/>
          <w:marBottom w:val="0"/>
          <w:divBdr>
            <w:top w:val="none" w:sz="0" w:space="0" w:color="auto"/>
            <w:left w:val="none" w:sz="0" w:space="0" w:color="auto"/>
            <w:bottom w:val="none" w:sz="0" w:space="0" w:color="auto"/>
            <w:right w:val="none" w:sz="0" w:space="0" w:color="auto"/>
          </w:divBdr>
        </w:div>
        <w:div w:id="2049445967">
          <w:marLeft w:val="640"/>
          <w:marRight w:val="0"/>
          <w:marTop w:val="0"/>
          <w:marBottom w:val="0"/>
          <w:divBdr>
            <w:top w:val="none" w:sz="0" w:space="0" w:color="auto"/>
            <w:left w:val="none" w:sz="0" w:space="0" w:color="auto"/>
            <w:bottom w:val="none" w:sz="0" w:space="0" w:color="auto"/>
            <w:right w:val="none" w:sz="0" w:space="0" w:color="auto"/>
          </w:divBdr>
        </w:div>
        <w:div w:id="103159226">
          <w:marLeft w:val="640"/>
          <w:marRight w:val="0"/>
          <w:marTop w:val="0"/>
          <w:marBottom w:val="0"/>
          <w:divBdr>
            <w:top w:val="none" w:sz="0" w:space="0" w:color="auto"/>
            <w:left w:val="none" w:sz="0" w:space="0" w:color="auto"/>
            <w:bottom w:val="none" w:sz="0" w:space="0" w:color="auto"/>
            <w:right w:val="none" w:sz="0" w:space="0" w:color="auto"/>
          </w:divBdr>
        </w:div>
        <w:div w:id="1699045026">
          <w:marLeft w:val="640"/>
          <w:marRight w:val="0"/>
          <w:marTop w:val="0"/>
          <w:marBottom w:val="0"/>
          <w:divBdr>
            <w:top w:val="none" w:sz="0" w:space="0" w:color="auto"/>
            <w:left w:val="none" w:sz="0" w:space="0" w:color="auto"/>
            <w:bottom w:val="none" w:sz="0" w:space="0" w:color="auto"/>
            <w:right w:val="none" w:sz="0" w:space="0" w:color="auto"/>
          </w:divBdr>
        </w:div>
        <w:div w:id="1150368790">
          <w:marLeft w:val="640"/>
          <w:marRight w:val="0"/>
          <w:marTop w:val="0"/>
          <w:marBottom w:val="0"/>
          <w:divBdr>
            <w:top w:val="none" w:sz="0" w:space="0" w:color="auto"/>
            <w:left w:val="none" w:sz="0" w:space="0" w:color="auto"/>
            <w:bottom w:val="none" w:sz="0" w:space="0" w:color="auto"/>
            <w:right w:val="none" w:sz="0" w:space="0" w:color="auto"/>
          </w:divBdr>
        </w:div>
        <w:div w:id="1469861505">
          <w:marLeft w:val="640"/>
          <w:marRight w:val="0"/>
          <w:marTop w:val="0"/>
          <w:marBottom w:val="0"/>
          <w:divBdr>
            <w:top w:val="none" w:sz="0" w:space="0" w:color="auto"/>
            <w:left w:val="none" w:sz="0" w:space="0" w:color="auto"/>
            <w:bottom w:val="none" w:sz="0" w:space="0" w:color="auto"/>
            <w:right w:val="none" w:sz="0" w:space="0" w:color="auto"/>
          </w:divBdr>
        </w:div>
        <w:div w:id="917590387">
          <w:marLeft w:val="640"/>
          <w:marRight w:val="0"/>
          <w:marTop w:val="0"/>
          <w:marBottom w:val="0"/>
          <w:divBdr>
            <w:top w:val="none" w:sz="0" w:space="0" w:color="auto"/>
            <w:left w:val="none" w:sz="0" w:space="0" w:color="auto"/>
            <w:bottom w:val="none" w:sz="0" w:space="0" w:color="auto"/>
            <w:right w:val="none" w:sz="0" w:space="0" w:color="auto"/>
          </w:divBdr>
        </w:div>
        <w:div w:id="1414861040">
          <w:marLeft w:val="640"/>
          <w:marRight w:val="0"/>
          <w:marTop w:val="0"/>
          <w:marBottom w:val="0"/>
          <w:divBdr>
            <w:top w:val="none" w:sz="0" w:space="0" w:color="auto"/>
            <w:left w:val="none" w:sz="0" w:space="0" w:color="auto"/>
            <w:bottom w:val="none" w:sz="0" w:space="0" w:color="auto"/>
            <w:right w:val="none" w:sz="0" w:space="0" w:color="auto"/>
          </w:divBdr>
        </w:div>
        <w:div w:id="2003042741">
          <w:marLeft w:val="640"/>
          <w:marRight w:val="0"/>
          <w:marTop w:val="0"/>
          <w:marBottom w:val="0"/>
          <w:divBdr>
            <w:top w:val="none" w:sz="0" w:space="0" w:color="auto"/>
            <w:left w:val="none" w:sz="0" w:space="0" w:color="auto"/>
            <w:bottom w:val="none" w:sz="0" w:space="0" w:color="auto"/>
            <w:right w:val="none" w:sz="0" w:space="0" w:color="auto"/>
          </w:divBdr>
        </w:div>
        <w:div w:id="961809949">
          <w:marLeft w:val="640"/>
          <w:marRight w:val="0"/>
          <w:marTop w:val="0"/>
          <w:marBottom w:val="0"/>
          <w:divBdr>
            <w:top w:val="none" w:sz="0" w:space="0" w:color="auto"/>
            <w:left w:val="none" w:sz="0" w:space="0" w:color="auto"/>
            <w:bottom w:val="none" w:sz="0" w:space="0" w:color="auto"/>
            <w:right w:val="none" w:sz="0" w:space="0" w:color="auto"/>
          </w:divBdr>
        </w:div>
        <w:div w:id="1644457317">
          <w:marLeft w:val="640"/>
          <w:marRight w:val="0"/>
          <w:marTop w:val="0"/>
          <w:marBottom w:val="0"/>
          <w:divBdr>
            <w:top w:val="none" w:sz="0" w:space="0" w:color="auto"/>
            <w:left w:val="none" w:sz="0" w:space="0" w:color="auto"/>
            <w:bottom w:val="none" w:sz="0" w:space="0" w:color="auto"/>
            <w:right w:val="none" w:sz="0" w:space="0" w:color="auto"/>
          </w:divBdr>
        </w:div>
        <w:div w:id="1710448583">
          <w:marLeft w:val="640"/>
          <w:marRight w:val="0"/>
          <w:marTop w:val="0"/>
          <w:marBottom w:val="0"/>
          <w:divBdr>
            <w:top w:val="none" w:sz="0" w:space="0" w:color="auto"/>
            <w:left w:val="none" w:sz="0" w:space="0" w:color="auto"/>
            <w:bottom w:val="none" w:sz="0" w:space="0" w:color="auto"/>
            <w:right w:val="none" w:sz="0" w:space="0" w:color="auto"/>
          </w:divBdr>
        </w:div>
        <w:div w:id="749741833">
          <w:marLeft w:val="640"/>
          <w:marRight w:val="0"/>
          <w:marTop w:val="0"/>
          <w:marBottom w:val="0"/>
          <w:divBdr>
            <w:top w:val="none" w:sz="0" w:space="0" w:color="auto"/>
            <w:left w:val="none" w:sz="0" w:space="0" w:color="auto"/>
            <w:bottom w:val="none" w:sz="0" w:space="0" w:color="auto"/>
            <w:right w:val="none" w:sz="0" w:space="0" w:color="auto"/>
          </w:divBdr>
        </w:div>
        <w:div w:id="222102887">
          <w:marLeft w:val="640"/>
          <w:marRight w:val="0"/>
          <w:marTop w:val="0"/>
          <w:marBottom w:val="0"/>
          <w:divBdr>
            <w:top w:val="none" w:sz="0" w:space="0" w:color="auto"/>
            <w:left w:val="none" w:sz="0" w:space="0" w:color="auto"/>
            <w:bottom w:val="none" w:sz="0" w:space="0" w:color="auto"/>
            <w:right w:val="none" w:sz="0" w:space="0" w:color="auto"/>
          </w:divBdr>
        </w:div>
        <w:div w:id="2011326404">
          <w:marLeft w:val="640"/>
          <w:marRight w:val="0"/>
          <w:marTop w:val="0"/>
          <w:marBottom w:val="0"/>
          <w:divBdr>
            <w:top w:val="none" w:sz="0" w:space="0" w:color="auto"/>
            <w:left w:val="none" w:sz="0" w:space="0" w:color="auto"/>
            <w:bottom w:val="none" w:sz="0" w:space="0" w:color="auto"/>
            <w:right w:val="none" w:sz="0" w:space="0" w:color="auto"/>
          </w:divBdr>
        </w:div>
        <w:div w:id="42297682">
          <w:marLeft w:val="640"/>
          <w:marRight w:val="0"/>
          <w:marTop w:val="0"/>
          <w:marBottom w:val="0"/>
          <w:divBdr>
            <w:top w:val="none" w:sz="0" w:space="0" w:color="auto"/>
            <w:left w:val="none" w:sz="0" w:space="0" w:color="auto"/>
            <w:bottom w:val="none" w:sz="0" w:space="0" w:color="auto"/>
            <w:right w:val="none" w:sz="0" w:space="0" w:color="auto"/>
          </w:divBdr>
        </w:div>
      </w:divsChild>
    </w:div>
    <w:div w:id="1231504077">
      <w:bodyDiv w:val="1"/>
      <w:marLeft w:val="0"/>
      <w:marRight w:val="0"/>
      <w:marTop w:val="0"/>
      <w:marBottom w:val="0"/>
      <w:divBdr>
        <w:top w:val="none" w:sz="0" w:space="0" w:color="auto"/>
        <w:left w:val="none" w:sz="0" w:space="0" w:color="auto"/>
        <w:bottom w:val="none" w:sz="0" w:space="0" w:color="auto"/>
        <w:right w:val="none" w:sz="0" w:space="0" w:color="auto"/>
      </w:divBdr>
      <w:divsChild>
        <w:div w:id="2117679064">
          <w:marLeft w:val="640"/>
          <w:marRight w:val="0"/>
          <w:marTop w:val="0"/>
          <w:marBottom w:val="0"/>
          <w:divBdr>
            <w:top w:val="none" w:sz="0" w:space="0" w:color="auto"/>
            <w:left w:val="none" w:sz="0" w:space="0" w:color="auto"/>
            <w:bottom w:val="none" w:sz="0" w:space="0" w:color="auto"/>
            <w:right w:val="none" w:sz="0" w:space="0" w:color="auto"/>
          </w:divBdr>
        </w:div>
        <w:div w:id="602765210">
          <w:marLeft w:val="640"/>
          <w:marRight w:val="0"/>
          <w:marTop w:val="0"/>
          <w:marBottom w:val="0"/>
          <w:divBdr>
            <w:top w:val="none" w:sz="0" w:space="0" w:color="auto"/>
            <w:left w:val="none" w:sz="0" w:space="0" w:color="auto"/>
            <w:bottom w:val="none" w:sz="0" w:space="0" w:color="auto"/>
            <w:right w:val="none" w:sz="0" w:space="0" w:color="auto"/>
          </w:divBdr>
        </w:div>
        <w:div w:id="1110930876">
          <w:marLeft w:val="640"/>
          <w:marRight w:val="0"/>
          <w:marTop w:val="0"/>
          <w:marBottom w:val="0"/>
          <w:divBdr>
            <w:top w:val="none" w:sz="0" w:space="0" w:color="auto"/>
            <w:left w:val="none" w:sz="0" w:space="0" w:color="auto"/>
            <w:bottom w:val="none" w:sz="0" w:space="0" w:color="auto"/>
            <w:right w:val="none" w:sz="0" w:space="0" w:color="auto"/>
          </w:divBdr>
        </w:div>
        <w:div w:id="1157381388">
          <w:marLeft w:val="640"/>
          <w:marRight w:val="0"/>
          <w:marTop w:val="0"/>
          <w:marBottom w:val="0"/>
          <w:divBdr>
            <w:top w:val="none" w:sz="0" w:space="0" w:color="auto"/>
            <w:left w:val="none" w:sz="0" w:space="0" w:color="auto"/>
            <w:bottom w:val="none" w:sz="0" w:space="0" w:color="auto"/>
            <w:right w:val="none" w:sz="0" w:space="0" w:color="auto"/>
          </w:divBdr>
        </w:div>
        <w:div w:id="2102679574">
          <w:marLeft w:val="640"/>
          <w:marRight w:val="0"/>
          <w:marTop w:val="0"/>
          <w:marBottom w:val="0"/>
          <w:divBdr>
            <w:top w:val="none" w:sz="0" w:space="0" w:color="auto"/>
            <w:left w:val="none" w:sz="0" w:space="0" w:color="auto"/>
            <w:bottom w:val="none" w:sz="0" w:space="0" w:color="auto"/>
            <w:right w:val="none" w:sz="0" w:space="0" w:color="auto"/>
          </w:divBdr>
        </w:div>
        <w:div w:id="241842374">
          <w:marLeft w:val="640"/>
          <w:marRight w:val="0"/>
          <w:marTop w:val="0"/>
          <w:marBottom w:val="0"/>
          <w:divBdr>
            <w:top w:val="none" w:sz="0" w:space="0" w:color="auto"/>
            <w:left w:val="none" w:sz="0" w:space="0" w:color="auto"/>
            <w:bottom w:val="none" w:sz="0" w:space="0" w:color="auto"/>
            <w:right w:val="none" w:sz="0" w:space="0" w:color="auto"/>
          </w:divBdr>
        </w:div>
        <w:div w:id="429156801">
          <w:marLeft w:val="640"/>
          <w:marRight w:val="0"/>
          <w:marTop w:val="0"/>
          <w:marBottom w:val="0"/>
          <w:divBdr>
            <w:top w:val="none" w:sz="0" w:space="0" w:color="auto"/>
            <w:left w:val="none" w:sz="0" w:space="0" w:color="auto"/>
            <w:bottom w:val="none" w:sz="0" w:space="0" w:color="auto"/>
            <w:right w:val="none" w:sz="0" w:space="0" w:color="auto"/>
          </w:divBdr>
        </w:div>
        <w:div w:id="931276867">
          <w:marLeft w:val="640"/>
          <w:marRight w:val="0"/>
          <w:marTop w:val="0"/>
          <w:marBottom w:val="0"/>
          <w:divBdr>
            <w:top w:val="none" w:sz="0" w:space="0" w:color="auto"/>
            <w:left w:val="none" w:sz="0" w:space="0" w:color="auto"/>
            <w:bottom w:val="none" w:sz="0" w:space="0" w:color="auto"/>
            <w:right w:val="none" w:sz="0" w:space="0" w:color="auto"/>
          </w:divBdr>
        </w:div>
        <w:div w:id="873032976">
          <w:marLeft w:val="640"/>
          <w:marRight w:val="0"/>
          <w:marTop w:val="0"/>
          <w:marBottom w:val="0"/>
          <w:divBdr>
            <w:top w:val="none" w:sz="0" w:space="0" w:color="auto"/>
            <w:left w:val="none" w:sz="0" w:space="0" w:color="auto"/>
            <w:bottom w:val="none" w:sz="0" w:space="0" w:color="auto"/>
            <w:right w:val="none" w:sz="0" w:space="0" w:color="auto"/>
          </w:divBdr>
        </w:div>
        <w:div w:id="1776442646">
          <w:marLeft w:val="640"/>
          <w:marRight w:val="0"/>
          <w:marTop w:val="0"/>
          <w:marBottom w:val="0"/>
          <w:divBdr>
            <w:top w:val="none" w:sz="0" w:space="0" w:color="auto"/>
            <w:left w:val="none" w:sz="0" w:space="0" w:color="auto"/>
            <w:bottom w:val="none" w:sz="0" w:space="0" w:color="auto"/>
            <w:right w:val="none" w:sz="0" w:space="0" w:color="auto"/>
          </w:divBdr>
        </w:div>
        <w:div w:id="1110780036">
          <w:marLeft w:val="640"/>
          <w:marRight w:val="0"/>
          <w:marTop w:val="0"/>
          <w:marBottom w:val="0"/>
          <w:divBdr>
            <w:top w:val="none" w:sz="0" w:space="0" w:color="auto"/>
            <w:left w:val="none" w:sz="0" w:space="0" w:color="auto"/>
            <w:bottom w:val="none" w:sz="0" w:space="0" w:color="auto"/>
            <w:right w:val="none" w:sz="0" w:space="0" w:color="auto"/>
          </w:divBdr>
        </w:div>
        <w:div w:id="611207924">
          <w:marLeft w:val="640"/>
          <w:marRight w:val="0"/>
          <w:marTop w:val="0"/>
          <w:marBottom w:val="0"/>
          <w:divBdr>
            <w:top w:val="none" w:sz="0" w:space="0" w:color="auto"/>
            <w:left w:val="none" w:sz="0" w:space="0" w:color="auto"/>
            <w:bottom w:val="none" w:sz="0" w:space="0" w:color="auto"/>
            <w:right w:val="none" w:sz="0" w:space="0" w:color="auto"/>
          </w:divBdr>
        </w:div>
        <w:div w:id="1769497611">
          <w:marLeft w:val="640"/>
          <w:marRight w:val="0"/>
          <w:marTop w:val="0"/>
          <w:marBottom w:val="0"/>
          <w:divBdr>
            <w:top w:val="none" w:sz="0" w:space="0" w:color="auto"/>
            <w:left w:val="none" w:sz="0" w:space="0" w:color="auto"/>
            <w:bottom w:val="none" w:sz="0" w:space="0" w:color="auto"/>
            <w:right w:val="none" w:sz="0" w:space="0" w:color="auto"/>
          </w:divBdr>
        </w:div>
        <w:div w:id="1879583769">
          <w:marLeft w:val="640"/>
          <w:marRight w:val="0"/>
          <w:marTop w:val="0"/>
          <w:marBottom w:val="0"/>
          <w:divBdr>
            <w:top w:val="none" w:sz="0" w:space="0" w:color="auto"/>
            <w:left w:val="none" w:sz="0" w:space="0" w:color="auto"/>
            <w:bottom w:val="none" w:sz="0" w:space="0" w:color="auto"/>
            <w:right w:val="none" w:sz="0" w:space="0" w:color="auto"/>
          </w:divBdr>
        </w:div>
        <w:div w:id="1631593775">
          <w:marLeft w:val="640"/>
          <w:marRight w:val="0"/>
          <w:marTop w:val="0"/>
          <w:marBottom w:val="0"/>
          <w:divBdr>
            <w:top w:val="none" w:sz="0" w:space="0" w:color="auto"/>
            <w:left w:val="none" w:sz="0" w:space="0" w:color="auto"/>
            <w:bottom w:val="none" w:sz="0" w:space="0" w:color="auto"/>
            <w:right w:val="none" w:sz="0" w:space="0" w:color="auto"/>
          </w:divBdr>
        </w:div>
        <w:div w:id="1059279984">
          <w:marLeft w:val="640"/>
          <w:marRight w:val="0"/>
          <w:marTop w:val="0"/>
          <w:marBottom w:val="0"/>
          <w:divBdr>
            <w:top w:val="none" w:sz="0" w:space="0" w:color="auto"/>
            <w:left w:val="none" w:sz="0" w:space="0" w:color="auto"/>
            <w:bottom w:val="none" w:sz="0" w:space="0" w:color="auto"/>
            <w:right w:val="none" w:sz="0" w:space="0" w:color="auto"/>
          </w:divBdr>
        </w:div>
        <w:div w:id="726684704">
          <w:marLeft w:val="640"/>
          <w:marRight w:val="0"/>
          <w:marTop w:val="0"/>
          <w:marBottom w:val="0"/>
          <w:divBdr>
            <w:top w:val="none" w:sz="0" w:space="0" w:color="auto"/>
            <w:left w:val="none" w:sz="0" w:space="0" w:color="auto"/>
            <w:bottom w:val="none" w:sz="0" w:space="0" w:color="auto"/>
            <w:right w:val="none" w:sz="0" w:space="0" w:color="auto"/>
          </w:divBdr>
        </w:div>
        <w:div w:id="1861509071">
          <w:marLeft w:val="640"/>
          <w:marRight w:val="0"/>
          <w:marTop w:val="0"/>
          <w:marBottom w:val="0"/>
          <w:divBdr>
            <w:top w:val="none" w:sz="0" w:space="0" w:color="auto"/>
            <w:left w:val="none" w:sz="0" w:space="0" w:color="auto"/>
            <w:bottom w:val="none" w:sz="0" w:space="0" w:color="auto"/>
            <w:right w:val="none" w:sz="0" w:space="0" w:color="auto"/>
          </w:divBdr>
        </w:div>
        <w:div w:id="175316121">
          <w:marLeft w:val="640"/>
          <w:marRight w:val="0"/>
          <w:marTop w:val="0"/>
          <w:marBottom w:val="0"/>
          <w:divBdr>
            <w:top w:val="none" w:sz="0" w:space="0" w:color="auto"/>
            <w:left w:val="none" w:sz="0" w:space="0" w:color="auto"/>
            <w:bottom w:val="none" w:sz="0" w:space="0" w:color="auto"/>
            <w:right w:val="none" w:sz="0" w:space="0" w:color="auto"/>
          </w:divBdr>
        </w:div>
        <w:div w:id="1565679671">
          <w:marLeft w:val="640"/>
          <w:marRight w:val="0"/>
          <w:marTop w:val="0"/>
          <w:marBottom w:val="0"/>
          <w:divBdr>
            <w:top w:val="none" w:sz="0" w:space="0" w:color="auto"/>
            <w:left w:val="none" w:sz="0" w:space="0" w:color="auto"/>
            <w:bottom w:val="none" w:sz="0" w:space="0" w:color="auto"/>
            <w:right w:val="none" w:sz="0" w:space="0" w:color="auto"/>
          </w:divBdr>
        </w:div>
        <w:div w:id="645166629">
          <w:marLeft w:val="640"/>
          <w:marRight w:val="0"/>
          <w:marTop w:val="0"/>
          <w:marBottom w:val="0"/>
          <w:divBdr>
            <w:top w:val="none" w:sz="0" w:space="0" w:color="auto"/>
            <w:left w:val="none" w:sz="0" w:space="0" w:color="auto"/>
            <w:bottom w:val="none" w:sz="0" w:space="0" w:color="auto"/>
            <w:right w:val="none" w:sz="0" w:space="0" w:color="auto"/>
          </w:divBdr>
        </w:div>
        <w:div w:id="1408193052">
          <w:marLeft w:val="640"/>
          <w:marRight w:val="0"/>
          <w:marTop w:val="0"/>
          <w:marBottom w:val="0"/>
          <w:divBdr>
            <w:top w:val="none" w:sz="0" w:space="0" w:color="auto"/>
            <w:left w:val="none" w:sz="0" w:space="0" w:color="auto"/>
            <w:bottom w:val="none" w:sz="0" w:space="0" w:color="auto"/>
            <w:right w:val="none" w:sz="0" w:space="0" w:color="auto"/>
          </w:divBdr>
        </w:div>
        <w:div w:id="227808815">
          <w:marLeft w:val="640"/>
          <w:marRight w:val="0"/>
          <w:marTop w:val="0"/>
          <w:marBottom w:val="0"/>
          <w:divBdr>
            <w:top w:val="none" w:sz="0" w:space="0" w:color="auto"/>
            <w:left w:val="none" w:sz="0" w:space="0" w:color="auto"/>
            <w:bottom w:val="none" w:sz="0" w:space="0" w:color="auto"/>
            <w:right w:val="none" w:sz="0" w:space="0" w:color="auto"/>
          </w:divBdr>
        </w:div>
        <w:div w:id="1791632694">
          <w:marLeft w:val="640"/>
          <w:marRight w:val="0"/>
          <w:marTop w:val="0"/>
          <w:marBottom w:val="0"/>
          <w:divBdr>
            <w:top w:val="none" w:sz="0" w:space="0" w:color="auto"/>
            <w:left w:val="none" w:sz="0" w:space="0" w:color="auto"/>
            <w:bottom w:val="none" w:sz="0" w:space="0" w:color="auto"/>
            <w:right w:val="none" w:sz="0" w:space="0" w:color="auto"/>
          </w:divBdr>
        </w:div>
        <w:div w:id="1498156164">
          <w:marLeft w:val="640"/>
          <w:marRight w:val="0"/>
          <w:marTop w:val="0"/>
          <w:marBottom w:val="0"/>
          <w:divBdr>
            <w:top w:val="none" w:sz="0" w:space="0" w:color="auto"/>
            <w:left w:val="none" w:sz="0" w:space="0" w:color="auto"/>
            <w:bottom w:val="none" w:sz="0" w:space="0" w:color="auto"/>
            <w:right w:val="none" w:sz="0" w:space="0" w:color="auto"/>
          </w:divBdr>
        </w:div>
        <w:div w:id="1215048381">
          <w:marLeft w:val="640"/>
          <w:marRight w:val="0"/>
          <w:marTop w:val="0"/>
          <w:marBottom w:val="0"/>
          <w:divBdr>
            <w:top w:val="none" w:sz="0" w:space="0" w:color="auto"/>
            <w:left w:val="none" w:sz="0" w:space="0" w:color="auto"/>
            <w:bottom w:val="none" w:sz="0" w:space="0" w:color="auto"/>
            <w:right w:val="none" w:sz="0" w:space="0" w:color="auto"/>
          </w:divBdr>
        </w:div>
      </w:divsChild>
    </w:div>
    <w:div w:id="1240094233">
      <w:bodyDiv w:val="1"/>
      <w:marLeft w:val="0"/>
      <w:marRight w:val="0"/>
      <w:marTop w:val="0"/>
      <w:marBottom w:val="0"/>
      <w:divBdr>
        <w:top w:val="none" w:sz="0" w:space="0" w:color="auto"/>
        <w:left w:val="none" w:sz="0" w:space="0" w:color="auto"/>
        <w:bottom w:val="none" w:sz="0" w:space="0" w:color="auto"/>
        <w:right w:val="none" w:sz="0" w:space="0" w:color="auto"/>
      </w:divBdr>
      <w:divsChild>
        <w:div w:id="495069664">
          <w:marLeft w:val="0"/>
          <w:marRight w:val="0"/>
          <w:marTop w:val="0"/>
          <w:marBottom w:val="0"/>
          <w:divBdr>
            <w:top w:val="none" w:sz="0" w:space="0" w:color="auto"/>
            <w:left w:val="none" w:sz="0" w:space="0" w:color="auto"/>
            <w:bottom w:val="none" w:sz="0" w:space="0" w:color="auto"/>
            <w:right w:val="none" w:sz="0" w:space="0" w:color="auto"/>
          </w:divBdr>
          <w:divsChild>
            <w:div w:id="519515724">
              <w:marLeft w:val="0"/>
              <w:marRight w:val="0"/>
              <w:marTop w:val="0"/>
              <w:marBottom w:val="0"/>
              <w:divBdr>
                <w:top w:val="none" w:sz="0" w:space="0" w:color="auto"/>
                <w:left w:val="none" w:sz="0" w:space="0" w:color="auto"/>
                <w:bottom w:val="none" w:sz="0" w:space="0" w:color="auto"/>
                <w:right w:val="none" w:sz="0" w:space="0" w:color="auto"/>
              </w:divBdr>
              <w:divsChild>
                <w:div w:id="751127094">
                  <w:marLeft w:val="0"/>
                  <w:marRight w:val="0"/>
                  <w:marTop w:val="0"/>
                  <w:marBottom w:val="0"/>
                  <w:divBdr>
                    <w:top w:val="none" w:sz="0" w:space="0" w:color="auto"/>
                    <w:left w:val="none" w:sz="0" w:space="0" w:color="auto"/>
                    <w:bottom w:val="none" w:sz="0" w:space="0" w:color="auto"/>
                    <w:right w:val="none" w:sz="0" w:space="0" w:color="auto"/>
                  </w:divBdr>
                  <w:divsChild>
                    <w:div w:id="20225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012327">
          <w:marLeft w:val="0"/>
          <w:marRight w:val="0"/>
          <w:marTop w:val="0"/>
          <w:marBottom w:val="0"/>
          <w:divBdr>
            <w:top w:val="none" w:sz="0" w:space="0" w:color="auto"/>
            <w:left w:val="none" w:sz="0" w:space="0" w:color="auto"/>
            <w:bottom w:val="none" w:sz="0" w:space="0" w:color="auto"/>
            <w:right w:val="none" w:sz="0" w:space="0" w:color="auto"/>
          </w:divBdr>
          <w:divsChild>
            <w:div w:id="1346056402">
              <w:marLeft w:val="0"/>
              <w:marRight w:val="0"/>
              <w:marTop w:val="0"/>
              <w:marBottom w:val="0"/>
              <w:divBdr>
                <w:top w:val="none" w:sz="0" w:space="0" w:color="auto"/>
                <w:left w:val="none" w:sz="0" w:space="0" w:color="auto"/>
                <w:bottom w:val="none" w:sz="0" w:space="0" w:color="auto"/>
                <w:right w:val="none" w:sz="0" w:space="0" w:color="auto"/>
              </w:divBdr>
              <w:divsChild>
                <w:div w:id="1119956090">
                  <w:marLeft w:val="0"/>
                  <w:marRight w:val="0"/>
                  <w:marTop w:val="0"/>
                  <w:marBottom w:val="0"/>
                  <w:divBdr>
                    <w:top w:val="none" w:sz="0" w:space="0" w:color="auto"/>
                    <w:left w:val="none" w:sz="0" w:space="0" w:color="auto"/>
                    <w:bottom w:val="none" w:sz="0" w:space="0" w:color="auto"/>
                    <w:right w:val="none" w:sz="0" w:space="0" w:color="auto"/>
                  </w:divBdr>
                  <w:divsChild>
                    <w:div w:id="44377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729159">
      <w:bodyDiv w:val="1"/>
      <w:marLeft w:val="0"/>
      <w:marRight w:val="0"/>
      <w:marTop w:val="0"/>
      <w:marBottom w:val="0"/>
      <w:divBdr>
        <w:top w:val="none" w:sz="0" w:space="0" w:color="auto"/>
        <w:left w:val="none" w:sz="0" w:space="0" w:color="auto"/>
        <w:bottom w:val="none" w:sz="0" w:space="0" w:color="auto"/>
        <w:right w:val="none" w:sz="0" w:space="0" w:color="auto"/>
      </w:divBdr>
      <w:divsChild>
        <w:div w:id="1983659941">
          <w:marLeft w:val="640"/>
          <w:marRight w:val="0"/>
          <w:marTop w:val="0"/>
          <w:marBottom w:val="0"/>
          <w:divBdr>
            <w:top w:val="none" w:sz="0" w:space="0" w:color="auto"/>
            <w:left w:val="none" w:sz="0" w:space="0" w:color="auto"/>
            <w:bottom w:val="none" w:sz="0" w:space="0" w:color="auto"/>
            <w:right w:val="none" w:sz="0" w:space="0" w:color="auto"/>
          </w:divBdr>
        </w:div>
        <w:div w:id="719744544">
          <w:marLeft w:val="640"/>
          <w:marRight w:val="0"/>
          <w:marTop w:val="0"/>
          <w:marBottom w:val="0"/>
          <w:divBdr>
            <w:top w:val="none" w:sz="0" w:space="0" w:color="auto"/>
            <w:left w:val="none" w:sz="0" w:space="0" w:color="auto"/>
            <w:bottom w:val="none" w:sz="0" w:space="0" w:color="auto"/>
            <w:right w:val="none" w:sz="0" w:space="0" w:color="auto"/>
          </w:divBdr>
        </w:div>
        <w:div w:id="420295036">
          <w:marLeft w:val="640"/>
          <w:marRight w:val="0"/>
          <w:marTop w:val="0"/>
          <w:marBottom w:val="0"/>
          <w:divBdr>
            <w:top w:val="none" w:sz="0" w:space="0" w:color="auto"/>
            <w:left w:val="none" w:sz="0" w:space="0" w:color="auto"/>
            <w:bottom w:val="none" w:sz="0" w:space="0" w:color="auto"/>
            <w:right w:val="none" w:sz="0" w:space="0" w:color="auto"/>
          </w:divBdr>
        </w:div>
        <w:div w:id="1058824585">
          <w:marLeft w:val="640"/>
          <w:marRight w:val="0"/>
          <w:marTop w:val="0"/>
          <w:marBottom w:val="0"/>
          <w:divBdr>
            <w:top w:val="none" w:sz="0" w:space="0" w:color="auto"/>
            <w:left w:val="none" w:sz="0" w:space="0" w:color="auto"/>
            <w:bottom w:val="none" w:sz="0" w:space="0" w:color="auto"/>
            <w:right w:val="none" w:sz="0" w:space="0" w:color="auto"/>
          </w:divBdr>
        </w:div>
        <w:div w:id="634336169">
          <w:marLeft w:val="640"/>
          <w:marRight w:val="0"/>
          <w:marTop w:val="0"/>
          <w:marBottom w:val="0"/>
          <w:divBdr>
            <w:top w:val="none" w:sz="0" w:space="0" w:color="auto"/>
            <w:left w:val="none" w:sz="0" w:space="0" w:color="auto"/>
            <w:bottom w:val="none" w:sz="0" w:space="0" w:color="auto"/>
            <w:right w:val="none" w:sz="0" w:space="0" w:color="auto"/>
          </w:divBdr>
        </w:div>
        <w:div w:id="1651671032">
          <w:marLeft w:val="640"/>
          <w:marRight w:val="0"/>
          <w:marTop w:val="0"/>
          <w:marBottom w:val="0"/>
          <w:divBdr>
            <w:top w:val="none" w:sz="0" w:space="0" w:color="auto"/>
            <w:left w:val="none" w:sz="0" w:space="0" w:color="auto"/>
            <w:bottom w:val="none" w:sz="0" w:space="0" w:color="auto"/>
            <w:right w:val="none" w:sz="0" w:space="0" w:color="auto"/>
          </w:divBdr>
        </w:div>
        <w:div w:id="1788740963">
          <w:marLeft w:val="640"/>
          <w:marRight w:val="0"/>
          <w:marTop w:val="0"/>
          <w:marBottom w:val="0"/>
          <w:divBdr>
            <w:top w:val="none" w:sz="0" w:space="0" w:color="auto"/>
            <w:left w:val="none" w:sz="0" w:space="0" w:color="auto"/>
            <w:bottom w:val="none" w:sz="0" w:space="0" w:color="auto"/>
            <w:right w:val="none" w:sz="0" w:space="0" w:color="auto"/>
          </w:divBdr>
        </w:div>
        <w:div w:id="756899161">
          <w:marLeft w:val="640"/>
          <w:marRight w:val="0"/>
          <w:marTop w:val="0"/>
          <w:marBottom w:val="0"/>
          <w:divBdr>
            <w:top w:val="none" w:sz="0" w:space="0" w:color="auto"/>
            <w:left w:val="none" w:sz="0" w:space="0" w:color="auto"/>
            <w:bottom w:val="none" w:sz="0" w:space="0" w:color="auto"/>
            <w:right w:val="none" w:sz="0" w:space="0" w:color="auto"/>
          </w:divBdr>
        </w:div>
        <w:div w:id="1482188665">
          <w:marLeft w:val="640"/>
          <w:marRight w:val="0"/>
          <w:marTop w:val="0"/>
          <w:marBottom w:val="0"/>
          <w:divBdr>
            <w:top w:val="none" w:sz="0" w:space="0" w:color="auto"/>
            <w:left w:val="none" w:sz="0" w:space="0" w:color="auto"/>
            <w:bottom w:val="none" w:sz="0" w:space="0" w:color="auto"/>
            <w:right w:val="none" w:sz="0" w:space="0" w:color="auto"/>
          </w:divBdr>
        </w:div>
        <w:div w:id="192546531">
          <w:marLeft w:val="640"/>
          <w:marRight w:val="0"/>
          <w:marTop w:val="0"/>
          <w:marBottom w:val="0"/>
          <w:divBdr>
            <w:top w:val="none" w:sz="0" w:space="0" w:color="auto"/>
            <w:left w:val="none" w:sz="0" w:space="0" w:color="auto"/>
            <w:bottom w:val="none" w:sz="0" w:space="0" w:color="auto"/>
            <w:right w:val="none" w:sz="0" w:space="0" w:color="auto"/>
          </w:divBdr>
        </w:div>
        <w:div w:id="878125277">
          <w:marLeft w:val="640"/>
          <w:marRight w:val="0"/>
          <w:marTop w:val="0"/>
          <w:marBottom w:val="0"/>
          <w:divBdr>
            <w:top w:val="none" w:sz="0" w:space="0" w:color="auto"/>
            <w:left w:val="none" w:sz="0" w:space="0" w:color="auto"/>
            <w:bottom w:val="none" w:sz="0" w:space="0" w:color="auto"/>
            <w:right w:val="none" w:sz="0" w:space="0" w:color="auto"/>
          </w:divBdr>
        </w:div>
        <w:div w:id="846822661">
          <w:marLeft w:val="640"/>
          <w:marRight w:val="0"/>
          <w:marTop w:val="0"/>
          <w:marBottom w:val="0"/>
          <w:divBdr>
            <w:top w:val="none" w:sz="0" w:space="0" w:color="auto"/>
            <w:left w:val="none" w:sz="0" w:space="0" w:color="auto"/>
            <w:bottom w:val="none" w:sz="0" w:space="0" w:color="auto"/>
            <w:right w:val="none" w:sz="0" w:space="0" w:color="auto"/>
          </w:divBdr>
        </w:div>
        <w:div w:id="1280604828">
          <w:marLeft w:val="640"/>
          <w:marRight w:val="0"/>
          <w:marTop w:val="0"/>
          <w:marBottom w:val="0"/>
          <w:divBdr>
            <w:top w:val="none" w:sz="0" w:space="0" w:color="auto"/>
            <w:left w:val="none" w:sz="0" w:space="0" w:color="auto"/>
            <w:bottom w:val="none" w:sz="0" w:space="0" w:color="auto"/>
            <w:right w:val="none" w:sz="0" w:space="0" w:color="auto"/>
          </w:divBdr>
        </w:div>
        <w:div w:id="1039433049">
          <w:marLeft w:val="640"/>
          <w:marRight w:val="0"/>
          <w:marTop w:val="0"/>
          <w:marBottom w:val="0"/>
          <w:divBdr>
            <w:top w:val="none" w:sz="0" w:space="0" w:color="auto"/>
            <w:left w:val="none" w:sz="0" w:space="0" w:color="auto"/>
            <w:bottom w:val="none" w:sz="0" w:space="0" w:color="auto"/>
            <w:right w:val="none" w:sz="0" w:space="0" w:color="auto"/>
          </w:divBdr>
        </w:div>
        <w:div w:id="1389304902">
          <w:marLeft w:val="640"/>
          <w:marRight w:val="0"/>
          <w:marTop w:val="0"/>
          <w:marBottom w:val="0"/>
          <w:divBdr>
            <w:top w:val="none" w:sz="0" w:space="0" w:color="auto"/>
            <w:left w:val="none" w:sz="0" w:space="0" w:color="auto"/>
            <w:bottom w:val="none" w:sz="0" w:space="0" w:color="auto"/>
            <w:right w:val="none" w:sz="0" w:space="0" w:color="auto"/>
          </w:divBdr>
        </w:div>
        <w:div w:id="440105934">
          <w:marLeft w:val="640"/>
          <w:marRight w:val="0"/>
          <w:marTop w:val="0"/>
          <w:marBottom w:val="0"/>
          <w:divBdr>
            <w:top w:val="none" w:sz="0" w:space="0" w:color="auto"/>
            <w:left w:val="none" w:sz="0" w:space="0" w:color="auto"/>
            <w:bottom w:val="none" w:sz="0" w:space="0" w:color="auto"/>
            <w:right w:val="none" w:sz="0" w:space="0" w:color="auto"/>
          </w:divBdr>
        </w:div>
        <w:div w:id="1242450691">
          <w:marLeft w:val="640"/>
          <w:marRight w:val="0"/>
          <w:marTop w:val="0"/>
          <w:marBottom w:val="0"/>
          <w:divBdr>
            <w:top w:val="none" w:sz="0" w:space="0" w:color="auto"/>
            <w:left w:val="none" w:sz="0" w:space="0" w:color="auto"/>
            <w:bottom w:val="none" w:sz="0" w:space="0" w:color="auto"/>
            <w:right w:val="none" w:sz="0" w:space="0" w:color="auto"/>
          </w:divBdr>
        </w:div>
        <w:div w:id="592011431">
          <w:marLeft w:val="640"/>
          <w:marRight w:val="0"/>
          <w:marTop w:val="0"/>
          <w:marBottom w:val="0"/>
          <w:divBdr>
            <w:top w:val="none" w:sz="0" w:space="0" w:color="auto"/>
            <w:left w:val="none" w:sz="0" w:space="0" w:color="auto"/>
            <w:bottom w:val="none" w:sz="0" w:space="0" w:color="auto"/>
            <w:right w:val="none" w:sz="0" w:space="0" w:color="auto"/>
          </w:divBdr>
        </w:div>
        <w:div w:id="1600871809">
          <w:marLeft w:val="640"/>
          <w:marRight w:val="0"/>
          <w:marTop w:val="0"/>
          <w:marBottom w:val="0"/>
          <w:divBdr>
            <w:top w:val="none" w:sz="0" w:space="0" w:color="auto"/>
            <w:left w:val="none" w:sz="0" w:space="0" w:color="auto"/>
            <w:bottom w:val="none" w:sz="0" w:space="0" w:color="auto"/>
            <w:right w:val="none" w:sz="0" w:space="0" w:color="auto"/>
          </w:divBdr>
        </w:div>
        <w:div w:id="1557742501">
          <w:marLeft w:val="640"/>
          <w:marRight w:val="0"/>
          <w:marTop w:val="0"/>
          <w:marBottom w:val="0"/>
          <w:divBdr>
            <w:top w:val="none" w:sz="0" w:space="0" w:color="auto"/>
            <w:left w:val="none" w:sz="0" w:space="0" w:color="auto"/>
            <w:bottom w:val="none" w:sz="0" w:space="0" w:color="auto"/>
            <w:right w:val="none" w:sz="0" w:space="0" w:color="auto"/>
          </w:divBdr>
        </w:div>
        <w:div w:id="1483739583">
          <w:marLeft w:val="640"/>
          <w:marRight w:val="0"/>
          <w:marTop w:val="0"/>
          <w:marBottom w:val="0"/>
          <w:divBdr>
            <w:top w:val="none" w:sz="0" w:space="0" w:color="auto"/>
            <w:left w:val="none" w:sz="0" w:space="0" w:color="auto"/>
            <w:bottom w:val="none" w:sz="0" w:space="0" w:color="auto"/>
            <w:right w:val="none" w:sz="0" w:space="0" w:color="auto"/>
          </w:divBdr>
        </w:div>
        <w:div w:id="1049915711">
          <w:marLeft w:val="640"/>
          <w:marRight w:val="0"/>
          <w:marTop w:val="0"/>
          <w:marBottom w:val="0"/>
          <w:divBdr>
            <w:top w:val="none" w:sz="0" w:space="0" w:color="auto"/>
            <w:left w:val="none" w:sz="0" w:space="0" w:color="auto"/>
            <w:bottom w:val="none" w:sz="0" w:space="0" w:color="auto"/>
            <w:right w:val="none" w:sz="0" w:space="0" w:color="auto"/>
          </w:divBdr>
        </w:div>
        <w:div w:id="1991403095">
          <w:marLeft w:val="640"/>
          <w:marRight w:val="0"/>
          <w:marTop w:val="0"/>
          <w:marBottom w:val="0"/>
          <w:divBdr>
            <w:top w:val="none" w:sz="0" w:space="0" w:color="auto"/>
            <w:left w:val="none" w:sz="0" w:space="0" w:color="auto"/>
            <w:bottom w:val="none" w:sz="0" w:space="0" w:color="auto"/>
            <w:right w:val="none" w:sz="0" w:space="0" w:color="auto"/>
          </w:divBdr>
        </w:div>
        <w:div w:id="582371730">
          <w:marLeft w:val="640"/>
          <w:marRight w:val="0"/>
          <w:marTop w:val="0"/>
          <w:marBottom w:val="0"/>
          <w:divBdr>
            <w:top w:val="none" w:sz="0" w:space="0" w:color="auto"/>
            <w:left w:val="none" w:sz="0" w:space="0" w:color="auto"/>
            <w:bottom w:val="none" w:sz="0" w:space="0" w:color="auto"/>
            <w:right w:val="none" w:sz="0" w:space="0" w:color="auto"/>
          </w:divBdr>
        </w:div>
        <w:div w:id="2030372483">
          <w:marLeft w:val="640"/>
          <w:marRight w:val="0"/>
          <w:marTop w:val="0"/>
          <w:marBottom w:val="0"/>
          <w:divBdr>
            <w:top w:val="none" w:sz="0" w:space="0" w:color="auto"/>
            <w:left w:val="none" w:sz="0" w:space="0" w:color="auto"/>
            <w:bottom w:val="none" w:sz="0" w:space="0" w:color="auto"/>
            <w:right w:val="none" w:sz="0" w:space="0" w:color="auto"/>
          </w:divBdr>
        </w:div>
        <w:div w:id="172770416">
          <w:marLeft w:val="640"/>
          <w:marRight w:val="0"/>
          <w:marTop w:val="0"/>
          <w:marBottom w:val="0"/>
          <w:divBdr>
            <w:top w:val="none" w:sz="0" w:space="0" w:color="auto"/>
            <w:left w:val="none" w:sz="0" w:space="0" w:color="auto"/>
            <w:bottom w:val="none" w:sz="0" w:space="0" w:color="auto"/>
            <w:right w:val="none" w:sz="0" w:space="0" w:color="auto"/>
          </w:divBdr>
        </w:div>
        <w:div w:id="613907199">
          <w:marLeft w:val="640"/>
          <w:marRight w:val="0"/>
          <w:marTop w:val="0"/>
          <w:marBottom w:val="0"/>
          <w:divBdr>
            <w:top w:val="none" w:sz="0" w:space="0" w:color="auto"/>
            <w:left w:val="none" w:sz="0" w:space="0" w:color="auto"/>
            <w:bottom w:val="none" w:sz="0" w:space="0" w:color="auto"/>
            <w:right w:val="none" w:sz="0" w:space="0" w:color="auto"/>
          </w:divBdr>
        </w:div>
        <w:div w:id="126121322">
          <w:marLeft w:val="640"/>
          <w:marRight w:val="0"/>
          <w:marTop w:val="0"/>
          <w:marBottom w:val="0"/>
          <w:divBdr>
            <w:top w:val="none" w:sz="0" w:space="0" w:color="auto"/>
            <w:left w:val="none" w:sz="0" w:space="0" w:color="auto"/>
            <w:bottom w:val="none" w:sz="0" w:space="0" w:color="auto"/>
            <w:right w:val="none" w:sz="0" w:space="0" w:color="auto"/>
          </w:divBdr>
        </w:div>
        <w:div w:id="1793209733">
          <w:marLeft w:val="640"/>
          <w:marRight w:val="0"/>
          <w:marTop w:val="0"/>
          <w:marBottom w:val="0"/>
          <w:divBdr>
            <w:top w:val="none" w:sz="0" w:space="0" w:color="auto"/>
            <w:left w:val="none" w:sz="0" w:space="0" w:color="auto"/>
            <w:bottom w:val="none" w:sz="0" w:space="0" w:color="auto"/>
            <w:right w:val="none" w:sz="0" w:space="0" w:color="auto"/>
          </w:divBdr>
        </w:div>
        <w:div w:id="231736267">
          <w:marLeft w:val="640"/>
          <w:marRight w:val="0"/>
          <w:marTop w:val="0"/>
          <w:marBottom w:val="0"/>
          <w:divBdr>
            <w:top w:val="none" w:sz="0" w:space="0" w:color="auto"/>
            <w:left w:val="none" w:sz="0" w:space="0" w:color="auto"/>
            <w:bottom w:val="none" w:sz="0" w:space="0" w:color="auto"/>
            <w:right w:val="none" w:sz="0" w:space="0" w:color="auto"/>
          </w:divBdr>
        </w:div>
        <w:div w:id="538056521">
          <w:marLeft w:val="640"/>
          <w:marRight w:val="0"/>
          <w:marTop w:val="0"/>
          <w:marBottom w:val="0"/>
          <w:divBdr>
            <w:top w:val="none" w:sz="0" w:space="0" w:color="auto"/>
            <w:left w:val="none" w:sz="0" w:space="0" w:color="auto"/>
            <w:bottom w:val="none" w:sz="0" w:space="0" w:color="auto"/>
            <w:right w:val="none" w:sz="0" w:space="0" w:color="auto"/>
          </w:divBdr>
        </w:div>
        <w:div w:id="1516193252">
          <w:marLeft w:val="640"/>
          <w:marRight w:val="0"/>
          <w:marTop w:val="0"/>
          <w:marBottom w:val="0"/>
          <w:divBdr>
            <w:top w:val="none" w:sz="0" w:space="0" w:color="auto"/>
            <w:left w:val="none" w:sz="0" w:space="0" w:color="auto"/>
            <w:bottom w:val="none" w:sz="0" w:space="0" w:color="auto"/>
            <w:right w:val="none" w:sz="0" w:space="0" w:color="auto"/>
          </w:divBdr>
        </w:div>
        <w:div w:id="1272738609">
          <w:marLeft w:val="640"/>
          <w:marRight w:val="0"/>
          <w:marTop w:val="0"/>
          <w:marBottom w:val="0"/>
          <w:divBdr>
            <w:top w:val="none" w:sz="0" w:space="0" w:color="auto"/>
            <w:left w:val="none" w:sz="0" w:space="0" w:color="auto"/>
            <w:bottom w:val="none" w:sz="0" w:space="0" w:color="auto"/>
            <w:right w:val="none" w:sz="0" w:space="0" w:color="auto"/>
          </w:divBdr>
        </w:div>
        <w:div w:id="1065569285">
          <w:marLeft w:val="640"/>
          <w:marRight w:val="0"/>
          <w:marTop w:val="0"/>
          <w:marBottom w:val="0"/>
          <w:divBdr>
            <w:top w:val="none" w:sz="0" w:space="0" w:color="auto"/>
            <w:left w:val="none" w:sz="0" w:space="0" w:color="auto"/>
            <w:bottom w:val="none" w:sz="0" w:space="0" w:color="auto"/>
            <w:right w:val="none" w:sz="0" w:space="0" w:color="auto"/>
          </w:divBdr>
        </w:div>
        <w:div w:id="1113477075">
          <w:marLeft w:val="640"/>
          <w:marRight w:val="0"/>
          <w:marTop w:val="0"/>
          <w:marBottom w:val="0"/>
          <w:divBdr>
            <w:top w:val="none" w:sz="0" w:space="0" w:color="auto"/>
            <w:left w:val="none" w:sz="0" w:space="0" w:color="auto"/>
            <w:bottom w:val="none" w:sz="0" w:space="0" w:color="auto"/>
            <w:right w:val="none" w:sz="0" w:space="0" w:color="auto"/>
          </w:divBdr>
        </w:div>
        <w:div w:id="878399759">
          <w:marLeft w:val="640"/>
          <w:marRight w:val="0"/>
          <w:marTop w:val="0"/>
          <w:marBottom w:val="0"/>
          <w:divBdr>
            <w:top w:val="none" w:sz="0" w:space="0" w:color="auto"/>
            <w:left w:val="none" w:sz="0" w:space="0" w:color="auto"/>
            <w:bottom w:val="none" w:sz="0" w:space="0" w:color="auto"/>
            <w:right w:val="none" w:sz="0" w:space="0" w:color="auto"/>
          </w:divBdr>
        </w:div>
        <w:div w:id="285432083">
          <w:marLeft w:val="640"/>
          <w:marRight w:val="0"/>
          <w:marTop w:val="0"/>
          <w:marBottom w:val="0"/>
          <w:divBdr>
            <w:top w:val="none" w:sz="0" w:space="0" w:color="auto"/>
            <w:left w:val="none" w:sz="0" w:space="0" w:color="auto"/>
            <w:bottom w:val="none" w:sz="0" w:space="0" w:color="auto"/>
            <w:right w:val="none" w:sz="0" w:space="0" w:color="auto"/>
          </w:divBdr>
        </w:div>
        <w:div w:id="1801410380">
          <w:marLeft w:val="640"/>
          <w:marRight w:val="0"/>
          <w:marTop w:val="0"/>
          <w:marBottom w:val="0"/>
          <w:divBdr>
            <w:top w:val="none" w:sz="0" w:space="0" w:color="auto"/>
            <w:left w:val="none" w:sz="0" w:space="0" w:color="auto"/>
            <w:bottom w:val="none" w:sz="0" w:space="0" w:color="auto"/>
            <w:right w:val="none" w:sz="0" w:space="0" w:color="auto"/>
          </w:divBdr>
        </w:div>
        <w:div w:id="9836559">
          <w:marLeft w:val="640"/>
          <w:marRight w:val="0"/>
          <w:marTop w:val="0"/>
          <w:marBottom w:val="0"/>
          <w:divBdr>
            <w:top w:val="none" w:sz="0" w:space="0" w:color="auto"/>
            <w:left w:val="none" w:sz="0" w:space="0" w:color="auto"/>
            <w:bottom w:val="none" w:sz="0" w:space="0" w:color="auto"/>
            <w:right w:val="none" w:sz="0" w:space="0" w:color="auto"/>
          </w:divBdr>
        </w:div>
        <w:div w:id="322784856">
          <w:marLeft w:val="640"/>
          <w:marRight w:val="0"/>
          <w:marTop w:val="0"/>
          <w:marBottom w:val="0"/>
          <w:divBdr>
            <w:top w:val="none" w:sz="0" w:space="0" w:color="auto"/>
            <w:left w:val="none" w:sz="0" w:space="0" w:color="auto"/>
            <w:bottom w:val="none" w:sz="0" w:space="0" w:color="auto"/>
            <w:right w:val="none" w:sz="0" w:space="0" w:color="auto"/>
          </w:divBdr>
        </w:div>
        <w:div w:id="106973653">
          <w:marLeft w:val="640"/>
          <w:marRight w:val="0"/>
          <w:marTop w:val="0"/>
          <w:marBottom w:val="0"/>
          <w:divBdr>
            <w:top w:val="none" w:sz="0" w:space="0" w:color="auto"/>
            <w:left w:val="none" w:sz="0" w:space="0" w:color="auto"/>
            <w:bottom w:val="none" w:sz="0" w:space="0" w:color="auto"/>
            <w:right w:val="none" w:sz="0" w:space="0" w:color="auto"/>
          </w:divBdr>
        </w:div>
        <w:div w:id="823158687">
          <w:marLeft w:val="640"/>
          <w:marRight w:val="0"/>
          <w:marTop w:val="0"/>
          <w:marBottom w:val="0"/>
          <w:divBdr>
            <w:top w:val="none" w:sz="0" w:space="0" w:color="auto"/>
            <w:left w:val="none" w:sz="0" w:space="0" w:color="auto"/>
            <w:bottom w:val="none" w:sz="0" w:space="0" w:color="auto"/>
            <w:right w:val="none" w:sz="0" w:space="0" w:color="auto"/>
          </w:divBdr>
        </w:div>
        <w:div w:id="1913351400">
          <w:marLeft w:val="640"/>
          <w:marRight w:val="0"/>
          <w:marTop w:val="0"/>
          <w:marBottom w:val="0"/>
          <w:divBdr>
            <w:top w:val="none" w:sz="0" w:space="0" w:color="auto"/>
            <w:left w:val="none" w:sz="0" w:space="0" w:color="auto"/>
            <w:bottom w:val="none" w:sz="0" w:space="0" w:color="auto"/>
            <w:right w:val="none" w:sz="0" w:space="0" w:color="auto"/>
          </w:divBdr>
        </w:div>
      </w:divsChild>
    </w:div>
    <w:div w:id="1258440280">
      <w:bodyDiv w:val="1"/>
      <w:marLeft w:val="0"/>
      <w:marRight w:val="0"/>
      <w:marTop w:val="0"/>
      <w:marBottom w:val="0"/>
      <w:divBdr>
        <w:top w:val="none" w:sz="0" w:space="0" w:color="auto"/>
        <w:left w:val="none" w:sz="0" w:space="0" w:color="auto"/>
        <w:bottom w:val="none" w:sz="0" w:space="0" w:color="auto"/>
        <w:right w:val="none" w:sz="0" w:space="0" w:color="auto"/>
      </w:divBdr>
      <w:divsChild>
        <w:div w:id="505949749">
          <w:marLeft w:val="640"/>
          <w:marRight w:val="0"/>
          <w:marTop w:val="0"/>
          <w:marBottom w:val="0"/>
          <w:divBdr>
            <w:top w:val="none" w:sz="0" w:space="0" w:color="auto"/>
            <w:left w:val="none" w:sz="0" w:space="0" w:color="auto"/>
            <w:bottom w:val="none" w:sz="0" w:space="0" w:color="auto"/>
            <w:right w:val="none" w:sz="0" w:space="0" w:color="auto"/>
          </w:divBdr>
        </w:div>
        <w:div w:id="256601860">
          <w:marLeft w:val="640"/>
          <w:marRight w:val="0"/>
          <w:marTop w:val="0"/>
          <w:marBottom w:val="0"/>
          <w:divBdr>
            <w:top w:val="none" w:sz="0" w:space="0" w:color="auto"/>
            <w:left w:val="none" w:sz="0" w:space="0" w:color="auto"/>
            <w:bottom w:val="none" w:sz="0" w:space="0" w:color="auto"/>
            <w:right w:val="none" w:sz="0" w:space="0" w:color="auto"/>
          </w:divBdr>
        </w:div>
        <w:div w:id="1112046945">
          <w:marLeft w:val="640"/>
          <w:marRight w:val="0"/>
          <w:marTop w:val="0"/>
          <w:marBottom w:val="0"/>
          <w:divBdr>
            <w:top w:val="none" w:sz="0" w:space="0" w:color="auto"/>
            <w:left w:val="none" w:sz="0" w:space="0" w:color="auto"/>
            <w:bottom w:val="none" w:sz="0" w:space="0" w:color="auto"/>
            <w:right w:val="none" w:sz="0" w:space="0" w:color="auto"/>
          </w:divBdr>
        </w:div>
        <w:div w:id="1550724066">
          <w:marLeft w:val="640"/>
          <w:marRight w:val="0"/>
          <w:marTop w:val="0"/>
          <w:marBottom w:val="0"/>
          <w:divBdr>
            <w:top w:val="none" w:sz="0" w:space="0" w:color="auto"/>
            <w:left w:val="none" w:sz="0" w:space="0" w:color="auto"/>
            <w:bottom w:val="none" w:sz="0" w:space="0" w:color="auto"/>
            <w:right w:val="none" w:sz="0" w:space="0" w:color="auto"/>
          </w:divBdr>
        </w:div>
        <w:div w:id="908880015">
          <w:marLeft w:val="640"/>
          <w:marRight w:val="0"/>
          <w:marTop w:val="0"/>
          <w:marBottom w:val="0"/>
          <w:divBdr>
            <w:top w:val="none" w:sz="0" w:space="0" w:color="auto"/>
            <w:left w:val="none" w:sz="0" w:space="0" w:color="auto"/>
            <w:bottom w:val="none" w:sz="0" w:space="0" w:color="auto"/>
            <w:right w:val="none" w:sz="0" w:space="0" w:color="auto"/>
          </w:divBdr>
        </w:div>
        <w:div w:id="1371412980">
          <w:marLeft w:val="640"/>
          <w:marRight w:val="0"/>
          <w:marTop w:val="0"/>
          <w:marBottom w:val="0"/>
          <w:divBdr>
            <w:top w:val="none" w:sz="0" w:space="0" w:color="auto"/>
            <w:left w:val="none" w:sz="0" w:space="0" w:color="auto"/>
            <w:bottom w:val="none" w:sz="0" w:space="0" w:color="auto"/>
            <w:right w:val="none" w:sz="0" w:space="0" w:color="auto"/>
          </w:divBdr>
        </w:div>
        <w:div w:id="1382556922">
          <w:marLeft w:val="640"/>
          <w:marRight w:val="0"/>
          <w:marTop w:val="0"/>
          <w:marBottom w:val="0"/>
          <w:divBdr>
            <w:top w:val="none" w:sz="0" w:space="0" w:color="auto"/>
            <w:left w:val="none" w:sz="0" w:space="0" w:color="auto"/>
            <w:bottom w:val="none" w:sz="0" w:space="0" w:color="auto"/>
            <w:right w:val="none" w:sz="0" w:space="0" w:color="auto"/>
          </w:divBdr>
        </w:div>
        <w:div w:id="252856480">
          <w:marLeft w:val="640"/>
          <w:marRight w:val="0"/>
          <w:marTop w:val="0"/>
          <w:marBottom w:val="0"/>
          <w:divBdr>
            <w:top w:val="none" w:sz="0" w:space="0" w:color="auto"/>
            <w:left w:val="none" w:sz="0" w:space="0" w:color="auto"/>
            <w:bottom w:val="none" w:sz="0" w:space="0" w:color="auto"/>
            <w:right w:val="none" w:sz="0" w:space="0" w:color="auto"/>
          </w:divBdr>
        </w:div>
        <w:div w:id="1999844257">
          <w:marLeft w:val="640"/>
          <w:marRight w:val="0"/>
          <w:marTop w:val="0"/>
          <w:marBottom w:val="0"/>
          <w:divBdr>
            <w:top w:val="none" w:sz="0" w:space="0" w:color="auto"/>
            <w:left w:val="none" w:sz="0" w:space="0" w:color="auto"/>
            <w:bottom w:val="none" w:sz="0" w:space="0" w:color="auto"/>
            <w:right w:val="none" w:sz="0" w:space="0" w:color="auto"/>
          </w:divBdr>
        </w:div>
        <w:div w:id="1812015576">
          <w:marLeft w:val="640"/>
          <w:marRight w:val="0"/>
          <w:marTop w:val="0"/>
          <w:marBottom w:val="0"/>
          <w:divBdr>
            <w:top w:val="none" w:sz="0" w:space="0" w:color="auto"/>
            <w:left w:val="none" w:sz="0" w:space="0" w:color="auto"/>
            <w:bottom w:val="none" w:sz="0" w:space="0" w:color="auto"/>
            <w:right w:val="none" w:sz="0" w:space="0" w:color="auto"/>
          </w:divBdr>
        </w:div>
        <w:div w:id="1572814920">
          <w:marLeft w:val="640"/>
          <w:marRight w:val="0"/>
          <w:marTop w:val="0"/>
          <w:marBottom w:val="0"/>
          <w:divBdr>
            <w:top w:val="none" w:sz="0" w:space="0" w:color="auto"/>
            <w:left w:val="none" w:sz="0" w:space="0" w:color="auto"/>
            <w:bottom w:val="none" w:sz="0" w:space="0" w:color="auto"/>
            <w:right w:val="none" w:sz="0" w:space="0" w:color="auto"/>
          </w:divBdr>
        </w:div>
        <w:div w:id="2058701693">
          <w:marLeft w:val="640"/>
          <w:marRight w:val="0"/>
          <w:marTop w:val="0"/>
          <w:marBottom w:val="0"/>
          <w:divBdr>
            <w:top w:val="none" w:sz="0" w:space="0" w:color="auto"/>
            <w:left w:val="none" w:sz="0" w:space="0" w:color="auto"/>
            <w:bottom w:val="none" w:sz="0" w:space="0" w:color="auto"/>
            <w:right w:val="none" w:sz="0" w:space="0" w:color="auto"/>
          </w:divBdr>
        </w:div>
        <w:div w:id="1607234066">
          <w:marLeft w:val="640"/>
          <w:marRight w:val="0"/>
          <w:marTop w:val="0"/>
          <w:marBottom w:val="0"/>
          <w:divBdr>
            <w:top w:val="none" w:sz="0" w:space="0" w:color="auto"/>
            <w:left w:val="none" w:sz="0" w:space="0" w:color="auto"/>
            <w:bottom w:val="none" w:sz="0" w:space="0" w:color="auto"/>
            <w:right w:val="none" w:sz="0" w:space="0" w:color="auto"/>
          </w:divBdr>
        </w:div>
        <w:div w:id="2126997949">
          <w:marLeft w:val="640"/>
          <w:marRight w:val="0"/>
          <w:marTop w:val="0"/>
          <w:marBottom w:val="0"/>
          <w:divBdr>
            <w:top w:val="none" w:sz="0" w:space="0" w:color="auto"/>
            <w:left w:val="none" w:sz="0" w:space="0" w:color="auto"/>
            <w:bottom w:val="none" w:sz="0" w:space="0" w:color="auto"/>
            <w:right w:val="none" w:sz="0" w:space="0" w:color="auto"/>
          </w:divBdr>
        </w:div>
        <w:div w:id="1379087218">
          <w:marLeft w:val="640"/>
          <w:marRight w:val="0"/>
          <w:marTop w:val="0"/>
          <w:marBottom w:val="0"/>
          <w:divBdr>
            <w:top w:val="none" w:sz="0" w:space="0" w:color="auto"/>
            <w:left w:val="none" w:sz="0" w:space="0" w:color="auto"/>
            <w:bottom w:val="none" w:sz="0" w:space="0" w:color="auto"/>
            <w:right w:val="none" w:sz="0" w:space="0" w:color="auto"/>
          </w:divBdr>
        </w:div>
        <w:div w:id="396703801">
          <w:marLeft w:val="640"/>
          <w:marRight w:val="0"/>
          <w:marTop w:val="0"/>
          <w:marBottom w:val="0"/>
          <w:divBdr>
            <w:top w:val="none" w:sz="0" w:space="0" w:color="auto"/>
            <w:left w:val="none" w:sz="0" w:space="0" w:color="auto"/>
            <w:bottom w:val="none" w:sz="0" w:space="0" w:color="auto"/>
            <w:right w:val="none" w:sz="0" w:space="0" w:color="auto"/>
          </w:divBdr>
        </w:div>
        <w:div w:id="832989588">
          <w:marLeft w:val="640"/>
          <w:marRight w:val="0"/>
          <w:marTop w:val="0"/>
          <w:marBottom w:val="0"/>
          <w:divBdr>
            <w:top w:val="none" w:sz="0" w:space="0" w:color="auto"/>
            <w:left w:val="none" w:sz="0" w:space="0" w:color="auto"/>
            <w:bottom w:val="none" w:sz="0" w:space="0" w:color="auto"/>
            <w:right w:val="none" w:sz="0" w:space="0" w:color="auto"/>
          </w:divBdr>
        </w:div>
        <w:div w:id="1195074508">
          <w:marLeft w:val="640"/>
          <w:marRight w:val="0"/>
          <w:marTop w:val="0"/>
          <w:marBottom w:val="0"/>
          <w:divBdr>
            <w:top w:val="none" w:sz="0" w:space="0" w:color="auto"/>
            <w:left w:val="none" w:sz="0" w:space="0" w:color="auto"/>
            <w:bottom w:val="none" w:sz="0" w:space="0" w:color="auto"/>
            <w:right w:val="none" w:sz="0" w:space="0" w:color="auto"/>
          </w:divBdr>
        </w:div>
        <w:div w:id="1758207756">
          <w:marLeft w:val="640"/>
          <w:marRight w:val="0"/>
          <w:marTop w:val="0"/>
          <w:marBottom w:val="0"/>
          <w:divBdr>
            <w:top w:val="none" w:sz="0" w:space="0" w:color="auto"/>
            <w:left w:val="none" w:sz="0" w:space="0" w:color="auto"/>
            <w:bottom w:val="none" w:sz="0" w:space="0" w:color="auto"/>
            <w:right w:val="none" w:sz="0" w:space="0" w:color="auto"/>
          </w:divBdr>
        </w:div>
        <w:div w:id="940573162">
          <w:marLeft w:val="640"/>
          <w:marRight w:val="0"/>
          <w:marTop w:val="0"/>
          <w:marBottom w:val="0"/>
          <w:divBdr>
            <w:top w:val="none" w:sz="0" w:space="0" w:color="auto"/>
            <w:left w:val="none" w:sz="0" w:space="0" w:color="auto"/>
            <w:bottom w:val="none" w:sz="0" w:space="0" w:color="auto"/>
            <w:right w:val="none" w:sz="0" w:space="0" w:color="auto"/>
          </w:divBdr>
        </w:div>
        <w:div w:id="1841504322">
          <w:marLeft w:val="640"/>
          <w:marRight w:val="0"/>
          <w:marTop w:val="0"/>
          <w:marBottom w:val="0"/>
          <w:divBdr>
            <w:top w:val="none" w:sz="0" w:space="0" w:color="auto"/>
            <w:left w:val="none" w:sz="0" w:space="0" w:color="auto"/>
            <w:bottom w:val="none" w:sz="0" w:space="0" w:color="auto"/>
            <w:right w:val="none" w:sz="0" w:space="0" w:color="auto"/>
          </w:divBdr>
        </w:div>
        <w:div w:id="565604681">
          <w:marLeft w:val="640"/>
          <w:marRight w:val="0"/>
          <w:marTop w:val="0"/>
          <w:marBottom w:val="0"/>
          <w:divBdr>
            <w:top w:val="none" w:sz="0" w:space="0" w:color="auto"/>
            <w:left w:val="none" w:sz="0" w:space="0" w:color="auto"/>
            <w:bottom w:val="none" w:sz="0" w:space="0" w:color="auto"/>
            <w:right w:val="none" w:sz="0" w:space="0" w:color="auto"/>
          </w:divBdr>
        </w:div>
        <w:div w:id="1033386262">
          <w:marLeft w:val="640"/>
          <w:marRight w:val="0"/>
          <w:marTop w:val="0"/>
          <w:marBottom w:val="0"/>
          <w:divBdr>
            <w:top w:val="none" w:sz="0" w:space="0" w:color="auto"/>
            <w:left w:val="none" w:sz="0" w:space="0" w:color="auto"/>
            <w:bottom w:val="none" w:sz="0" w:space="0" w:color="auto"/>
            <w:right w:val="none" w:sz="0" w:space="0" w:color="auto"/>
          </w:divBdr>
        </w:div>
        <w:div w:id="370958492">
          <w:marLeft w:val="640"/>
          <w:marRight w:val="0"/>
          <w:marTop w:val="0"/>
          <w:marBottom w:val="0"/>
          <w:divBdr>
            <w:top w:val="none" w:sz="0" w:space="0" w:color="auto"/>
            <w:left w:val="none" w:sz="0" w:space="0" w:color="auto"/>
            <w:bottom w:val="none" w:sz="0" w:space="0" w:color="auto"/>
            <w:right w:val="none" w:sz="0" w:space="0" w:color="auto"/>
          </w:divBdr>
        </w:div>
        <w:div w:id="1079326360">
          <w:marLeft w:val="640"/>
          <w:marRight w:val="0"/>
          <w:marTop w:val="0"/>
          <w:marBottom w:val="0"/>
          <w:divBdr>
            <w:top w:val="none" w:sz="0" w:space="0" w:color="auto"/>
            <w:left w:val="none" w:sz="0" w:space="0" w:color="auto"/>
            <w:bottom w:val="none" w:sz="0" w:space="0" w:color="auto"/>
            <w:right w:val="none" w:sz="0" w:space="0" w:color="auto"/>
          </w:divBdr>
        </w:div>
        <w:div w:id="567153821">
          <w:marLeft w:val="640"/>
          <w:marRight w:val="0"/>
          <w:marTop w:val="0"/>
          <w:marBottom w:val="0"/>
          <w:divBdr>
            <w:top w:val="none" w:sz="0" w:space="0" w:color="auto"/>
            <w:left w:val="none" w:sz="0" w:space="0" w:color="auto"/>
            <w:bottom w:val="none" w:sz="0" w:space="0" w:color="auto"/>
            <w:right w:val="none" w:sz="0" w:space="0" w:color="auto"/>
          </w:divBdr>
        </w:div>
        <w:div w:id="1405226785">
          <w:marLeft w:val="640"/>
          <w:marRight w:val="0"/>
          <w:marTop w:val="0"/>
          <w:marBottom w:val="0"/>
          <w:divBdr>
            <w:top w:val="none" w:sz="0" w:space="0" w:color="auto"/>
            <w:left w:val="none" w:sz="0" w:space="0" w:color="auto"/>
            <w:bottom w:val="none" w:sz="0" w:space="0" w:color="auto"/>
            <w:right w:val="none" w:sz="0" w:space="0" w:color="auto"/>
          </w:divBdr>
        </w:div>
        <w:div w:id="611863786">
          <w:marLeft w:val="640"/>
          <w:marRight w:val="0"/>
          <w:marTop w:val="0"/>
          <w:marBottom w:val="0"/>
          <w:divBdr>
            <w:top w:val="none" w:sz="0" w:space="0" w:color="auto"/>
            <w:left w:val="none" w:sz="0" w:space="0" w:color="auto"/>
            <w:bottom w:val="none" w:sz="0" w:space="0" w:color="auto"/>
            <w:right w:val="none" w:sz="0" w:space="0" w:color="auto"/>
          </w:divBdr>
        </w:div>
        <w:div w:id="1726831959">
          <w:marLeft w:val="640"/>
          <w:marRight w:val="0"/>
          <w:marTop w:val="0"/>
          <w:marBottom w:val="0"/>
          <w:divBdr>
            <w:top w:val="none" w:sz="0" w:space="0" w:color="auto"/>
            <w:left w:val="none" w:sz="0" w:space="0" w:color="auto"/>
            <w:bottom w:val="none" w:sz="0" w:space="0" w:color="auto"/>
            <w:right w:val="none" w:sz="0" w:space="0" w:color="auto"/>
          </w:divBdr>
        </w:div>
        <w:div w:id="234123221">
          <w:marLeft w:val="640"/>
          <w:marRight w:val="0"/>
          <w:marTop w:val="0"/>
          <w:marBottom w:val="0"/>
          <w:divBdr>
            <w:top w:val="none" w:sz="0" w:space="0" w:color="auto"/>
            <w:left w:val="none" w:sz="0" w:space="0" w:color="auto"/>
            <w:bottom w:val="none" w:sz="0" w:space="0" w:color="auto"/>
            <w:right w:val="none" w:sz="0" w:space="0" w:color="auto"/>
          </w:divBdr>
        </w:div>
        <w:div w:id="2147161942">
          <w:marLeft w:val="640"/>
          <w:marRight w:val="0"/>
          <w:marTop w:val="0"/>
          <w:marBottom w:val="0"/>
          <w:divBdr>
            <w:top w:val="none" w:sz="0" w:space="0" w:color="auto"/>
            <w:left w:val="none" w:sz="0" w:space="0" w:color="auto"/>
            <w:bottom w:val="none" w:sz="0" w:space="0" w:color="auto"/>
            <w:right w:val="none" w:sz="0" w:space="0" w:color="auto"/>
          </w:divBdr>
        </w:div>
        <w:div w:id="163673092">
          <w:marLeft w:val="640"/>
          <w:marRight w:val="0"/>
          <w:marTop w:val="0"/>
          <w:marBottom w:val="0"/>
          <w:divBdr>
            <w:top w:val="none" w:sz="0" w:space="0" w:color="auto"/>
            <w:left w:val="none" w:sz="0" w:space="0" w:color="auto"/>
            <w:bottom w:val="none" w:sz="0" w:space="0" w:color="auto"/>
            <w:right w:val="none" w:sz="0" w:space="0" w:color="auto"/>
          </w:divBdr>
        </w:div>
        <w:div w:id="425198545">
          <w:marLeft w:val="640"/>
          <w:marRight w:val="0"/>
          <w:marTop w:val="0"/>
          <w:marBottom w:val="0"/>
          <w:divBdr>
            <w:top w:val="none" w:sz="0" w:space="0" w:color="auto"/>
            <w:left w:val="none" w:sz="0" w:space="0" w:color="auto"/>
            <w:bottom w:val="none" w:sz="0" w:space="0" w:color="auto"/>
            <w:right w:val="none" w:sz="0" w:space="0" w:color="auto"/>
          </w:divBdr>
        </w:div>
        <w:div w:id="101339965">
          <w:marLeft w:val="640"/>
          <w:marRight w:val="0"/>
          <w:marTop w:val="0"/>
          <w:marBottom w:val="0"/>
          <w:divBdr>
            <w:top w:val="none" w:sz="0" w:space="0" w:color="auto"/>
            <w:left w:val="none" w:sz="0" w:space="0" w:color="auto"/>
            <w:bottom w:val="none" w:sz="0" w:space="0" w:color="auto"/>
            <w:right w:val="none" w:sz="0" w:space="0" w:color="auto"/>
          </w:divBdr>
        </w:div>
        <w:div w:id="1047141928">
          <w:marLeft w:val="640"/>
          <w:marRight w:val="0"/>
          <w:marTop w:val="0"/>
          <w:marBottom w:val="0"/>
          <w:divBdr>
            <w:top w:val="none" w:sz="0" w:space="0" w:color="auto"/>
            <w:left w:val="none" w:sz="0" w:space="0" w:color="auto"/>
            <w:bottom w:val="none" w:sz="0" w:space="0" w:color="auto"/>
            <w:right w:val="none" w:sz="0" w:space="0" w:color="auto"/>
          </w:divBdr>
        </w:div>
        <w:div w:id="663320925">
          <w:marLeft w:val="640"/>
          <w:marRight w:val="0"/>
          <w:marTop w:val="0"/>
          <w:marBottom w:val="0"/>
          <w:divBdr>
            <w:top w:val="none" w:sz="0" w:space="0" w:color="auto"/>
            <w:left w:val="none" w:sz="0" w:space="0" w:color="auto"/>
            <w:bottom w:val="none" w:sz="0" w:space="0" w:color="auto"/>
            <w:right w:val="none" w:sz="0" w:space="0" w:color="auto"/>
          </w:divBdr>
        </w:div>
        <w:div w:id="1533374284">
          <w:marLeft w:val="640"/>
          <w:marRight w:val="0"/>
          <w:marTop w:val="0"/>
          <w:marBottom w:val="0"/>
          <w:divBdr>
            <w:top w:val="none" w:sz="0" w:space="0" w:color="auto"/>
            <w:left w:val="none" w:sz="0" w:space="0" w:color="auto"/>
            <w:bottom w:val="none" w:sz="0" w:space="0" w:color="auto"/>
            <w:right w:val="none" w:sz="0" w:space="0" w:color="auto"/>
          </w:divBdr>
        </w:div>
        <w:div w:id="1229923029">
          <w:marLeft w:val="640"/>
          <w:marRight w:val="0"/>
          <w:marTop w:val="0"/>
          <w:marBottom w:val="0"/>
          <w:divBdr>
            <w:top w:val="none" w:sz="0" w:space="0" w:color="auto"/>
            <w:left w:val="none" w:sz="0" w:space="0" w:color="auto"/>
            <w:bottom w:val="none" w:sz="0" w:space="0" w:color="auto"/>
            <w:right w:val="none" w:sz="0" w:space="0" w:color="auto"/>
          </w:divBdr>
        </w:div>
        <w:div w:id="408040044">
          <w:marLeft w:val="640"/>
          <w:marRight w:val="0"/>
          <w:marTop w:val="0"/>
          <w:marBottom w:val="0"/>
          <w:divBdr>
            <w:top w:val="none" w:sz="0" w:space="0" w:color="auto"/>
            <w:left w:val="none" w:sz="0" w:space="0" w:color="auto"/>
            <w:bottom w:val="none" w:sz="0" w:space="0" w:color="auto"/>
            <w:right w:val="none" w:sz="0" w:space="0" w:color="auto"/>
          </w:divBdr>
        </w:div>
        <w:div w:id="15620515">
          <w:marLeft w:val="640"/>
          <w:marRight w:val="0"/>
          <w:marTop w:val="0"/>
          <w:marBottom w:val="0"/>
          <w:divBdr>
            <w:top w:val="none" w:sz="0" w:space="0" w:color="auto"/>
            <w:left w:val="none" w:sz="0" w:space="0" w:color="auto"/>
            <w:bottom w:val="none" w:sz="0" w:space="0" w:color="auto"/>
            <w:right w:val="none" w:sz="0" w:space="0" w:color="auto"/>
          </w:divBdr>
        </w:div>
        <w:div w:id="397024501">
          <w:marLeft w:val="640"/>
          <w:marRight w:val="0"/>
          <w:marTop w:val="0"/>
          <w:marBottom w:val="0"/>
          <w:divBdr>
            <w:top w:val="none" w:sz="0" w:space="0" w:color="auto"/>
            <w:left w:val="none" w:sz="0" w:space="0" w:color="auto"/>
            <w:bottom w:val="none" w:sz="0" w:space="0" w:color="auto"/>
            <w:right w:val="none" w:sz="0" w:space="0" w:color="auto"/>
          </w:divBdr>
        </w:div>
        <w:div w:id="516965224">
          <w:marLeft w:val="640"/>
          <w:marRight w:val="0"/>
          <w:marTop w:val="0"/>
          <w:marBottom w:val="0"/>
          <w:divBdr>
            <w:top w:val="none" w:sz="0" w:space="0" w:color="auto"/>
            <w:left w:val="none" w:sz="0" w:space="0" w:color="auto"/>
            <w:bottom w:val="none" w:sz="0" w:space="0" w:color="auto"/>
            <w:right w:val="none" w:sz="0" w:space="0" w:color="auto"/>
          </w:divBdr>
        </w:div>
        <w:div w:id="398018559">
          <w:marLeft w:val="640"/>
          <w:marRight w:val="0"/>
          <w:marTop w:val="0"/>
          <w:marBottom w:val="0"/>
          <w:divBdr>
            <w:top w:val="none" w:sz="0" w:space="0" w:color="auto"/>
            <w:left w:val="none" w:sz="0" w:space="0" w:color="auto"/>
            <w:bottom w:val="none" w:sz="0" w:space="0" w:color="auto"/>
            <w:right w:val="none" w:sz="0" w:space="0" w:color="auto"/>
          </w:divBdr>
        </w:div>
        <w:div w:id="1264457567">
          <w:marLeft w:val="640"/>
          <w:marRight w:val="0"/>
          <w:marTop w:val="0"/>
          <w:marBottom w:val="0"/>
          <w:divBdr>
            <w:top w:val="none" w:sz="0" w:space="0" w:color="auto"/>
            <w:left w:val="none" w:sz="0" w:space="0" w:color="auto"/>
            <w:bottom w:val="none" w:sz="0" w:space="0" w:color="auto"/>
            <w:right w:val="none" w:sz="0" w:space="0" w:color="auto"/>
          </w:divBdr>
        </w:div>
        <w:div w:id="1898322196">
          <w:marLeft w:val="640"/>
          <w:marRight w:val="0"/>
          <w:marTop w:val="0"/>
          <w:marBottom w:val="0"/>
          <w:divBdr>
            <w:top w:val="none" w:sz="0" w:space="0" w:color="auto"/>
            <w:left w:val="none" w:sz="0" w:space="0" w:color="auto"/>
            <w:bottom w:val="none" w:sz="0" w:space="0" w:color="auto"/>
            <w:right w:val="none" w:sz="0" w:space="0" w:color="auto"/>
          </w:divBdr>
        </w:div>
      </w:divsChild>
    </w:div>
    <w:div w:id="1262955947">
      <w:bodyDiv w:val="1"/>
      <w:marLeft w:val="0"/>
      <w:marRight w:val="0"/>
      <w:marTop w:val="0"/>
      <w:marBottom w:val="0"/>
      <w:divBdr>
        <w:top w:val="none" w:sz="0" w:space="0" w:color="auto"/>
        <w:left w:val="none" w:sz="0" w:space="0" w:color="auto"/>
        <w:bottom w:val="none" w:sz="0" w:space="0" w:color="auto"/>
        <w:right w:val="none" w:sz="0" w:space="0" w:color="auto"/>
      </w:divBdr>
      <w:divsChild>
        <w:div w:id="1333875957">
          <w:marLeft w:val="0"/>
          <w:marRight w:val="0"/>
          <w:marTop w:val="0"/>
          <w:marBottom w:val="0"/>
          <w:divBdr>
            <w:top w:val="none" w:sz="0" w:space="0" w:color="auto"/>
            <w:left w:val="none" w:sz="0" w:space="0" w:color="auto"/>
            <w:bottom w:val="none" w:sz="0" w:space="0" w:color="auto"/>
            <w:right w:val="none" w:sz="0" w:space="0" w:color="auto"/>
          </w:divBdr>
          <w:divsChild>
            <w:div w:id="1007706958">
              <w:marLeft w:val="0"/>
              <w:marRight w:val="0"/>
              <w:marTop w:val="0"/>
              <w:marBottom w:val="0"/>
              <w:divBdr>
                <w:top w:val="none" w:sz="0" w:space="0" w:color="auto"/>
                <w:left w:val="none" w:sz="0" w:space="0" w:color="auto"/>
                <w:bottom w:val="none" w:sz="0" w:space="0" w:color="auto"/>
                <w:right w:val="none" w:sz="0" w:space="0" w:color="auto"/>
              </w:divBdr>
              <w:divsChild>
                <w:div w:id="1831486607">
                  <w:marLeft w:val="0"/>
                  <w:marRight w:val="0"/>
                  <w:marTop w:val="0"/>
                  <w:marBottom w:val="0"/>
                  <w:divBdr>
                    <w:top w:val="none" w:sz="0" w:space="0" w:color="auto"/>
                    <w:left w:val="none" w:sz="0" w:space="0" w:color="auto"/>
                    <w:bottom w:val="none" w:sz="0" w:space="0" w:color="auto"/>
                    <w:right w:val="none" w:sz="0" w:space="0" w:color="auto"/>
                  </w:divBdr>
                  <w:divsChild>
                    <w:div w:id="872768495">
                      <w:marLeft w:val="0"/>
                      <w:marRight w:val="0"/>
                      <w:marTop w:val="0"/>
                      <w:marBottom w:val="0"/>
                      <w:divBdr>
                        <w:top w:val="none" w:sz="0" w:space="0" w:color="auto"/>
                        <w:left w:val="none" w:sz="0" w:space="0" w:color="auto"/>
                        <w:bottom w:val="none" w:sz="0" w:space="0" w:color="auto"/>
                        <w:right w:val="none" w:sz="0" w:space="0" w:color="auto"/>
                      </w:divBdr>
                      <w:divsChild>
                        <w:div w:id="264775624">
                          <w:marLeft w:val="0"/>
                          <w:marRight w:val="0"/>
                          <w:marTop w:val="0"/>
                          <w:marBottom w:val="0"/>
                          <w:divBdr>
                            <w:top w:val="none" w:sz="0" w:space="0" w:color="auto"/>
                            <w:left w:val="none" w:sz="0" w:space="0" w:color="auto"/>
                            <w:bottom w:val="none" w:sz="0" w:space="0" w:color="auto"/>
                            <w:right w:val="none" w:sz="0" w:space="0" w:color="auto"/>
                          </w:divBdr>
                          <w:divsChild>
                            <w:div w:id="46381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4829212">
      <w:bodyDiv w:val="1"/>
      <w:marLeft w:val="0"/>
      <w:marRight w:val="0"/>
      <w:marTop w:val="0"/>
      <w:marBottom w:val="0"/>
      <w:divBdr>
        <w:top w:val="none" w:sz="0" w:space="0" w:color="auto"/>
        <w:left w:val="none" w:sz="0" w:space="0" w:color="auto"/>
        <w:bottom w:val="none" w:sz="0" w:space="0" w:color="auto"/>
        <w:right w:val="none" w:sz="0" w:space="0" w:color="auto"/>
      </w:divBdr>
      <w:divsChild>
        <w:div w:id="243993235">
          <w:marLeft w:val="640"/>
          <w:marRight w:val="0"/>
          <w:marTop w:val="0"/>
          <w:marBottom w:val="0"/>
          <w:divBdr>
            <w:top w:val="none" w:sz="0" w:space="0" w:color="auto"/>
            <w:left w:val="none" w:sz="0" w:space="0" w:color="auto"/>
            <w:bottom w:val="none" w:sz="0" w:space="0" w:color="auto"/>
            <w:right w:val="none" w:sz="0" w:space="0" w:color="auto"/>
          </w:divBdr>
        </w:div>
        <w:div w:id="478424974">
          <w:marLeft w:val="640"/>
          <w:marRight w:val="0"/>
          <w:marTop w:val="0"/>
          <w:marBottom w:val="0"/>
          <w:divBdr>
            <w:top w:val="none" w:sz="0" w:space="0" w:color="auto"/>
            <w:left w:val="none" w:sz="0" w:space="0" w:color="auto"/>
            <w:bottom w:val="none" w:sz="0" w:space="0" w:color="auto"/>
            <w:right w:val="none" w:sz="0" w:space="0" w:color="auto"/>
          </w:divBdr>
        </w:div>
        <w:div w:id="1768311662">
          <w:marLeft w:val="640"/>
          <w:marRight w:val="0"/>
          <w:marTop w:val="0"/>
          <w:marBottom w:val="0"/>
          <w:divBdr>
            <w:top w:val="none" w:sz="0" w:space="0" w:color="auto"/>
            <w:left w:val="none" w:sz="0" w:space="0" w:color="auto"/>
            <w:bottom w:val="none" w:sz="0" w:space="0" w:color="auto"/>
            <w:right w:val="none" w:sz="0" w:space="0" w:color="auto"/>
          </w:divBdr>
        </w:div>
        <w:div w:id="1313413598">
          <w:marLeft w:val="640"/>
          <w:marRight w:val="0"/>
          <w:marTop w:val="0"/>
          <w:marBottom w:val="0"/>
          <w:divBdr>
            <w:top w:val="none" w:sz="0" w:space="0" w:color="auto"/>
            <w:left w:val="none" w:sz="0" w:space="0" w:color="auto"/>
            <w:bottom w:val="none" w:sz="0" w:space="0" w:color="auto"/>
            <w:right w:val="none" w:sz="0" w:space="0" w:color="auto"/>
          </w:divBdr>
        </w:div>
        <w:div w:id="74716764">
          <w:marLeft w:val="640"/>
          <w:marRight w:val="0"/>
          <w:marTop w:val="0"/>
          <w:marBottom w:val="0"/>
          <w:divBdr>
            <w:top w:val="none" w:sz="0" w:space="0" w:color="auto"/>
            <w:left w:val="none" w:sz="0" w:space="0" w:color="auto"/>
            <w:bottom w:val="none" w:sz="0" w:space="0" w:color="auto"/>
            <w:right w:val="none" w:sz="0" w:space="0" w:color="auto"/>
          </w:divBdr>
        </w:div>
        <w:div w:id="478766142">
          <w:marLeft w:val="640"/>
          <w:marRight w:val="0"/>
          <w:marTop w:val="0"/>
          <w:marBottom w:val="0"/>
          <w:divBdr>
            <w:top w:val="none" w:sz="0" w:space="0" w:color="auto"/>
            <w:left w:val="none" w:sz="0" w:space="0" w:color="auto"/>
            <w:bottom w:val="none" w:sz="0" w:space="0" w:color="auto"/>
            <w:right w:val="none" w:sz="0" w:space="0" w:color="auto"/>
          </w:divBdr>
        </w:div>
        <w:div w:id="795635320">
          <w:marLeft w:val="640"/>
          <w:marRight w:val="0"/>
          <w:marTop w:val="0"/>
          <w:marBottom w:val="0"/>
          <w:divBdr>
            <w:top w:val="none" w:sz="0" w:space="0" w:color="auto"/>
            <w:left w:val="none" w:sz="0" w:space="0" w:color="auto"/>
            <w:bottom w:val="none" w:sz="0" w:space="0" w:color="auto"/>
            <w:right w:val="none" w:sz="0" w:space="0" w:color="auto"/>
          </w:divBdr>
        </w:div>
        <w:div w:id="1134063591">
          <w:marLeft w:val="640"/>
          <w:marRight w:val="0"/>
          <w:marTop w:val="0"/>
          <w:marBottom w:val="0"/>
          <w:divBdr>
            <w:top w:val="none" w:sz="0" w:space="0" w:color="auto"/>
            <w:left w:val="none" w:sz="0" w:space="0" w:color="auto"/>
            <w:bottom w:val="none" w:sz="0" w:space="0" w:color="auto"/>
            <w:right w:val="none" w:sz="0" w:space="0" w:color="auto"/>
          </w:divBdr>
        </w:div>
        <w:div w:id="375816114">
          <w:marLeft w:val="640"/>
          <w:marRight w:val="0"/>
          <w:marTop w:val="0"/>
          <w:marBottom w:val="0"/>
          <w:divBdr>
            <w:top w:val="none" w:sz="0" w:space="0" w:color="auto"/>
            <w:left w:val="none" w:sz="0" w:space="0" w:color="auto"/>
            <w:bottom w:val="none" w:sz="0" w:space="0" w:color="auto"/>
            <w:right w:val="none" w:sz="0" w:space="0" w:color="auto"/>
          </w:divBdr>
        </w:div>
        <w:div w:id="960376601">
          <w:marLeft w:val="640"/>
          <w:marRight w:val="0"/>
          <w:marTop w:val="0"/>
          <w:marBottom w:val="0"/>
          <w:divBdr>
            <w:top w:val="none" w:sz="0" w:space="0" w:color="auto"/>
            <w:left w:val="none" w:sz="0" w:space="0" w:color="auto"/>
            <w:bottom w:val="none" w:sz="0" w:space="0" w:color="auto"/>
            <w:right w:val="none" w:sz="0" w:space="0" w:color="auto"/>
          </w:divBdr>
        </w:div>
        <w:div w:id="1174757175">
          <w:marLeft w:val="640"/>
          <w:marRight w:val="0"/>
          <w:marTop w:val="0"/>
          <w:marBottom w:val="0"/>
          <w:divBdr>
            <w:top w:val="none" w:sz="0" w:space="0" w:color="auto"/>
            <w:left w:val="none" w:sz="0" w:space="0" w:color="auto"/>
            <w:bottom w:val="none" w:sz="0" w:space="0" w:color="auto"/>
            <w:right w:val="none" w:sz="0" w:space="0" w:color="auto"/>
          </w:divBdr>
        </w:div>
        <w:div w:id="1010445138">
          <w:marLeft w:val="640"/>
          <w:marRight w:val="0"/>
          <w:marTop w:val="0"/>
          <w:marBottom w:val="0"/>
          <w:divBdr>
            <w:top w:val="none" w:sz="0" w:space="0" w:color="auto"/>
            <w:left w:val="none" w:sz="0" w:space="0" w:color="auto"/>
            <w:bottom w:val="none" w:sz="0" w:space="0" w:color="auto"/>
            <w:right w:val="none" w:sz="0" w:space="0" w:color="auto"/>
          </w:divBdr>
        </w:div>
        <w:div w:id="2037806101">
          <w:marLeft w:val="640"/>
          <w:marRight w:val="0"/>
          <w:marTop w:val="0"/>
          <w:marBottom w:val="0"/>
          <w:divBdr>
            <w:top w:val="none" w:sz="0" w:space="0" w:color="auto"/>
            <w:left w:val="none" w:sz="0" w:space="0" w:color="auto"/>
            <w:bottom w:val="none" w:sz="0" w:space="0" w:color="auto"/>
            <w:right w:val="none" w:sz="0" w:space="0" w:color="auto"/>
          </w:divBdr>
        </w:div>
        <w:div w:id="769669160">
          <w:marLeft w:val="640"/>
          <w:marRight w:val="0"/>
          <w:marTop w:val="0"/>
          <w:marBottom w:val="0"/>
          <w:divBdr>
            <w:top w:val="none" w:sz="0" w:space="0" w:color="auto"/>
            <w:left w:val="none" w:sz="0" w:space="0" w:color="auto"/>
            <w:bottom w:val="none" w:sz="0" w:space="0" w:color="auto"/>
            <w:right w:val="none" w:sz="0" w:space="0" w:color="auto"/>
          </w:divBdr>
        </w:div>
        <w:div w:id="2011638349">
          <w:marLeft w:val="640"/>
          <w:marRight w:val="0"/>
          <w:marTop w:val="0"/>
          <w:marBottom w:val="0"/>
          <w:divBdr>
            <w:top w:val="none" w:sz="0" w:space="0" w:color="auto"/>
            <w:left w:val="none" w:sz="0" w:space="0" w:color="auto"/>
            <w:bottom w:val="none" w:sz="0" w:space="0" w:color="auto"/>
            <w:right w:val="none" w:sz="0" w:space="0" w:color="auto"/>
          </w:divBdr>
        </w:div>
        <w:div w:id="902452562">
          <w:marLeft w:val="640"/>
          <w:marRight w:val="0"/>
          <w:marTop w:val="0"/>
          <w:marBottom w:val="0"/>
          <w:divBdr>
            <w:top w:val="none" w:sz="0" w:space="0" w:color="auto"/>
            <w:left w:val="none" w:sz="0" w:space="0" w:color="auto"/>
            <w:bottom w:val="none" w:sz="0" w:space="0" w:color="auto"/>
            <w:right w:val="none" w:sz="0" w:space="0" w:color="auto"/>
          </w:divBdr>
        </w:div>
        <w:div w:id="1868367844">
          <w:marLeft w:val="640"/>
          <w:marRight w:val="0"/>
          <w:marTop w:val="0"/>
          <w:marBottom w:val="0"/>
          <w:divBdr>
            <w:top w:val="none" w:sz="0" w:space="0" w:color="auto"/>
            <w:left w:val="none" w:sz="0" w:space="0" w:color="auto"/>
            <w:bottom w:val="none" w:sz="0" w:space="0" w:color="auto"/>
            <w:right w:val="none" w:sz="0" w:space="0" w:color="auto"/>
          </w:divBdr>
        </w:div>
        <w:div w:id="1609894541">
          <w:marLeft w:val="640"/>
          <w:marRight w:val="0"/>
          <w:marTop w:val="0"/>
          <w:marBottom w:val="0"/>
          <w:divBdr>
            <w:top w:val="none" w:sz="0" w:space="0" w:color="auto"/>
            <w:left w:val="none" w:sz="0" w:space="0" w:color="auto"/>
            <w:bottom w:val="none" w:sz="0" w:space="0" w:color="auto"/>
            <w:right w:val="none" w:sz="0" w:space="0" w:color="auto"/>
          </w:divBdr>
        </w:div>
        <w:div w:id="1327897281">
          <w:marLeft w:val="640"/>
          <w:marRight w:val="0"/>
          <w:marTop w:val="0"/>
          <w:marBottom w:val="0"/>
          <w:divBdr>
            <w:top w:val="none" w:sz="0" w:space="0" w:color="auto"/>
            <w:left w:val="none" w:sz="0" w:space="0" w:color="auto"/>
            <w:bottom w:val="none" w:sz="0" w:space="0" w:color="auto"/>
            <w:right w:val="none" w:sz="0" w:space="0" w:color="auto"/>
          </w:divBdr>
        </w:div>
        <w:div w:id="1938902996">
          <w:marLeft w:val="640"/>
          <w:marRight w:val="0"/>
          <w:marTop w:val="0"/>
          <w:marBottom w:val="0"/>
          <w:divBdr>
            <w:top w:val="none" w:sz="0" w:space="0" w:color="auto"/>
            <w:left w:val="none" w:sz="0" w:space="0" w:color="auto"/>
            <w:bottom w:val="none" w:sz="0" w:space="0" w:color="auto"/>
            <w:right w:val="none" w:sz="0" w:space="0" w:color="auto"/>
          </w:divBdr>
        </w:div>
        <w:div w:id="1404331494">
          <w:marLeft w:val="640"/>
          <w:marRight w:val="0"/>
          <w:marTop w:val="0"/>
          <w:marBottom w:val="0"/>
          <w:divBdr>
            <w:top w:val="none" w:sz="0" w:space="0" w:color="auto"/>
            <w:left w:val="none" w:sz="0" w:space="0" w:color="auto"/>
            <w:bottom w:val="none" w:sz="0" w:space="0" w:color="auto"/>
            <w:right w:val="none" w:sz="0" w:space="0" w:color="auto"/>
          </w:divBdr>
        </w:div>
        <w:div w:id="426968481">
          <w:marLeft w:val="640"/>
          <w:marRight w:val="0"/>
          <w:marTop w:val="0"/>
          <w:marBottom w:val="0"/>
          <w:divBdr>
            <w:top w:val="none" w:sz="0" w:space="0" w:color="auto"/>
            <w:left w:val="none" w:sz="0" w:space="0" w:color="auto"/>
            <w:bottom w:val="none" w:sz="0" w:space="0" w:color="auto"/>
            <w:right w:val="none" w:sz="0" w:space="0" w:color="auto"/>
          </w:divBdr>
        </w:div>
        <w:div w:id="1396049153">
          <w:marLeft w:val="640"/>
          <w:marRight w:val="0"/>
          <w:marTop w:val="0"/>
          <w:marBottom w:val="0"/>
          <w:divBdr>
            <w:top w:val="none" w:sz="0" w:space="0" w:color="auto"/>
            <w:left w:val="none" w:sz="0" w:space="0" w:color="auto"/>
            <w:bottom w:val="none" w:sz="0" w:space="0" w:color="auto"/>
            <w:right w:val="none" w:sz="0" w:space="0" w:color="auto"/>
          </w:divBdr>
        </w:div>
        <w:div w:id="2089617916">
          <w:marLeft w:val="640"/>
          <w:marRight w:val="0"/>
          <w:marTop w:val="0"/>
          <w:marBottom w:val="0"/>
          <w:divBdr>
            <w:top w:val="none" w:sz="0" w:space="0" w:color="auto"/>
            <w:left w:val="none" w:sz="0" w:space="0" w:color="auto"/>
            <w:bottom w:val="none" w:sz="0" w:space="0" w:color="auto"/>
            <w:right w:val="none" w:sz="0" w:space="0" w:color="auto"/>
          </w:divBdr>
        </w:div>
        <w:div w:id="504781944">
          <w:marLeft w:val="640"/>
          <w:marRight w:val="0"/>
          <w:marTop w:val="0"/>
          <w:marBottom w:val="0"/>
          <w:divBdr>
            <w:top w:val="none" w:sz="0" w:space="0" w:color="auto"/>
            <w:left w:val="none" w:sz="0" w:space="0" w:color="auto"/>
            <w:bottom w:val="none" w:sz="0" w:space="0" w:color="auto"/>
            <w:right w:val="none" w:sz="0" w:space="0" w:color="auto"/>
          </w:divBdr>
        </w:div>
        <w:div w:id="442456617">
          <w:marLeft w:val="640"/>
          <w:marRight w:val="0"/>
          <w:marTop w:val="0"/>
          <w:marBottom w:val="0"/>
          <w:divBdr>
            <w:top w:val="none" w:sz="0" w:space="0" w:color="auto"/>
            <w:left w:val="none" w:sz="0" w:space="0" w:color="auto"/>
            <w:bottom w:val="none" w:sz="0" w:space="0" w:color="auto"/>
            <w:right w:val="none" w:sz="0" w:space="0" w:color="auto"/>
          </w:divBdr>
        </w:div>
        <w:div w:id="1081559719">
          <w:marLeft w:val="640"/>
          <w:marRight w:val="0"/>
          <w:marTop w:val="0"/>
          <w:marBottom w:val="0"/>
          <w:divBdr>
            <w:top w:val="none" w:sz="0" w:space="0" w:color="auto"/>
            <w:left w:val="none" w:sz="0" w:space="0" w:color="auto"/>
            <w:bottom w:val="none" w:sz="0" w:space="0" w:color="auto"/>
            <w:right w:val="none" w:sz="0" w:space="0" w:color="auto"/>
          </w:divBdr>
        </w:div>
        <w:div w:id="555580332">
          <w:marLeft w:val="640"/>
          <w:marRight w:val="0"/>
          <w:marTop w:val="0"/>
          <w:marBottom w:val="0"/>
          <w:divBdr>
            <w:top w:val="none" w:sz="0" w:space="0" w:color="auto"/>
            <w:left w:val="none" w:sz="0" w:space="0" w:color="auto"/>
            <w:bottom w:val="none" w:sz="0" w:space="0" w:color="auto"/>
            <w:right w:val="none" w:sz="0" w:space="0" w:color="auto"/>
          </w:divBdr>
        </w:div>
        <w:div w:id="32921254">
          <w:marLeft w:val="640"/>
          <w:marRight w:val="0"/>
          <w:marTop w:val="0"/>
          <w:marBottom w:val="0"/>
          <w:divBdr>
            <w:top w:val="none" w:sz="0" w:space="0" w:color="auto"/>
            <w:left w:val="none" w:sz="0" w:space="0" w:color="auto"/>
            <w:bottom w:val="none" w:sz="0" w:space="0" w:color="auto"/>
            <w:right w:val="none" w:sz="0" w:space="0" w:color="auto"/>
          </w:divBdr>
        </w:div>
        <w:div w:id="1684631031">
          <w:marLeft w:val="640"/>
          <w:marRight w:val="0"/>
          <w:marTop w:val="0"/>
          <w:marBottom w:val="0"/>
          <w:divBdr>
            <w:top w:val="none" w:sz="0" w:space="0" w:color="auto"/>
            <w:left w:val="none" w:sz="0" w:space="0" w:color="auto"/>
            <w:bottom w:val="none" w:sz="0" w:space="0" w:color="auto"/>
            <w:right w:val="none" w:sz="0" w:space="0" w:color="auto"/>
          </w:divBdr>
        </w:div>
        <w:div w:id="319627309">
          <w:marLeft w:val="640"/>
          <w:marRight w:val="0"/>
          <w:marTop w:val="0"/>
          <w:marBottom w:val="0"/>
          <w:divBdr>
            <w:top w:val="none" w:sz="0" w:space="0" w:color="auto"/>
            <w:left w:val="none" w:sz="0" w:space="0" w:color="auto"/>
            <w:bottom w:val="none" w:sz="0" w:space="0" w:color="auto"/>
            <w:right w:val="none" w:sz="0" w:space="0" w:color="auto"/>
          </w:divBdr>
        </w:div>
        <w:div w:id="1203594177">
          <w:marLeft w:val="640"/>
          <w:marRight w:val="0"/>
          <w:marTop w:val="0"/>
          <w:marBottom w:val="0"/>
          <w:divBdr>
            <w:top w:val="none" w:sz="0" w:space="0" w:color="auto"/>
            <w:left w:val="none" w:sz="0" w:space="0" w:color="auto"/>
            <w:bottom w:val="none" w:sz="0" w:space="0" w:color="auto"/>
            <w:right w:val="none" w:sz="0" w:space="0" w:color="auto"/>
          </w:divBdr>
        </w:div>
        <w:div w:id="1257053013">
          <w:marLeft w:val="640"/>
          <w:marRight w:val="0"/>
          <w:marTop w:val="0"/>
          <w:marBottom w:val="0"/>
          <w:divBdr>
            <w:top w:val="none" w:sz="0" w:space="0" w:color="auto"/>
            <w:left w:val="none" w:sz="0" w:space="0" w:color="auto"/>
            <w:bottom w:val="none" w:sz="0" w:space="0" w:color="auto"/>
            <w:right w:val="none" w:sz="0" w:space="0" w:color="auto"/>
          </w:divBdr>
        </w:div>
        <w:div w:id="465045978">
          <w:marLeft w:val="640"/>
          <w:marRight w:val="0"/>
          <w:marTop w:val="0"/>
          <w:marBottom w:val="0"/>
          <w:divBdr>
            <w:top w:val="none" w:sz="0" w:space="0" w:color="auto"/>
            <w:left w:val="none" w:sz="0" w:space="0" w:color="auto"/>
            <w:bottom w:val="none" w:sz="0" w:space="0" w:color="auto"/>
            <w:right w:val="none" w:sz="0" w:space="0" w:color="auto"/>
          </w:divBdr>
        </w:div>
        <w:div w:id="283851529">
          <w:marLeft w:val="640"/>
          <w:marRight w:val="0"/>
          <w:marTop w:val="0"/>
          <w:marBottom w:val="0"/>
          <w:divBdr>
            <w:top w:val="none" w:sz="0" w:space="0" w:color="auto"/>
            <w:left w:val="none" w:sz="0" w:space="0" w:color="auto"/>
            <w:bottom w:val="none" w:sz="0" w:space="0" w:color="auto"/>
            <w:right w:val="none" w:sz="0" w:space="0" w:color="auto"/>
          </w:divBdr>
        </w:div>
        <w:div w:id="44184480">
          <w:marLeft w:val="640"/>
          <w:marRight w:val="0"/>
          <w:marTop w:val="0"/>
          <w:marBottom w:val="0"/>
          <w:divBdr>
            <w:top w:val="none" w:sz="0" w:space="0" w:color="auto"/>
            <w:left w:val="none" w:sz="0" w:space="0" w:color="auto"/>
            <w:bottom w:val="none" w:sz="0" w:space="0" w:color="auto"/>
            <w:right w:val="none" w:sz="0" w:space="0" w:color="auto"/>
          </w:divBdr>
        </w:div>
      </w:divsChild>
    </w:div>
    <w:div w:id="1275400839">
      <w:bodyDiv w:val="1"/>
      <w:marLeft w:val="0"/>
      <w:marRight w:val="0"/>
      <w:marTop w:val="0"/>
      <w:marBottom w:val="0"/>
      <w:divBdr>
        <w:top w:val="none" w:sz="0" w:space="0" w:color="auto"/>
        <w:left w:val="none" w:sz="0" w:space="0" w:color="auto"/>
        <w:bottom w:val="none" w:sz="0" w:space="0" w:color="auto"/>
        <w:right w:val="none" w:sz="0" w:space="0" w:color="auto"/>
      </w:divBdr>
      <w:divsChild>
        <w:div w:id="732893264">
          <w:marLeft w:val="640"/>
          <w:marRight w:val="0"/>
          <w:marTop w:val="0"/>
          <w:marBottom w:val="0"/>
          <w:divBdr>
            <w:top w:val="none" w:sz="0" w:space="0" w:color="auto"/>
            <w:left w:val="none" w:sz="0" w:space="0" w:color="auto"/>
            <w:bottom w:val="none" w:sz="0" w:space="0" w:color="auto"/>
            <w:right w:val="none" w:sz="0" w:space="0" w:color="auto"/>
          </w:divBdr>
        </w:div>
        <w:div w:id="1797598287">
          <w:marLeft w:val="640"/>
          <w:marRight w:val="0"/>
          <w:marTop w:val="0"/>
          <w:marBottom w:val="0"/>
          <w:divBdr>
            <w:top w:val="none" w:sz="0" w:space="0" w:color="auto"/>
            <w:left w:val="none" w:sz="0" w:space="0" w:color="auto"/>
            <w:bottom w:val="none" w:sz="0" w:space="0" w:color="auto"/>
            <w:right w:val="none" w:sz="0" w:space="0" w:color="auto"/>
          </w:divBdr>
        </w:div>
        <w:div w:id="1968077910">
          <w:marLeft w:val="640"/>
          <w:marRight w:val="0"/>
          <w:marTop w:val="0"/>
          <w:marBottom w:val="0"/>
          <w:divBdr>
            <w:top w:val="none" w:sz="0" w:space="0" w:color="auto"/>
            <w:left w:val="none" w:sz="0" w:space="0" w:color="auto"/>
            <w:bottom w:val="none" w:sz="0" w:space="0" w:color="auto"/>
            <w:right w:val="none" w:sz="0" w:space="0" w:color="auto"/>
          </w:divBdr>
        </w:div>
        <w:div w:id="1204095216">
          <w:marLeft w:val="640"/>
          <w:marRight w:val="0"/>
          <w:marTop w:val="0"/>
          <w:marBottom w:val="0"/>
          <w:divBdr>
            <w:top w:val="none" w:sz="0" w:space="0" w:color="auto"/>
            <w:left w:val="none" w:sz="0" w:space="0" w:color="auto"/>
            <w:bottom w:val="none" w:sz="0" w:space="0" w:color="auto"/>
            <w:right w:val="none" w:sz="0" w:space="0" w:color="auto"/>
          </w:divBdr>
        </w:div>
        <w:div w:id="1965381676">
          <w:marLeft w:val="640"/>
          <w:marRight w:val="0"/>
          <w:marTop w:val="0"/>
          <w:marBottom w:val="0"/>
          <w:divBdr>
            <w:top w:val="none" w:sz="0" w:space="0" w:color="auto"/>
            <w:left w:val="none" w:sz="0" w:space="0" w:color="auto"/>
            <w:bottom w:val="none" w:sz="0" w:space="0" w:color="auto"/>
            <w:right w:val="none" w:sz="0" w:space="0" w:color="auto"/>
          </w:divBdr>
        </w:div>
        <w:div w:id="1911622309">
          <w:marLeft w:val="640"/>
          <w:marRight w:val="0"/>
          <w:marTop w:val="0"/>
          <w:marBottom w:val="0"/>
          <w:divBdr>
            <w:top w:val="none" w:sz="0" w:space="0" w:color="auto"/>
            <w:left w:val="none" w:sz="0" w:space="0" w:color="auto"/>
            <w:bottom w:val="none" w:sz="0" w:space="0" w:color="auto"/>
            <w:right w:val="none" w:sz="0" w:space="0" w:color="auto"/>
          </w:divBdr>
        </w:div>
        <w:div w:id="1881016401">
          <w:marLeft w:val="640"/>
          <w:marRight w:val="0"/>
          <w:marTop w:val="0"/>
          <w:marBottom w:val="0"/>
          <w:divBdr>
            <w:top w:val="none" w:sz="0" w:space="0" w:color="auto"/>
            <w:left w:val="none" w:sz="0" w:space="0" w:color="auto"/>
            <w:bottom w:val="none" w:sz="0" w:space="0" w:color="auto"/>
            <w:right w:val="none" w:sz="0" w:space="0" w:color="auto"/>
          </w:divBdr>
        </w:div>
        <w:div w:id="314452547">
          <w:marLeft w:val="640"/>
          <w:marRight w:val="0"/>
          <w:marTop w:val="0"/>
          <w:marBottom w:val="0"/>
          <w:divBdr>
            <w:top w:val="none" w:sz="0" w:space="0" w:color="auto"/>
            <w:left w:val="none" w:sz="0" w:space="0" w:color="auto"/>
            <w:bottom w:val="none" w:sz="0" w:space="0" w:color="auto"/>
            <w:right w:val="none" w:sz="0" w:space="0" w:color="auto"/>
          </w:divBdr>
        </w:div>
        <w:div w:id="810442875">
          <w:marLeft w:val="640"/>
          <w:marRight w:val="0"/>
          <w:marTop w:val="0"/>
          <w:marBottom w:val="0"/>
          <w:divBdr>
            <w:top w:val="none" w:sz="0" w:space="0" w:color="auto"/>
            <w:left w:val="none" w:sz="0" w:space="0" w:color="auto"/>
            <w:bottom w:val="none" w:sz="0" w:space="0" w:color="auto"/>
            <w:right w:val="none" w:sz="0" w:space="0" w:color="auto"/>
          </w:divBdr>
        </w:div>
        <w:div w:id="1668289222">
          <w:marLeft w:val="640"/>
          <w:marRight w:val="0"/>
          <w:marTop w:val="0"/>
          <w:marBottom w:val="0"/>
          <w:divBdr>
            <w:top w:val="none" w:sz="0" w:space="0" w:color="auto"/>
            <w:left w:val="none" w:sz="0" w:space="0" w:color="auto"/>
            <w:bottom w:val="none" w:sz="0" w:space="0" w:color="auto"/>
            <w:right w:val="none" w:sz="0" w:space="0" w:color="auto"/>
          </w:divBdr>
        </w:div>
        <w:div w:id="1519811132">
          <w:marLeft w:val="640"/>
          <w:marRight w:val="0"/>
          <w:marTop w:val="0"/>
          <w:marBottom w:val="0"/>
          <w:divBdr>
            <w:top w:val="none" w:sz="0" w:space="0" w:color="auto"/>
            <w:left w:val="none" w:sz="0" w:space="0" w:color="auto"/>
            <w:bottom w:val="none" w:sz="0" w:space="0" w:color="auto"/>
            <w:right w:val="none" w:sz="0" w:space="0" w:color="auto"/>
          </w:divBdr>
        </w:div>
        <w:div w:id="57018075">
          <w:marLeft w:val="640"/>
          <w:marRight w:val="0"/>
          <w:marTop w:val="0"/>
          <w:marBottom w:val="0"/>
          <w:divBdr>
            <w:top w:val="none" w:sz="0" w:space="0" w:color="auto"/>
            <w:left w:val="none" w:sz="0" w:space="0" w:color="auto"/>
            <w:bottom w:val="none" w:sz="0" w:space="0" w:color="auto"/>
            <w:right w:val="none" w:sz="0" w:space="0" w:color="auto"/>
          </w:divBdr>
        </w:div>
        <w:div w:id="1109475525">
          <w:marLeft w:val="640"/>
          <w:marRight w:val="0"/>
          <w:marTop w:val="0"/>
          <w:marBottom w:val="0"/>
          <w:divBdr>
            <w:top w:val="none" w:sz="0" w:space="0" w:color="auto"/>
            <w:left w:val="none" w:sz="0" w:space="0" w:color="auto"/>
            <w:bottom w:val="none" w:sz="0" w:space="0" w:color="auto"/>
            <w:right w:val="none" w:sz="0" w:space="0" w:color="auto"/>
          </w:divBdr>
        </w:div>
        <w:div w:id="2113278984">
          <w:marLeft w:val="640"/>
          <w:marRight w:val="0"/>
          <w:marTop w:val="0"/>
          <w:marBottom w:val="0"/>
          <w:divBdr>
            <w:top w:val="none" w:sz="0" w:space="0" w:color="auto"/>
            <w:left w:val="none" w:sz="0" w:space="0" w:color="auto"/>
            <w:bottom w:val="none" w:sz="0" w:space="0" w:color="auto"/>
            <w:right w:val="none" w:sz="0" w:space="0" w:color="auto"/>
          </w:divBdr>
        </w:div>
      </w:divsChild>
    </w:div>
    <w:div w:id="1276672273">
      <w:bodyDiv w:val="1"/>
      <w:marLeft w:val="0"/>
      <w:marRight w:val="0"/>
      <w:marTop w:val="0"/>
      <w:marBottom w:val="0"/>
      <w:divBdr>
        <w:top w:val="none" w:sz="0" w:space="0" w:color="auto"/>
        <w:left w:val="none" w:sz="0" w:space="0" w:color="auto"/>
        <w:bottom w:val="none" w:sz="0" w:space="0" w:color="auto"/>
        <w:right w:val="none" w:sz="0" w:space="0" w:color="auto"/>
      </w:divBdr>
      <w:divsChild>
        <w:div w:id="2091074034">
          <w:marLeft w:val="640"/>
          <w:marRight w:val="0"/>
          <w:marTop w:val="0"/>
          <w:marBottom w:val="0"/>
          <w:divBdr>
            <w:top w:val="none" w:sz="0" w:space="0" w:color="auto"/>
            <w:left w:val="none" w:sz="0" w:space="0" w:color="auto"/>
            <w:bottom w:val="none" w:sz="0" w:space="0" w:color="auto"/>
            <w:right w:val="none" w:sz="0" w:space="0" w:color="auto"/>
          </w:divBdr>
        </w:div>
        <w:div w:id="562105620">
          <w:marLeft w:val="640"/>
          <w:marRight w:val="0"/>
          <w:marTop w:val="0"/>
          <w:marBottom w:val="0"/>
          <w:divBdr>
            <w:top w:val="none" w:sz="0" w:space="0" w:color="auto"/>
            <w:left w:val="none" w:sz="0" w:space="0" w:color="auto"/>
            <w:bottom w:val="none" w:sz="0" w:space="0" w:color="auto"/>
            <w:right w:val="none" w:sz="0" w:space="0" w:color="auto"/>
          </w:divBdr>
        </w:div>
        <w:div w:id="2020544892">
          <w:marLeft w:val="640"/>
          <w:marRight w:val="0"/>
          <w:marTop w:val="0"/>
          <w:marBottom w:val="0"/>
          <w:divBdr>
            <w:top w:val="none" w:sz="0" w:space="0" w:color="auto"/>
            <w:left w:val="none" w:sz="0" w:space="0" w:color="auto"/>
            <w:bottom w:val="none" w:sz="0" w:space="0" w:color="auto"/>
            <w:right w:val="none" w:sz="0" w:space="0" w:color="auto"/>
          </w:divBdr>
        </w:div>
        <w:div w:id="2045326335">
          <w:marLeft w:val="640"/>
          <w:marRight w:val="0"/>
          <w:marTop w:val="0"/>
          <w:marBottom w:val="0"/>
          <w:divBdr>
            <w:top w:val="none" w:sz="0" w:space="0" w:color="auto"/>
            <w:left w:val="none" w:sz="0" w:space="0" w:color="auto"/>
            <w:bottom w:val="none" w:sz="0" w:space="0" w:color="auto"/>
            <w:right w:val="none" w:sz="0" w:space="0" w:color="auto"/>
          </w:divBdr>
        </w:div>
        <w:div w:id="645360479">
          <w:marLeft w:val="640"/>
          <w:marRight w:val="0"/>
          <w:marTop w:val="0"/>
          <w:marBottom w:val="0"/>
          <w:divBdr>
            <w:top w:val="none" w:sz="0" w:space="0" w:color="auto"/>
            <w:left w:val="none" w:sz="0" w:space="0" w:color="auto"/>
            <w:bottom w:val="none" w:sz="0" w:space="0" w:color="auto"/>
            <w:right w:val="none" w:sz="0" w:space="0" w:color="auto"/>
          </w:divBdr>
        </w:div>
        <w:div w:id="1580408101">
          <w:marLeft w:val="640"/>
          <w:marRight w:val="0"/>
          <w:marTop w:val="0"/>
          <w:marBottom w:val="0"/>
          <w:divBdr>
            <w:top w:val="none" w:sz="0" w:space="0" w:color="auto"/>
            <w:left w:val="none" w:sz="0" w:space="0" w:color="auto"/>
            <w:bottom w:val="none" w:sz="0" w:space="0" w:color="auto"/>
            <w:right w:val="none" w:sz="0" w:space="0" w:color="auto"/>
          </w:divBdr>
        </w:div>
        <w:div w:id="2068527324">
          <w:marLeft w:val="640"/>
          <w:marRight w:val="0"/>
          <w:marTop w:val="0"/>
          <w:marBottom w:val="0"/>
          <w:divBdr>
            <w:top w:val="none" w:sz="0" w:space="0" w:color="auto"/>
            <w:left w:val="none" w:sz="0" w:space="0" w:color="auto"/>
            <w:bottom w:val="none" w:sz="0" w:space="0" w:color="auto"/>
            <w:right w:val="none" w:sz="0" w:space="0" w:color="auto"/>
          </w:divBdr>
        </w:div>
        <w:div w:id="853541743">
          <w:marLeft w:val="640"/>
          <w:marRight w:val="0"/>
          <w:marTop w:val="0"/>
          <w:marBottom w:val="0"/>
          <w:divBdr>
            <w:top w:val="none" w:sz="0" w:space="0" w:color="auto"/>
            <w:left w:val="none" w:sz="0" w:space="0" w:color="auto"/>
            <w:bottom w:val="none" w:sz="0" w:space="0" w:color="auto"/>
            <w:right w:val="none" w:sz="0" w:space="0" w:color="auto"/>
          </w:divBdr>
        </w:div>
        <w:div w:id="102842507">
          <w:marLeft w:val="640"/>
          <w:marRight w:val="0"/>
          <w:marTop w:val="0"/>
          <w:marBottom w:val="0"/>
          <w:divBdr>
            <w:top w:val="none" w:sz="0" w:space="0" w:color="auto"/>
            <w:left w:val="none" w:sz="0" w:space="0" w:color="auto"/>
            <w:bottom w:val="none" w:sz="0" w:space="0" w:color="auto"/>
            <w:right w:val="none" w:sz="0" w:space="0" w:color="auto"/>
          </w:divBdr>
        </w:div>
        <w:div w:id="2104065212">
          <w:marLeft w:val="640"/>
          <w:marRight w:val="0"/>
          <w:marTop w:val="0"/>
          <w:marBottom w:val="0"/>
          <w:divBdr>
            <w:top w:val="none" w:sz="0" w:space="0" w:color="auto"/>
            <w:left w:val="none" w:sz="0" w:space="0" w:color="auto"/>
            <w:bottom w:val="none" w:sz="0" w:space="0" w:color="auto"/>
            <w:right w:val="none" w:sz="0" w:space="0" w:color="auto"/>
          </w:divBdr>
        </w:div>
        <w:div w:id="153642342">
          <w:marLeft w:val="640"/>
          <w:marRight w:val="0"/>
          <w:marTop w:val="0"/>
          <w:marBottom w:val="0"/>
          <w:divBdr>
            <w:top w:val="none" w:sz="0" w:space="0" w:color="auto"/>
            <w:left w:val="none" w:sz="0" w:space="0" w:color="auto"/>
            <w:bottom w:val="none" w:sz="0" w:space="0" w:color="auto"/>
            <w:right w:val="none" w:sz="0" w:space="0" w:color="auto"/>
          </w:divBdr>
        </w:div>
        <w:div w:id="1323659041">
          <w:marLeft w:val="640"/>
          <w:marRight w:val="0"/>
          <w:marTop w:val="0"/>
          <w:marBottom w:val="0"/>
          <w:divBdr>
            <w:top w:val="none" w:sz="0" w:space="0" w:color="auto"/>
            <w:left w:val="none" w:sz="0" w:space="0" w:color="auto"/>
            <w:bottom w:val="none" w:sz="0" w:space="0" w:color="auto"/>
            <w:right w:val="none" w:sz="0" w:space="0" w:color="auto"/>
          </w:divBdr>
        </w:div>
        <w:div w:id="1335061915">
          <w:marLeft w:val="640"/>
          <w:marRight w:val="0"/>
          <w:marTop w:val="0"/>
          <w:marBottom w:val="0"/>
          <w:divBdr>
            <w:top w:val="none" w:sz="0" w:space="0" w:color="auto"/>
            <w:left w:val="none" w:sz="0" w:space="0" w:color="auto"/>
            <w:bottom w:val="none" w:sz="0" w:space="0" w:color="auto"/>
            <w:right w:val="none" w:sz="0" w:space="0" w:color="auto"/>
          </w:divBdr>
        </w:div>
        <w:div w:id="921184094">
          <w:marLeft w:val="640"/>
          <w:marRight w:val="0"/>
          <w:marTop w:val="0"/>
          <w:marBottom w:val="0"/>
          <w:divBdr>
            <w:top w:val="none" w:sz="0" w:space="0" w:color="auto"/>
            <w:left w:val="none" w:sz="0" w:space="0" w:color="auto"/>
            <w:bottom w:val="none" w:sz="0" w:space="0" w:color="auto"/>
            <w:right w:val="none" w:sz="0" w:space="0" w:color="auto"/>
          </w:divBdr>
        </w:div>
        <w:div w:id="1487164827">
          <w:marLeft w:val="640"/>
          <w:marRight w:val="0"/>
          <w:marTop w:val="0"/>
          <w:marBottom w:val="0"/>
          <w:divBdr>
            <w:top w:val="none" w:sz="0" w:space="0" w:color="auto"/>
            <w:left w:val="none" w:sz="0" w:space="0" w:color="auto"/>
            <w:bottom w:val="none" w:sz="0" w:space="0" w:color="auto"/>
            <w:right w:val="none" w:sz="0" w:space="0" w:color="auto"/>
          </w:divBdr>
        </w:div>
        <w:div w:id="814613628">
          <w:marLeft w:val="640"/>
          <w:marRight w:val="0"/>
          <w:marTop w:val="0"/>
          <w:marBottom w:val="0"/>
          <w:divBdr>
            <w:top w:val="none" w:sz="0" w:space="0" w:color="auto"/>
            <w:left w:val="none" w:sz="0" w:space="0" w:color="auto"/>
            <w:bottom w:val="none" w:sz="0" w:space="0" w:color="auto"/>
            <w:right w:val="none" w:sz="0" w:space="0" w:color="auto"/>
          </w:divBdr>
        </w:div>
        <w:div w:id="2123448838">
          <w:marLeft w:val="640"/>
          <w:marRight w:val="0"/>
          <w:marTop w:val="0"/>
          <w:marBottom w:val="0"/>
          <w:divBdr>
            <w:top w:val="none" w:sz="0" w:space="0" w:color="auto"/>
            <w:left w:val="none" w:sz="0" w:space="0" w:color="auto"/>
            <w:bottom w:val="none" w:sz="0" w:space="0" w:color="auto"/>
            <w:right w:val="none" w:sz="0" w:space="0" w:color="auto"/>
          </w:divBdr>
        </w:div>
        <w:div w:id="1116872948">
          <w:marLeft w:val="640"/>
          <w:marRight w:val="0"/>
          <w:marTop w:val="0"/>
          <w:marBottom w:val="0"/>
          <w:divBdr>
            <w:top w:val="none" w:sz="0" w:space="0" w:color="auto"/>
            <w:left w:val="none" w:sz="0" w:space="0" w:color="auto"/>
            <w:bottom w:val="none" w:sz="0" w:space="0" w:color="auto"/>
            <w:right w:val="none" w:sz="0" w:space="0" w:color="auto"/>
          </w:divBdr>
        </w:div>
        <w:div w:id="299462636">
          <w:marLeft w:val="640"/>
          <w:marRight w:val="0"/>
          <w:marTop w:val="0"/>
          <w:marBottom w:val="0"/>
          <w:divBdr>
            <w:top w:val="none" w:sz="0" w:space="0" w:color="auto"/>
            <w:left w:val="none" w:sz="0" w:space="0" w:color="auto"/>
            <w:bottom w:val="none" w:sz="0" w:space="0" w:color="auto"/>
            <w:right w:val="none" w:sz="0" w:space="0" w:color="auto"/>
          </w:divBdr>
        </w:div>
        <w:div w:id="1313830133">
          <w:marLeft w:val="640"/>
          <w:marRight w:val="0"/>
          <w:marTop w:val="0"/>
          <w:marBottom w:val="0"/>
          <w:divBdr>
            <w:top w:val="none" w:sz="0" w:space="0" w:color="auto"/>
            <w:left w:val="none" w:sz="0" w:space="0" w:color="auto"/>
            <w:bottom w:val="none" w:sz="0" w:space="0" w:color="auto"/>
            <w:right w:val="none" w:sz="0" w:space="0" w:color="auto"/>
          </w:divBdr>
        </w:div>
        <w:div w:id="1051345305">
          <w:marLeft w:val="640"/>
          <w:marRight w:val="0"/>
          <w:marTop w:val="0"/>
          <w:marBottom w:val="0"/>
          <w:divBdr>
            <w:top w:val="none" w:sz="0" w:space="0" w:color="auto"/>
            <w:left w:val="none" w:sz="0" w:space="0" w:color="auto"/>
            <w:bottom w:val="none" w:sz="0" w:space="0" w:color="auto"/>
            <w:right w:val="none" w:sz="0" w:space="0" w:color="auto"/>
          </w:divBdr>
        </w:div>
        <w:div w:id="109474938">
          <w:marLeft w:val="640"/>
          <w:marRight w:val="0"/>
          <w:marTop w:val="0"/>
          <w:marBottom w:val="0"/>
          <w:divBdr>
            <w:top w:val="none" w:sz="0" w:space="0" w:color="auto"/>
            <w:left w:val="none" w:sz="0" w:space="0" w:color="auto"/>
            <w:bottom w:val="none" w:sz="0" w:space="0" w:color="auto"/>
            <w:right w:val="none" w:sz="0" w:space="0" w:color="auto"/>
          </w:divBdr>
        </w:div>
        <w:div w:id="2057731018">
          <w:marLeft w:val="640"/>
          <w:marRight w:val="0"/>
          <w:marTop w:val="0"/>
          <w:marBottom w:val="0"/>
          <w:divBdr>
            <w:top w:val="none" w:sz="0" w:space="0" w:color="auto"/>
            <w:left w:val="none" w:sz="0" w:space="0" w:color="auto"/>
            <w:bottom w:val="none" w:sz="0" w:space="0" w:color="auto"/>
            <w:right w:val="none" w:sz="0" w:space="0" w:color="auto"/>
          </w:divBdr>
        </w:div>
        <w:div w:id="1805544405">
          <w:marLeft w:val="640"/>
          <w:marRight w:val="0"/>
          <w:marTop w:val="0"/>
          <w:marBottom w:val="0"/>
          <w:divBdr>
            <w:top w:val="none" w:sz="0" w:space="0" w:color="auto"/>
            <w:left w:val="none" w:sz="0" w:space="0" w:color="auto"/>
            <w:bottom w:val="none" w:sz="0" w:space="0" w:color="auto"/>
            <w:right w:val="none" w:sz="0" w:space="0" w:color="auto"/>
          </w:divBdr>
        </w:div>
        <w:div w:id="1170756903">
          <w:marLeft w:val="640"/>
          <w:marRight w:val="0"/>
          <w:marTop w:val="0"/>
          <w:marBottom w:val="0"/>
          <w:divBdr>
            <w:top w:val="none" w:sz="0" w:space="0" w:color="auto"/>
            <w:left w:val="none" w:sz="0" w:space="0" w:color="auto"/>
            <w:bottom w:val="none" w:sz="0" w:space="0" w:color="auto"/>
            <w:right w:val="none" w:sz="0" w:space="0" w:color="auto"/>
          </w:divBdr>
        </w:div>
        <w:div w:id="1839466409">
          <w:marLeft w:val="640"/>
          <w:marRight w:val="0"/>
          <w:marTop w:val="0"/>
          <w:marBottom w:val="0"/>
          <w:divBdr>
            <w:top w:val="none" w:sz="0" w:space="0" w:color="auto"/>
            <w:left w:val="none" w:sz="0" w:space="0" w:color="auto"/>
            <w:bottom w:val="none" w:sz="0" w:space="0" w:color="auto"/>
            <w:right w:val="none" w:sz="0" w:space="0" w:color="auto"/>
          </w:divBdr>
        </w:div>
        <w:div w:id="1352880034">
          <w:marLeft w:val="640"/>
          <w:marRight w:val="0"/>
          <w:marTop w:val="0"/>
          <w:marBottom w:val="0"/>
          <w:divBdr>
            <w:top w:val="none" w:sz="0" w:space="0" w:color="auto"/>
            <w:left w:val="none" w:sz="0" w:space="0" w:color="auto"/>
            <w:bottom w:val="none" w:sz="0" w:space="0" w:color="auto"/>
            <w:right w:val="none" w:sz="0" w:space="0" w:color="auto"/>
          </w:divBdr>
        </w:div>
        <w:div w:id="1939094649">
          <w:marLeft w:val="640"/>
          <w:marRight w:val="0"/>
          <w:marTop w:val="0"/>
          <w:marBottom w:val="0"/>
          <w:divBdr>
            <w:top w:val="none" w:sz="0" w:space="0" w:color="auto"/>
            <w:left w:val="none" w:sz="0" w:space="0" w:color="auto"/>
            <w:bottom w:val="none" w:sz="0" w:space="0" w:color="auto"/>
            <w:right w:val="none" w:sz="0" w:space="0" w:color="auto"/>
          </w:divBdr>
        </w:div>
        <w:div w:id="875195924">
          <w:marLeft w:val="640"/>
          <w:marRight w:val="0"/>
          <w:marTop w:val="0"/>
          <w:marBottom w:val="0"/>
          <w:divBdr>
            <w:top w:val="none" w:sz="0" w:space="0" w:color="auto"/>
            <w:left w:val="none" w:sz="0" w:space="0" w:color="auto"/>
            <w:bottom w:val="none" w:sz="0" w:space="0" w:color="auto"/>
            <w:right w:val="none" w:sz="0" w:space="0" w:color="auto"/>
          </w:divBdr>
        </w:div>
        <w:div w:id="1068841842">
          <w:marLeft w:val="640"/>
          <w:marRight w:val="0"/>
          <w:marTop w:val="0"/>
          <w:marBottom w:val="0"/>
          <w:divBdr>
            <w:top w:val="none" w:sz="0" w:space="0" w:color="auto"/>
            <w:left w:val="none" w:sz="0" w:space="0" w:color="auto"/>
            <w:bottom w:val="none" w:sz="0" w:space="0" w:color="auto"/>
            <w:right w:val="none" w:sz="0" w:space="0" w:color="auto"/>
          </w:divBdr>
        </w:div>
        <w:div w:id="1206868458">
          <w:marLeft w:val="640"/>
          <w:marRight w:val="0"/>
          <w:marTop w:val="0"/>
          <w:marBottom w:val="0"/>
          <w:divBdr>
            <w:top w:val="none" w:sz="0" w:space="0" w:color="auto"/>
            <w:left w:val="none" w:sz="0" w:space="0" w:color="auto"/>
            <w:bottom w:val="none" w:sz="0" w:space="0" w:color="auto"/>
            <w:right w:val="none" w:sz="0" w:space="0" w:color="auto"/>
          </w:divBdr>
        </w:div>
        <w:div w:id="1564103965">
          <w:marLeft w:val="640"/>
          <w:marRight w:val="0"/>
          <w:marTop w:val="0"/>
          <w:marBottom w:val="0"/>
          <w:divBdr>
            <w:top w:val="none" w:sz="0" w:space="0" w:color="auto"/>
            <w:left w:val="none" w:sz="0" w:space="0" w:color="auto"/>
            <w:bottom w:val="none" w:sz="0" w:space="0" w:color="auto"/>
            <w:right w:val="none" w:sz="0" w:space="0" w:color="auto"/>
          </w:divBdr>
        </w:div>
        <w:div w:id="1450585124">
          <w:marLeft w:val="640"/>
          <w:marRight w:val="0"/>
          <w:marTop w:val="0"/>
          <w:marBottom w:val="0"/>
          <w:divBdr>
            <w:top w:val="none" w:sz="0" w:space="0" w:color="auto"/>
            <w:left w:val="none" w:sz="0" w:space="0" w:color="auto"/>
            <w:bottom w:val="none" w:sz="0" w:space="0" w:color="auto"/>
            <w:right w:val="none" w:sz="0" w:space="0" w:color="auto"/>
          </w:divBdr>
        </w:div>
        <w:div w:id="1971010345">
          <w:marLeft w:val="640"/>
          <w:marRight w:val="0"/>
          <w:marTop w:val="0"/>
          <w:marBottom w:val="0"/>
          <w:divBdr>
            <w:top w:val="none" w:sz="0" w:space="0" w:color="auto"/>
            <w:left w:val="none" w:sz="0" w:space="0" w:color="auto"/>
            <w:bottom w:val="none" w:sz="0" w:space="0" w:color="auto"/>
            <w:right w:val="none" w:sz="0" w:space="0" w:color="auto"/>
          </w:divBdr>
        </w:div>
        <w:div w:id="958413358">
          <w:marLeft w:val="640"/>
          <w:marRight w:val="0"/>
          <w:marTop w:val="0"/>
          <w:marBottom w:val="0"/>
          <w:divBdr>
            <w:top w:val="none" w:sz="0" w:space="0" w:color="auto"/>
            <w:left w:val="none" w:sz="0" w:space="0" w:color="auto"/>
            <w:bottom w:val="none" w:sz="0" w:space="0" w:color="auto"/>
            <w:right w:val="none" w:sz="0" w:space="0" w:color="auto"/>
          </w:divBdr>
        </w:div>
        <w:div w:id="1711610554">
          <w:marLeft w:val="640"/>
          <w:marRight w:val="0"/>
          <w:marTop w:val="0"/>
          <w:marBottom w:val="0"/>
          <w:divBdr>
            <w:top w:val="none" w:sz="0" w:space="0" w:color="auto"/>
            <w:left w:val="none" w:sz="0" w:space="0" w:color="auto"/>
            <w:bottom w:val="none" w:sz="0" w:space="0" w:color="auto"/>
            <w:right w:val="none" w:sz="0" w:space="0" w:color="auto"/>
          </w:divBdr>
        </w:div>
        <w:div w:id="1314219523">
          <w:marLeft w:val="640"/>
          <w:marRight w:val="0"/>
          <w:marTop w:val="0"/>
          <w:marBottom w:val="0"/>
          <w:divBdr>
            <w:top w:val="none" w:sz="0" w:space="0" w:color="auto"/>
            <w:left w:val="none" w:sz="0" w:space="0" w:color="auto"/>
            <w:bottom w:val="none" w:sz="0" w:space="0" w:color="auto"/>
            <w:right w:val="none" w:sz="0" w:space="0" w:color="auto"/>
          </w:divBdr>
        </w:div>
        <w:div w:id="539629891">
          <w:marLeft w:val="640"/>
          <w:marRight w:val="0"/>
          <w:marTop w:val="0"/>
          <w:marBottom w:val="0"/>
          <w:divBdr>
            <w:top w:val="none" w:sz="0" w:space="0" w:color="auto"/>
            <w:left w:val="none" w:sz="0" w:space="0" w:color="auto"/>
            <w:bottom w:val="none" w:sz="0" w:space="0" w:color="auto"/>
            <w:right w:val="none" w:sz="0" w:space="0" w:color="auto"/>
          </w:divBdr>
        </w:div>
        <w:div w:id="359820516">
          <w:marLeft w:val="640"/>
          <w:marRight w:val="0"/>
          <w:marTop w:val="0"/>
          <w:marBottom w:val="0"/>
          <w:divBdr>
            <w:top w:val="none" w:sz="0" w:space="0" w:color="auto"/>
            <w:left w:val="none" w:sz="0" w:space="0" w:color="auto"/>
            <w:bottom w:val="none" w:sz="0" w:space="0" w:color="auto"/>
            <w:right w:val="none" w:sz="0" w:space="0" w:color="auto"/>
          </w:divBdr>
        </w:div>
        <w:div w:id="1743412297">
          <w:marLeft w:val="640"/>
          <w:marRight w:val="0"/>
          <w:marTop w:val="0"/>
          <w:marBottom w:val="0"/>
          <w:divBdr>
            <w:top w:val="none" w:sz="0" w:space="0" w:color="auto"/>
            <w:left w:val="none" w:sz="0" w:space="0" w:color="auto"/>
            <w:bottom w:val="none" w:sz="0" w:space="0" w:color="auto"/>
            <w:right w:val="none" w:sz="0" w:space="0" w:color="auto"/>
          </w:divBdr>
        </w:div>
        <w:div w:id="1197356402">
          <w:marLeft w:val="640"/>
          <w:marRight w:val="0"/>
          <w:marTop w:val="0"/>
          <w:marBottom w:val="0"/>
          <w:divBdr>
            <w:top w:val="none" w:sz="0" w:space="0" w:color="auto"/>
            <w:left w:val="none" w:sz="0" w:space="0" w:color="auto"/>
            <w:bottom w:val="none" w:sz="0" w:space="0" w:color="auto"/>
            <w:right w:val="none" w:sz="0" w:space="0" w:color="auto"/>
          </w:divBdr>
        </w:div>
        <w:div w:id="1325625817">
          <w:marLeft w:val="640"/>
          <w:marRight w:val="0"/>
          <w:marTop w:val="0"/>
          <w:marBottom w:val="0"/>
          <w:divBdr>
            <w:top w:val="none" w:sz="0" w:space="0" w:color="auto"/>
            <w:left w:val="none" w:sz="0" w:space="0" w:color="auto"/>
            <w:bottom w:val="none" w:sz="0" w:space="0" w:color="auto"/>
            <w:right w:val="none" w:sz="0" w:space="0" w:color="auto"/>
          </w:divBdr>
        </w:div>
        <w:div w:id="1599217150">
          <w:marLeft w:val="640"/>
          <w:marRight w:val="0"/>
          <w:marTop w:val="0"/>
          <w:marBottom w:val="0"/>
          <w:divBdr>
            <w:top w:val="none" w:sz="0" w:space="0" w:color="auto"/>
            <w:left w:val="none" w:sz="0" w:space="0" w:color="auto"/>
            <w:bottom w:val="none" w:sz="0" w:space="0" w:color="auto"/>
            <w:right w:val="none" w:sz="0" w:space="0" w:color="auto"/>
          </w:divBdr>
        </w:div>
      </w:divsChild>
    </w:div>
    <w:div w:id="1282344030">
      <w:bodyDiv w:val="1"/>
      <w:marLeft w:val="0"/>
      <w:marRight w:val="0"/>
      <w:marTop w:val="0"/>
      <w:marBottom w:val="0"/>
      <w:divBdr>
        <w:top w:val="none" w:sz="0" w:space="0" w:color="auto"/>
        <w:left w:val="none" w:sz="0" w:space="0" w:color="auto"/>
        <w:bottom w:val="none" w:sz="0" w:space="0" w:color="auto"/>
        <w:right w:val="none" w:sz="0" w:space="0" w:color="auto"/>
      </w:divBdr>
      <w:divsChild>
        <w:div w:id="1155492430">
          <w:marLeft w:val="640"/>
          <w:marRight w:val="0"/>
          <w:marTop w:val="0"/>
          <w:marBottom w:val="0"/>
          <w:divBdr>
            <w:top w:val="none" w:sz="0" w:space="0" w:color="auto"/>
            <w:left w:val="none" w:sz="0" w:space="0" w:color="auto"/>
            <w:bottom w:val="none" w:sz="0" w:space="0" w:color="auto"/>
            <w:right w:val="none" w:sz="0" w:space="0" w:color="auto"/>
          </w:divBdr>
        </w:div>
        <w:div w:id="1113288384">
          <w:marLeft w:val="640"/>
          <w:marRight w:val="0"/>
          <w:marTop w:val="0"/>
          <w:marBottom w:val="0"/>
          <w:divBdr>
            <w:top w:val="none" w:sz="0" w:space="0" w:color="auto"/>
            <w:left w:val="none" w:sz="0" w:space="0" w:color="auto"/>
            <w:bottom w:val="none" w:sz="0" w:space="0" w:color="auto"/>
            <w:right w:val="none" w:sz="0" w:space="0" w:color="auto"/>
          </w:divBdr>
        </w:div>
        <w:div w:id="1831753642">
          <w:marLeft w:val="640"/>
          <w:marRight w:val="0"/>
          <w:marTop w:val="0"/>
          <w:marBottom w:val="0"/>
          <w:divBdr>
            <w:top w:val="none" w:sz="0" w:space="0" w:color="auto"/>
            <w:left w:val="none" w:sz="0" w:space="0" w:color="auto"/>
            <w:bottom w:val="none" w:sz="0" w:space="0" w:color="auto"/>
            <w:right w:val="none" w:sz="0" w:space="0" w:color="auto"/>
          </w:divBdr>
        </w:div>
        <w:div w:id="2054454233">
          <w:marLeft w:val="640"/>
          <w:marRight w:val="0"/>
          <w:marTop w:val="0"/>
          <w:marBottom w:val="0"/>
          <w:divBdr>
            <w:top w:val="none" w:sz="0" w:space="0" w:color="auto"/>
            <w:left w:val="none" w:sz="0" w:space="0" w:color="auto"/>
            <w:bottom w:val="none" w:sz="0" w:space="0" w:color="auto"/>
            <w:right w:val="none" w:sz="0" w:space="0" w:color="auto"/>
          </w:divBdr>
        </w:div>
        <w:div w:id="470833197">
          <w:marLeft w:val="640"/>
          <w:marRight w:val="0"/>
          <w:marTop w:val="0"/>
          <w:marBottom w:val="0"/>
          <w:divBdr>
            <w:top w:val="none" w:sz="0" w:space="0" w:color="auto"/>
            <w:left w:val="none" w:sz="0" w:space="0" w:color="auto"/>
            <w:bottom w:val="none" w:sz="0" w:space="0" w:color="auto"/>
            <w:right w:val="none" w:sz="0" w:space="0" w:color="auto"/>
          </w:divBdr>
        </w:div>
        <w:div w:id="685908226">
          <w:marLeft w:val="640"/>
          <w:marRight w:val="0"/>
          <w:marTop w:val="0"/>
          <w:marBottom w:val="0"/>
          <w:divBdr>
            <w:top w:val="none" w:sz="0" w:space="0" w:color="auto"/>
            <w:left w:val="none" w:sz="0" w:space="0" w:color="auto"/>
            <w:bottom w:val="none" w:sz="0" w:space="0" w:color="auto"/>
            <w:right w:val="none" w:sz="0" w:space="0" w:color="auto"/>
          </w:divBdr>
        </w:div>
        <w:div w:id="1945960958">
          <w:marLeft w:val="640"/>
          <w:marRight w:val="0"/>
          <w:marTop w:val="0"/>
          <w:marBottom w:val="0"/>
          <w:divBdr>
            <w:top w:val="none" w:sz="0" w:space="0" w:color="auto"/>
            <w:left w:val="none" w:sz="0" w:space="0" w:color="auto"/>
            <w:bottom w:val="none" w:sz="0" w:space="0" w:color="auto"/>
            <w:right w:val="none" w:sz="0" w:space="0" w:color="auto"/>
          </w:divBdr>
        </w:div>
        <w:div w:id="819342860">
          <w:marLeft w:val="640"/>
          <w:marRight w:val="0"/>
          <w:marTop w:val="0"/>
          <w:marBottom w:val="0"/>
          <w:divBdr>
            <w:top w:val="none" w:sz="0" w:space="0" w:color="auto"/>
            <w:left w:val="none" w:sz="0" w:space="0" w:color="auto"/>
            <w:bottom w:val="none" w:sz="0" w:space="0" w:color="auto"/>
            <w:right w:val="none" w:sz="0" w:space="0" w:color="auto"/>
          </w:divBdr>
        </w:div>
        <w:div w:id="1674259488">
          <w:marLeft w:val="640"/>
          <w:marRight w:val="0"/>
          <w:marTop w:val="0"/>
          <w:marBottom w:val="0"/>
          <w:divBdr>
            <w:top w:val="none" w:sz="0" w:space="0" w:color="auto"/>
            <w:left w:val="none" w:sz="0" w:space="0" w:color="auto"/>
            <w:bottom w:val="none" w:sz="0" w:space="0" w:color="auto"/>
            <w:right w:val="none" w:sz="0" w:space="0" w:color="auto"/>
          </w:divBdr>
        </w:div>
        <w:div w:id="1278025568">
          <w:marLeft w:val="640"/>
          <w:marRight w:val="0"/>
          <w:marTop w:val="0"/>
          <w:marBottom w:val="0"/>
          <w:divBdr>
            <w:top w:val="none" w:sz="0" w:space="0" w:color="auto"/>
            <w:left w:val="none" w:sz="0" w:space="0" w:color="auto"/>
            <w:bottom w:val="none" w:sz="0" w:space="0" w:color="auto"/>
            <w:right w:val="none" w:sz="0" w:space="0" w:color="auto"/>
          </w:divBdr>
        </w:div>
        <w:div w:id="1802840390">
          <w:marLeft w:val="640"/>
          <w:marRight w:val="0"/>
          <w:marTop w:val="0"/>
          <w:marBottom w:val="0"/>
          <w:divBdr>
            <w:top w:val="none" w:sz="0" w:space="0" w:color="auto"/>
            <w:left w:val="none" w:sz="0" w:space="0" w:color="auto"/>
            <w:bottom w:val="none" w:sz="0" w:space="0" w:color="auto"/>
            <w:right w:val="none" w:sz="0" w:space="0" w:color="auto"/>
          </w:divBdr>
        </w:div>
        <w:div w:id="1319923442">
          <w:marLeft w:val="640"/>
          <w:marRight w:val="0"/>
          <w:marTop w:val="0"/>
          <w:marBottom w:val="0"/>
          <w:divBdr>
            <w:top w:val="none" w:sz="0" w:space="0" w:color="auto"/>
            <w:left w:val="none" w:sz="0" w:space="0" w:color="auto"/>
            <w:bottom w:val="none" w:sz="0" w:space="0" w:color="auto"/>
            <w:right w:val="none" w:sz="0" w:space="0" w:color="auto"/>
          </w:divBdr>
        </w:div>
        <w:div w:id="1763185514">
          <w:marLeft w:val="640"/>
          <w:marRight w:val="0"/>
          <w:marTop w:val="0"/>
          <w:marBottom w:val="0"/>
          <w:divBdr>
            <w:top w:val="none" w:sz="0" w:space="0" w:color="auto"/>
            <w:left w:val="none" w:sz="0" w:space="0" w:color="auto"/>
            <w:bottom w:val="none" w:sz="0" w:space="0" w:color="auto"/>
            <w:right w:val="none" w:sz="0" w:space="0" w:color="auto"/>
          </w:divBdr>
        </w:div>
        <w:div w:id="616332216">
          <w:marLeft w:val="640"/>
          <w:marRight w:val="0"/>
          <w:marTop w:val="0"/>
          <w:marBottom w:val="0"/>
          <w:divBdr>
            <w:top w:val="none" w:sz="0" w:space="0" w:color="auto"/>
            <w:left w:val="none" w:sz="0" w:space="0" w:color="auto"/>
            <w:bottom w:val="none" w:sz="0" w:space="0" w:color="auto"/>
            <w:right w:val="none" w:sz="0" w:space="0" w:color="auto"/>
          </w:divBdr>
        </w:div>
        <w:div w:id="767772076">
          <w:marLeft w:val="640"/>
          <w:marRight w:val="0"/>
          <w:marTop w:val="0"/>
          <w:marBottom w:val="0"/>
          <w:divBdr>
            <w:top w:val="none" w:sz="0" w:space="0" w:color="auto"/>
            <w:left w:val="none" w:sz="0" w:space="0" w:color="auto"/>
            <w:bottom w:val="none" w:sz="0" w:space="0" w:color="auto"/>
            <w:right w:val="none" w:sz="0" w:space="0" w:color="auto"/>
          </w:divBdr>
        </w:div>
        <w:div w:id="2035645414">
          <w:marLeft w:val="640"/>
          <w:marRight w:val="0"/>
          <w:marTop w:val="0"/>
          <w:marBottom w:val="0"/>
          <w:divBdr>
            <w:top w:val="none" w:sz="0" w:space="0" w:color="auto"/>
            <w:left w:val="none" w:sz="0" w:space="0" w:color="auto"/>
            <w:bottom w:val="none" w:sz="0" w:space="0" w:color="auto"/>
            <w:right w:val="none" w:sz="0" w:space="0" w:color="auto"/>
          </w:divBdr>
        </w:div>
        <w:div w:id="986203147">
          <w:marLeft w:val="640"/>
          <w:marRight w:val="0"/>
          <w:marTop w:val="0"/>
          <w:marBottom w:val="0"/>
          <w:divBdr>
            <w:top w:val="none" w:sz="0" w:space="0" w:color="auto"/>
            <w:left w:val="none" w:sz="0" w:space="0" w:color="auto"/>
            <w:bottom w:val="none" w:sz="0" w:space="0" w:color="auto"/>
            <w:right w:val="none" w:sz="0" w:space="0" w:color="auto"/>
          </w:divBdr>
        </w:div>
        <w:div w:id="992022176">
          <w:marLeft w:val="640"/>
          <w:marRight w:val="0"/>
          <w:marTop w:val="0"/>
          <w:marBottom w:val="0"/>
          <w:divBdr>
            <w:top w:val="none" w:sz="0" w:space="0" w:color="auto"/>
            <w:left w:val="none" w:sz="0" w:space="0" w:color="auto"/>
            <w:bottom w:val="none" w:sz="0" w:space="0" w:color="auto"/>
            <w:right w:val="none" w:sz="0" w:space="0" w:color="auto"/>
          </w:divBdr>
        </w:div>
        <w:div w:id="1821729254">
          <w:marLeft w:val="640"/>
          <w:marRight w:val="0"/>
          <w:marTop w:val="0"/>
          <w:marBottom w:val="0"/>
          <w:divBdr>
            <w:top w:val="none" w:sz="0" w:space="0" w:color="auto"/>
            <w:left w:val="none" w:sz="0" w:space="0" w:color="auto"/>
            <w:bottom w:val="none" w:sz="0" w:space="0" w:color="auto"/>
            <w:right w:val="none" w:sz="0" w:space="0" w:color="auto"/>
          </w:divBdr>
        </w:div>
        <w:div w:id="1286621365">
          <w:marLeft w:val="640"/>
          <w:marRight w:val="0"/>
          <w:marTop w:val="0"/>
          <w:marBottom w:val="0"/>
          <w:divBdr>
            <w:top w:val="none" w:sz="0" w:space="0" w:color="auto"/>
            <w:left w:val="none" w:sz="0" w:space="0" w:color="auto"/>
            <w:bottom w:val="none" w:sz="0" w:space="0" w:color="auto"/>
            <w:right w:val="none" w:sz="0" w:space="0" w:color="auto"/>
          </w:divBdr>
        </w:div>
        <w:div w:id="336227956">
          <w:marLeft w:val="640"/>
          <w:marRight w:val="0"/>
          <w:marTop w:val="0"/>
          <w:marBottom w:val="0"/>
          <w:divBdr>
            <w:top w:val="none" w:sz="0" w:space="0" w:color="auto"/>
            <w:left w:val="none" w:sz="0" w:space="0" w:color="auto"/>
            <w:bottom w:val="none" w:sz="0" w:space="0" w:color="auto"/>
            <w:right w:val="none" w:sz="0" w:space="0" w:color="auto"/>
          </w:divBdr>
        </w:div>
        <w:div w:id="1067995975">
          <w:marLeft w:val="640"/>
          <w:marRight w:val="0"/>
          <w:marTop w:val="0"/>
          <w:marBottom w:val="0"/>
          <w:divBdr>
            <w:top w:val="none" w:sz="0" w:space="0" w:color="auto"/>
            <w:left w:val="none" w:sz="0" w:space="0" w:color="auto"/>
            <w:bottom w:val="none" w:sz="0" w:space="0" w:color="auto"/>
            <w:right w:val="none" w:sz="0" w:space="0" w:color="auto"/>
          </w:divBdr>
        </w:div>
        <w:div w:id="2112696432">
          <w:marLeft w:val="640"/>
          <w:marRight w:val="0"/>
          <w:marTop w:val="0"/>
          <w:marBottom w:val="0"/>
          <w:divBdr>
            <w:top w:val="none" w:sz="0" w:space="0" w:color="auto"/>
            <w:left w:val="none" w:sz="0" w:space="0" w:color="auto"/>
            <w:bottom w:val="none" w:sz="0" w:space="0" w:color="auto"/>
            <w:right w:val="none" w:sz="0" w:space="0" w:color="auto"/>
          </w:divBdr>
        </w:div>
        <w:div w:id="999770079">
          <w:marLeft w:val="640"/>
          <w:marRight w:val="0"/>
          <w:marTop w:val="0"/>
          <w:marBottom w:val="0"/>
          <w:divBdr>
            <w:top w:val="none" w:sz="0" w:space="0" w:color="auto"/>
            <w:left w:val="none" w:sz="0" w:space="0" w:color="auto"/>
            <w:bottom w:val="none" w:sz="0" w:space="0" w:color="auto"/>
            <w:right w:val="none" w:sz="0" w:space="0" w:color="auto"/>
          </w:divBdr>
        </w:div>
        <w:div w:id="689992218">
          <w:marLeft w:val="640"/>
          <w:marRight w:val="0"/>
          <w:marTop w:val="0"/>
          <w:marBottom w:val="0"/>
          <w:divBdr>
            <w:top w:val="none" w:sz="0" w:space="0" w:color="auto"/>
            <w:left w:val="none" w:sz="0" w:space="0" w:color="auto"/>
            <w:bottom w:val="none" w:sz="0" w:space="0" w:color="auto"/>
            <w:right w:val="none" w:sz="0" w:space="0" w:color="auto"/>
          </w:divBdr>
        </w:div>
        <w:div w:id="827358629">
          <w:marLeft w:val="640"/>
          <w:marRight w:val="0"/>
          <w:marTop w:val="0"/>
          <w:marBottom w:val="0"/>
          <w:divBdr>
            <w:top w:val="none" w:sz="0" w:space="0" w:color="auto"/>
            <w:left w:val="none" w:sz="0" w:space="0" w:color="auto"/>
            <w:bottom w:val="none" w:sz="0" w:space="0" w:color="auto"/>
            <w:right w:val="none" w:sz="0" w:space="0" w:color="auto"/>
          </w:divBdr>
        </w:div>
        <w:div w:id="447743361">
          <w:marLeft w:val="640"/>
          <w:marRight w:val="0"/>
          <w:marTop w:val="0"/>
          <w:marBottom w:val="0"/>
          <w:divBdr>
            <w:top w:val="none" w:sz="0" w:space="0" w:color="auto"/>
            <w:left w:val="none" w:sz="0" w:space="0" w:color="auto"/>
            <w:bottom w:val="none" w:sz="0" w:space="0" w:color="auto"/>
            <w:right w:val="none" w:sz="0" w:space="0" w:color="auto"/>
          </w:divBdr>
        </w:div>
        <w:div w:id="1307128613">
          <w:marLeft w:val="640"/>
          <w:marRight w:val="0"/>
          <w:marTop w:val="0"/>
          <w:marBottom w:val="0"/>
          <w:divBdr>
            <w:top w:val="none" w:sz="0" w:space="0" w:color="auto"/>
            <w:left w:val="none" w:sz="0" w:space="0" w:color="auto"/>
            <w:bottom w:val="none" w:sz="0" w:space="0" w:color="auto"/>
            <w:right w:val="none" w:sz="0" w:space="0" w:color="auto"/>
          </w:divBdr>
        </w:div>
        <w:div w:id="1449471723">
          <w:marLeft w:val="640"/>
          <w:marRight w:val="0"/>
          <w:marTop w:val="0"/>
          <w:marBottom w:val="0"/>
          <w:divBdr>
            <w:top w:val="none" w:sz="0" w:space="0" w:color="auto"/>
            <w:left w:val="none" w:sz="0" w:space="0" w:color="auto"/>
            <w:bottom w:val="none" w:sz="0" w:space="0" w:color="auto"/>
            <w:right w:val="none" w:sz="0" w:space="0" w:color="auto"/>
          </w:divBdr>
        </w:div>
        <w:div w:id="1585216049">
          <w:marLeft w:val="640"/>
          <w:marRight w:val="0"/>
          <w:marTop w:val="0"/>
          <w:marBottom w:val="0"/>
          <w:divBdr>
            <w:top w:val="none" w:sz="0" w:space="0" w:color="auto"/>
            <w:left w:val="none" w:sz="0" w:space="0" w:color="auto"/>
            <w:bottom w:val="none" w:sz="0" w:space="0" w:color="auto"/>
            <w:right w:val="none" w:sz="0" w:space="0" w:color="auto"/>
          </w:divBdr>
        </w:div>
        <w:div w:id="1462267156">
          <w:marLeft w:val="640"/>
          <w:marRight w:val="0"/>
          <w:marTop w:val="0"/>
          <w:marBottom w:val="0"/>
          <w:divBdr>
            <w:top w:val="none" w:sz="0" w:space="0" w:color="auto"/>
            <w:left w:val="none" w:sz="0" w:space="0" w:color="auto"/>
            <w:bottom w:val="none" w:sz="0" w:space="0" w:color="auto"/>
            <w:right w:val="none" w:sz="0" w:space="0" w:color="auto"/>
          </w:divBdr>
        </w:div>
        <w:div w:id="768964803">
          <w:marLeft w:val="640"/>
          <w:marRight w:val="0"/>
          <w:marTop w:val="0"/>
          <w:marBottom w:val="0"/>
          <w:divBdr>
            <w:top w:val="none" w:sz="0" w:space="0" w:color="auto"/>
            <w:left w:val="none" w:sz="0" w:space="0" w:color="auto"/>
            <w:bottom w:val="none" w:sz="0" w:space="0" w:color="auto"/>
            <w:right w:val="none" w:sz="0" w:space="0" w:color="auto"/>
          </w:divBdr>
        </w:div>
        <w:div w:id="2085683777">
          <w:marLeft w:val="640"/>
          <w:marRight w:val="0"/>
          <w:marTop w:val="0"/>
          <w:marBottom w:val="0"/>
          <w:divBdr>
            <w:top w:val="none" w:sz="0" w:space="0" w:color="auto"/>
            <w:left w:val="none" w:sz="0" w:space="0" w:color="auto"/>
            <w:bottom w:val="none" w:sz="0" w:space="0" w:color="auto"/>
            <w:right w:val="none" w:sz="0" w:space="0" w:color="auto"/>
          </w:divBdr>
        </w:div>
        <w:div w:id="40059452">
          <w:marLeft w:val="640"/>
          <w:marRight w:val="0"/>
          <w:marTop w:val="0"/>
          <w:marBottom w:val="0"/>
          <w:divBdr>
            <w:top w:val="none" w:sz="0" w:space="0" w:color="auto"/>
            <w:left w:val="none" w:sz="0" w:space="0" w:color="auto"/>
            <w:bottom w:val="none" w:sz="0" w:space="0" w:color="auto"/>
            <w:right w:val="none" w:sz="0" w:space="0" w:color="auto"/>
          </w:divBdr>
        </w:div>
        <w:div w:id="46727176">
          <w:marLeft w:val="640"/>
          <w:marRight w:val="0"/>
          <w:marTop w:val="0"/>
          <w:marBottom w:val="0"/>
          <w:divBdr>
            <w:top w:val="none" w:sz="0" w:space="0" w:color="auto"/>
            <w:left w:val="none" w:sz="0" w:space="0" w:color="auto"/>
            <w:bottom w:val="none" w:sz="0" w:space="0" w:color="auto"/>
            <w:right w:val="none" w:sz="0" w:space="0" w:color="auto"/>
          </w:divBdr>
        </w:div>
        <w:div w:id="281234592">
          <w:marLeft w:val="640"/>
          <w:marRight w:val="0"/>
          <w:marTop w:val="0"/>
          <w:marBottom w:val="0"/>
          <w:divBdr>
            <w:top w:val="none" w:sz="0" w:space="0" w:color="auto"/>
            <w:left w:val="none" w:sz="0" w:space="0" w:color="auto"/>
            <w:bottom w:val="none" w:sz="0" w:space="0" w:color="auto"/>
            <w:right w:val="none" w:sz="0" w:space="0" w:color="auto"/>
          </w:divBdr>
        </w:div>
      </w:divsChild>
    </w:div>
    <w:div w:id="1308900345">
      <w:bodyDiv w:val="1"/>
      <w:marLeft w:val="0"/>
      <w:marRight w:val="0"/>
      <w:marTop w:val="0"/>
      <w:marBottom w:val="0"/>
      <w:divBdr>
        <w:top w:val="none" w:sz="0" w:space="0" w:color="auto"/>
        <w:left w:val="none" w:sz="0" w:space="0" w:color="auto"/>
        <w:bottom w:val="none" w:sz="0" w:space="0" w:color="auto"/>
        <w:right w:val="none" w:sz="0" w:space="0" w:color="auto"/>
      </w:divBdr>
      <w:divsChild>
        <w:div w:id="1811942091">
          <w:marLeft w:val="640"/>
          <w:marRight w:val="0"/>
          <w:marTop w:val="0"/>
          <w:marBottom w:val="0"/>
          <w:divBdr>
            <w:top w:val="none" w:sz="0" w:space="0" w:color="auto"/>
            <w:left w:val="none" w:sz="0" w:space="0" w:color="auto"/>
            <w:bottom w:val="none" w:sz="0" w:space="0" w:color="auto"/>
            <w:right w:val="none" w:sz="0" w:space="0" w:color="auto"/>
          </w:divBdr>
        </w:div>
        <w:div w:id="891620657">
          <w:marLeft w:val="640"/>
          <w:marRight w:val="0"/>
          <w:marTop w:val="0"/>
          <w:marBottom w:val="0"/>
          <w:divBdr>
            <w:top w:val="none" w:sz="0" w:space="0" w:color="auto"/>
            <w:left w:val="none" w:sz="0" w:space="0" w:color="auto"/>
            <w:bottom w:val="none" w:sz="0" w:space="0" w:color="auto"/>
            <w:right w:val="none" w:sz="0" w:space="0" w:color="auto"/>
          </w:divBdr>
        </w:div>
        <w:div w:id="837234563">
          <w:marLeft w:val="640"/>
          <w:marRight w:val="0"/>
          <w:marTop w:val="0"/>
          <w:marBottom w:val="0"/>
          <w:divBdr>
            <w:top w:val="none" w:sz="0" w:space="0" w:color="auto"/>
            <w:left w:val="none" w:sz="0" w:space="0" w:color="auto"/>
            <w:bottom w:val="none" w:sz="0" w:space="0" w:color="auto"/>
            <w:right w:val="none" w:sz="0" w:space="0" w:color="auto"/>
          </w:divBdr>
        </w:div>
        <w:div w:id="974915047">
          <w:marLeft w:val="640"/>
          <w:marRight w:val="0"/>
          <w:marTop w:val="0"/>
          <w:marBottom w:val="0"/>
          <w:divBdr>
            <w:top w:val="none" w:sz="0" w:space="0" w:color="auto"/>
            <w:left w:val="none" w:sz="0" w:space="0" w:color="auto"/>
            <w:bottom w:val="none" w:sz="0" w:space="0" w:color="auto"/>
            <w:right w:val="none" w:sz="0" w:space="0" w:color="auto"/>
          </w:divBdr>
        </w:div>
        <w:div w:id="323054205">
          <w:marLeft w:val="640"/>
          <w:marRight w:val="0"/>
          <w:marTop w:val="0"/>
          <w:marBottom w:val="0"/>
          <w:divBdr>
            <w:top w:val="none" w:sz="0" w:space="0" w:color="auto"/>
            <w:left w:val="none" w:sz="0" w:space="0" w:color="auto"/>
            <w:bottom w:val="none" w:sz="0" w:space="0" w:color="auto"/>
            <w:right w:val="none" w:sz="0" w:space="0" w:color="auto"/>
          </w:divBdr>
        </w:div>
        <w:div w:id="1543400171">
          <w:marLeft w:val="640"/>
          <w:marRight w:val="0"/>
          <w:marTop w:val="0"/>
          <w:marBottom w:val="0"/>
          <w:divBdr>
            <w:top w:val="none" w:sz="0" w:space="0" w:color="auto"/>
            <w:left w:val="none" w:sz="0" w:space="0" w:color="auto"/>
            <w:bottom w:val="none" w:sz="0" w:space="0" w:color="auto"/>
            <w:right w:val="none" w:sz="0" w:space="0" w:color="auto"/>
          </w:divBdr>
        </w:div>
        <w:div w:id="1319380910">
          <w:marLeft w:val="640"/>
          <w:marRight w:val="0"/>
          <w:marTop w:val="0"/>
          <w:marBottom w:val="0"/>
          <w:divBdr>
            <w:top w:val="none" w:sz="0" w:space="0" w:color="auto"/>
            <w:left w:val="none" w:sz="0" w:space="0" w:color="auto"/>
            <w:bottom w:val="none" w:sz="0" w:space="0" w:color="auto"/>
            <w:right w:val="none" w:sz="0" w:space="0" w:color="auto"/>
          </w:divBdr>
        </w:div>
        <w:div w:id="102726962">
          <w:marLeft w:val="640"/>
          <w:marRight w:val="0"/>
          <w:marTop w:val="0"/>
          <w:marBottom w:val="0"/>
          <w:divBdr>
            <w:top w:val="none" w:sz="0" w:space="0" w:color="auto"/>
            <w:left w:val="none" w:sz="0" w:space="0" w:color="auto"/>
            <w:bottom w:val="none" w:sz="0" w:space="0" w:color="auto"/>
            <w:right w:val="none" w:sz="0" w:space="0" w:color="auto"/>
          </w:divBdr>
        </w:div>
        <w:div w:id="1930386015">
          <w:marLeft w:val="640"/>
          <w:marRight w:val="0"/>
          <w:marTop w:val="0"/>
          <w:marBottom w:val="0"/>
          <w:divBdr>
            <w:top w:val="none" w:sz="0" w:space="0" w:color="auto"/>
            <w:left w:val="none" w:sz="0" w:space="0" w:color="auto"/>
            <w:bottom w:val="none" w:sz="0" w:space="0" w:color="auto"/>
            <w:right w:val="none" w:sz="0" w:space="0" w:color="auto"/>
          </w:divBdr>
        </w:div>
        <w:div w:id="1275019277">
          <w:marLeft w:val="640"/>
          <w:marRight w:val="0"/>
          <w:marTop w:val="0"/>
          <w:marBottom w:val="0"/>
          <w:divBdr>
            <w:top w:val="none" w:sz="0" w:space="0" w:color="auto"/>
            <w:left w:val="none" w:sz="0" w:space="0" w:color="auto"/>
            <w:bottom w:val="none" w:sz="0" w:space="0" w:color="auto"/>
            <w:right w:val="none" w:sz="0" w:space="0" w:color="auto"/>
          </w:divBdr>
        </w:div>
        <w:div w:id="1607686956">
          <w:marLeft w:val="640"/>
          <w:marRight w:val="0"/>
          <w:marTop w:val="0"/>
          <w:marBottom w:val="0"/>
          <w:divBdr>
            <w:top w:val="none" w:sz="0" w:space="0" w:color="auto"/>
            <w:left w:val="none" w:sz="0" w:space="0" w:color="auto"/>
            <w:bottom w:val="none" w:sz="0" w:space="0" w:color="auto"/>
            <w:right w:val="none" w:sz="0" w:space="0" w:color="auto"/>
          </w:divBdr>
        </w:div>
        <w:div w:id="360937623">
          <w:marLeft w:val="640"/>
          <w:marRight w:val="0"/>
          <w:marTop w:val="0"/>
          <w:marBottom w:val="0"/>
          <w:divBdr>
            <w:top w:val="none" w:sz="0" w:space="0" w:color="auto"/>
            <w:left w:val="none" w:sz="0" w:space="0" w:color="auto"/>
            <w:bottom w:val="none" w:sz="0" w:space="0" w:color="auto"/>
            <w:right w:val="none" w:sz="0" w:space="0" w:color="auto"/>
          </w:divBdr>
        </w:div>
      </w:divsChild>
    </w:div>
    <w:div w:id="1317298773">
      <w:bodyDiv w:val="1"/>
      <w:marLeft w:val="0"/>
      <w:marRight w:val="0"/>
      <w:marTop w:val="0"/>
      <w:marBottom w:val="0"/>
      <w:divBdr>
        <w:top w:val="none" w:sz="0" w:space="0" w:color="auto"/>
        <w:left w:val="none" w:sz="0" w:space="0" w:color="auto"/>
        <w:bottom w:val="none" w:sz="0" w:space="0" w:color="auto"/>
        <w:right w:val="none" w:sz="0" w:space="0" w:color="auto"/>
      </w:divBdr>
      <w:divsChild>
        <w:div w:id="1892568935">
          <w:marLeft w:val="640"/>
          <w:marRight w:val="0"/>
          <w:marTop w:val="0"/>
          <w:marBottom w:val="0"/>
          <w:divBdr>
            <w:top w:val="none" w:sz="0" w:space="0" w:color="auto"/>
            <w:left w:val="none" w:sz="0" w:space="0" w:color="auto"/>
            <w:bottom w:val="none" w:sz="0" w:space="0" w:color="auto"/>
            <w:right w:val="none" w:sz="0" w:space="0" w:color="auto"/>
          </w:divBdr>
        </w:div>
        <w:div w:id="1786191820">
          <w:marLeft w:val="640"/>
          <w:marRight w:val="0"/>
          <w:marTop w:val="0"/>
          <w:marBottom w:val="0"/>
          <w:divBdr>
            <w:top w:val="none" w:sz="0" w:space="0" w:color="auto"/>
            <w:left w:val="none" w:sz="0" w:space="0" w:color="auto"/>
            <w:bottom w:val="none" w:sz="0" w:space="0" w:color="auto"/>
            <w:right w:val="none" w:sz="0" w:space="0" w:color="auto"/>
          </w:divBdr>
        </w:div>
        <w:div w:id="749616329">
          <w:marLeft w:val="640"/>
          <w:marRight w:val="0"/>
          <w:marTop w:val="0"/>
          <w:marBottom w:val="0"/>
          <w:divBdr>
            <w:top w:val="none" w:sz="0" w:space="0" w:color="auto"/>
            <w:left w:val="none" w:sz="0" w:space="0" w:color="auto"/>
            <w:bottom w:val="none" w:sz="0" w:space="0" w:color="auto"/>
            <w:right w:val="none" w:sz="0" w:space="0" w:color="auto"/>
          </w:divBdr>
        </w:div>
        <w:div w:id="1018315223">
          <w:marLeft w:val="640"/>
          <w:marRight w:val="0"/>
          <w:marTop w:val="0"/>
          <w:marBottom w:val="0"/>
          <w:divBdr>
            <w:top w:val="none" w:sz="0" w:space="0" w:color="auto"/>
            <w:left w:val="none" w:sz="0" w:space="0" w:color="auto"/>
            <w:bottom w:val="none" w:sz="0" w:space="0" w:color="auto"/>
            <w:right w:val="none" w:sz="0" w:space="0" w:color="auto"/>
          </w:divBdr>
        </w:div>
        <w:div w:id="609774456">
          <w:marLeft w:val="640"/>
          <w:marRight w:val="0"/>
          <w:marTop w:val="0"/>
          <w:marBottom w:val="0"/>
          <w:divBdr>
            <w:top w:val="none" w:sz="0" w:space="0" w:color="auto"/>
            <w:left w:val="none" w:sz="0" w:space="0" w:color="auto"/>
            <w:bottom w:val="none" w:sz="0" w:space="0" w:color="auto"/>
            <w:right w:val="none" w:sz="0" w:space="0" w:color="auto"/>
          </w:divBdr>
        </w:div>
        <w:div w:id="1696812124">
          <w:marLeft w:val="640"/>
          <w:marRight w:val="0"/>
          <w:marTop w:val="0"/>
          <w:marBottom w:val="0"/>
          <w:divBdr>
            <w:top w:val="none" w:sz="0" w:space="0" w:color="auto"/>
            <w:left w:val="none" w:sz="0" w:space="0" w:color="auto"/>
            <w:bottom w:val="none" w:sz="0" w:space="0" w:color="auto"/>
            <w:right w:val="none" w:sz="0" w:space="0" w:color="auto"/>
          </w:divBdr>
        </w:div>
        <w:div w:id="2055736410">
          <w:marLeft w:val="640"/>
          <w:marRight w:val="0"/>
          <w:marTop w:val="0"/>
          <w:marBottom w:val="0"/>
          <w:divBdr>
            <w:top w:val="none" w:sz="0" w:space="0" w:color="auto"/>
            <w:left w:val="none" w:sz="0" w:space="0" w:color="auto"/>
            <w:bottom w:val="none" w:sz="0" w:space="0" w:color="auto"/>
            <w:right w:val="none" w:sz="0" w:space="0" w:color="auto"/>
          </w:divBdr>
        </w:div>
        <w:div w:id="765657521">
          <w:marLeft w:val="640"/>
          <w:marRight w:val="0"/>
          <w:marTop w:val="0"/>
          <w:marBottom w:val="0"/>
          <w:divBdr>
            <w:top w:val="none" w:sz="0" w:space="0" w:color="auto"/>
            <w:left w:val="none" w:sz="0" w:space="0" w:color="auto"/>
            <w:bottom w:val="none" w:sz="0" w:space="0" w:color="auto"/>
            <w:right w:val="none" w:sz="0" w:space="0" w:color="auto"/>
          </w:divBdr>
        </w:div>
        <w:div w:id="348459206">
          <w:marLeft w:val="640"/>
          <w:marRight w:val="0"/>
          <w:marTop w:val="0"/>
          <w:marBottom w:val="0"/>
          <w:divBdr>
            <w:top w:val="none" w:sz="0" w:space="0" w:color="auto"/>
            <w:left w:val="none" w:sz="0" w:space="0" w:color="auto"/>
            <w:bottom w:val="none" w:sz="0" w:space="0" w:color="auto"/>
            <w:right w:val="none" w:sz="0" w:space="0" w:color="auto"/>
          </w:divBdr>
        </w:div>
        <w:div w:id="1144156616">
          <w:marLeft w:val="640"/>
          <w:marRight w:val="0"/>
          <w:marTop w:val="0"/>
          <w:marBottom w:val="0"/>
          <w:divBdr>
            <w:top w:val="none" w:sz="0" w:space="0" w:color="auto"/>
            <w:left w:val="none" w:sz="0" w:space="0" w:color="auto"/>
            <w:bottom w:val="none" w:sz="0" w:space="0" w:color="auto"/>
            <w:right w:val="none" w:sz="0" w:space="0" w:color="auto"/>
          </w:divBdr>
        </w:div>
        <w:div w:id="736509745">
          <w:marLeft w:val="640"/>
          <w:marRight w:val="0"/>
          <w:marTop w:val="0"/>
          <w:marBottom w:val="0"/>
          <w:divBdr>
            <w:top w:val="none" w:sz="0" w:space="0" w:color="auto"/>
            <w:left w:val="none" w:sz="0" w:space="0" w:color="auto"/>
            <w:bottom w:val="none" w:sz="0" w:space="0" w:color="auto"/>
            <w:right w:val="none" w:sz="0" w:space="0" w:color="auto"/>
          </w:divBdr>
        </w:div>
        <w:div w:id="615867774">
          <w:marLeft w:val="640"/>
          <w:marRight w:val="0"/>
          <w:marTop w:val="0"/>
          <w:marBottom w:val="0"/>
          <w:divBdr>
            <w:top w:val="none" w:sz="0" w:space="0" w:color="auto"/>
            <w:left w:val="none" w:sz="0" w:space="0" w:color="auto"/>
            <w:bottom w:val="none" w:sz="0" w:space="0" w:color="auto"/>
            <w:right w:val="none" w:sz="0" w:space="0" w:color="auto"/>
          </w:divBdr>
        </w:div>
        <w:div w:id="189688833">
          <w:marLeft w:val="640"/>
          <w:marRight w:val="0"/>
          <w:marTop w:val="0"/>
          <w:marBottom w:val="0"/>
          <w:divBdr>
            <w:top w:val="none" w:sz="0" w:space="0" w:color="auto"/>
            <w:left w:val="none" w:sz="0" w:space="0" w:color="auto"/>
            <w:bottom w:val="none" w:sz="0" w:space="0" w:color="auto"/>
            <w:right w:val="none" w:sz="0" w:space="0" w:color="auto"/>
          </w:divBdr>
        </w:div>
        <w:div w:id="1404718435">
          <w:marLeft w:val="640"/>
          <w:marRight w:val="0"/>
          <w:marTop w:val="0"/>
          <w:marBottom w:val="0"/>
          <w:divBdr>
            <w:top w:val="none" w:sz="0" w:space="0" w:color="auto"/>
            <w:left w:val="none" w:sz="0" w:space="0" w:color="auto"/>
            <w:bottom w:val="none" w:sz="0" w:space="0" w:color="auto"/>
            <w:right w:val="none" w:sz="0" w:space="0" w:color="auto"/>
          </w:divBdr>
        </w:div>
        <w:div w:id="626814871">
          <w:marLeft w:val="640"/>
          <w:marRight w:val="0"/>
          <w:marTop w:val="0"/>
          <w:marBottom w:val="0"/>
          <w:divBdr>
            <w:top w:val="none" w:sz="0" w:space="0" w:color="auto"/>
            <w:left w:val="none" w:sz="0" w:space="0" w:color="auto"/>
            <w:bottom w:val="none" w:sz="0" w:space="0" w:color="auto"/>
            <w:right w:val="none" w:sz="0" w:space="0" w:color="auto"/>
          </w:divBdr>
        </w:div>
        <w:div w:id="745103713">
          <w:marLeft w:val="640"/>
          <w:marRight w:val="0"/>
          <w:marTop w:val="0"/>
          <w:marBottom w:val="0"/>
          <w:divBdr>
            <w:top w:val="none" w:sz="0" w:space="0" w:color="auto"/>
            <w:left w:val="none" w:sz="0" w:space="0" w:color="auto"/>
            <w:bottom w:val="none" w:sz="0" w:space="0" w:color="auto"/>
            <w:right w:val="none" w:sz="0" w:space="0" w:color="auto"/>
          </w:divBdr>
        </w:div>
        <w:div w:id="214893810">
          <w:marLeft w:val="640"/>
          <w:marRight w:val="0"/>
          <w:marTop w:val="0"/>
          <w:marBottom w:val="0"/>
          <w:divBdr>
            <w:top w:val="none" w:sz="0" w:space="0" w:color="auto"/>
            <w:left w:val="none" w:sz="0" w:space="0" w:color="auto"/>
            <w:bottom w:val="none" w:sz="0" w:space="0" w:color="auto"/>
            <w:right w:val="none" w:sz="0" w:space="0" w:color="auto"/>
          </w:divBdr>
        </w:div>
        <w:div w:id="756173631">
          <w:marLeft w:val="640"/>
          <w:marRight w:val="0"/>
          <w:marTop w:val="0"/>
          <w:marBottom w:val="0"/>
          <w:divBdr>
            <w:top w:val="none" w:sz="0" w:space="0" w:color="auto"/>
            <w:left w:val="none" w:sz="0" w:space="0" w:color="auto"/>
            <w:bottom w:val="none" w:sz="0" w:space="0" w:color="auto"/>
            <w:right w:val="none" w:sz="0" w:space="0" w:color="auto"/>
          </w:divBdr>
        </w:div>
        <w:div w:id="1132214464">
          <w:marLeft w:val="640"/>
          <w:marRight w:val="0"/>
          <w:marTop w:val="0"/>
          <w:marBottom w:val="0"/>
          <w:divBdr>
            <w:top w:val="none" w:sz="0" w:space="0" w:color="auto"/>
            <w:left w:val="none" w:sz="0" w:space="0" w:color="auto"/>
            <w:bottom w:val="none" w:sz="0" w:space="0" w:color="auto"/>
            <w:right w:val="none" w:sz="0" w:space="0" w:color="auto"/>
          </w:divBdr>
        </w:div>
        <w:div w:id="115636086">
          <w:marLeft w:val="640"/>
          <w:marRight w:val="0"/>
          <w:marTop w:val="0"/>
          <w:marBottom w:val="0"/>
          <w:divBdr>
            <w:top w:val="none" w:sz="0" w:space="0" w:color="auto"/>
            <w:left w:val="none" w:sz="0" w:space="0" w:color="auto"/>
            <w:bottom w:val="none" w:sz="0" w:space="0" w:color="auto"/>
            <w:right w:val="none" w:sz="0" w:space="0" w:color="auto"/>
          </w:divBdr>
        </w:div>
        <w:div w:id="1982610814">
          <w:marLeft w:val="640"/>
          <w:marRight w:val="0"/>
          <w:marTop w:val="0"/>
          <w:marBottom w:val="0"/>
          <w:divBdr>
            <w:top w:val="none" w:sz="0" w:space="0" w:color="auto"/>
            <w:left w:val="none" w:sz="0" w:space="0" w:color="auto"/>
            <w:bottom w:val="none" w:sz="0" w:space="0" w:color="auto"/>
            <w:right w:val="none" w:sz="0" w:space="0" w:color="auto"/>
          </w:divBdr>
        </w:div>
        <w:div w:id="1871524354">
          <w:marLeft w:val="640"/>
          <w:marRight w:val="0"/>
          <w:marTop w:val="0"/>
          <w:marBottom w:val="0"/>
          <w:divBdr>
            <w:top w:val="none" w:sz="0" w:space="0" w:color="auto"/>
            <w:left w:val="none" w:sz="0" w:space="0" w:color="auto"/>
            <w:bottom w:val="none" w:sz="0" w:space="0" w:color="auto"/>
            <w:right w:val="none" w:sz="0" w:space="0" w:color="auto"/>
          </w:divBdr>
        </w:div>
        <w:div w:id="381712397">
          <w:marLeft w:val="640"/>
          <w:marRight w:val="0"/>
          <w:marTop w:val="0"/>
          <w:marBottom w:val="0"/>
          <w:divBdr>
            <w:top w:val="none" w:sz="0" w:space="0" w:color="auto"/>
            <w:left w:val="none" w:sz="0" w:space="0" w:color="auto"/>
            <w:bottom w:val="none" w:sz="0" w:space="0" w:color="auto"/>
            <w:right w:val="none" w:sz="0" w:space="0" w:color="auto"/>
          </w:divBdr>
        </w:div>
        <w:div w:id="724375216">
          <w:marLeft w:val="640"/>
          <w:marRight w:val="0"/>
          <w:marTop w:val="0"/>
          <w:marBottom w:val="0"/>
          <w:divBdr>
            <w:top w:val="none" w:sz="0" w:space="0" w:color="auto"/>
            <w:left w:val="none" w:sz="0" w:space="0" w:color="auto"/>
            <w:bottom w:val="none" w:sz="0" w:space="0" w:color="auto"/>
            <w:right w:val="none" w:sz="0" w:space="0" w:color="auto"/>
          </w:divBdr>
        </w:div>
        <w:div w:id="936326024">
          <w:marLeft w:val="640"/>
          <w:marRight w:val="0"/>
          <w:marTop w:val="0"/>
          <w:marBottom w:val="0"/>
          <w:divBdr>
            <w:top w:val="none" w:sz="0" w:space="0" w:color="auto"/>
            <w:left w:val="none" w:sz="0" w:space="0" w:color="auto"/>
            <w:bottom w:val="none" w:sz="0" w:space="0" w:color="auto"/>
            <w:right w:val="none" w:sz="0" w:space="0" w:color="auto"/>
          </w:divBdr>
        </w:div>
        <w:div w:id="566040542">
          <w:marLeft w:val="640"/>
          <w:marRight w:val="0"/>
          <w:marTop w:val="0"/>
          <w:marBottom w:val="0"/>
          <w:divBdr>
            <w:top w:val="none" w:sz="0" w:space="0" w:color="auto"/>
            <w:left w:val="none" w:sz="0" w:space="0" w:color="auto"/>
            <w:bottom w:val="none" w:sz="0" w:space="0" w:color="auto"/>
            <w:right w:val="none" w:sz="0" w:space="0" w:color="auto"/>
          </w:divBdr>
        </w:div>
        <w:div w:id="1353993892">
          <w:marLeft w:val="640"/>
          <w:marRight w:val="0"/>
          <w:marTop w:val="0"/>
          <w:marBottom w:val="0"/>
          <w:divBdr>
            <w:top w:val="none" w:sz="0" w:space="0" w:color="auto"/>
            <w:left w:val="none" w:sz="0" w:space="0" w:color="auto"/>
            <w:bottom w:val="none" w:sz="0" w:space="0" w:color="auto"/>
            <w:right w:val="none" w:sz="0" w:space="0" w:color="auto"/>
          </w:divBdr>
        </w:div>
        <w:div w:id="1420445920">
          <w:marLeft w:val="640"/>
          <w:marRight w:val="0"/>
          <w:marTop w:val="0"/>
          <w:marBottom w:val="0"/>
          <w:divBdr>
            <w:top w:val="none" w:sz="0" w:space="0" w:color="auto"/>
            <w:left w:val="none" w:sz="0" w:space="0" w:color="auto"/>
            <w:bottom w:val="none" w:sz="0" w:space="0" w:color="auto"/>
            <w:right w:val="none" w:sz="0" w:space="0" w:color="auto"/>
          </w:divBdr>
        </w:div>
        <w:div w:id="522549811">
          <w:marLeft w:val="640"/>
          <w:marRight w:val="0"/>
          <w:marTop w:val="0"/>
          <w:marBottom w:val="0"/>
          <w:divBdr>
            <w:top w:val="none" w:sz="0" w:space="0" w:color="auto"/>
            <w:left w:val="none" w:sz="0" w:space="0" w:color="auto"/>
            <w:bottom w:val="none" w:sz="0" w:space="0" w:color="auto"/>
            <w:right w:val="none" w:sz="0" w:space="0" w:color="auto"/>
          </w:divBdr>
        </w:div>
        <w:div w:id="481703393">
          <w:marLeft w:val="640"/>
          <w:marRight w:val="0"/>
          <w:marTop w:val="0"/>
          <w:marBottom w:val="0"/>
          <w:divBdr>
            <w:top w:val="none" w:sz="0" w:space="0" w:color="auto"/>
            <w:left w:val="none" w:sz="0" w:space="0" w:color="auto"/>
            <w:bottom w:val="none" w:sz="0" w:space="0" w:color="auto"/>
            <w:right w:val="none" w:sz="0" w:space="0" w:color="auto"/>
          </w:divBdr>
        </w:div>
        <w:div w:id="962349492">
          <w:marLeft w:val="640"/>
          <w:marRight w:val="0"/>
          <w:marTop w:val="0"/>
          <w:marBottom w:val="0"/>
          <w:divBdr>
            <w:top w:val="none" w:sz="0" w:space="0" w:color="auto"/>
            <w:left w:val="none" w:sz="0" w:space="0" w:color="auto"/>
            <w:bottom w:val="none" w:sz="0" w:space="0" w:color="auto"/>
            <w:right w:val="none" w:sz="0" w:space="0" w:color="auto"/>
          </w:divBdr>
        </w:div>
        <w:div w:id="18817935">
          <w:marLeft w:val="640"/>
          <w:marRight w:val="0"/>
          <w:marTop w:val="0"/>
          <w:marBottom w:val="0"/>
          <w:divBdr>
            <w:top w:val="none" w:sz="0" w:space="0" w:color="auto"/>
            <w:left w:val="none" w:sz="0" w:space="0" w:color="auto"/>
            <w:bottom w:val="none" w:sz="0" w:space="0" w:color="auto"/>
            <w:right w:val="none" w:sz="0" w:space="0" w:color="auto"/>
          </w:divBdr>
        </w:div>
        <w:div w:id="990871444">
          <w:marLeft w:val="640"/>
          <w:marRight w:val="0"/>
          <w:marTop w:val="0"/>
          <w:marBottom w:val="0"/>
          <w:divBdr>
            <w:top w:val="none" w:sz="0" w:space="0" w:color="auto"/>
            <w:left w:val="none" w:sz="0" w:space="0" w:color="auto"/>
            <w:bottom w:val="none" w:sz="0" w:space="0" w:color="auto"/>
            <w:right w:val="none" w:sz="0" w:space="0" w:color="auto"/>
          </w:divBdr>
        </w:div>
        <w:div w:id="2102215068">
          <w:marLeft w:val="640"/>
          <w:marRight w:val="0"/>
          <w:marTop w:val="0"/>
          <w:marBottom w:val="0"/>
          <w:divBdr>
            <w:top w:val="none" w:sz="0" w:space="0" w:color="auto"/>
            <w:left w:val="none" w:sz="0" w:space="0" w:color="auto"/>
            <w:bottom w:val="none" w:sz="0" w:space="0" w:color="auto"/>
            <w:right w:val="none" w:sz="0" w:space="0" w:color="auto"/>
          </w:divBdr>
        </w:div>
        <w:div w:id="766197689">
          <w:marLeft w:val="640"/>
          <w:marRight w:val="0"/>
          <w:marTop w:val="0"/>
          <w:marBottom w:val="0"/>
          <w:divBdr>
            <w:top w:val="none" w:sz="0" w:space="0" w:color="auto"/>
            <w:left w:val="none" w:sz="0" w:space="0" w:color="auto"/>
            <w:bottom w:val="none" w:sz="0" w:space="0" w:color="auto"/>
            <w:right w:val="none" w:sz="0" w:space="0" w:color="auto"/>
          </w:divBdr>
        </w:div>
        <w:div w:id="1857185000">
          <w:marLeft w:val="640"/>
          <w:marRight w:val="0"/>
          <w:marTop w:val="0"/>
          <w:marBottom w:val="0"/>
          <w:divBdr>
            <w:top w:val="none" w:sz="0" w:space="0" w:color="auto"/>
            <w:left w:val="none" w:sz="0" w:space="0" w:color="auto"/>
            <w:bottom w:val="none" w:sz="0" w:space="0" w:color="auto"/>
            <w:right w:val="none" w:sz="0" w:space="0" w:color="auto"/>
          </w:divBdr>
        </w:div>
        <w:div w:id="1990134777">
          <w:marLeft w:val="640"/>
          <w:marRight w:val="0"/>
          <w:marTop w:val="0"/>
          <w:marBottom w:val="0"/>
          <w:divBdr>
            <w:top w:val="none" w:sz="0" w:space="0" w:color="auto"/>
            <w:left w:val="none" w:sz="0" w:space="0" w:color="auto"/>
            <w:bottom w:val="none" w:sz="0" w:space="0" w:color="auto"/>
            <w:right w:val="none" w:sz="0" w:space="0" w:color="auto"/>
          </w:divBdr>
        </w:div>
        <w:div w:id="20789877">
          <w:marLeft w:val="640"/>
          <w:marRight w:val="0"/>
          <w:marTop w:val="0"/>
          <w:marBottom w:val="0"/>
          <w:divBdr>
            <w:top w:val="none" w:sz="0" w:space="0" w:color="auto"/>
            <w:left w:val="none" w:sz="0" w:space="0" w:color="auto"/>
            <w:bottom w:val="none" w:sz="0" w:space="0" w:color="auto"/>
            <w:right w:val="none" w:sz="0" w:space="0" w:color="auto"/>
          </w:divBdr>
        </w:div>
        <w:div w:id="958951833">
          <w:marLeft w:val="640"/>
          <w:marRight w:val="0"/>
          <w:marTop w:val="0"/>
          <w:marBottom w:val="0"/>
          <w:divBdr>
            <w:top w:val="none" w:sz="0" w:space="0" w:color="auto"/>
            <w:left w:val="none" w:sz="0" w:space="0" w:color="auto"/>
            <w:bottom w:val="none" w:sz="0" w:space="0" w:color="auto"/>
            <w:right w:val="none" w:sz="0" w:space="0" w:color="auto"/>
          </w:divBdr>
        </w:div>
        <w:div w:id="956906633">
          <w:marLeft w:val="640"/>
          <w:marRight w:val="0"/>
          <w:marTop w:val="0"/>
          <w:marBottom w:val="0"/>
          <w:divBdr>
            <w:top w:val="none" w:sz="0" w:space="0" w:color="auto"/>
            <w:left w:val="none" w:sz="0" w:space="0" w:color="auto"/>
            <w:bottom w:val="none" w:sz="0" w:space="0" w:color="auto"/>
            <w:right w:val="none" w:sz="0" w:space="0" w:color="auto"/>
          </w:divBdr>
        </w:div>
        <w:div w:id="320038732">
          <w:marLeft w:val="640"/>
          <w:marRight w:val="0"/>
          <w:marTop w:val="0"/>
          <w:marBottom w:val="0"/>
          <w:divBdr>
            <w:top w:val="none" w:sz="0" w:space="0" w:color="auto"/>
            <w:left w:val="none" w:sz="0" w:space="0" w:color="auto"/>
            <w:bottom w:val="none" w:sz="0" w:space="0" w:color="auto"/>
            <w:right w:val="none" w:sz="0" w:space="0" w:color="auto"/>
          </w:divBdr>
        </w:div>
        <w:div w:id="1780711339">
          <w:marLeft w:val="640"/>
          <w:marRight w:val="0"/>
          <w:marTop w:val="0"/>
          <w:marBottom w:val="0"/>
          <w:divBdr>
            <w:top w:val="none" w:sz="0" w:space="0" w:color="auto"/>
            <w:left w:val="none" w:sz="0" w:space="0" w:color="auto"/>
            <w:bottom w:val="none" w:sz="0" w:space="0" w:color="auto"/>
            <w:right w:val="none" w:sz="0" w:space="0" w:color="auto"/>
          </w:divBdr>
        </w:div>
        <w:div w:id="1760128473">
          <w:marLeft w:val="640"/>
          <w:marRight w:val="0"/>
          <w:marTop w:val="0"/>
          <w:marBottom w:val="0"/>
          <w:divBdr>
            <w:top w:val="none" w:sz="0" w:space="0" w:color="auto"/>
            <w:left w:val="none" w:sz="0" w:space="0" w:color="auto"/>
            <w:bottom w:val="none" w:sz="0" w:space="0" w:color="auto"/>
            <w:right w:val="none" w:sz="0" w:space="0" w:color="auto"/>
          </w:divBdr>
        </w:div>
        <w:div w:id="1513954260">
          <w:marLeft w:val="640"/>
          <w:marRight w:val="0"/>
          <w:marTop w:val="0"/>
          <w:marBottom w:val="0"/>
          <w:divBdr>
            <w:top w:val="none" w:sz="0" w:space="0" w:color="auto"/>
            <w:left w:val="none" w:sz="0" w:space="0" w:color="auto"/>
            <w:bottom w:val="none" w:sz="0" w:space="0" w:color="auto"/>
            <w:right w:val="none" w:sz="0" w:space="0" w:color="auto"/>
          </w:divBdr>
        </w:div>
        <w:div w:id="695470993">
          <w:marLeft w:val="640"/>
          <w:marRight w:val="0"/>
          <w:marTop w:val="0"/>
          <w:marBottom w:val="0"/>
          <w:divBdr>
            <w:top w:val="none" w:sz="0" w:space="0" w:color="auto"/>
            <w:left w:val="none" w:sz="0" w:space="0" w:color="auto"/>
            <w:bottom w:val="none" w:sz="0" w:space="0" w:color="auto"/>
            <w:right w:val="none" w:sz="0" w:space="0" w:color="auto"/>
          </w:divBdr>
        </w:div>
        <w:div w:id="1502312780">
          <w:marLeft w:val="640"/>
          <w:marRight w:val="0"/>
          <w:marTop w:val="0"/>
          <w:marBottom w:val="0"/>
          <w:divBdr>
            <w:top w:val="none" w:sz="0" w:space="0" w:color="auto"/>
            <w:left w:val="none" w:sz="0" w:space="0" w:color="auto"/>
            <w:bottom w:val="none" w:sz="0" w:space="0" w:color="auto"/>
            <w:right w:val="none" w:sz="0" w:space="0" w:color="auto"/>
          </w:divBdr>
        </w:div>
      </w:divsChild>
    </w:div>
    <w:div w:id="1323705878">
      <w:bodyDiv w:val="1"/>
      <w:marLeft w:val="0"/>
      <w:marRight w:val="0"/>
      <w:marTop w:val="0"/>
      <w:marBottom w:val="0"/>
      <w:divBdr>
        <w:top w:val="none" w:sz="0" w:space="0" w:color="auto"/>
        <w:left w:val="none" w:sz="0" w:space="0" w:color="auto"/>
        <w:bottom w:val="none" w:sz="0" w:space="0" w:color="auto"/>
        <w:right w:val="none" w:sz="0" w:space="0" w:color="auto"/>
      </w:divBdr>
      <w:divsChild>
        <w:div w:id="145365004">
          <w:marLeft w:val="640"/>
          <w:marRight w:val="0"/>
          <w:marTop w:val="0"/>
          <w:marBottom w:val="0"/>
          <w:divBdr>
            <w:top w:val="none" w:sz="0" w:space="0" w:color="auto"/>
            <w:left w:val="none" w:sz="0" w:space="0" w:color="auto"/>
            <w:bottom w:val="none" w:sz="0" w:space="0" w:color="auto"/>
            <w:right w:val="none" w:sz="0" w:space="0" w:color="auto"/>
          </w:divBdr>
        </w:div>
        <w:div w:id="1873347935">
          <w:marLeft w:val="640"/>
          <w:marRight w:val="0"/>
          <w:marTop w:val="0"/>
          <w:marBottom w:val="0"/>
          <w:divBdr>
            <w:top w:val="none" w:sz="0" w:space="0" w:color="auto"/>
            <w:left w:val="none" w:sz="0" w:space="0" w:color="auto"/>
            <w:bottom w:val="none" w:sz="0" w:space="0" w:color="auto"/>
            <w:right w:val="none" w:sz="0" w:space="0" w:color="auto"/>
          </w:divBdr>
        </w:div>
        <w:div w:id="674918364">
          <w:marLeft w:val="640"/>
          <w:marRight w:val="0"/>
          <w:marTop w:val="0"/>
          <w:marBottom w:val="0"/>
          <w:divBdr>
            <w:top w:val="none" w:sz="0" w:space="0" w:color="auto"/>
            <w:left w:val="none" w:sz="0" w:space="0" w:color="auto"/>
            <w:bottom w:val="none" w:sz="0" w:space="0" w:color="auto"/>
            <w:right w:val="none" w:sz="0" w:space="0" w:color="auto"/>
          </w:divBdr>
        </w:div>
        <w:div w:id="634216881">
          <w:marLeft w:val="640"/>
          <w:marRight w:val="0"/>
          <w:marTop w:val="0"/>
          <w:marBottom w:val="0"/>
          <w:divBdr>
            <w:top w:val="none" w:sz="0" w:space="0" w:color="auto"/>
            <w:left w:val="none" w:sz="0" w:space="0" w:color="auto"/>
            <w:bottom w:val="none" w:sz="0" w:space="0" w:color="auto"/>
            <w:right w:val="none" w:sz="0" w:space="0" w:color="auto"/>
          </w:divBdr>
        </w:div>
        <w:div w:id="1068112328">
          <w:marLeft w:val="640"/>
          <w:marRight w:val="0"/>
          <w:marTop w:val="0"/>
          <w:marBottom w:val="0"/>
          <w:divBdr>
            <w:top w:val="none" w:sz="0" w:space="0" w:color="auto"/>
            <w:left w:val="none" w:sz="0" w:space="0" w:color="auto"/>
            <w:bottom w:val="none" w:sz="0" w:space="0" w:color="auto"/>
            <w:right w:val="none" w:sz="0" w:space="0" w:color="auto"/>
          </w:divBdr>
        </w:div>
        <w:div w:id="1175799787">
          <w:marLeft w:val="640"/>
          <w:marRight w:val="0"/>
          <w:marTop w:val="0"/>
          <w:marBottom w:val="0"/>
          <w:divBdr>
            <w:top w:val="none" w:sz="0" w:space="0" w:color="auto"/>
            <w:left w:val="none" w:sz="0" w:space="0" w:color="auto"/>
            <w:bottom w:val="none" w:sz="0" w:space="0" w:color="auto"/>
            <w:right w:val="none" w:sz="0" w:space="0" w:color="auto"/>
          </w:divBdr>
        </w:div>
        <w:div w:id="1978340954">
          <w:marLeft w:val="640"/>
          <w:marRight w:val="0"/>
          <w:marTop w:val="0"/>
          <w:marBottom w:val="0"/>
          <w:divBdr>
            <w:top w:val="none" w:sz="0" w:space="0" w:color="auto"/>
            <w:left w:val="none" w:sz="0" w:space="0" w:color="auto"/>
            <w:bottom w:val="none" w:sz="0" w:space="0" w:color="auto"/>
            <w:right w:val="none" w:sz="0" w:space="0" w:color="auto"/>
          </w:divBdr>
        </w:div>
        <w:div w:id="157356474">
          <w:marLeft w:val="640"/>
          <w:marRight w:val="0"/>
          <w:marTop w:val="0"/>
          <w:marBottom w:val="0"/>
          <w:divBdr>
            <w:top w:val="none" w:sz="0" w:space="0" w:color="auto"/>
            <w:left w:val="none" w:sz="0" w:space="0" w:color="auto"/>
            <w:bottom w:val="none" w:sz="0" w:space="0" w:color="auto"/>
            <w:right w:val="none" w:sz="0" w:space="0" w:color="auto"/>
          </w:divBdr>
        </w:div>
        <w:div w:id="1129203751">
          <w:marLeft w:val="640"/>
          <w:marRight w:val="0"/>
          <w:marTop w:val="0"/>
          <w:marBottom w:val="0"/>
          <w:divBdr>
            <w:top w:val="none" w:sz="0" w:space="0" w:color="auto"/>
            <w:left w:val="none" w:sz="0" w:space="0" w:color="auto"/>
            <w:bottom w:val="none" w:sz="0" w:space="0" w:color="auto"/>
            <w:right w:val="none" w:sz="0" w:space="0" w:color="auto"/>
          </w:divBdr>
        </w:div>
        <w:div w:id="913123620">
          <w:marLeft w:val="640"/>
          <w:marRight w:val="0"/>
          <w:marTop w:val="0"/>
          <w:marBottom w:val="0"/>
          <w:divBdr>
            <w:top w:val="none" w:sz="0" w:space="0" w:color="auto"/>
            <w:left w:val="none" w:sz="0" w:space="0" w:color="auto"/>
            <w:bottom w:val="none" w:sz="0" w:space="0" w:color="auto"/>
            <w:right w:val="none" w:sz="0" w:space="0" w:color="auto"/>
          </w:divBdr>
        </w:div>
        <w:div w:id="494955112">
          <w:marLeft w:val="640"/>
          <w:marRight w:val="0"/>
          <w:marTop w:val="0"/>
          <w:marBottom w:val="0"/>
          <w:divBdr>
            <w:top w:val="none" w:sz="0" w:space="0" w:color="auto"/>
            <w:left w:val="none" w:sz="0" w:space="0" w:color="auto"/>
            <w:bottom w:val="none" w:sz="0" w:space="0" w:color="auto"/>
            <w:right w:val="none" w:sz="0" w:space="0" w:color="auto"/>
          </w:divBdr>
        </w:div>
        <w:div w:id="314994000">
          <w:marLeft w:val="640"/>
          <w:marRight w:val="0"/>
          <w:marTop w:val="0"/>
          <w:marBottom w:val="0"/>
          <w:divBdr>
            <w:top w:val="none" w:sz="0" w:space="0" w:color="auto"/>
            <w:left w:val="none" w:sz="0" w:space="0" w:color="auto"/>
            <w:bottom w:val="none" w:sz="0" w:space="0" w:color="auto"/>
            <w:right w:val="none" w:sz="0" w:space="0" w:color="auto"/>
          </w:divBdr>
        </w:div>
      </w:divsChild>
    </w:div>
    <w:div w:id="1330714941">
      <w:bodyDiv w:val="1"/>
      <w:marLeft w:val="0"/>
      <w:marRight w:val="0"/>
      <w:marTop w:val="0"/>
      <w:marBottom w:val="0"/>
      <w:divBdr>
        <w:top w:val="none" w:sz="0" w:space="0" w:color="auto"/>
        <w:left w:val="none" w:sz="0" w:space="0" w:color="auto"/>
        <w:bottom w:val="none" w:sz="0" w:space="0" w:color="auto"/>
        <w:right w:val="none" w:sz="0" w:space="0" w:color="auto"/>
      </w:divBdr>
      <w:divsChild>
        <w:div w:id="479612266">
          <w:marLeft w:val="640"/>
          <w:marRight w:val="0"/>
          <w:marTop w:val="0"/>
          <w:marBottom w:val="0"/>
          <w:divBdr>
            <w:top w:val="none" w:sz="0" w:space="0" w:color="auto"/>
            <w:left w:val="none" w:sz="0" w:space="0" w:color="auto"/>
            <w:bottom w:val="none" w:sz="0" w:space="0" w:color="auto"/>
            <w:right w:val="none" w:sz="0" w:space="0" w:color="auto"/>
          </w:divBdr>
        </w:div>
        <w:div w:id="2096705499">
          <w:marLeft w:val="640"/>
          <w:marRight w:val="0"/>
          <w:marTop w:val="0"/>
          <w:marBottom w:val="0"/>
          <w:divBdr>
            <w:top w:val="none" w:sz="0" w:space="0" w:color="auto"/>
            <w:left w:val="none" w:sz="0" w:space="0" w:color="auto"/>
            <w:bottom w:val="none" w:sz="0" w:space="0" w:color="auto"/>
            <w:right w:val="none" w:sz="0" w:space="0" w:color="auto"/>
          </w:divBdr>
        </w:div>
        <w:div w:id="980158113">
          <w:marLeft w:val="640"/>
          <w:marRight w:val="0"/>
          <w:marTop w:val="0"/>
          <w:marBottom w:val="0"/>
          <w:divBdr>
            <w:top w:val="none" w:sz="0" w:space="0" w:color="auto"/>
            <w:left w:val="none" w:sz="0" w:space="0" w:color="auto"/>
            <w:bottom w:val="none" w:sz="0" w:space="0" w:color="auto"/>
            <w:right w:val="none" w:sz="0" w:space="0" w:color="auto"/>
          </w:divBdr>
        </w:div>
        <w:div w:id="488253449">
          <w:marLeft w:val="640"/>
          <w:marRight w:val="0"/>
          <w:marTop w:val="0"/>
          <w:marBottom w:val="0"/>
          <w:divBdr>
            <w:top w:val="none" w:sz="0" w:space="0" w:color="auto"/>
            <w:left w:val="none" w:sz="0" w:space="0" w:color="auto"/>
            <w:bottom w:val="none" w:sz="0" w:space="0" w:color="auto"/>
            <w:right w:val="none" w:sz="0" w:space="0" w:color="auto"/>
          </w:divBdr>
        </w:div>
        <w:div w:id="354575923">
          <w:marLeft w:val="640"/>
          <w:marRight w:val="0"/>
          <w:marTop w:val="0"/>
          <w:marBottom w:val="0"/>
          <w:divBdr>
            <w:top w:val="none" w:sz="0" w:space="0" w:color="auto"/>
            <w:left w:val="none" w:sz="0" w:space="0" w:color="auto"/>
            <w:bottom w:val="none" w:sz="0" w:space="0" w:color="auto"/>
            <w:right w:val="none" w:sz="0" w:space="0" w:color="auto"/>
          </w:divBdr>
        </w:div>
        <w:div w:id="256256933">
          <w:marLeft w:val="640"/>
          <w:marRight w:val="0"/>
          <w:marTop w:val="0"/>
          <w:marBottom w:val="0"/>
          <w:divBdr>
            <w:top w:val="none" w:sz="0" w:space="0" w:color="auto"/>
            <w:left w:val="none" w:sz="0" w:space="0" w:color="auto"/>
            <w:bottom w:val="none" w:sz="0" w:space="0" w:color="auto"/>
            <w:right w:val="none" w:sz="0" w:space="0" w:color="auto"/>
          </w:divBdr>
        </w:div>
        <w:div w:id="1102217215">
          <w:marLeft w:val="640"/>
          <w:marRight w:val="0"/>
          <w:marTop w:val="0"/>
          <w:marBottom w:val="0"/>
          <w:divBdr>
            <w:top w:val="none" w:sz="0" w:space="0" w:color="auto"/>
            <w:left w:val="none" w:sz="0" w:space="0" w:color="auto"/>
            <w:bottom w:val="none" w:sz="0" w:space="0" w:color="auto"/>
            <w:right w:val="none" w:sz="0" w:space="0" w:color="auto"/>
          </w:divBdr>
        </w:div>
      </w:divsChild>
    </w:div>
    <w:div w:id="1334645475">
      <w:bodyDiv w:val="1"/>
      <w:marLeft w:val="0"/>
      <w:marRight w:val="0"/>
      <w:marTop w:val="0"/>
      <w:marBottom w:val="0"/>
      <w:divBdr>
        <w:top w:val="none" w:sz="0" w:space="0" w:color="auto"/>
        <w:left w:val="none" w:sz="0" w:space="0" w:color="auto"/>
        <w:bottom w:val="none" w:sz="0" w:space="0" w:color="auto"/>
        <w:right w:val="none" w:sz="0" w:space="0" w:color="auto"/>
      </w:divBdr>
      <w:divsChild>
        <w:div w:id="1049106278">
          <w:marLeft w:val="640"/>
          <w:marRight w:val="0"/>
          <w:marTop w:val="0"/>
          <w:marBottom w:val="0"/>
          <w:divBdr>
            <w:top w:val="none" w:sz="0" w:space="0" w:color="auto"/>
            <w:left w:val="none" w:sz="0" w:space="0" w:color="auto"/>
            <w:bottom w:val="none" w:sz="0" w:space="0" w:color="auto"/>
            <w:right w:val="none" w:sz="0" w:space="0" w:color="auto"/>
          </w:divBdr>
        </w:div>
        <w:div w:id="1949657052">
          <w:marLeft w:val="640"/>
          <w:marRight w:val="0"/>
          <w:marTop w:val="0"/>
          <w:marBottom w:val="0"/>
          <w:divBdr>
            <w:top w:val="none" w:sz="0" w:space="0" w:color="auto"/>
            <w:left w:val="none" w:sz="0" w:space="0" w:color="auto"/>
            <w:bottom w:val="none" w:sz="0" w:space="0" w:color="auto"/>
            <w:right w:val="none" w:sz="0" w:space="0" w:color="auto"/>
          </w:divBdr>
        </w:div>
        <w:div w:id="1974165837">
          <w:marLeft w:val="640"/>
          <w:marRight w:val="0"/>
          <w:marTop w:val="0"/>
          <w:marBottom w:val="0"/>
          <w:divBdr>
            <w:top w:val="none" w:sz="0" w:space="0" w:color="auto"/>
            <w:left w:val="none" w:sz="0" w:space="0" w:color="auto"/>
            <w:bottom w:val="none" w:sz="0" w:space="0" w:color="auto"/>
            <w:right w:val="none" w:sz="0" w:space="0" w:color="auto"/>
          </w:divBdr>
        </w:div>
        <w:div w:id="1385521023">
          <w:marLeft w:val="640"/>
          <w:marRight w:val="0"/>
          <w:marTop w:val="0"/>
          <w:marBottom w:val="0"/>
          <w:divBdr>
            <w:top w:val="none" w:sz="0" w:space="0" w:color="auto"/>
            <w:left w:val="none" w:sz="0" w:space="0" w:color="auto"/>
            <w:bottom w:val="none" w:sz="0" w:space="0" w:color="auto"/>
            <w:right w:val="none" w:sz="0" w:space="0" w:color="auto"/>
          </w:divBdr>
        </w:div>
        <w:div w:id="1815220966">
          <w:marLeft w:val="640"/>
          <w:marRight w:val="0"/>
          <w:marTop w:val="0"/>
          <w:marBottom w:val="0"/>
          <w:divBdr>
            <w:top w:val="none" w:sz="0" w:space="0" w:color="auto"/>
            <w:left w:val="none" w:sz="0" w:space="0" w:color="auto"/>
            <w:bottom w:val="none" w:sz="0" w:space="0" w:color="auto"/>
            <w:right w:val="none" w:sz="0" w:space="0" w:color="auto"/>
          </w:divBdr>
        </w:div>
        <w:div w:id="4132207">
          <w:marLeft w:val="640"/>
          <w:marRight w:val="0"/>
          <w:marTop w:val="0"/>
          <w:marBottom w:val="0"/>
          <w:divBdr>
            <w:top w:val="none" w:sz="0" w:space="0" w:color="auto"/>
            <w:left w:val="none" w:sz="0" w:space="0" w:color="auto"/>
            <w:bottom w:val="none" w:sz="0" w:space="0" w:color="auto"/>
            <w:right w:val="none" w:sz="0" w:space="0" w:color="auto"/>
          </w:divBdr>
        </w:div>
        <w:div w:id="1118987411">
          <w:marLeft w:val="640"/>
          <w:marRight w:val="0"/>
          <w:marTop w:val="0"/>
          <w:marBottom w:val="0"/>
          <w:divBdr>
            <w:top w:val="none" w:sz="0" w:space="0" w:color="auto"/>
            <w:left w:val="none" w:sz="0" w:space="0" w:color="auto"/>
            <w:bottom w:val="none" w:sz="0" w:space="0" w:color="auto"/>
            <w:right w:val="none" w:sz="0" w:space="0" w:color="auto"/>
          </w:divBdr>
        </w:div>
        <w:div w:id="338778731">
          <w:marLeft w:val="640"/>
          <w:marRight w:val="0"/>
          <w:marTop w:val="0"/>
          <w:marBottom w:val="0"/>
          <w:divBdr>
            <w:top w:val="none" w:sz="0" w:space="0" w:color="auto"/>
            <w:left w:val="none" w:sz="0" w:space="0" w:color="auto"/>
            <w:bottom w:val="none" w:sz="0" w:space="0" w:color="auto"/>
            <w:right w:val="none" w:sz="0" w:space="0" w:color="auto"/>
          </w:divBdr>
        </w:div>
        <w:div w:id="21713051">
          <w:marLeft w:val="640"/>
          <w:marRight w:val="0"/>
          <w:marTop w:val="0"/>
          <w:marBottom w:val="0"/>
          <w:divBdr>
            <w:top w:val="none" w:sz="0" w:space="0" w:color="auto"/>
            <w:left w:val="none" w:sz="0" w:space="0" w:color="auto"/>
            <w:bottom w:val="none" w:sz="0" w:space="0" w:color="auto"/>
            <w:right w:val="none" w:sz="0" w:space="0" w:color="auto"/>
          </w:divBdr>
        </w:div>
        <w:div w:id="1892763480">
          <w:marLeft w:val="640"/>
          <w:marRight w:val="0"/>
          <w:marTop w:val="0"/>
          <w:marBottom w:val="0"/>
          <w:divBdr>
            <w:top w:val="none" w:sz="0" w:space="0" w:color="auto"/>
            <w:left w:val="none" w:sz="0" w:space="0" w:color="auto"/>
            <w:bottom w:val="none" w:sz="0" w:space="0" w:color="auto"/>
            <w:right w:val="none" w:sz="0" w:space="0" w:color="auto"/>
          </w:divBdr>
        </w:div>
        <w:div w:id="985476822">
          <w:marLeft w:val="640"/>
          <w:marRight w:val="0"/>
          <w:marTop w:val="0"/>
          <w:marBottom w:val="0"/>
          <w:divBdr>
            <w:top w:val="none" w:sz="0" w:space="0" w:color="auto"/>
            <w:left w:val="none" w:sz="0" w:space="0" w:color="auto"/>
            <w:bottom w:val="none" w:sz="0" w:space="0" w:color="auto"/>
            <w:right w:val="none" w:sz="0" w:space="0" w:color="auto"/>
          </w:divBdr>
        </w:div>
      </w:divsChild>
    </w:div>
    <w:div w:id="1357384424">
      <w:bodyDiv w:val="1"/>
      <w:marLeft w:val="0"/>
      <w:marRight w:val="0"/>
      <w:marTop w:val="0"/>
      <w:marBottom w:val="0"/>
      <w:divBdr>
        <w:top w:val="none" w:sz="0" w:space="0" w:color="auto"/>
        <w:left w:val="none" w:sz="0" w:space="0" w:color="auto"/>
        <w:bottom w:val="none" w:sz="0" w:space="0" w:color="auto"/>
        <w:right w:val="none" w:sz="0" w:space="0" w:color="auto"/>
      </w:divBdr>
      <w:divsChild>
        <w:div w:id="1687369584">
          <w:marLeft w:val="640"/>
          <w:marRight w:val="0"/>
          <w:marTop w:val="0"/>
          <w:marBottom w:val="0"/>
          <w:divBdr>
            <w:top w:val="none" w:sz="0" w:space="0" w:color="auto"/>
            <w:left w:val="none" w:sz="0" w:space="0" w:color="auto"/>
            <w:bottom w:val="none" w:sz="0" w:space="0" w:color="auto"/>
            <w:right w:val="none" w:sz="0" w:space="0" w:color="auto"/>
          </w:divBdr>
        </w:div>
        <w:div w:id="488179135">
          <w:marLeft w:val="640"/>
          <w:marRight w:val="0"/>
          <w:marTop w:val="0"/>
          <w:marBottom w:val="0"/>
          <w:divBdr>
            <w:top w:val="none" w:sz="0" w:space="0" w:color="auto"/>
            <w:left w:val="none" w:sz="0" w:space="0" w:color="auto"/>
            <w:bottom w:val="none" w:sz="0" w:space="0" w:color="auto"/>
            <w:right w:val="none" w:sz="0" w:space="0" w:color="auto"/>
          </w:divBdr>
        </w:div>
        <w:div w:id="1649702413">
          <w:marLeft w:val="640"/>
          <w:marRight w:val="0"/>
          <w:marTop w:val="0"/>
          <w:marBottom w:val="0"/>
          <w:divBdr>
            <w:top w:val="none" w:sz="0" w:space="0" w:color="auto"/>
            <w:left w:val="none" w:sz="0" w:space="0" w:color="auto"/>
            <w:bottom w:val="none" w:sz="0" w:space="0" w:color="auto"/>
            <w:right w:val="none" w:sz="0" w:space="0" w:color="auto"/>
          </w:divBdr>
        </w:div>
        <w:div w:id="246504666">
          <w:marLeft w:val="640"/>
          <w:marRight w:val="0"/>
          <w:marTop w:val="0"/>
          <w:marBottom w:val="0"/>
          <w:divBdr>
            <w:top w:val="none" w:sz="0" w:space="0" w:color="auto"/>
            <w:left w:val="none" w:sz="0" w:space="0" w:color="auto"/>
            <w:bottom w:val="none" w:sz="0" w:space="0" w:color="auto"/>
            <w:right w:val="none" w:sz="0" w:space="0" w:color="auto"/>
          </w:divBdr>
        </w:div>
        <w:div w:id="2005626919">
          <w:marLeft w:val="640"/>
          <w:marRight w:val="0"/>
          <w:marTop w:val="0"/>
          <w:marBottom w:val="0"/>
          <w:divBdr>
            <w:top w:val="none" w:sz="0" w:space="0" w:color="auto"/>
            <w:left w:val="none" w:sz="0" w:space="0" w:color="auto"/>
            <w:bottom w:val="none" w:sz="0" w:space="0" w:color="auto"/>
            <w:right w:val="none" w:sz="0" w:space="0" w:color="auto"/>
          </w:divBdr>
        </w:div>
        <w:div w:id="117839361">
          <w:marLeft w:val="640"/>
          <w:marRight w:val="0"/>
          <w:marTop w:val="0"/>
          <w:marBottom w:val="0"/>
          <w:divBdr>
            <w:top w:val="none" w:sz="0" w:space="0" w:color="auto"/>
            <w:left w:val="none" w:sz="0" w:space="0" w:color="auto"/>
            <w:bottom w:val="none" w:sz="0" w:space="0" w:color="auto"/>
            <w:right w:val="none" w:sz="0" w:space="0" w:color="auto"/>
          </w:divBdr>
        </w:div>
        <w:div w:id="1152211565">
          <w:marLeft w:val="640"/>
          <w:marRight w:val="0"/>
          <w:marTop w:val="0"/>
          <w:marBottom w:val="0"/>
          <w:divBdr>
            <w:top w:val="none" w:sz="0" w:space="0" w:color="auto"/>
            <w:left w:val="none" w:sz="0" w:space="0" w:color="auto"/>
            <w:bottom w:val="none" w:sz="0" w:space="0" w:color="auto"/>
            <w:right w:val="none" w:sz="0" w:space="0" w:color="auto"/>
          </w:divBdr>
        </w:div>
        <w:div w:id="259603896">
          <w:marLeft w:val="640"/>
          <w:marRight w:val="0"/>
          <w:marTop w:val="0"/>
          <w:marBottom w:val="0"/>
          <w:divBdr>
            <w:top w:val="none" w:sz="0" w:space="0" w:color="auto"/>
            <w:left w:val="none" w:sz="0" w:space="0" w:color="auto"/>
            <w:bottom w:val="none" w:sz="0" w:space="0" w:color="auto"/>
            <w:right w:val="none" w:sz="0" w:space="0" w:color="auto"/>
          </w:divBdr>
        </w:div>
        <w:div w:id="1848710790">
          <w:marLeft w:val="640"/>
          <w:marRight w:val="0"/>
          <w:marTop w:val="0"/>
          <w:marBottom w:val="0"/>
          <w:divBdr>
            <w:top w:val="none" w:sz="0" w:space="0" w:color="auto"/>
            <w:left w:val="none" w:sz="0" w:space="0" w:color="auto"/>
            <w:bottom w:val="none" w:sz="0" w:space="0" w:color="auto"/>
            <w:right w:val="none" w:sz="0" w:space="0" w:color="auto"/>
          </w:divBdr>
        </w:div>
        <w:div w:id="1307927611">
          <w:marLeft w:val="640"/>
          <w:marRight w:val="0"/>
          <w:marTop w:val="0"/>
          <w:marBottom w:val="0"/>
          <w:divBdr>
            <w:top w:val="none" w:sz="0" w:space="0" w:color="auto"/>
            <w:left w:val="none" w:sz="0" w:space="0" w:color="auto"/>
            <w:bottom w:val="none" w:sz="0" w:space="0" w:color="auto"/>
            <w:right w:val="none" w:sz="0" w:space="0" w:color="auto"/>
          </w:divBdr>
        </w:div>
        <w:div w:id="959455918">
          <w:marLeft w:val="640"/>
          <w:marRight w:val="0"/>
          <w:marTop w:val="0"/>
          <w:marBottom w:val="0"/>
          <w:divBdr>
            <w:top w:val="none" w:sz="0" w:space="0" w:color="auto"/>
            <w:left w:val="none" w:sz="0" w:space="0" w:color="auto"/>
            <w:bottom w:val="none" w:sz="0" w:space="0" w:color="auto"/>
            <w:right w:val="none" w:sz="0" w:space="0" w:color="auto"/>
          </w:divBdr>
        </w:div>
        <w:div w:id="578831084">
          <w:marLeft w:val="640"/>
          <w:marRight w:val="0"/>
          <w:marTop w:val="0"/>
          <w:marBottom w:val="0"/>
          <w:divBdr>
            <w:top w:val="none" w:sz="0" w:space="0" w:color="auto"/>
            <w:left w:val="none" w:sz="0" w:space="0" w:color="auto"/>
            <w:bottom w:val="none" w:sz="0" w:space="0" w:color="auto"/>
            <w:right w:val="none" w:sz="0" w:space="0" w:color="auto"/>
          </w:divBdr>
        </w:div>
        <w:div w:id="911621891">
          <w:marLeft w:val="640"/>
          <w:marRight w:val="0"/>
          <w:marTop w:val="0"/>
          <w:marBottom w:val="0"/>
          <w:divBdr>
            <w:top w:val="none" w:sz="0" w:space="0" w:color="auto"/>
            <w:left w:val="none" w:sz="0" w:space="0" w:color="auto"/>
            <w:bottom w:val="none" w:sz="0" w:space="0" w:color="auto"/>
            <w:right w:val="none" w:sz="0" w:space="0" w:color="auto"/>
          </w:divBdr>
        </w:div>
        <w:div w:id="492649191">
          <w:marLeft w:val="640"/>
          <w:marRight w:val="0"/>
          <w:marTop w:val="0"/>
          <w:marBottom w:val="0"/>
          <w:divBdr>
            <w:top w:val="none" w:sz="0" w:space="0" w:color="auto"/>
            <w:left w:val="none" w:sz="0" w:space="0" w:color="auto"/>
            <w:bottom w:val="none" w:sz="0" w:space="0" w:color="auto"/>
            <w:right w:val="none" w:sz="0" w:space="0" w:color="auto"/>
          </w:divBdr>
        </w:div>
        <w:div w:id="2004166693">
          <w:marLeft w:val="640"/>
          <w:marRight w:val="0"/>
          <w:marTop w:val="0"/>
          <w:marBottom w:val="0"/>
          <w:divBdr>
            <w:top w:val="none" w:sz="0" w:space="0" w:color="auto"/>
            <w:left w:val="none" w:sz="0" w:space="0" w:color="auto"/>
            <w:bottom w:val="none" w:sz="0" w:space="0" w:color="auto"/>
            <w:right w:val="none" w:sz="0" w:space="0" w:color="auto"/>
          </w:divBdr>
        </w:div>
        <w:div w:id="57287652">
          <w:marLeft w:val="640"/>
          <w:marRight w:val="0"/>
          <w:marTop w:val="0"/>
          <w:marBottom w:val="0"/>
          <w:divBdr>
            <w:top w:val="none" w:sz="0" w:space="0" w:color="auto"/>
            <w:left w:val="none" w:sz="0" w:space="0" w:color="auto"/>
            <w:bottom w:val="none" w:sz="0" w:space="0" w:color="auto"/>
            <w:right w:val="none" w:sz="0" w:space="0" w:color="auto"/>
          </w:divBdr>
        </w:div>
        <w:div w:id="1804735882">
          <w:marLeft w:val="640"/>
          <w:marRight w:val="0"/>
          <w:marTop w:val="0"/>
          <w:marBottom w:val="0"/>
          <w:divBdr>
            <w:top w:val="none" w:sz="0" w:space="0" w:color="auto"/>
            <w:left w:val="none" w:sz="0" w:space="0" w:color="auto"/>
            <w:bottom w:val="none" w:sz="0" w:space="0" w:color="auto"/>
            <w:right w:val="none" w:sz="0" w:space="0" w:color="auto"/>
          </w:divBdr>
        </w:div>
        <w:div w:id="400493618">
          <w:marLeft w:val="640"/>
          <w:marRight w:val="0"/>
          <w:marTop w:val="0"/>
          <w:marBottom w:val="0"/>
          <w:divBdr>
            <w:top w:val="none" w:sz="0" w:space="0" w:color="auto"/>
            <w:left w:val="none" w:sz="0" w:space="0" w:color="auto"/>
            <w:bottom w:val="none" w:sz="0" w:space="0" w:color="auto"/>
            <w:right w:val="none" w:sz="0" w:space="0" w:color="auto"/>
          </w:divBdr>
        </w:div>
        <w:div w:id="1465192562">
          <w:marLeft w:val="640"/>
          <w:marRight w:val="0"/>
          <w:marTop w:val="0"/>
          <w:marBottom w:val="0"/>
          <w:divBdr>
            <w:top w:val="none" w:sz="0" w:space="0" w:color="auto"/>
            <w:left w:val="none" w:sz="0" w:space="0" w:color="auto"/>
            <w:bottom w:val="none" w:sz="0" w:space="0" w:color="auto"/>
            <w:right w:val="none" w:sz="0" w:space="0" w:color="auto"/>
          </w:divBdr>
        </w:div>
        <w:div w:id="773525330">
          <w:marLeft w:val="640"/>
          <w:marRight w:val="0"/>
          <w:marTop w:val="0"/>
          <w:marBottom w:val="0"/>
          <w:divBdr>
            <w:top w:val="none" w:sz="0" w:space="0" w:color="auto"/>
            <w:left w:val="none" w:sz="0" w:space="0" w:color="auto"/>
            <w:bottom w:val="none" w:sz="0" w:space="0" w:color="auto"/>
            <w:right w:val="none" w:sz="0" w:space="0" w:color="auto"/>
          </w:divBdr>
        </w:div>
        <w:div w:id="1940680805">
          <w:marLeft w:val="640"/>
          <w:marRight w:val="0"/>
          <w:marTop w:val="0"/>
          <w:marBottom w:val="0"/>
          <w:divBdr>
            <w:top w:val="none" w:sz="0" w:space="0" w:color="auto"/>
            <w:left w:val="none" w:sz="0" w:space="0" w:color="auto"/>
            <w:bottom w:val="none" w:sz="0" w:space="0" w:color="auto"/>
            <w:right w:val="none" w:sz="0" w:space="0" w:color="auto"/>
          </w:divBdr>
        </w:div>
        <w:div w:id="1633439773">
          <w:marLeft w:val="640"/>
          <w:marRight w:val="0"/>
          <w:marTop w:val="0"/>
          <w:marBottom w:val="0"/>
          <w:divBdr>
            <w:top w:val="none" w:sz="0" w:space="0" w:color="auto"/>
            <w:left w:val="none" w:sz="0" w:space="0" w:color="auto"/>
            <w:bottom w:val="none" w:sz="0" w:space="0" w:color="auto"/>
            <w:right w:val="none" w:sz="0" w:space="0" w:color="auto"/>
          </w:divBdr>
        </w:div>
        <w:div w:id="27025556">
          <w:marLeft w:val="640"/>
          <w:marRight w:val="0"/>
          <w:marTop w:val="0"/>
          <w:marBottom w:val="0"/>
          <w:divBdr>
            <w:top w:val="none" w:sz="0" w:space="0" w:color="auto"/>
            <w:left w:val="none" w:sz="0" w:space="0" w:color="auto"/>
            <w:bottom w:val="none" w:sz="0" w:space="0" w:color="auto"/>
            <w:right w:val="none" w:sz="0" w:space="0" w:color="auto"/>
          </w:divBdr>
        </w:div>
        <w:div w:id="1079669347">
          <w:marLeft w:val="640"/>
          <w:marRight w:val="0"/>
          <w:marTop w:val="0"/>
          <w:marBottom w:val="0"/>
          <w:divBdr>
            <w:top w:val="none" w:sz="0" w:space="0" w:color="auto"/>
            <w:left w:val="none" w:sz="0" w:space="0" w:color="auto"/>
            <w:bottom w:val="none" w:sz="0" w:space="0" w:color="auto"/>
            <w:right w:val="none" w:sz="0" w:space="0" w:color="auto"/>
          </w:divBdr>
        </w:div>
        <w:div w:id="670761655">
          <w:marLeft w:val="640"/>
          <w:marRight w:val="0"/>
          <w:marTop w:val="0"/>
          <w:marBottom w:val="0"/>
          <w:divBdr>
            <w:top w:val="none" w:sz="0" w:space="0" w:color="auto"/>
            <w:left w:val="none" w:sz="0" w:space="0" w:color="auto"/>
            <w:bottom w:val="none" w:sz="0" w:space="0" w:color="auto"/>
            <w:right w:val="none" w:sz="0" w:space="0" w:color="auto"/>
          </w:divBdr>
        </w:div>
        <w:div w:id="1136527059">
          <w:marLeft w:val="640"/>
          <w:marRight w:val="0"/>
          <w:marTop w:val="0"/>
          <w:marBottom w:val="0"/>
          <w:divBdr>
            <w:top w:val="none" w:sz="0" w:space="0" w:color="auto"/>
            <w:left w:val="none" w:sz="0" w:space="0" w:color="auto"/>
            <w:bottom w:val="none" w:sz="0" w:space="0" w:color="auto"/>
            <w:right w:val="none" w:sz="0" w:space="0" w:color="auto"/>
          </w:divBdr>
        </w:div>
        <w:div w:id="1553730265">
          <w:marLeft w:val="640"/>
          <w:marRight w:val="0"/>
          <w:marTop w:val="0"/>
          <w:marBottom w:val="0"/>
          <w:divBdr>
            <w:top w:val="none" w:sz="0" w:space="0" w:color="auto"/>
            <w:left w:val="none" w:sz="0" w:space="0" w:color="auto"/>
            <w:bottom w:val="none" w:sz="0" w:space="0" w:color="auto"/>
            <w:right w:val="none" w:sz="0" w:space="0" w:color="auto"/>
          </w:divBdr>
        </w:div>
        <w:div w:id="985931949">
          <w:marLeft w:val="640"/>
          <w:marRight w:val="0"/>
          <w:marTop w:val="0"/>
          <w:marBottom w:val="0"/>
          <w:divBdr>
            <w:top w:val="none" w:sz="0" w:space="0" w:color="auto"/>
            <w:left w:val="none" w:sz="0" w:space="0" w:color="auto"/>
            <w:bottom w:val="none" w:sz="0" w:space="0" w:color="auto"/>
            <w:right w:val="none" w:sz="0" w:space="0" w:color="auto"/>
          </w:divBdr>
        </w:div>
        <w:div w:id="832915283">
          <w:marLeft w:val="640"/>
          <w:marRight w:val="0"/>
          <w:marTop w:val="0"/>
          <w:marBottom w:val="0"/>
          <w:divBdr>
            <w:top w:val="none" w:sz="0" w:space="0" w:color="auto"/>
            <w:left w:val="none" w:sz="0" w:space="0" w:color="auto"/>
            <w:bottom w:val="none" w:sz="0" w:space="0" w:color="auto"/>
            <w:right w:val="none" w:sz="0" w:space="0" w:color="auto"/>
          </w:divBdr>
        </w:div>
        <w:div w:id="1565293388">
          <w:marLeft w:val="640"/>
          <w:marRight w:val="0"/>
          <w:marTop w:val="0"/>
          <w:marBottom w:val="0"/>
          <w:divBdr>
            <w:top w:val="none" w:sz="0" w:space="0" w:color="auto"/>
            <w:left w:val="none" w:sz="0" w:space="0" w:color="auto"/>
            <w:bottom w:val="none" w:sz="0" w:space="0" w:color="auto"/>
            <w:right w:val="none" w:sz="0" w:space="0" w:color="auto"/>
          </w:divBdr>
        </w:div>
        <w:div w:id="1093864345">
          <w:marLeft w:val="640"/>
          <w:marRight w:val="0"/>
          <w:marTop w:val="0"/>
          <w:marBottom w:val="0"/>
          <w:divBdr>
            <w:top w:val="none" w:sz="0" w:space="0" w:color="auto"/>
            <w:left w:val="none" w:sz="0" w:space="0" w:color="auto"/>
            <w:bottom w:val="none" w:sz="0" w:space="0" w:color="auto"/>
            <w:right w:val="none" w:sz="0" w:space="0" w:color="auto"/>
          </w:divBdr>
        </w:div>
        <w:div w:id="479422808">
          <w:marLeft w:val="640"/>
          <w:marRight w:val="0"/>
          <w:marTop w:val="0"/>
          <w:marBottom w:val="0"/>
          <w:divBdr>
            <w:top w:val="none" w:sz="0" w:space="0" w:color="auto"/>
            <w:left w:val="none" w:sz="0" w:space="0" w:color="auto"/>
            <w:bottom w:val="none" w:sz="0" w:space="0" w:color="auto"/>
            <w:right w:val="none" w:sz="0" w:space="0" w:color="auto"/>
          </w:divBdr>
        </w:div>
        <w:div w:id="817039487">
          <w:marLeft w:val="640"/>
          <w:marRight w:val="0"/>
          <w:marTop w:val="0"/>
          <w:marBottom w:val="0"/>
          <w:divBdr>
            <w:top w:val="none" w:sz="0" w:space="0" w:color="auto"/>
            <w:left w:val="none" w:sz="0" w:space="0" w:color="auto"/>
            <w:bottom w:val="none" w:sz="0" w:space="0" w:color="auto"/>
            <w:right w:val="none" w:sz="0" w:space="0" w:color="auto"/>
          </w:divBdr>
        </w:div>
        <w:div w:id="2053117566">
          <w:marLeft w:val="640"/>
          <w:marRight w:val="0"/>
          <w:marTop w:val="0"/>
          <w:marBottom w:val="0"/>
          <w:divBdr>
            <w:top w:val="none" w:sz="0" w:space="0" w:color="auto"/>
            <w:left w:val="none" w:sz="0" w:space="0" w:color="auto"/>
            <w:bottom w:val="none" w:sz="0" w:space="0" w:color="auto"/>
            <w:right w:val="none" w:sz="0" w:space="0" w:color="auto"/>
          </w:divBdr>
        </w:div>
        <w:div w:id="2043700678">
          <w:marLeft w:val="640"/>
          <w:marRight w:val="0"/>
          <w:marTop w:val="0"/>
          <w:marBottom w:val="0"/>
          <w:divBdr>
            <w:top w:val="none" w:sz="0" w:space="0" w:color="auto"/>
            <w:left w:val="none" w:sz="0" w:space="0" w:color="auto"/>
            <w:bottom w:val="none" w:sz="0" w:space="0" w:color="auto"/>
            <w:right w:val="none" w:sz="0" w:space="0" w:color="auto"/>
          </w:divBdr>
        </w:div>
        <w:div w:id="340471980">
          <w:marLeft w:val="640"/>
          <w:marRight w:val="0"/>
          <w:marTop w:val="0"/>
          <w:marBottom w:val="0"/>
          <w:divBdr>
            <w:top w:val="none" w:sz="0" w:space="0" w:color="auto"/>
            <w:left w:val="none" w:sz="0" w:space="0" w:color="auto"/>
            <w:bottom w:val="none" w:sz="0" w:space="0" w:color="auto"/>
            <w:right w:val="none" w:sz="0" w:space="0" w:color="auto"/>
          </w:divBdr>
        </w:div>
        <w:div w:id="1238247114">
          <w:marLeft w:val="640"/>
          <w:marRight w:val="0"/>
          <w:marTop w:val="0"/>
          <w:marBottom w:val="0"/>
          <w:divBdr>
            <w:top w:val="none" w:sz="0" w:space="0" w:color="auto"/>
            <w:left w:val="none" w:sz="0" w:space="0" w:color="auto"/>
            <w:bottom w:val="none" w:sz="0" w:space="0" w:color="auto"/>
            <w:right w:val="none" w:sz="0" w:space="0" w:color="auto"/>
          </w:divBdr>
        </w:div>
        <w:div w:id="15739446">
          <w:marLeft w:val="640"/>
          <w:marRight w:val="0"/>
          <w:marTop w:val="0"/>
          <w:marBottom w:val="0"/>
          <w:divBdr>
            <w:top w:val="none" w:sz="0" w:space="0" w:color="auto"/>
            <w:left w:val="none" w:sz="0" w:space="0" w:color="auto"/>
            <w:bottom w:val="none" w:sz="0" w:space="0" w:color="auto"/>
            <w:right w:val="none" w:sz="0" w:space="0" w:color="auto"/>
          </w:divBdr>
        </w:div>
        <w:div w:id="628245849">
          <w:marLeft w:val="640"/>
          <w:marRight w:val="0"/>
          <w:marTop w:val="0"/>
          <w:marBottom w:val="0"/>
          <w:divBdr>
            <w:top w:val="none" w:sz="0" w:space="0" w:color="auto"/>
            <w:left w:val="none" w:sz="0" w:space="0" w:color="auto"/>
            <w:bottom w:val="none" w:sz="0" w:space="0" w:color="auto"/>
            <w:right w:val="none" w:sz="0" w:space="0" w:color="auto"/>
          </w:divBdr>
        </w:div>
      </w:divsChild>
    </w:div>
    <w:div w:id="1359354503">
      <w:bodyDiv w:val="1"/>
      <w:marLeft w:val="0"/>
      <w:marRight w:val="0"/>
      <w:marTop w:val="0"/>
      <w:marBottom w:val="0"/>
      <w:divBdr>
        <w:top w:val="none" w:sz="0" w:space="0" w:color="auto"/>
        <w:left w:val="none" w:sz="0" w:space="0" w:color="auto"/>
        <w:bottom w:val="none" w:sz="0" w:space="0" w:color="auto"/>
        <w:right w:val="none" w:sz="0" w:space="0" w:color="auto"/>
      </w:divBdr>
      <w:divsChild>
        <w:div w:id="651833420">
          <w:marLeft w:val="640"/>
          <w:marRight w:val="0"/>
          <w:marTop w:val="0"/>
          <w:marBottom w:val="0"/>
          <w:divBdr>
            <w:top w:val="none" w:sz="0" w:space="0" w:color="auto"/>
            <w:left w:val="none" w:sz="0" w:space="0" w:color="auto"/>
            <w:bottom w:val="none" w:sz="0" w:space="0" w:color="auto"/>
            <w:right w:val="none" w:sz="0" w:space="0" w:color="auto"/>
          </w:divBdr>
        </w:div>
        <w:div w:id="1638995557">
          <w:marLeft w:val="640"/>
          <w:marRight w:val="0"/>
          <w:marTop w:val="0"/>
          <w:marBottom w:val="0"/>
          <w:divBdr>
            <w:top w:val="none" w:sz="0" w:space="0" w:color="auto"/>
            <w:left w:val="none" w:sz="0" w:space="0" w:color="auto"/>
            <w:bottom w:val="none" w:sz="0" w:space="0" w:color="auto"/>
            <w:right w:val="none" w:sz="0" w:space="0" w:color="auto"/>
          </w:divBdr>
        </w:div>
        <w:div w:id="1475875919">
          <w:marLeft w:val="640"/>
          <w:marRight w:val="0"/>
          <w:marTop w:val="0"/>
          <w:marBottom w:val="0"/>
          <w:divBdr>
            <w:top w:val="none" w:sz="0" w:space="0" w:color="auto"/>
            <w:left w:val="none" w:sz="0" w:space="0" w:color="auto"/>
            <w:bottom w:val="none" w:sz="0" w:space="0" w:color="auto"/>
            <w:right w:val="none" w:sz="0" w:space="0" w:color="auto"/>
          </w:divBdr>
        </w:div>
        <w:div w:id="682585257">
          <w:marLeft w:val="640"/>
          <w:marRight w:val="0"/>
          <w:marTop w:val="0"/>
          <w:marBottom w:val="0"/>
          <w:divBdr>
            <w:top w:val="none" w:sz="0" w:space="0" w:color="auto"/>
            <w:left w:val="none" w:sz="0" w:space="0" w:color="auto"/>
            <w:bottom w:val="none" w:sz="0" w:space="0" w:color="auto"/>
            <w:right w:val="none" w:sz="0" w:space="0" w:color="auto"/>
          </w:divBdr>
        </w:div>
        <w:div w:id="361588223">
          <w:marLeft w:val="640"/>
          <w:marRight w:val="0"/>
          <w:marTop w:val="0"/>
          <w:marBottom w:val="0"/>
          <w:divBdr>
            <w:top w:val="none" w:sz="0" w:space="0" w:color="auto"/>
            <w:left w:val="none" w:sz="0" w:space="0" w:color="auto"/>
            <w:bottom w:val="none" w:sz="0" w:space="0" w:color="auto"/>
            <w:right w:val="none" w:sz="0" w:space="0" w:color="auto"/>
          </w:divBdr>
        </w:div>
        <w:div w:id="2028481489">
          <w:marLeft w:val="640"/>
          <w:marRight w:val="0"/>
          <w:marTop w:val="0"/>
          <w:marBottom w:val="0"/>
          <w:divBdr>
            <w:top w:val="none" w:sz="0" w:space="0" w:color="auto"/>
            <w:left w:val="none" w:sz="0" w:space="0" w:color="auto"/>
            <w:bottom w:val="none" w:sz="0" w:space="0" w:color="auto"/>
            <w:right w:val="none" w:sz="0" w:space="0" w:color="auto"/>
          </w:divBdr>
        </w:div>
        <w:div w:id="1565723952">
          <w:marLeft w:val="640"/>
          <w:marRight w:val="0"/>
          <w:marTop w:val="0"/>
          <w:marBottom w:val="0"/>
          <w:divBdr>
            <w:top w:val="none" w:sz="0" w:space="0" w:color="auto"/>
            <w:left w:val="none" w:sz="0" w:space="0" w:color="auto"/>
            <w:bottom w:val="none" w:sz="0" w:space="0" w:color="auto"/>
            <w:right w:val="none" w:sz="0" w:space="0" w:color="auto"/>
          </w:divBdr>
        </w:div>
        <w:div w:id="1486124960">
          <w:marLeft w:val="640"/>
          <w:marRight w:val="0"/>
          <w:marTop w:val="0"/>
          <w:marBottom w:val="0"/>
          <w:divBdr>
            <w:top w:val="none" w:sz="0" w:space="0" w:color="auto"/>
            <w:left w:val="none" w:sz="0" w:space="0" w:color="auto"/>
            <w:bottom w:val="none" w:sz="0" w:space="0" w:color="auto"/>
            <w:right w:val="none" w:sz="0" w:space="0" w:color="auto"/>
          </w:divBdr>
        </w:div>
        <w:div w:id="682173520">
          <w:marLeft w:val="640"/>
          <w:marRight w:val="0"/>
          <w:marTop w:val="0"/>
          <w:marBottom w:val="0"/>
          <w:divBdr>
            <w:top w:val="none" w:sz="0" w:space="0" w:color="auto"/>
            <w:left w:val="none" w:sz="0" w:space="0" w:color="auto"/>
            <w:bottom w:val="none" w:sz="0" w:space="0" w:color="auto"/>
            <w:right w:val="none" w:sz="0" w:space="0" w:color="auto"/>
          </w:divBdr>
        </w:div>
      </w:divsChild>
    </w:div>
    <w:div w:id="1392339620">
      <w:bodyDiv w:val="1"/>
      <w:marLeft w:val="0"/>
      <w:marRight w:val="0"/>
      <w:marTop w:val="0"/>
      <w:marBottom w:val="0"/>
      <w:divBdr>
        <w:top w:val="none" w:sz="0" w:space="0" w:color="auto"/>
        <w:left w:val="none" w:sz="0" w:space="0" w:color="auto"/>
        <w:bottom w:val="none" w:sz="0" w:space="0" w:color="auto"/>
        <w:right w:val="none" w:sz="0" w:space="0" w:color="auto"/>
      </w:divBdr>
      <w:divsChild>
        <w:div w:id="578490981">
          <w:marLeft w:val="640"/>
          <w:marRight w:val="0"/>
          <w:marTop w:val="0"/>
          <w:marBottom w:val="0"/>
          <w:divBdr>
            <w:top w:val="none" w:sz="0" w:space="0" w:color="auto"/>
            <w:left w:val="none" w:sz="0" w:space="0" w:color="auto"/>
            <w:bottom w:val="none" w:sz="0" w:space="0" w:color="auto"/>
            <w:right w:val="none" w:sz="0" w:space="0" w:color="auto"/>
          </w:divBdr>
        </w:div>
        <w:div w:id="1891842430">
          <w:marLeft w:val="640"/>
          <w:marRight w:val="0"/>
          <w:marTop w:val="0"/>
          <w:marBottom w:val="0"/>
          <w:divBdr>
            <w:top w:val="none" w:sz="0" w:space="0" w:color="auto"/>
            <w:left w:val="none" w:sz="0" w:space="0" w:color="auto"/>
            <w:bottom w:val="none" w:sz="0" w:space="0" w:color="auto"/>
            <w:right w:val="none" w:sz="0" w:space="0" w:color="auto"/>
          </w:divBdr>
        </w:div>
        <w:div w:id="1018506738">
          <w:marLeft w:val="640"/>
          <w:marRight w:val="0"/>
          <w:marTop w:val="0"/>
          <w:marBottom w:val="0"/>
          <w:divBdr>
            <w:top w:val="none" w:sz="0" w:space="0" w:color="auto"/>
            <w:left w:val="none" w:sz="0" w:space="0" w:color="auto"/>
            <w:bottom w:val="none" w:sz="0" w:space="0" w:color="auto"/>
            <w:right w:val="none" w:sz="0" w:space="0" w:color="auto"/>
          </w:divBdr>
        </w:div>
        <w:div w:id="260577509">
          <w:marLeft w:val="640"/>
          <w:marRight w:val="0"/>
          <w:marTop w:val="0"/>
          <w:marBottom w:val="0"/>
          <w:divBdr>
            <w:top w:val="none" w:sz="0" w:space="0" w:color="auto"/>
            <w:left w:val="none" w:sz="0" w:space="0" w:color="auto"/>
            <w:bottom w:val="none" w:sz="0" w:space="0" w:color="auto"/>
            <w:right w:val="none" w:sz="0" w:space="0" w:color="auto"/>
          </w:divBdr>
        </w:div>
        <w:div w:id="195240124">
          <w:marLeft w:val="640"/>
          <w:marRight w:val="0"/>
          <w:marTop w:val="0"/>
          <w:marBottom w:val="0"/>
          <w:divBdr>
            <w:top w:val="none" w:sz="0" w:space="0" w:color="auto"/>
            <w:left w:val="none" w:sz="0" w:space="0" w:color="auto"/>
            <w:bottom w:val="none" w:sz="0" w:space="0" w:color="auto"/>
            <w:right w:val="none" w:sz="0" w:space="0" w:color="auto"/>
          </w:divBdr>
        </w:div>
        <w:div w:id="493767334">
          <w:marLeft w:val="640"/>
          <w:marRight w:val="0"/>
          <w:marTop w:val="0"/>
          <w:marBottom w:val="0"/>
          <w:divBdr>
            <w:top w:val="none" w:sz="0" w:space="0" w:color="auto"/>
            <w:left w:val="none" w:sz="0" w:space="0" w:color="auto"/>
            <w:bottom w:val="none" w:sz="0" w:space="0" w:color="auto"/>
            <w:right w:val="none" w:sz="0" w:space="0" w:color="auto"/>
          </w:divBdr>
        </w:div>
        <w:div w:id="630474296">
          <w:marLeft w:val="640"/>
          <w:marRight w:val="0"/>
          <w:marTop w:val="0"/>
          <w:marBottom w:val="0"/>
          <w:divBdr>
            <w:top w:val="none" w:sz="0" w:space="0" w:color="auto"/>
            <w:left w:val="none" w:sz="0" w:space="0" w:color="auto"/>
            <w:bottom w:val="none" w:sz="0" w:space="0" w:color="auto"/>
            <w:right w:val="none" w:sz="0" w:space="0" w:color="auto"/>
          </w:divBdr>
        </w:div>
        <w:div w:id="1765152296">
          <w:marLeft w:val="640"/>
          <w:marRight w:val="0"/>
          <w:marTop w:val="0"/>
          <w:marBottom w:val="0"/>
          <w:divBdr>
            <w:top w:val="none" w:sz="0" w:space="0" w:color="auto"/>
            <w:left w:val="none" w:sz="0" w:space="0" w:color="auto"/>
            <w:bottom w:val="none" w:sz="0" w:space="0" w:color="auto"/>
            <w:right w:val="none" w:sz="0" w:space="0" w:color="auto"/>
          </w:divBdr>
        </w:div>
        <w:div w:id="638413564">
          <w:marLeft w:val="640"/>
          <w:marRight w:val="0"/>
          <w:marTop w:val="0"/>
          <w:marBottom w:val="0"/>
          <w:divBdr>
            <w:top w:val="none" w:sz="0" w:space="0" w:color="auto"/>
            <w:left w:val="none" w:sz="0" w:space="0" w:color="auto"/>
            <w:bottom w:val="none" w:sz="0" w:space="0" w:color="auto"/>
            <w:right w:val="none" w:sz="0" w:space="0" w:color="auto"/>
          </w:divBdr>
        </w:div>
        <w:div w:id="869146419">
          <w:marLeft w:val="640"/>
          <w:marRight w:val="0"/>
          <w:marTop w:val="0"/>
          <w:marBottom w:val="0"/>
          <w:divBdr>
            <w:top w:val="none" w:sz="0" w:space="0" w:color="auto"/>
            <w:left w:val="none" w:sz="0" w:space="0" w:color="auto"/>
            <w:bottom w:val="none" w:sz="0" w:space="0" w:color="auto"/>
            <w:right w:val="none" w:sz="0" w:space="0" w:color="auto"/>
          </w:divBdr>
        </w:div>
        <w:div w:id="226650688">
          <w:marLeft w:val="640"/>
          <w:marRight w:val="0"/>
          <w:marTop w:val="0"/>
          <w:marBottom w:val="0"/>
          <w:divBdr>
            <w:top w:val="none" w:sz="0" w:space="0" w:color="auto"/>
            <w:left w:val="none" w:sz="0" w:space="0" w:color="auto"/>
            <w:bottom w:val="none" w:sz="0" w:space="0" w:color="auto"/>
            <w:right w:val="none" w:sz="0" w:space="0" w:color="auto"/>
          </w:divBdr>
        </w:div>
        <w:div w:id="612783994">
          <w:marLeft w:val="640"/>
          <w:marRight w:val="0"/>
          <w:marTop w:val="0"/>
          <w:marBottom w:val="0"/>
          <w:divBdr>
            <w:top w:val="none" w:sz="0" w:space="0" w:color="auto"/>
            <w:left w:val="none" w:sz="0" w:space="0" w:color="auto"/>
            <w:bottom w:val="none" w:sz="0" w:space="0" w:color="auto"/>
            <w:right w:val="none" w:sz="0" w:space="0" w:color="auto"/>
          </w:divBdr>
        </w:div>
        <w:div w:id="729185590">
          <w:marLeft w:val="640"/>
          <w:marRight w:val="0"/>
          <w:marTop w:val="0"/>
          <w:marBottom w:val="0"/>
          <w:divBdr>
            <w:top w:val="none" w:sz="0" w:space="0" w:color="auto"/>
            <w:left w:val="none" w:sz="0" w:space="0" w:color="auto"/>
            <w:bottom w:val="none" w:sz="0" w:space="0" w:color="auto"/>
            <w:right w:val="none" w:sz="0" w:space="0" w:color="auto"/>
          </w:divBdr>
        </w:div>
        <w:div w:id="1482456070">
          <w:marLeft w:val="640"/>
          <w:marRight w:val="0"/>
          <w:marTop w:val="0"/>
          <w:marBottom w:val="0"/>
          <w:divBdr>
            <w:top w:val="none" w:sz="0" w:space="0" w:color="auto"/>
            <w:left w:val="none" w:sz="0" w:space="0" w:color="auto"/>
            <w:bottom w:val="none" w:sz="0" w:space="0" w:color="auto"/>
            <w:right w:val="none" w:sz="0" w:space="0" w:color="auto"/>
          </w:divBdr>
        </w:div>
        <w:div w:id="1485850518">
          <w:marLeft w:val="640"/>
          <w:marRight w:val="0"/>
          <w:marTop w:val="0"/>
          <w:marBottom w:val="0"/>
          <w:divBdr>
            <w:top w:val="none" w:sz="0" w:space="0" w:color="auto"/>
            <w:left w:val="none" w:sz="0" w:space="0" w:color="auto"/>
            <w:bottom w:val="none" w:sz="0" w:space="0" w:color="auto"/>
            <w:right w:val="none" w:sz="0" w:space="0" w:color="auto"/>
          </w:divBdr>
        </w:div>
        <w:div w:id="2094348710">
          <w:marLeft w:val="640"/>
          <w:marRight w:val="0"/>
          <w:marTop w:val="0"/>
          <w:marBottom w:val="0"/>
          <w:divBdr>
            <w:top w:val="none" w:sz="0" w:space="0" w:color="auto"/>
            <w:left w:val="none" w:sz="0" w:space="0" w:color="auto"/>
            <w:bottom w:val="none" w:sz="0" w:space="0" w:color="auto"/>
            <w:right w:val="none" w:sz="0" w:space="0" w:color="auto"/>
          </w:divBdr>
        </w:div>
        <w:div w:id="35089084">
          <w:marLeft w:val="640"/>
          <w:marRight w:val="0"/>
          <w:marTop w:val="0"/>
          <w:marBottom w:val="0"/>
          <w:divBdr>
            <w:top w:val="none" w:sz="0" w:space="0" w:color="auto"/>
            <w:left w:val="none" w:sz="0" w:space="0" w:color="auto"/>
            <w:bottom w:val="none" w:sz="0" w:space="0" w:color="auto"/>
            <w:right w:val="none" w:sz="0" w:space="0" w:color="auto"/>
          </w:divBdr>
        </w:div>
        <w:div w:id="249235377">
          <w:marLeft w:val="640"/>
          <w:marRight w:val="0"/>
          <w:marTop w:val="0"/>
          <w:marBottom w:val="0"/>
          <w:divBdr>
            <w:top w:val="none" w:sz="0" w:space="0" w:color="auto"/>
            <w:left w:val="none" w:sz="0" w:space="0" w:color="auto"/>
            <w:bottom w:val="none" w:sz="0" w:space="0" w:color="auto"/>
            <w:right w:val="none" w:sz="0" w:space="0" w:color="auto"/>
          </w:divBdr>
        </w:div>
        <w:div w:id="757405276">
          <w:marLeft w:val="640"/>
          <w:marRight w:val="0"/>
          <w:marTop w:val="0"/>
          <w:marBottom w:val="0"/>
          <w:divBdr>
            <w:top w:val="none" w:sz="0" w:space="0" w:color="auto"/>
            <w:left w:val="none" w:sz="0" w:space="0" w:color="auto"/>
            <w:bottom w:val="none" w:sz="0" w:space="0" w:color="auto"/>
            <w:right w:val="none" w:sz="0" w:space="0" w:color="auto"/>
          </w:divBdr>
        </w:div>
        <w:div w:id="569387797">
          <w:marLeft w:val="640"/>
          <w:marRight w:val="0"/>
          <w:marTop w:val="0"/>
          <w:marBottom w:val="0"/>
          <w:divBdr>
            <w:top w:val="none" w:sz="0" w:space="0" w:color="auto"/>
            <w:left w:val="none" w:sz="0" w:space="0" w:color="auto"/>
            <w:bottom w:val="none" w:sz="0" w:space="0" w:color="auto"/>
            <w:right w:val="none" w:sz="0" w:space="0" w:color="auto"/>
          </w:divBdr>
        </w:div>
        <w:div w:id="277878773">
          <w:marLeft w:val="640"/>
          <w:marRight w:val="0"/>
          <w:marTop w:val="0"/>
          <w:marBottom w:val="0"/>
          <w:divBdr>
            <w:top w:val="none" w:sz="0" w:space="0" w:color="auto"/>
            <w:left w:val="none" w:sz="0" w:space="0" w:color="auto"/>
            <w:bottom w:val="none" w:sz="0" w:space="0" w:color="auto"/>
            <w:right w:val="none" w:sz="0" w:space="0" w:color="auto"/>
          </w:divBdr>
        </w:div>
        <w:div w:id="1158688631">
          <w:marLeft w:val="640"/>
          <w:marRight w:val="0"/>
          <w:marTop w:val="0"/>
          <w:marBottom w:val="0"/>
          <w:divBdr>
            <w:top w:val="none" w:sz="0" w:space="0" w:color="auto"/>
            <w:left w:val="none" w:sz="0" w:space="0" w:color="auto"/>
            <w:bottom w:val="none" w:sz="0" w:space="0" w:color="auto"/>
            <w:right w:val="none" w:sz="0" w:space="0" w:color="auto"/>
          </w:divBdr>
        </w:div>
        <w:div w:id="208224229">
          <w:marLeft w:val="640"/>
          <w:marRight w:val="0"/>
          <w:marTop w:val="0"/>
          <w:marBottom w:val="0"/>
          <w:divBdr>
            <w:top w:val="none" w:sz="0" w:space="0" w:color="auto"/>
            <w:left w:val="none" w:sz="0" w:space="0" w:color="auto"/>
            <w:bottom w:val="none" w:sz="0" w:space="0" w:color="auto"/>
            <w:right w:val="none" w:sz="0" w:space="0" w:color="auto"/>
          </w:divBdr>
        </w:div>
        <w:div w:id="1616642957">
          <w:marLeft w:val="640"/>
          <w:marRight w:val="0"/>
          <w:marTop w:val="0"/>
          <w:marBottom w:val="0"/>
          <w:divBdr>
            <w:top w:val="none" w:sz="0" w:space="0" w:color="auto"/>
            <w:left w:val="none" w:sz="0" w:space="0" w:color="auto"/>
            <w:bottom w:val="none" w:sz="0" w:space="0" w:color="auto"/>
            <w:right w:val="none" w:sz="0" w:space="0" w:color="auto"/>
          </w:divBdr>
        </w:div>
        <w:div w:id="1827891476">
          <w:marLeft w:val="640"/>
          <w:marRight w:val="0"/>
          <w:marTop w:val="0"/>
          <w:marBottom w:val="0"/>
          <w:divBdr>
            <w:top w:val="none" w:sz="0" w:space="0" w:color="auto"/>
            <w:left w:val="none" w:sz="0" w:space="0" w:color="auto"/>
            <w:bottom w:val="none" w:sz="0" w:space="0" w:color="auto"/>
            <w:right w:val="none" w:sz="0" w:space="0" w:color="auto"/>
          </w:divBdr>
        </w:div>
        <w:div w:id="1761172281">
          <w:marLeft w:val="640"/>
          <w:marRight w:val="0"/>
          <w:marTop w:val="0"/>
          <w:marBottom w:val="0"/>
          <w:divBdr>
            <w:top w:val="none" w:sz="0" w:space="0" w:color="auto"/>
            <w:left w:val="none" w:sz="0" w:space="0" w:color="auto"/>
            <w:bottom w:val="none" w:sz="0" w:space="0" w:color="auto"/>
            <w:right w:val="none" w:sz="0" w:space="0" w:color="auto"/>
          </w:divBdr>
        </w:div>
        <w:div w:id="1041633820">
          <w:marLeft w:val="640"/>
          <w:marRight w:val="0"/>
          <w:marTop w:val="0"/>
          <w:marBottom w:val="0"/>
          <w:divBdr>
            <w:top w:val="none" w:sz="0" w:space="0" w:color="auto"/>
            <w:left w:val="none" w:sz="0" w:space="0" w:color="auto"/>
            <w:bottom w:val="none" w:sz="0" w:space="0" w:color="auto"/>
            <w:right w:val="none" w:sz="0" w:space="0" w:color="auto"/>
          </w:divBdr>
        </w:div>
        <w:div w:id="631789056">
          <w:marLeft w:val="640"/>
          <w:marRight w:val="0"/>
          <w:marTop w:val="0"/>
          <w:marBottom w:val="0"/>
          <w:divBdr>
            <w:top w:val="none" w:sz="0" w:space="0" w:color="auto"/>
            <w:left w:val="none" w:sz="0" w:space="0" w:color="auto"/>
            <w:bottom w:val="none" w:sz="0" w:space="0" w:color="auto"/>
            <w:right w:val="none" w:sz="0" w:space="0" w:color="auto"/>
          </w:divBdr>
        </w:div>
        <w:div w:id="795679547">
          <w:marLeft w:val="640"/>
          <w:marRight w:val="0"/>
          <w:marTop w:val="0"/>
          <w:marBottom w:val="0"/>
          <w:divBdr>
            <w:top w:val="none" w:sz="0" w:space="0" w:color="auto"/>
            <w:left w:val="none" w:sz="0" w:space="0" w:color="auto"/>
            <w:bottom w:val="none" w:sz="0" w:space="0" w:color="auto"/>
            <w:right w:val="none" w:sz="0" w:space="0" w:color="auto"/>
          </w:divBdr>
        </w:div>
        <w:div w:id="832525915">
          <w:marLeft w:val="640"/>
          <w:marRight w:val="0"/>
          <w:marTop w:val="0"/>
          <w:marBottom w:val="0"/>
          <w:divBdr>
            <w:top w:val="none" w:sz="0" w:space="0" w:color="auto"/>
            <w:left w:val="none" w:sz="0" w:space="0" w:color="auto"/>
            <w:bottom w:val="none" w:sz="0" w:space="0" w:color="auto"/>
            <w:right w:val="none" w:sz="0" w:space="0" w:color="auto"/>
          </w:divBdr>
        </w:div>
        <w:div w:id="71204749">
          <w:marLeft w:val="640"/>
          <w:marRight w:val="0"/>
          <w:marTop w:val="0"/>
          <w:marBottom w:val="0"/>
          <w:divBdr>
            <w:top w:val="none" w:sz="0" w:space="0" w:color="auto"/>
            <w:left w:val="none" w:sz="0" w:space="0" w:color="auto"/>
            <w:bottom w:val="none" w:sz="0" w:space="0" w:color="auto"/>
            <w:right w:val="none" w:sz="0" w:space="0" w:color="auto"/>
          </w:divBdr>
        </w:div>
        <w:div w:id="529682632">
          <w:marLeft w:val="640"/>
          <w:marRight w:val="0"/>
          <w:marTop w:val="0"/>
          <w:marBottom w:val="0"/>
          <w:divBdr>
            <w:top w:val="none" w:sz="0" w:space="0" w:color="auto"/>
            <w:left w:val="none" w:sz="0" w:space="0" w:color="auto"/>
            <w:bottom w:val="none" w:sz="0" w:space="0" w:color="auto"/>
            <w:right w:val="none" w:sz="0" w:space="0" w:color="auto"/>
          </w:divBdr>
        </w:div>
        <w:div w:id="36273621">
          <w:marLeft w:val="640"/>
          <w:marRight w:val="0"/>
          <w:marTop w:val="0"/>
          <w:marBottom w:val="0"/>
          <w:divBdr>
            <w:top w:val="none" w:sz="0" w:space="0" w:color="auto"/>
            <w:left w:val="none" w:sz="0" w:space="0" w:color="auto"/>
            <w:bottom w:val="none" w:sz="0" w:space="0" w:color="auto"/>
            <w:right w:val="none" w:sz="0" w:space="0" w:color="auto"/>
          </w:divBdr>
        </w:div>
        <w:div w:id="470828011">
          <w:marLeft w:val="640"/>
          <w:marRight w:val="0"/>
          <w:marTop w:val="0"/>
          <w:marBottom w:val="0"/>
          <w:divBdr>
            <w:top w:val="none" w:sz="0" w:space="0" w:color="auto"/>
            <w:left w:val="none" w:sz="0" w:space="0" w:color="auto"/>
            <w:bottom w:val="none" w:sz="0" w:space="0" w:color="auto"/>
            <w:right w:val="none" w:sz="0" w:space="0" w:color="auto"/>
          </w:divBdr>
        </w:div>
        <w:div w:id="2062092325">
          <w:marLeft w:val="640"/>
          <w:marRight w:val="0"/>
          <w:marTop w:val="0"/>
          <w:marBottom w:val="0"/>
          <w:divBdr>
            <w:top w:val="none" w:sz="0" w:space="0" w:color="auto"/>
            <w:left w:val="none" w:sz="0" w:space="0" w:color="auto"/>
            <w:bottom w:val="none" w:sz="0" w:space="0" w:color="auto"/>
            <w:right w:val="none" w:sz="0" w:space="0" w:color="auto"/>
          </w:divBdr>
        </w:div>
        <w:div w:id="1235748361">
          <w:marLeft w:val="640"/>
          <w:marRight w:val="0"/>
          <w:marTop w:val="0"/>
          <w:marBottom w:val="0"/>
          <w:divBdr>
            <w:top w:val="none" w:sz="0" w:space="0" w:color="auto"/>
            <w:left w:val="none" w:sz="0" w:space="0" w:color="auto"/>
            <w:bottom w:val="none" w:sz="0" w:space="0" w:color="auto"/>
            <w:right w:val="none" w:sz="0" w:space="0" w:color="auto"/>
          </w:divBdr>
        </w:div>
        <w:div w:id="1160195672">
          <w:marLeft w:val="640"/>
          <w:marRight w:val="0"/>
          <w:marTop w:val="0"/>
          <w:marBottom w:val="0"/>
          <w:divBdr>
            <w:top w:val="none" w:sz="0" w:space="0" w:color="auto"/>
            <w:left w:val="none" w:sz="0" w:space="0" w:color="auto"/>
            <w:bottom w:val="none" w:sz="0" w:space="0" w:color="auto"/>
            <w:right w:val="none" w:sz="0" w:space="0" w:color="auto"/>
          </w:divBdr>
        </w:div>
        <w:div w:id="2108966965">
          <w:marLeft w:val="640"/>
          <w:marRight w:val="0"/>
          <w:marTop w:val="0"/>
          <w:marBottom w:val="0"/>
          <w:divBdr>
            <w:top w:val="none" w:sz="0" w:space="0" w:color="auto"/>
            <w:left w:val="none" w:sz="0" w:space="0" w:color="auto"/>
            <w:bottom w:val="none" w:sz="0" w:space="0" w:color="auto"/>
            <w:right w:val="none" w:sz="0" w:space="0" w:color="auto"/>
          </w:divBdr>
        </w:div>
        <w:div w:id="1218323726">
          <w:marLeft w:val="640"/>
          <w:marRight w:val="0"/>
          <w:marTop w:val="0"/>
          <w:marBottom w:val="0"/>
          <w:divBdr>
            <w:top w:val="none" w:sz="0" w:space="0" w:color="auto"/>
            <w:left w:val="none" w:sz="0" w:space="0" w:color="auto"/>
            <w:bottom w:val="none" w:sz="0" w:space="0" w:color="auto"/>
            <w:right w:val="none" w:sz="0" w:space="0" w:color="auto"/>
          </w:divBdr>
        </w:div>
        <w:div w:id="1919750597">
          <w:marLeft w:val="640"/>
          <w:marRight w:val="0"/>
          <w:marTop w:val="0"/>
          <w:marBottom w:val="0"/>
          <w:divBdr>
            <w:top w:val="none" w:sz="0" w:space="0" w:color="auto"/>
            <w:left w:val="none" w:sz="0" w:space="0" w:color="auto"/>
            <w:bottom w:val="none" w:sz="0" w:space="0" w:color="auto"/>
            <w:right w:val="none" w:sz="0" w:space="0" w:color="auto"/>
          </w:divBdr>
        </w:div>
        <w:div w:id="63071607">
          <w:marLeft w:val="640"/>
          <w:marRight w:val="0"/>
          <w:marTop w:val="0"/>
          <w:marBottom w:val="0"/>
          <w:divBdr>
            <w:top w:val="none" w:sz="0" w:space="0" w:color="auto"/>
            <w:left w:val="none" w:sz="0" w:space="0" w:color="auto"/>
            <w:bottom w:val="none" w:sz="0" w:space="0" w:color="auto"/>
            <w:right w:val="none" w:sz="0" w:space="0" w:color="auto"/>
          </w:divBdr>
        </w:div>
        <w:div w:id="1784612572">
          <w:marLeft w:val="640"/>
          <w:marRight w:val="0"/>
          <w:marTop w:val="0"/>
          <w:marBottom w:val="0"/>
          <w:divBdr>
            <w:top w:val="none" w:sz="0" w:space="0" w:color="auto"/>
            <w:left w:val="none" w:sz="0" w:space="0" w:color="auto"/>
            <w:bottom w:val="none" w:sz="0" w:space="0" w:color="auto"/>
            <w:right w:val="none" w:sz="0" w:space="0" w:color="auto"/>
          </w:divBdr>
        </w:div>
        <w:div w:id="105779649">
          <w:marLeft w:val="640"/>
          <w:marRight w:val="0"/>
          <w:marTop w:val="0"/>
          <w:marBottom w:val="0"/>
          <w:divBdr>
            <w:top w:val="none" w:sz="0" w:space="0" w:color="auto"/>
            <w:left w:val="none" w:sz="0" w:space="0" w:color="auto"/>
            <w:bottom w:val="none" w:sz="0" w:space="0" w:color="auto"/>
            <w:right w:val="none" w:sz="0" w:space="0" w:color="auto"/>
          </w:divBdr>
        </w:div>
        <w:div w:id="421686748">
          <w:marLeft w:val="640"/>
          <w:marRight w:val="0"/>
          <w:marTop w:val="0"/>
          <w:marBottom w:val="0"/>
          <w:divBdr>
            <w:top w:val="none" w:sz="0" w:space="0" w:color="auto"/>
            <w:left w:val="none" w:sz="0" w:space="0" w:color="auto"/>
            <w:bottom w:val="none" w:sz="0" w:space="0" w:color="auto"/>
            <w:right w:val="none" w:sz="0" w:space="0" w:color="auto"/>
          </w:divBdr>
        </w:div>
      </w:divsChild>
    </w:div>
    <w:div w:id="1411082552">
      <w:bodyDiv w:val="1"/>
      <w:marLeft w:val="0"/>
      <w:marRight w:val="0"/>
      <w:marTop w:val="0"/>
      <w:marBottom w:val="0"/>
      <w:divBdr>
        <w:top w:val="none" w:sz="0" w:space="0" w:color="auto"/>
        <w:left w:val="none" w:sz="0" w:space="0" w:color="auto"/>
        <w:bottom w:val="none" w:sz="0" w:space="0" w:color="auto"/>
        <w:right w:val="none" w:sz="0" w:space="0" w:color="auto"/>
      </w:divBdr>
      <w:divsChild>
        <w:div w:id="555551794">
          <w:marLeft w:val="640"/>
          <w:marRight w:val="0"/>
          <w:marTop w:val="0"/>
          <w:marBottom w:val="0"/>
          <w:divBdr>
            <w:top w:val="none" w:sz="0" w:space="0" w:color="auto"/>
            <w:left w:val="none" w:sz="0" w:space="0" w:color="auto"/>
            <w:bottom w:val="none" w:sz="0" w:space="0" w:color="auto"/>
            <w:right w:val="none" w:sz="0" w:space="0" w:color="auto"/>
          </w:divBdr>
        </w:div>
        <w:div w:id="154149022">
          <w:marLeft w:val="640"/>
          <w:marRight w:val="0"/>
          <w:marTop w:val="0"/>
          <w:marBottom w:val="0"/>
          <w:divBdr>
            <w:top w:val="none" w:sz="0" w:space="0" w:color="auto"/>
            <w:left w:val="none" w:sz="0" w:space="0" w:color="auto"/>
            <w:bottom w:val="none" w:sz="0" w:space="0" w:color="auto"/>
            <w:right w:val="none" w:sz="0" w:space="0" w:color="auto"/>
          </w:divBdr>
        </w:div>
        <w:div w:id="1783963631">
          <w:marLeft w:val="640"/>
          <w:marRight w:val="0"/>
          <w:marTop w:val="0"/>
          <w:marBottom w:val="0"/>
          <w:divBdr>
            <w:top w:val="none" w:sz="0" w:space="0" w:color="auto"/>
            <w:left w:val="none" w:sz="0" w:space="0" w:color="auto"/>
            <w:bottom w:val="none" w:sz="0" w:space="0" w:color="auto"/>
            <w:right w:val="none" w:sz="0" w:space="0" w:color="auto"/>
          </w:divBdr>
        </w:div>
        <w:div w:id="195701101">
          <w:marLeft w:val="640"/>
          <w:marRight w:val="0"/>
          <w:marTop w:val="0"/>
          <w:marBottom w:val="0"/>
          <w:divBdr>
            <w:top w:val="none" w:sz="0" w:space="0" w:color="auto"/>
            <w:left w:val="none" w:sz="0" w:space="0" w:color="auto"/>
            <w:bottom w:val="none" w:sz="0" w:space="0" w:color="auto"/>
            <w:right w:val="none" w:sz="0" w:space="0" w:color="auto"/>
          </w:divBdr>
        </w:div>
        <w:div w:id="1264804825">
          <w:marLeft w:val="640"/>
          <w:marRight w:val="0"/>
          <w:marTop w:val="0"/>
          <w:marBottom w:val="0"/>
          <w:divBdr>
            <w:top w:val="none" w:sz="0" w:space="0" w:color="auto"/>
            <w:left w:val="none" w:sz="0" w:space="0" w:color="auto"/>
            <w:bottom w:val="none" w:sz="0" w:space="0" w:color="auto"/>
            <w:right w:val="none" w:sz="0" w:space="0" w:color="auto"/>
          </w:divBdr>
        </w:div>
        <w:div w:id="1533417401">
          <w:marLeft w:val="640"/>
          <w:marRight w:val="0"/>
          <w:marTop w:val="0"/>
          <w:marBottom w:val="0"/>
          <w:divBdr>
            <w:top w:val="none" w:sz="0" w:space="0" w:color="auto"/>
            <w:left w:val="none" w:sz="0" w:space="0" w:color="auto"/>
            <w:bottom w:val="none" w:sz="0" w:space="0" w:color="auto"/>
            <w:right w:val="none" w:sz="0" w:space="0" w:color="auto"/>
          </w:divBdr>
        </w:div>
        <w:div w:id="13268169">
          <w:marLeft w:val="640"/>
          <w:marRight w:val="0"/>
          <w:marTop w:val="0"/>
          <w:marBottom w:val="0"/>
          <w:divBdr>
            <w:top w:val="none" w:sz="0" w:space="0" w:color="auto"/>
            <w:left w:val="none" w:sz="0" w:space="0" w:color="auto"/>
            <w:bottom w:val="none" w:sz="0" w:space="0" w:color="auto"/>
            <w:right w:val="none" w:sz="0" w:space="0" w:color="auto"/>
          </w:divBdr>
        </w:div>
        <w:div w:id="2131436658">
          <w:marLeft w:val="640"/>
          <w:marRight w:val="0"/>
          <w:marTop w:val="0"/>
          <w:marBottom w:val="0"/>
          <w:divBdr>
            <w:top w:val="none" w:sz="0" w:space="0" w:color="auto"/>
            <w:left w:val="none" w:sz="0" w:space="0" w:color="auto"/>
            <w:bottom w:val="none" w:sz="0" w:space="0" w:color="auto"/>
            <w:right w:val="none" w:sz="0" w:space="0" w:color="auto"/>
          </w:divBdr>
        </w:div>
        <w:div w:id="763263468">
          <w:marLeft w:val="640"/>
          <w:marRight w:val="0"/>
          <w:marTop w:val="0"/>
          <w:marBottom w:val="0"/>
          <w:divBdr>
            <w:top w:val="none" w:sz="0" w:space="0" w:color="auto"/>
            <w:left w:val="none" w:sz="0" w:space="0" w:color="auto"/>
            <w:bottom w:val="none" w:sz="0" w:space="0" w:color="auto"/>
            <w:right w:val="none" w:sz="0" w:space="0" w:color="auto"/>
          </w:divBdr>
        </w:div>
        <w:div w:id="2101675127">
          <w:marLeft w:val="640"/>
          <w:marRight w:val="0"/>
          <w:marTop w:val="0"/>
          <w:marBottom w:val="0"/>
          <w:divBdr>
            <w:top w:val="none" w:sz="0" w:space="0" w:color="auto"/>
            <w:left w:val="none" w:sz="0" w:space="0" w:color="auto"/>
            <w:bottom w:val="none" w:sz="0" w:space="0" w:color="auto"/>
            <w:right w:val="none" w:sz="0" w:space="0" w:color="auto"/>
          </w:divBdr>
        </w:div>
        <w:div w:id="2088720869">
          <w:marLeft w:val="640"/>
          <w:marRight w:val="0"/>
          <w:marTop w:val="0"/>
          <w:marBottom w:val="0"/>
          <w:divBdr>
            <w:top w:val="none" w:sz="0" w:space="0" w:color="auto"/>
            <w:left w:val="none" w:sz="0" w:space="0" w:color="auto"/>
            <w:bottom w:val="none" w:sz="0" w:space="0" w:color="auto"/>
            <w:right w:val="none" w:sz="0" w:space="0" w:color="auto"/>
          </w:divBdr>
        </w:div>
        <w:div w:id="2038579760">
          <w:marLeft w:val="640"/>
          <w:marRight w:val="0"/>
          <w:marTop w:val="0"/>
          <w:marBottom w:val="0"/>
          <w:divBdr>
            <w:top w:val="none" w:sz="0" w:space="0" w:color="auto"/>
            <w:left w:val="none" w:sz="0" w:space="0" w:color="auto"/>
            <w:bottom w:val="none" w:sz="0" w:space="0" w:color="auto"/>
            <w:right w:val="none" w:sz="0" w:space="0" w:color="auto"/>
          </w:divBdr>
        </w:div>
        <w:div w:id="1722367802">
          <w:marLeft w:val="640"/>
          <w:marRight w:val="0"/>
          <w:marTop w:val="0"/>
          <w:marBottom w:val="0"/>
          <w:divBdr>
            <w:top w:val="none" w:sz="0" w:space="0" w:color="auto"/>
            <w:left w:val="none" w:sz="0" w:space="0" w:color="auto"/>
            <w:bottom w:val="none" w:sz="0" w:space="0" w:color="auto"/>
            <w:right w:val="none" w:sz="0" w:space="0" w:color="auto"/>
          </w:divBdr>
        </w:div>
        <w:div w:id="1697542460">
          <w:marLeft w:val="640"/>
          <w:marRight w:val="0"/>
          <w:marTop w:val="0"/>
          <w:marBottom w:val="0"/>
          <w:divBdr>
            <w:top w:val="none" w:sz="0" w:space="0" w:color="auto"/>
            <w:left w:val="none" w:sz="0" w:space="0" w:color="auto"/>
            <w:bottom w:val="none" w:sz="0" w:space="0" w:color="auto"/>
            <w:right w:val="none" w:sz="0" w:space="0" w:color="auto"/>
          </w:divBdr>
        </w:div>
        <w:div w:id="1221747112">
          <w:marLeft w:val="640"/>
          <w:marRight w:val="0"/>
          <w:marTop w:val="0"/>
          <w:marBottom w:val="0"/>
          <w:divBdr>
            <w:top w:val="none" w:sz="0" w:space="0" w:color="auto"/>
            <w:left w:val="none" w:sz="0" w:space="0" w:color="auto"/>
            <w:bottom w:val="none" w:sz="0" w:space="0" w:color="auto"/>
            <w:right w:val="none" w:sz="0" w:space="0" w:color="auto"/>
          </w:divBdr>
        </w:div>
        <w:div w:id="626358676">
          <w:marLeft w:val="640"/>
          <w:marRight w:val="0"/>
          <w:marTop w:val="0"/>
          <w:marBottom w:val="0"/>
          <w:divBdr>
            <w:top w:val="none" w:sz="0" w:space="0" w:color="auto"/>
            <w:left w:val="none" w:sz="0" w:space="0" w:color="auto"/>
            <w:bottom w:val="none" w:sz="0" w:space="0" w:color="auto"/>
            <w:right w:val="none" w:sz="0" w:space="0" w:color="auto"/>
          </w:divBdr>
        </w:div>
        <w:div w:id="1626348670">
          <w:marLeft w:val="640"/>
          <w:marRight w:val="0"/>
          <w:marTop w:val="0"/>
          <w:marBottom w:val="0"/>
          <w:divBdr>
            <w:top w:val="none" w:sz="0" w:space="0" w:color="auto"/>
            <w:left w:val="none" w:sz="0" w:space="0" w:color="auto"/>
            <w:bottom w:val="none" w:sz="0" w:space="0" w:color="auto"/>
            <w:right w:val="none" w:sz="0" w:space="0" w:color="auto"/>
          </w:divBdr>
        </w:div>
        <w:div w:id="1011032834">
          <w:marLeft w:val="640"/>
          <w:marRight w:val="0"/>
          <w:marTop w:val="0"/>
          <w:marBottom w:val="0"/>
          <w:divBdr>
            <w:top w:val="none" w:sz="0" w:space="0" w:color="auto"/>
            <w:left w:val="none" w:sz="0" w:space="0" w:color="auto"/>
            <w:bottom w:val="none" w:sz="0" w:space="0" w:color="auto"/>
            <w:right w:val="none" w:sz="0" w:space="0" w:color="auto"/>
          </w:divBdr>
        </w:div>
        <w:div w:id="1570846792">
          <w:marLeft w:val="640"/>
          <w:marRight w:val="0"/>
          <w:marTop w:val="0"/>
          <w:marBottom w:val="0"/>
          <w:divBdr>
            <w:top w:val="none" w:sz="0" w:space="0" w:color="auto"/>
            <w:left w:val="none" w:sz="0" w:space="0" w:color="auto"/>
            <w:bottom w:val="none" w:sz="0" w:space="0" w:color="auto"/>
            <w:right w:val="none" w:sz="0" w:space="0" w:color="auto"/>
          </w:divBdr>
        </w:div>
        <w:div w:id="1047875750">
          <w:marLeft w:val="640"/>
          <w:marRight w:val="0"/>
          <w:marTop w:val="0"/>
          <w:marBottom w:val="0"/>
          <w:divBdr>
            <w:top w:val="none" w:sz="0" w:space="0" w:color="auto"/>
            <w:left w:val="none" w:sz="0" w:space="0" w:color="auto"/>
            <w:bottom w:val="none" w:sz="0" w:space="0" w:color="auto"/>
            <w:right w:val="none" w:sz="0" w:space="0" w:color="auto"/>
          </w:divBdr>
        </w:div>
        <w:div w:id="850752845">
          <w:marLeft w:val="640"/>
          <w:marRight w:val="0"/>
          <w:marTop w:val="0"/>
          <w:marBottom w:val="0"/>
          <w:divBdr>
            <w:top w:val="none" w:sz="0" w:space="0" w:color="auto"/>
            <w:left w:val="none" w:sz="0" w:space="0" w:color="auto"/>
            <w:bottom w:val="none" w:sz="0" w:space="0" w:color="auto"/>
            <w:right w:val="none" w:sz="0" w:space="0" w:color="auto"/>
          </w:divBdr>
        </w:div>
        <w:div w:id="2006467170">
          <w:marLeft w:val="640"/>
          <w:marRight w:val="0"/>
          <w:marTop w:val="0"/>
          <w:marBottom w:val="0"/>
          <w:divBdr>
            <w:top w:val="none" w:sz="0" w:space="0" w:color="auto"/>
            <w:left w:val="none" w:sz="0" w:space="0" w:color="auto"/>
            <w:bottom w:val="none" w:sz="0" w:space="0" w:color="auto"/>
            <w:right w:val="none" w:sz="0" w:space="0" w:color="auto"/>
          </w:divBdr>
        </w:div>
        <w:div w:id="1741293993">
          <w:marLeft w:val="640"/>
          <w:marRight w:val="0"/>
          <w:marTop w:val="0"/>
          <w:marBottom w:val="0"/>
          <w:divBdr>
            <w:top w:val="none" w:sz="0" w:space="0" w:color="auto"/>
            <w:left w:val="none" w:sz="0" w:space="0" w:color="auto"/>
            <w:bottom w:val="none" w:sz="0" w:space="0" w:color="auto"/>
            <w:right w:val="none" w:sz="0" w:space="0" w:color="auto"/>
          </w:divBdr>
        </w:div>
        <w:div w:id="1822194787">
          <w:marLeft w:val="640"/>
          <w:marRight w:val="0"/>
          <w:marTop w:val="0"/>
          <w:marBottom w:val="0"/>
          <w:divBdr>
            <w:top w:val="none" w:sz="0" w:space="0" w:color="auto"/>
            <w:left w:val="none" w:sz="0" w:space="0" w:color="auto"/>
            <w:bottom w:val="none" w:sz="0" w:space="0" w:color="auto"/>
            <w:right w:val="none" w:sz="0" w:space="0" w:color="auto"/>
          </w:divBdr>
        </w:div>
        <w:div w:id="1397587090">
          <w:marLeft w:val="640"/>
          <w:marRight w:val="0"/>
          <w:marTop w:val="0"/>
          <w:marBottom w:val="0"/>
          <w:divBdr>
            <w:top w:val="none" w:sz="0" w:space="0" w:color="auto"/>
            <w:left w:val="none" w:sz="0" w:space="0" w:color="auto"/>
            <w:bottom w:val="none" w:sz="0" w:space="0" w:color="auto"/>
            <w:right w:val="none" w:sz="0" w:space="0" w:color="auto"/>
          </w:divBdr>
        </w:div>
        <w:div w:id="211431224">
          <w:marLeft w:val="640"/>
          <w:marRight w:val="0"/>
          <w:marTop w:val="0"/>
          <w:marBottom w:val="0"/>
          <w:divBdr>
            <w:top w:val="none" w:sz="0" w:space="0" w:color="auto"/>
            <w:left w:val="none" w:sz="0" w:space="0" w:color="auto"/>
            <w:bottom w:val="none" w:sz="0" w:space="0" w:color="auto"/>
            <w:right w:val="none" w:sz="0" w:space="0" w:color="auto"/>
          </w:divBdr>
        </w:div>
        <w:div w:id="135026668">
          <w:marLeft w:val="640"/>
          <w:marRight w:val="0"/>
          <w:marTop w:val="0"/>
          <w:marBottom w:val="0"/>
          <w:divBdr>
            <w:top w:val="none" w:sz="0" w:space="0" w:color="auto"/>
            <w:left w:val="none" w:sz="0" w:space="0" w:color="auto"/>
            <w:bottom w:val="none" w:sz="0" w:space="0" w:color="auto"/>
            <w:right w:val="none" w:sz="0" w:space="0" w:color="auto"/>
          </w:divBdr>
        </w:div>
        <w:div w:id="1743943821">
          <w:marLeft w:val="640"/>
          <w:marRight w:val="0"/>
          <w:marTop w:val="0"/>
          <w:marBottom w:val="0"/>
          <w:divBdr>
            <w:top w:val="none" w:sz="0" w:space="0" w:color="auto"/>
            <w:left w:val="none" w:sz="0" w:space="0" w:color="auto"/>
            <w:bottom w:val="none" w:sz="0" w:space="0" w:color="auto"/>
            <w:right w:val="none" w:sz="0" w:space="0" w:color="auto"/>
          </w:divBdr>
        </w:div>
        <w:div w:id="1759015281">
          <w:marLeft w:val="640"/>
          <w:marRight w:val="0"/>
          <w:marTop w:val="0"/>
          <w:marBottom w:val="0"/>
          <w:divBdr>
            <w:top w:val="none" w:sz="0" w:space="0" w:color="auto"/>
            <w:left w:val="none" w:sz="0" w:space="0" w:color="auto"/>
            <w:bottom w:val="none" w:sz="0" w:space="0" w:color="auto"/>
            <w:right w:val="none" w:sz="0" w:space="0" w:color="auto"/>
          </w:divBdr>
        </w:div>
        <w:div w:id="788840">
          <w:marLeft w:val="640"/>
          <w:marRight w:val="0"/>
          <w:marTop w:val="0"/>
          <w:marBottom w:val="0"/>
          <w:divBdr>
            <w:top w:val="none" w:sz="0" w:space="0" w:color="auto"/>
            <w:left w:val="none" w:sz="0" w:space="0" w:color="auto"/>
            <w:bottom w:val="none" w:sz="0" w:space="0" w:color="auto"/>
            <w:right w:val="none" w:sz="0" w:space="0" w:color="auto"/>
          </w:divBdr>
        </w:div>
        <w:div w:id="684551248">
          <w:marLeft w:val="640"/>
          <w:marRight w:val="0"/>
          <w:marTop w:val="0"/>
          <w:marBottom w:val="0"/>
          <w:divBdr>
            <w:top w:val="none" w:sz="0" w:space="0" w:color="auto"/>
            <w:left w:val="none" w:sz="0" w:space="0" w:color="auto"/>
            <w:bottom w:val="none" w:sz="0" w:space="0" w:color="auto"/>
            <w:right w:val="none" w:sz="0" w:space="0" w:color="auto"/>
          </w:divBdr>
        </w:div>
        <w:div w:id="1561669376">
          <w:marLeft w:val="640"/>
          <w:marRight w:val="0"/>
          <w:marTop w:val="0"/>
          <w:marBottom w:val="0"/>
          <w:divBdr>
            <w:top w:val="none" w:sz="0" w:space="0" w:color="auto"/>
            <w:left w:val="none" w:sz="0" w:space="0" w:color="auto"/>
            <w:bottom w:val="none" w:sz="0" w:space="0" w:color="auto"/>
            <w:right w:val="none" w:sz="0" w:space="0" w:color="auto"/>
          </w:divBdr>
        </w:div>
        <w:div w:id="1511292730">
          <w:marLeft w:val="640"/>
          <w:marRight w:val="0"/>
          <w:marTop w:val="0"/>
          <w:marBottom w:val="0"/>
          <w:divBdr>
            <w:top w:val="none" w:sz="0" w:space="0" w:color="auto"/>
            <w:left w:val="none" w:sz="0" w:space="0" w:color="auto"/>
            <w:bottom w:val="none" w:sz="0" w:space="0" w:color="auto"/>
            <w:right w:val="none" w:sz="0" w:space="0" w:color="auto"/>
          </w:divBdr>
        </w:div>
        <w:div w:id="359018379">
          <w:marLeft w:val="640"/>
          <w:marRight w:val="0"/>
          <w:marTop w:val="0"/>
          <w:marBottom w:val="0"/>
          <w:divBdr>
            <w:top w:val="none" w:sz="0" w:space="0" w:color="auto"/>
            <w:left w:val="none" w:sz="0" w:space="0" w:color="auto"/>
            <w:bottom w:val="none" w:sz="0" w:space="0" w:color="auto"/>
            <w:right w:val="none" w:sz="0" w:space="0" w:color="auto"/>
          </w:divBdr>
        </w:div>
        <w:div w:id="903028211">
          <w:marLeft w:val="640"/>
          <w:marRight w:val="0"/>
          <w:marTop w:val="0"/>
          <w:marBottom w:val="0"/>
          <w:divBdr>
            <w:top w:val="none" w:sz="0" w:space="0" w:color="auto"/>
            <w:left w:val="none" w:sz="0" w:space="0" w:color="auto"/>
            <w:bottom w:val="none" w:sz="0" w:space="0" w:color="auto"/>
            <w:right w:val="none" w:sz="0" w:space="0" w:color="auto"/>
          </w:divBdr>
        </w:div>
        <w:div w:id="481433942">
          <w:marLeft w:val="640"/>
          <w:marRight w:val="0"/>
          <w:marTop w:val="0"/>
          <w:marBottom w:val="0"/>
          <w:divBdr>
            <w:top w:val="none" w:sz="0" w:space="0" w:color="auto"/>
            <w:left w:val="none" w:sz="0" w:space="0" w:color="auto"/>
            <w:bottom w:val="none" w:sz="0" w:space="0" w:color="auto"/>
            <w:right w:val="none" w:sz="0" w:space="0" w:color="auto"/>
          </w:divBdr>
        </w:div>
        <w:div w:id="1702169668">
          <w:marLeft w:val="640"/>
          <w:marRight w:val="0"/>
          <w:marTop w:val="0"/>
          <w:marBottom w:val="0"/>
          <w:divBdr>
            <w:top w:val="none" w:sz="0" w:space="0" w:color="auto"/>
            <w:left w:val="none" w:sz="0" w:space="0" w:color="auto"/>
            <w:bottom w:val="none" w:sz="0" w:space="0" w:color="auto"/>
            <w:right w:val="none" w:sz="0" w:space="0" w:color="auto"/>
          </w:divBdr>
        </w:div>
        <w:div w:id="460881461">
          <w:marLeft w:val="640"/>
          <w:marRight w:val="0"/>
          <w:marTop w:val="0"/>
          <w:marBottom w:val="0"/>
          <w:divBdr>
            <w:top w:val="none" w:sz="0" w:space="0" w:color="auto"/>
            <w:left w:val="none" w:sz="0" w:space="0" w:color="auto"/>
            <w:bottom w:val="none" w:sz="0" w:space="0" w:color="auto"/>
            <w:right w:val="none" w:sz="0" w:space="0" w:color="auto"/>
          </w:divBdr>
        </w:div>
        <w:div w:id="2129928577">
          <w:marLeft w:val="640"/>
          <w:marRight w:val="0"/>
          <w:marTop w:val="0"/>
          <w:marBottom w:val="0"/>
          <w:divBdr>
            <w:top w:val="none" w:sz="0" w:space="0" w:color="auto"/>
            <w:left w:val="none" w:sz="0" w:space="0" w:color="auto"/>
            <w:bottom w:val="none" w:sz="0" w:space="0" w:color="auto"/>
            <w:right w:val="none" w:sz="0" w:space="0" w:color="auto"/>
          </w:divBdr>
        </w:div>
        <w:div w:id="1273172611">
          <w:marLeft w:val="640"/>
          <w:marRight w:val="0"/>
          <w:marTop w:val="0"/>
          <w:marBottom w:val="0"/>
          <w:divBdr>
            <w:top w:val="none" w:sz="0" w:space="0" w:color="auto"/>
            <w:left w:val="none" w:sz="0" w:space="0" w:color="auto"/>
            <w:bottom w:val="none" w:sz="0" w:space="0" w:color="auto"/>
            <w:right w:val="none" w:sz="0" w:space="0" w:color="auto"/>
          </w:divBdr>
        </w:div>
        <w:div w:id="310915080">
          <w:marLeft w:val="640"/>
          <w:marRight w:val="0"/>
          <w:marTop w:val="0"/>
          <w:marBottom w:val="0"/>
          <w:divBdr>
            <w:top w:val="none" w:sz="0" w:space="0" w:color="auto"/>
            <w:left w:val="none" w:sz="0" w:space="0" w:color="auto"/>
            <w:bottom w:val="none" w:sz="0" w:space="0" w:color="auto"/>
            <w:right w:val="none" w:sz="0" w:space="0" w:color="auto"/>
          </w:divBdr>
        </w:div>
      </w:divsChild>
    </w:div>
    <w:div w:id="1420327702">
      <w:bodyDiv w:val="1"/>
      <w:marLeft w:val="0"/>
      <w:marRight w:val="0"/>
      <w:marTop w:val="0"/>
      <w:marBottom w:val="0"/>
      <w:divBdr>
        <w:top w:val="none" w:sz="0" w:space="0" w:color="auto"/>
        <w:left w:val="none" w:sz="0" w:space="0" w:color="auto"/>
        <w:bottom w:val="none" w:sz="0" w:space="0" w:color="auto"/>
        <w:right w:val="none" w:sz="0" w:space="0" w:color="auto"/>
      </w:divBdr>
      <w:divsChild>
        <w:div w:id="568073047">
          <w:marLeft w:val="640"/>
          <w:marRight w:val="0"/>
          <w:marTop w:val="0"/>
          <w:marBottom w:val="0"/>
          <w:divBdr>
            <w:top w:val="none" w:sz="0" w:space="0" w:color="auto"/>
            <w:left w:val="none" w:sz="0" w:space="0" w:color="auto"/>
            <w:bottom w:val="none" w:sz="0" w:space="0" w:color="auto"/>
            <w:right w:val="none" w:sz="0" w:space="0" w:color="auto"/>
          </w:divBdr>
        </w:div>
        <w:div w:id="1261336113">
          <w:marLeft w:val="640"/>
          <w:marRight w:val="0"/>
          <w:marTop w:val="0"/>
          <w:marBottom w:val="0"/>
          <w:divBdr>
            <w:top w:val="none" w:sz="0" w:space="0" w:color="auto"/>
            <w:left w:val="none" w:sz="0" w:space="0" w:color="auto"/>
            <w:bottom w:val="none" w:sz="0" w:space="0" w:color="auto"/>
            <w:right w:val="none" w:sz="0" w:space="0" w:color="auto"/>
          </w:divBdr>
        </w:div>
        <w:div w:id="1500315844">
          <w:marLeft w:val="640"/>
          <w:marRight w:val="0"/>
          <w:marTop w:val="0"/>
          <w:marBottom w:val="0"/>
          <w:divBdr>
            <w:top w:val="none" w:sz="0" w:space="0" w:color="auto"/>
            <w:left w:val="none" w:sz="0" w:space="0" w:color="auto"/>
            <w:bottom w:val="none" w:sz="0" w:space="0" w:color="auto"/>
            <w:right w:val="none" w:sz="0" w:space="0" w:color="auto"/>
          </w:divBdr>
        </w:div>
        <w:div w:id="254704132">
          <w:marLeft w:val="640"/>
          <w:marRight w:val="0"/>
          <w:marTop w:val="0"/>
          <w:marBottom w:val="0"/>
          <w:divBdr>
            <w:top w:val="none" w:sz="0" w:space="0" w:color="auto"/>
            <w:left w:val="none" w:sz="0" w:space="0" w:color="auto"/>
            <w:bottom w:val="none" w:sz="0" w:space="0" w:color="auto"/>
            <w:right w:val="none" w:sz="0" w:space="0" w:color="auto"/>
          </w:divBdr>
        </w:div>
        <w:div w:id="542670128">
          <w:marLeft w:val="640"/>
          <w:marRight w:val="0"/>
          <w:marTop w:val="0"/>
          <w:marBottom w:val="0"/>
          <w:divBdr>
            <w:top w:val="none" w:sz="0" w:space="0" w:color="auto"/>
            <w:left w:val="none" w:sz="0" w:space="0" w:color="auto"/>
            <w:bottom w:val="none" w:sz="0" w:space="0" w:color="auto"/>
            <w:right w:val="none" w:sz="0" w:space="0" w:color="auto"/>
          </w:divBdr>
        </w:div>
        <w:div w:id="79909218">
          <w:marLeft w:val="640"/>
          <w:marRight w:val="0"/>
          <w:marTop w:val="0"/>
          <w:marBottom w:val="0"/>
          <w:divBdr>
            <w:top w:val="none" w:sz="0" w:space="0" w:color="auto"/>
            <w:left w:val="none" w:sz="0" w:space="0" w:color="auto"/>
            <w:bottom w:val="none" w:sz="0" w:space="0" w:color="auto"/>
            <w:right w:val="none" w:sz="0" w:space="0" w:color="auto"/>
          </w:divBdr>
        </w:div>
        <w:div w:id="1306932765">
          <w:marLeft w:val="640"/>
          <w:marRight w:val="0"/>
          <w:marTop w:val="0"/>
          <w:marBottom w:val="0"/>
          <w:divBdr>
            <w:top w:val="none" w:sz="0" w:space="0" w:color="auto"/>
            <w:left w:val="none" w:sz="0" w:space="0" w:color="auto"/>
            <w:bottom w:val="none" w:sz="0" w:space="0" w:color="auto"/>
            <w:right w:val="none" w:sz="0" w:space="0" w:color="auto"/>
          </w:divBdr>
        </w:div>
        <w:div w:id="1495030659">
          <w:marLeft w:val="640"/>
          <w:marRight w:val="0"/>
          <w:marTop w:val="0"/>
          <w:marBottom w:val="0"/>
          <w:divBdr>
            <w:top w:val="none" w:sz="0" w:space="0" w:color="auto"/>
            <w:left w:val="none" w:sz="0" w:space="0" w:color="auto"/>
            <w:bottom w:val="none" w:sz="0" w:space="0" w:color="auto"/>
            <w:right w:val="none" w:sz="0" w:space="0" w:color="auto"/>
          </w:divBdr>
        </w:div>
        <w:div w:id="988677093">
          <w:marLeft w:val="640"/>
          <w:marRight w:val="0"/>
          <w:marTop w:val="0"/>
          <w:marBottom w:val="0"/>
          <w:divBdr>
            <w:top w:val="none" w:sz="0" w:space="0" w:color="auto"/>
            <w:left w:val="none" w:sz="0" w:space="0" w:color="auto"/>
            <w:bottom w:val="none" w:sz="0" w:space="0" w:color="auto"/>
            <w:right w:val="none" w:sz="0" w:space="0" w:color="auto"/>
          </w:divBdr>
        </w:div>
        <w:div w:id="202521568">
          <w:marLeft w:val="640"/>
          <w:marRight w:val="0"/>
          <w:marTop w:val="0"/>
          <w:marBottom w:val="0"/>
          <w:divBdr>
            <w:top w:val="none" w:sz="0" w:space="0" w:color="auto"/>
            <w:left w:val="none" w:sz="0" w:space="0" w:color="auto"/>
            <w:bottom w:val="none" w:sz="0" w:space="0" w:color="auto"/>
            <w:right w:val="none" w:sz="0" w:space="0" w:color="auto"/>
          </w:divBdr>
        </w:div>
        <w:div w:id="1824589109">
          <w:marLeft w:val="640"/>
          <w:marRight w:val="0"/>
          <w:marTop w:val="0"/>
          <w:marBottom w:val="0"/>
          <w:divBdr>
            <w:top w:val="none" w:sz="0" w:space="0" w:color="auto"/>
            <w:left w:val="none" w:sz="0" w:space="0" w:color="auto"/>
            <w:bottom w:val="none" w:sz="0" w:space="0" w:color="auto"/>
            <w:right w:val="none" w:sz="0" w:space="0" w:color="auto"/>
          </w:divBdr>
        </w:div>
        <w:div w:id="406926436">
          <w:marLeft w:val="640"/>
          <w:marRight w:val="0"/>
          <w:marTop w:val="0"/>
          <w:marBottom w:val="0"/>
          <w:divBdr>
            <w:top w:val="none" w:sz="0" w:space="0" w:color="auto"/>
            <w:left w:val="none" w:sz="0" w:space="0" w:color="auto"/>
            <w:bottom w:val="none" w:sz="0" w:space="0" w:color="auto"/>
            <w:right w:val="none" w:sz="0" w:space="0" w:color="auto"/>
          </w:divBdr>
        </w:div>
        <w:div w:id="1170022140">
          <w:marLeft w:val="640"/>
          <w:marRight w:val="0"/>
          <w:marTop w:val="0"/>
          <w:marBottom w:val="0"/>
          <w:divBdr>
            <w:top w:val="none" w:sz="0" w:space="0" w:color="auto"/>
            <w:left w:val="none" w:sz="0" w:space="0" w:color="auto"/>
            <w:bottom w:val="none" w:sz="0" w:space="0" w:color="auto"/>
            <w:right w:val="none" w:sz="0" w:space="0" w:color="auto"/>
          </w:divBdr>
        </w:div>
        <w:div w:id="1273782178">
          <w:marLeft w:val="640"/>
          <w:marRight w:val="0"/>
          <w:marTop w:val="0"/>
          <w:marBottom w:val="0"/>
          <w:divBdr>
            <w:top w:val="none" w:sz="0" w:space="0" w:color="auto"/>
            <w:left w:val="none" w:sz="0" w:space="0" w:color="auto"/>
            <w:bottom w:val="none" w:sz="0" w:space="0" w:color="auto"/>
            <w:right w:val="none" w:sz="0" w:space="0" w:color="auto"/>
          </w:divBdr>
        </w:div>
        <w:div w:id="2067754741">
          <w:marLeft w:val="640"/>
          <w:marRight w:val="0"/>
          <w:marTop w:val="0"/>
          <w:marBottom w:val="0"/>
          <w:divBdr>
            <w:top w:val="none" w:sz="0" w:space="0" w:color="auto"/>
            <w:left w:val="none" w:sz="0" w:space="0" w:color="auto"/>
            <w:bottom w:val="none" w:sz="0" w:space="0" w:color="auto"/>
            <w:right w:val="none" w:sz="0" w:space="0" w:color="auto"/>
          </w:divBdr>
        </w:div>
        <w:div w:id="526719403">
          <w:marLeft w:val="640"/>
          <w:marRight w:val="0"/>
          <w:marTop w:val="0"/>
          <w:marBottom w:val="0"/>
          <w:divBdr>
            <w:top w:val="none" w:sz="0" w:space="0" w:color="auto"/>
            <w:left w:val="none" w:sz="0" w:space="0" w:color="auto"/>
            <w:bottom w:val="none" w:sz="0" w:space="0" w:color="auto"/>
            <w:right w:val="none" w:sz="0" w:space="0" w:color="auto"/>
          </w:divBdr>
        </w:div>
        <w:div w:id="969239706">
          <w:marLeft w:val="640"/>
          <w:marRight w:val="0"/>
          <w:marTop w:val="0"/>
          <w:marBottom w:val="0"/>
          <w:divBdr>
            <w:top w:val="none" w:sz="0" w:space="0" w:color="auto"/>
            <w:left w:val="none" w:sz="0" w:space="0" w:color="auto"/>
            <w:bottom w:val="none" w:sz="0" w:space="0" w:color="auto"/>
            <w:right w:val="none" w:sz="0" w:space="0" w:color="auto"/>
          </w:divBdr>
        </w:div>
        <w:div w:id="1529682591">
          <w:marLeft w:val="640"/>
          <w:marRight w:val="0"/>
          <w:marTop w:val="0"/>
          <w:marBottom w:val="0"/>
          <w:divBdr>
            <w:top w:val="none" w:sz="0" w:space="0" w:color="auto"/>
            <w:left w:val="none" w:sz="0" w:space="0" w:color="auto"/>
            <w:bottom w:val="none" w:sz="0" w:space="0" w:color="auto"/>
            <w:right w:val="none" w:sz="0" w:space="0" w:color="auto"/>
          </w:divBdr>
        </w:div>
        <w:div w:id="127474816">
          <w:marLeft w:val="640"/>
          <w:marRight w:val="0"/>
          <w:marTop w:val="0"/>
          <w:marBottom w:val="0"/>
          <w:divBdr>
            <w:top w:val="none" w:sz="0" w:space="0" w:color="auto"/>
            <w:left w:val="none" w:sz="0" w:space="0" w:color="auto"/>
            <w:bottom w:val="none" w:sz="0" w:space="0" w:color="auto"/>
            <w:right w:val="none" w:sz="0" w:space="0" w:color="auto"/>
          </w:divBdr>
        </w:div>
        <w:div w:id="1915117748">
          <w:marLeft w:val="640"/>
          <w:marRight w:val="0"/>
          <w:marTop w:val="0"/>
          <w:marBottom w:val="0"/>
          <w:divBdr>
            <w:top w:val="none" w:sz="0" w:space="0" w:color="auto"/>
            <w:left w:val="none" w:sz="0" w:space="0" w:color="auto"/>
            <w:bottom w:val="none" w:sz="0" w:space="0" w:color="auto"/>
            <w:right w:val="none" w:sz="0" w:space="0" w:color="auto"/>
          </w:divBdr>
        </w:div>
        <w:div w:id="2039238567">
          <w:marLeft w:val="640"/>
          <w:marRight w:val="0"/>
          <w:marTop w:val="0"/>
          <w:marBottom w:val="0"/>
          <w:divBdr>
            <w:top w:val="none" w:sz="0" w:space="0" w:color="auto"/>
            <w:left w:val="none" w:sz="0" w:space="0" w:color="auto"/>
            <w:bottom w:val="none" w:sz="0" w:space="0" w:color="auto"/>
            <w:right w:val="none" w:sz="0" w:space="0" w:color="auto"/>
          </w:divBdr>
        </w:div>
        <w:div w:id="1137992080">
          <w:marLeft w:val="640"/>
          <w:marRight w:val="0"/>
          <w:marTop w:val="0"/>
          <w:marBottom w:val="0"/>
          <w:divBdr>
            <w:top w:val="none" w:sz="0" w:space="0" w:color="auto"/>
            <w:left w:val="none" w:sz="0" w:space="0" w:color="auto"/>
            <w:bottom w:val="none" w:sz="0" w:space="0" w:color="auto"/>
            <w:right w:val="none" w:sz="0" w:space="0" w:color="auto"/>
          </w:divBdr>
        </w:div>
        <w:div w:id="754744367">
          <w:marLeft w:val="640"/>
          <w:marRight w:val="0"/>
          <w:marTop w:val="0"/>
          <w:marBottom w:val="0"/>
          <w:divBdr>
            <w:top w:val="none" w:sz="0" w:space="0" w:color="auto"/>
            <w:left w:val="none" w:sz="0" w:space="0" w:color="auto"/>
            <w:bottom w:val="none" w:sz="0" w:space="0" w:color="auto"/>
            <w:right w:val="none" w:sz="0" w:space="0" w:color="auto"/>
          </w:divBdr>
        </w:div>
        <w:div w:id="1231765796">
          <w:marLeft w:val="640"/>
          <w:marRight w:val="0"/>
          <w:marTop w:val="0"/>
          <w:marBottom w:val="0"/>
          <w:divBdr>
            <w:top w:val="none" w:sz="0" w:space="0" w:color="auto"/>
            <w:left w:val="none" w:sz="0" w:space="0" w:color="auto"/>
            <w:bottom w:val="none" w:sz="0" w:space="0" w:color="auto"/>
            <w:right w:val="none" w:sz="0" w:space="0" w:color="auto"/>
          </w:divBdr>
        </w:div>
        <w:div w:id="779181941">
          <w:marLeft w:val="640"/>
          <w:marRight w:val="0"/>
          <w:marTop w:val="0"/>
          <w:marBottom w:val="0"/>
          <w:divBdr>
            <w:top w:val="none" w:sz="0" w:space="0" w:color="auto"/>
            <w:left w:val="none" w:sz="0" w:space="0" w:color="auto"/>
            <w:bottom w:val="none" w:sz="0" w:space="0" w:color="auto"/>
            <w:right w:val="none" w:sz="0" w:space="0" w:color="auto"/>
          </w:divBdr>
        </w:div>
        <w:div w:id="1559971351">
          <w:marLeft w:val="640"/>
          <w:marRight w:val="0"/>
          <w:marTop w:val="0"/>
          <w:marBottom w:val="0"/>
          <w:divBdr>
            <w:top w:val="none" w:sz="0" w:space="0" w:color="auto"/>
            <w:left w:val="none" w:sz="0" w:space="0" w:color="auto"/>
            <w:bottom w:val="none" w:sz="0" w:space="0" w:color="auto"/>
            <w:right w:val="none" w:sz="0" w:space="0" w:color="auto"/>
          </w:divBdr>
        </w:div>
        <w:div w:id="152529876">
          <w:marLeft w:val="640"/>
          <w:marRight w:val="0"/>
          <w:marTop w:val="0"/>
          <w:marBottom w:val="0"/>
          <w:divBdr>
            <w:top w:val="none" w:sz="0" w:space="0" w:color="auto"/>
            <w:left w:val="none" w:sz="0" w:space="0" w:color="auto"/>
            <w:bottom w:val="none" w:sz="0" w:space="0" w:color="auto"/>
            <w:right w:val="none" w:sz="0" w:space="0" w:color="auto"/>
          </w:divBdr>
        </w:div>
        <w:div w:id="1680153082">
          <w:marLeft w:val="640"/>
          <w:marRight w:val="0"/>
          <w:marTop w:val="0"/>
          <w:marBottom w:val="0"/>
          <w:divBdr>
            <w:top w:val="none" w:sz="0" w:space="0" w:color="auto"/>
            <w:left w:val="none" w:sz="0" w:space="0" w:color="auto"/>
            <w:bottom w:val="none" w:sz="0" w:space="0" w:color="auto"/>
            <w:right w:val="none" w:sz="0" w:space="0" w:color="auto"/>
          </w:divBdr>
        </w:div>
      </w:divsChild>
    </w:div>
    <w:div w:id="1430276755">
      <w:bodyDiv w:val="1"/>
      <w:marLeft w:val="0"/>
      <w:marRight w:val="0"/>
      <w:marTop w:val="0"/>
      <w:marBottom w:val="0"/>
      <w:divBdr>
        <w:top w:val="none" w:sz="0" w:space="0" w:color="auto"/>
        <w:left w:val="none" w:sz="0" w:space="0" w:color="auto"/>
        <w:bottom w:val="none" w:sz="0" w:space="0" w:color="auto"/>
        <w:right w:val="none" w:sz="0" w:space="0" w:color="auto"/>
      </w:divBdr>
      <w:divsChild>
        <w:div w:id="1171095151">
          <w:marLeft w:val="0"/>
          <w:marRight w:val="0"/>
          <w:marTop w:val="0"/>
          <w:marBottom w:val="0"/>
          <w:divBdr>
            <w:top w:val="none" w:sz="0" w:space="0" w:color="auto"/>
            <w:left w:val="none" w:sz="0" w:space="0" w:color="auto"/>
            <w:bottom w:val="none" w:sz="0" w:space="0" w:color="auto"/>
            <w:right w:val="none" w:sz="0" w:space="0" w:color="auto"/>
          </w:divBdr>
          <w:divsChild>
            <w:div w:id="1154833706">
              <w:marLeft w:val="0"/>
              <w:marRight w:val="0"/>
              <w:marTop w:val="0"/>
              <w:marBottom w:val="0"/>
              <w:divBdr>
                <w:top w:val="none" w:sz="0" w:space="0" w:color="auto"/>
                <w:left w:val="none" w:sz="0" w:space="0" w:color="auto"/>
                <w:bottom w:val="none" w:sz="0" w:space="0" w:color="auto"/>
                <w:right w:val="none" w:sz="0" w:space="0" w:color="auto"/>
              </w:divBdr>
              <w:divsChild>
                <w:div w:id="2072380868">
                  <w:marLeft w:val="0"/>
                  <w:marRight w:val="0"/>
                  <w:marTop w:val="0"/>
                  <w:marBottom w:val="0"/>
                  <w:divBdr>
                    <w:top w:val="none" w:sz="0" w:space="0" w:color="auto"/>
                    <w:left w:val="none" w:sz="0" w:space="0" w:color="auto"/>
                    <w:bottom w:val="none" w:sz="0" w:space="0" w:color="auto"/>
                    <w:right w:val="none" w:sz="0" w:space="0" w:color="auto"/>
                  </w:divBdr>
                  <w:divsChild>
                    <w:div w:id="193620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070013">
          <w:marLeft w:val="0"/>
          <w:marRight w:val="0"/>
          <w:marTop w:val="0"/>
          <w:marBottom w:val="0"/>
          <w:divBdr>
            <w:top w:val="none" w:sz="0" w:space="0" w:color="auto"/>
            <w:left w:val="none" w:sz="0" w:space="0" w:color="auto"/>
            <w:bottom w:val="none" w:sz="0" w:space="0" w:color="auto"/>
            <w:right w:val="none" w:sz="0" w:space="0" w:color="auto"/>
          </w:divBdr>
          <w:divsChild>
            <w:div w:id="598222605">
              <w:marLeft w:val="0"/>
              <w:marRight w:val="0"/>
              <w:marTop w:val="0"/>
              <w:marBottom w:val="0"/>
              <w:divBdr>
                <w:top w:val="none" w:sz="0" w:space="0" w:color="auto"/>
                <w:left w:val="none" w:sz="0" w:space="0" w:color="auto"/>
                <w:bottom w:val="none" w:sz="0" w:space="0" w:color="auto"/>
                <w:right w:val="none" w:sz="0" w:space="0" w:color="auto"/>
              </w:divBdr>
              <w:divsChild>
                <w:div w:id="1783838581">
                  <w:marLeft w:val="0"/>
                  <w:marRight w:val="0"/>
                  <w:marTop w:val="0"/>
                  <w:marBottom w:val="0"/>
                  <w:divBdr>
                    <w:top w:val="none" w:sz="0" w:space="0" w:color="auto"/>
                    <w:left w:val="none" w:sz="0" w:space="0" w:color="auto"/>
                    <w:bottom w:val="none" w:sz="0" w:space="0" w:color="auto"/>
                    <w:right w:val="none" w:sz="0" w:space="0" w:color="auto"/>
                  </w:divBdr>
                  <w:divsChild>
                    <w:div w:id="64613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674532">
      <w:bodyDiv w:val="1"/>
      <w:marLeft w:val="0"/>
      <w:marRight w:val="0"/>
      <w:marTop w:val="0"/>
      <w:marBottom w:val="0"/>
      <w:divBdr>
        <w:top w:val="none" w:sz="0" w:space="0" w:color="auto"/>
        <w:left w:val="none" w:sz="0" w:space="0" w:color="auto"/>
        <w:bottom w:val="none" w:sz="0" w:space="0" w:color="auto"/>
        <w:right w:val="none" w:sz="0" w:space="0" w:color="auto"/>
      </w:divBdr>
      <w:divsChild>
        <w:div w:id="1579049811">
          <w:marLeft w:val="640"/>
          <w:marRight w:val="0"/>
          <w:marTop w:val="0"/>
          <w:marBottom w:val="0"/>
          <w:divBdr>
            <w:top w:val="none" w:sz="0" w:space="0" w:color="auto"/>
            <w:left w:val="none" w:sz="0" w:space="0" w:color="auto"/>
            <w:bottom w:val="none" w:sz="0" w:space="0" w:color="auto"/>
            <w:right w:val="none" w:sz="0" w:space="0" w:color="auto"/>
          </w:divBdr>
        </w:div>
        <w:div w:id="486359963">
          <w:marLeft w:val="640"/>
          <w:marRight w:val="0"/>
          <w:marTop w:val="0"/>
          <w:marBottom w:val="0"/>
          <w:divBdr>
            <w:top w:val="none" w:sz="0" w:space="0" w:color="auto"/>
            <w:left w:val="none" w:sz="0" w:space="0" w:color="auto"/>
            <w:bottom w:val="none" w:sz="0" w:space="0" w:color="auto"/>
            <w:right w:val="none" w:sz="0" w:space="0" w:color="auto"/>
          </w:divBdr>
        </w:div>
        <w:div w:id="572664514">
          <w:marLeft w:val="640"/>
          <w:marRight w:val="0"/>
          <w:marTop w:val="0"/>
          <w:marBottom w:val="0"/>
          <w:divBdr>
            <w:top w:val="none" w:sz="0" w:space="0" w:color="auto"/>
            <w:left w:val="none" w:sz="0" w:space="0" w:color="auto"/>
            <w:bottom w:val="none" w:sz="0" w:space="0" w:color="auto"/>
            <w:right w:val="none" w:sz="0" w:space="0" w:color="auto"/>
          </w:divBdr>
        </w:div>
        <w:div w:id="613945689">
          <w:marLeft w:val="640"/>
          <w:marRight w:val="0"/>
          <w:marTop w:val="0"/>
          <w:marBottom w:val="0"/>
          <w:divBdr>
            <w:top w:val="none" w:sz="0" w:space="0" w:color="auto"/>
            <w:left w:val="none" w:sz="0" w:space="0" w:color="auto"/>
            <w:bottom w:val="none" w:sz="0" w:space="0" w:color="auto"/>
            <w:right w:val="none" w:sz="0" w:space="0" w:color="auto"/>
          </w:divBdr>
        </w:div>
        <w:div w:id="1074350164">
          <w:marLeft w:val="640"/>
          <w:marRight w:val="0"/>
          <w:marTop w:val="0"/>
          <w:marBottom w:val="0"/>
          <w:divBdr>
            <w:top w:val="none" w:sz="0" w:space="0" w:color="auto"/>
            <w:left w:val="none" w:sz="0" w:space="0" w:color="auto"/>
            <w:bottom w:val="none" w:sz="0" w:space="0" w:color="auto"/>
            <w:right w:val="none" w:sz="0" w:space="0" w:color="auto"/>
          </w:divBdr>
        </w:div>
        <w:div w:id="1030645441">
          <w:marLeft w:val="640"/>
          <w:marRight w:val="0"/>
          <w:marTop w:val="0"/>
          <w:marBottom w:val="0"/>
          <w:divBdr>
            <w:top w:val="none" w:sz="0" w:space="0" w:color="auto"/>
            <w:left w:val="none" w:sz="0" w:space="0" w:color="auto"/>
            <w:bottom w:val="none" w:sz="0" w:space="0" w:color="auto"/>
            <w:right w:val="none" w:sz="0" w:space="0" w:color="auto"/>
          </w:divBdr>
        </w:div>
        <w:div w:id="769928981">
          <w:marLeft w:val="640"/>
          <w:marRight w:val="0"/>
          <w:marTop w:val="0"/>
          <w:marBottom w:val="0"/>
          <w:divBdr>
            <w:top w:val="none" w:sz="0" w:space="0" w:color="auto"/>
            <w:left w:val="none" w:sz="0" w:space="0" w:color="auto"/>
            <w:bottom w:val="none" w:sz="0" w:space="0" w:color="auto"/>
            <w:right w:val="none" w:sz="0" w:space="0" w:color="auto"/>
          </w:divBdr>
        </w:div>
        <w:div w:id="1976132896">
          <w:marLeft w:val="640"/>
          <w:marRight w:val="0"/>
          <w:marTop w:val="0"/>
          <w:marBottom w:val="0"/>
          <w:divBdr>
            <w:top w:val="none" w:sz="0" w:space="0" w:color="auto"/>
            <w:left w:val="none" w:sz="0" w:space="0" w:color="auto"/>
            <w:bottom w:val="none" w:sz="0" w:space="0" w:color="auto"/>
            <w:right w:val="none" w:sz="0" w:space="0" w:color="auto"/>
          </w:divBdr>
        </w:div>
        <w:div w:id="1409420330">
          <w:marLeft w:val="640"/>
          <w:marRight w:val="0"/>
          <w:marTop w:val="0"/>
          <w:marBottom w:val="0"/>
          <w:divBdr>
            <w:top w:val="none" w:sz="0" w:space="0" w:color="auto"/>
            <w:left w:val="none" w:sz="0" w:space="0" w:color="auto"/>
            <w:bottom w:val="none" w:sz="0" w:space="0" w:color="auto"/>
            <w:right w:val="none" w:sz="0" w:space="0" w:color="auto"/>
          </w:divBdr>
        </w:div>
        <w:div w:id="1907107791">
          <w:marLeft w:val="640"/>
          <w:marRight w:val="0"/>
          <w:marTop w:val="0"/>
          <w:marBottom w:val="0"/>
          <w:divBdr>
            <w:top w:val="none" w:sz="0" w:space="0" w:color="auto"/>
            <w:left w:val="none" w:sz="0" w:space="0" w:color="auto"/>
            <w:bottom w:val="none" w:sz="0" w:space="0" w:color="auto"/>
            <w:right w:val="none" w:sz="0" w:space="0" w:color="auto"/>
          </w:divBdr>
        </w:div>
      </w:divsChild>
    </w:div>
    <w:div w:id="1467963750">
      <w:bodyDiv w:val="1"/>
      <w:marLeft w:val="0"/>
      <w:marRight w:val="0"/>
      <w:marTop w:val="0"/>
      <w:marBottom w:val="0"/>
      <w:divBdr>
        <w:top w:val="none" w:sz="0" w:space="0" w:color="auto"/>
        <w:left w:val="none" w:sz="0" w:space="0" w:color="auto"/>
        <w:bottom w:val="none" w:sz="0" w:space="0" w:color="auto"/>
        <w:right w:val="none" w:sz="0" w:space="0" w:color="auto"/>
      </w:divBdr>
      <w:divsChild>
        <w:div w:id="40594606">
          <w:marLeft w:val="640"/>
          <w:marRight w:val="0"/>
          <w:marTop w:val="0"/>
          <w:marBottom w:val="0"/>
          <w:divBdr>
            <w:top w:val="none" w:sz="0" w:space="0" w:color="auto"/>
            <w:left w:val="none" w:sz="0" w:space="0" w:color="auto"/>
            <w:bottom w:val="none" w:sz="0" w:space="0" w:color="auto"/>
            <w:right w:val="none" w:sz="0" w:space="0" w:color="auto"/>
          </w:divBdr>
        </w:div>
        <w:div w:id="1779106154">
          <w:marLeft w:val="640"/>
          <w:marRight w:val="0"/>
          <w:marTop w:val="0"/>
          <w:marBottom w:val="0"/>
          <w:divBdr>
            <w:top w:val="none" w:sz="0" w:space="0" w:color="auto"/>
            <w:left w:val="none" w:sz="0" w:space="0" w:color="auto"/>
            <w:bottom w:val="none" w:sz="0" w:space="0" w:color="auto"/>
            <w:right w:val="none" w:sz="0" w:space="0" w:color="auto"/>
          </w:divBdr>
        </w:div>
        <w:div w:id="1801071211">
          <w:marLeft w:val="640"/>
          <w:marRight w:val="0"/>
          <w:marTop w:val="0"/>
          <w:marBottom w:val="0"/>
          <w:divBdr>
            <w:top w:val="none" w:sz="0" w:space="0" w:color="auto"/>
            <w:left w:val="none" w:sz="0" w:space="0" w:color="auto"/>
            <w:bottom w:val="none" w:sz="0" w:space="0" w:color="auto"/>
            <w:right w:val="none" w:sz="0" w:space="0" w:color="auto"/>
          </w:divBdr>
        </w:div>
        <w:div w:id="255940083">
          <w:marLeft w:val="640"/>
          <w:marRight w:val="0"/>
          <w:marTop w:val="0"/>
          <w:marBottom w:val="0"/>
          <w:divBdr>
            <w:top w:val="none" w:sz="0" w:space="0" w:color="auto"/>
            <w:left w:val="none" w:sz="0" w:space="0" w:color="auto"/>
            <w:bottom w:val="none" w:sz="0" w:space="0" w:color="auto"/>
            <w:right w:val="none" w:sz="0" w:space="0" w:color="auto"/>
          </w:divBdr>
        </w:div>
        <w:div w:id="1260870718">
          <w:marLeft w:val="640"/>
          <w:marRight w:val="0"/>
          <w:marTop w:val="0"/>
          <w:marBottom w:val="0"/>
          <w:divBdr>
            <w:top w:val="none" w:sz="0" w:space="0" w:color="auto"/>
            <w:left w:val="none" w:sz="0" w:space="0" w:color="auto"/>
            <w:bottom w:val="none" w:sz="0" w:space="0" w:color="auto"/>
            <w:right w:val="none" w:sz="0" w:space="0" w:color="auto"/>
          </w:divBdr>
        </w:div>
        <w:div w:id="129326493">
          <w:marLeft w:val="640"/>
          <w:marRight w:val="0"/>
          <w:marTop w:val="0"/>
          <w:marBottom w:val="0"/>
          <w:divBdr>
            <w:top w:val="none" w:sz="0" w:space="0" w:color="auto"/>
            <w:left w:val="none" w:sz="0" w:space="0" w:color="auto"/>
            <w:bottom w:val="none" w:sz="0" w:space="0" w:color="auto"/>
            <w:right w:val="none" w:sz="0" w:space="0" w:color="auto"/>
          </w:divBdr>
        </w:div>
        <w:div w:id="489178291">
          <w:marLeft w:val="640"/>
          <w:marRight w:val="0"/>
          <w:marTop w:val="0"/>
          <w:marBottom w:val="0"/>
          <w:divBdr>
            <w:top w:val="none" w:sz="0" w:space="0" w:color="auto"/>
            <w:left w:val="none" w:sz="0" w:space="0" w:color="auto"/>
            <w:bottom w:val="none" w:sz="0" w:space="0" w:color="auto"/>
            <w:right w:val="none" w:sz="0" w:space="0" w:color="auto"/>
          </w:divBdr>
        </w:div>
        <w:div w:id="901016166">
          <w:marLeft w:val="640"/>
          <w:marRight w:val="0"/>
          <w:marTop w:val="0"/>
          <w:marBottom w:val="0"/>
          <w:divBdr>
            <w:top w:val="none" w:sz="0" w:space="0" w:color="auto"/>
            <w:left w:val="none" w:sz="0" w:space="0" w:color="auto"/>
            <w:bottom w:val="none" w:sz="0" w:space="0" w:color="auto"/>
            <w:right w:val="none" w:sz="0" w:space="0" w:color="auto"/>
          </w:divBdr>
        </w:div>
        <w:div w:id="65692372">
          <w:marLeft w:val="640"/>
          <w:marRight w:val="0"/>
          <w:marTop w:val="0"/>
          <w:marBottom w:val="0"/>
          <w:divBdr>
            <w:top w:val="none" w:sz="0" w:space="0" w:color="auto"/>
            <w:left w:val="none" w:sz="0" w:space="0" w:color="auto"/>
            <w:bottom w:val="none" w:sz="0" w:space="0" w:color="auto"/>
            <w:right w:val="none" w:sz="0" w:space="0" w:color="auto"/>
          </w:divBdr>
        </w:div>
        <w:div w:id="655955230">
          <w:marLeft w:val="640"/>
          <w:marRight w:val="0"/>
          <w:marTop w:val="0"/>
          <w:marBottom w:val="0"/>
          <w:divBdr>
            <w:top w:val="none" w:sz="0" w:space="0" w:color="auto"/>
            <w:left w:val="none" w:sz="0" w:space="0" w:color="auto"/>
            <w:bottom w:val="none" w:sz="0" w:space="0" w:color="auto"/>
            <w:right w:val="none" w:sz="0" w:space="0" w:color="auto"/>
          </w:divBdr>
        </w:div>
        <w:div w:id="1857840011">
          <w:marLeft w:val="640"/>
          <w:marRight w:val="0"/>
          <w:marTop w:val="0"/>
          <w:marBottom w:val="0"/>
          <w:divBdr>
            <w:top w:val="none" w:sz="0" w:space="0" w:color="auto"/>
            <w:left w:val="none" w:sz="0" w:space="0" w:color="auto"/>
            <w:bottom w:val="none" w:sz="0" w:space="0" w:color="auto"/>
            <w:right w:val="none" w:sz="0" w:space="0" w:color="auto"/>
          </w:divBdr>
        </w:div>
        <w:div w:id="1807549025">
          <w:marLeft w:val="640"/>
          <w:marRight w:val="0"/>
          <w:marTop w:val="0"/>
          <w:marBottom w:val="0"/>
          <w:divBdr>
            <w:top w:val="none" w:sz="0" w:space="0" w:color="auto"/>
            <w:left w:val="none" w:sz="0" w:space="0" w:color="auto"/>
            <w:bottom w:val="none" w:sz="0" w:space="0" w:color="auto"/>
            <w:right w:val="none" w:sz="0" w:space="0" w:color="auto"/>
          </w:divBdr>
        </w:div>
        <w:div w:id="488324399">
          <w:marLeft w:val="640"/>
          <w:marRight w:val="0"/>
          <w:marTop w:val="0"/>
          <w:marBottom w:val="0"/>
          <w:divBdr>
            <w:top w:val="none" w:sz="0" w:space="0" w:color="auto"/>
            <w:left w:val="none" w:sz="0" w:space="0" w:color="auto"/>
            <w:bottom w:val="none" w:sz="0" w:space="0" w:color="auto"/>
            <w:right w:val="none" w:sz="0" w:space="0" w:color="auto"/>
          </w:divBdr>
        </w:div>
        <w:div w:id="91706141">
          <w:marLeft w:val="640"/>
          <w:marRight w:val="0"/>
          <w:marTop w:val="0"/>
          <w:marBottom w:val="0"/>
          <w:divBdr>
            <w:top w:val="none" w:sz="0" w:space="0" w:color="auto"/>
            <w:left w:val="none" w:sz="0" w:space="0" w:color="auto"/>
            <w:bottom w:val="none" w:sz="0" w:space="0" w:color="auto"/>
            <w:right w:val="none" w:sz="0" w:space="0" w:color="auto"/>
          </w:divBdr>
        </w:div>
        <w:div w:id="1688291520">
          <w:marLeft w:val="640"/>
          <w:marRight w:val="0"/>
          <w:marTop w:val="0"/>
          <w:marBottom w:val="0"/>
          <w:divBdr>
            <w:top w:val="none" w:sz="0" w:space="0" w:color="auto"/>
            <w:left w:val="none" w:sz="0" w:space="0" w:color="auto"/>
            <w:bottom w:val="none" w:sz="0" w:space="0" w:color="auto"/>
            <w:right w:val="none" w:sz="0" w:space="0" w:color="auto"/>
          </w:divBdr>
        </w:div>
        <w:div w:id="1558199932">
          <w:marLeft w:val="640"/>
          <w:marRight w:val="0"/>
          <w:marTop w:val="0"/>
          <w:marBottom w:val="0"/>
          <w:divBdr>
            <w:top w:val="none" w:sz="0" w:space="0" w:color="auto"/>
            <w:left w:val="none" w:sz="0" w:space="0" w:color="auto"/>
            <w:bottom w:val="none" w:sz="0" w:space="0" w:color="auto"/>
            <w:right w:val="none" w:sz="0" w:space="0" w:color="auto"/>
          </w:divBdr>
        </w:div>
        <w:div w:id="457647798">
          <w:marLeft w:val="640"/>
          <w:marRight w:val="0"/>
          <w:marTop w:val="0"/>
          <w:marBottom w:val="0"/>
          <w:divBdr>
            <w:top w:val="none" w:sz="0" w:space="0" w:color="auto"/>
            <w:left w:val="none" w:sz="0" w:space="0" w:color="auto"/>
            <w:bottom w:val="none" w:sz="0" w:space="0" w:color="auto"/>
            <w:right w:val="none" w:sz="0" w:space="0" w:color="auto"/>
          </w:divBdr>
        </w:div>
        <w:div w:id="23100986">
          <w:marLeft w:val="640"/>
          <w:marRight w:val="0"/>
          <w:marTop w:val="0"/>
          <w:marBottom w:val="0"/>
          <w:divBdr>
            <w:top w:val="none" w:sz="0" w:space="0" w:color="auto"/>
            <w:left w:val="none" w:sz="0" w:space="0" w:color="auto"/>
            <w:bottom w:val="none" w:sz="0" w:space="0" w:color="auto"/>
            <w:right w:val="none" w:sz="0" w:space="0" w:color="auto"/>
          </w:divBdr>
        </w:div>
        <w:div w:id="244412676">
          <w:marLeft w:val="640"/>
          <w:marRight w:val="0"/>
          <w:marTop w:val="0"/>
          <w:marBottom w:val="0"/>
          <w:divBdr>
            <w:top w:val="none" w:sz="0" w:space="0" w:color="auto"/>
            <w:left w:val="none" w:sz="0" w:space="0" w:color="auto"/>
            <w:bottom w:val="none" w:sz="0" w:space="0" w:color="auto"/>
            <w:right w:val="none" w:sz="0" w:space="0" w:color="auto"/>
          </w:divBdr>
        </w:div>
        <w:div w:id="145901738">
          <w:marLeft w:val="640"/>
          <w:marRight w:val="0"/>
          <w:marTop w:val="0"/>
          <w:marBottom w:val="0"/>
          <w:divBdr>
            <w:top w:val="none" w:sz="0" w:space="0" w:color="auto"/>
            <w:left w:val="none" w:sz="0" w:space="0" w:color="auto"/>
            <w:bottom w:val="none" w:sz="0" w:space="0" w:color="auto"/>
            <w:right w:val="none" w:sz="0" w:space="0" w:color="auto"/>
          </w:divBdr>
        </w:div>
        <w:div w:id="401412658">
          <w:marLeft w:val="640"/>
          <w:marRight w:val="0"/>
          <w:marTop w:val="0"/>
          <w:marBottom w:val="0"/>
          <w:divBdr>
            <w:top w:val="none" w:sz="0" w:space="0" w:color="auto"/>
            <w:left w:val="none" w:sz="0" w:space="0" w:color="auto"/>
            <w:bottom w:val="none" w:sz="0" w:space="0" w:color="auto"/>
            <w:right w:val="none" w:sz="0" w:space="0" w:color="auto"/>
          </w:divBdr>
        </w:div>
        <w:div w:id="1288469118">
          <w:marLeft w:val="640"/>
          <w:marRight w:val="0"/>
          <w:marTop w:val="0"/>
          <w:marBottom w:val="0"/>
          <w:divBdr>
            <w:top w:val="none" w:sz="0" w:space="0" w:color="auto"/>
            <w:left w:val="none" w:sz="0" w:space="0" w:color="auto"/>
            <w:bottom w:val="none" w:sz="0" w:space="0" w:color="auto"/>
            <w:right w:val="none" w:sz="0" w:space="0" w:color="auto"/>
          </w:divBdr>
        </w:div>
        <w:div w:id="2096241210">
          <w:marLeft w:val="640"/>
          <w:marRight w:val="0"/>
          <w:marTop w:val="0"/>
          <w:marBottom w:val="0"/>
          <w:divBdr>
            <w:top w:val="none" w:sz="0" w:space="0" w:color="auto"/>
            <w:left w:val="none" w:sz="0" w:space="0" w:color="auto"/>
            <w:bottom w:val="none" w:sz="0" w:space="0" w:color="auto"/>
            <w:right w:val="none" w:sz="0" w:space="0" w:color="auto"/>
          </w:divBdr>
        </w:div>
        <w:div w:id="8799244">
          <w:marLeft w:val="640"/>
          <w:marRight w:val="0"/>
          <w:marTop w:val="0"/>
          <w:marBottom w:val="0"/>
          <w:divBdr>
            <w:top w:val="none" w:sz="0" w:space="0" w:color="auto"/>
            <w:left w:val="none" w:sz="0" w:space="0" w:color="auto"/>
            <w:bottom w:val="none" w:sz="0" w:space="0" w:color="auto"/>
            <w:right w:val="none" w:sz="0" w:space="0" w:color="auto"/>
          </w:divBdr>
        </w:div>
        <w:div w:id="1801680658">
          <w:marLeft w:val="640"/>
          <w:marRight w:val="0"/>
          <w:marTop w:val="0"/>
          <w:marBottom w:val="0"/>
          <w:divBdr>
            <w:top w:val="none" w:sz="0" w:space="0" w:color="auto"/>
            <w:left w:val="none" w:sz="0" w:space="0" w:color="auto"/>
            <w:bottom w:val="none" w:sz="0" w:space="0" w:color="auto"/>
            <w:right w:val="none" w:sz="0" w:space="0" w:color="auto"/>
          </w:divBdr>
        </w:div>
        <w:div w:id="1783186187">
          <w:marLeft w:val="640"/>
          <w:marRight w:val="0"/>
          <w:marTop w:val="0"/>
          <w:marBottom w:val="0"/>
          <w:divBdr>
            <w:top w:val="none" w:sz="0" w:space="0" w:color="auto"/>
            <w:left w:val="none" w:sz="0" w:space="0" w:color="auto"/>
            <w:bottom w:val="none" w:sz="0" w:space="0" w:color="auto"/>
            <w:right w:val="none" w:sz="0" w:space="0" w:color="auto"/>
          </w:divBdr>
        </w:div>
        <w:div w:id="2086298431">
          <w:marLeft w:val="640"/>
          <w:marRight w:val="0"/>
          <w:marTop w:val="0"/>
          <w:marBottom w:val="0"/>
          <w:divBdr>
            <w:top w:val="none" w:sz="0" w:space="0" w:color="auto"/>
            <w:left w:val="none" w:sz="0" w:space="0" w:color="auto"/>
            <w:bottom w:val="none" w:sz="0" w:space="0" w:color="auto"/>
            <w:right w:val="none" w:sz="0" w:space="0" w:color="auto"/>
          </w:divBdr>
        </w:div>
        <w:div w:id="1416321374">
          <w:marLeft w:val="640"/>
          <w:marRight w:val="0"/>
          <w:marTop w:val="0"/>
          <w:marBottom w:val="0"/>
          <w:divBdr>
            <w:top w:val="none" w:sz="0" w:space="0" w:color="auto"/>
            <w:left w:val="none" w:sz="0" w:space="0" w:color="auto"/>
            <w:bottom w:val="none" w:sz="0" w:space="0" w:color="auto"/>
            <w:right w:val="none" w:sz="0" w:space="0" w:color="auto"/>
          </w:divBdr>
        </w:div>
        <w:div w:id="1909995694">
          <w:marLeft w:val="640"/>
          <w:marRight w:val="0"/>
          <w:marTop w:val="0"/>
          <w:marBottom w:val="0"/>
          <w:divBdr>
            <w:top w:val="none" w:sz="0" w:space="0" w:color="auto"/>
            <w:left w:val="none" w:sz="0" w:space="0" w:color="auto"/>
            <w:bottom w:val="none" w:sz="0" w:space="0" w:color="auto"/>
            <w:right w:val="none" w:sz="0" w:space="0" w:color="auto"/>
          </w:divBdr>
        </w:div>
        <w:div w:id="2062047841">
          <w:marLeft w:val="640"/>
          <w:marRight w:val="0"/>
          <w:marTop w:val="0"/>
          <w:marBottom w:val="0"/>
          <w:divBdr>
            <w:top w:val="none" w:sz="0" w:space="0" w:color="auto"/>
            <w:left w:val="none" w:sz="0" w:space="0" w:color="auto"/>
            <w:bottom w:val="none" w:sz="0" w:space="0" w:color="auto"/>
            <w:right w:val="none" w:sz="0" w:space="0" w:color="auto"/>
          </w:divBdr>
        </w:div>
        <w:div w:id="1597596204">
          <w:marLeft w:val="640"/>
          <w:marRight w:val="0"/>
          <w:marTop w:val="0"/>
          <w:marBottom w:val="0"/>
          <w:divBdr>
            <w:top w:val="none" w:sz="0" w:space="0" w:color="auto"/>
            <w:left w:val="none" w:sz="0" w:space="0" w:color="auto"/>
            <w:bottom w:val="none" w:sz="0" w:space="0" w:color="auto"/>
            <w:right w:val="none" w:sz="0" w:space="0" w:color="auto"/>
          </w:divBdr>
        </w:div>
        <w:div w:id="1363942978">
          <w:marLeft w:val="640"/>
          <w:marRight w:val="0"/>
          <w:marTop w:val="0"/>
          <w:marBottom w:val="0"/>
          <w:divBdr>
            <w:top w:val="none" w:sz="0" w:space="0" w:color="auto"/>
            <w:left w:val="none" w:sz="0" w:space="0" w:color="auto"/>
            <w:bottom w:val="none" w:sz="0" w:space="0" w:color="auto"/>
            <w:right w:val="none" w:sz="0" w:space="0" w:color="auto"/>
          </w:divBdr>
        </w:div>
        <w:div w:id="180364223">
          <w:marLeft w:val="640"/>
          <w:marRight w:val="0"/>
          <w:marTop w:val="0"/>
          <w:marBottom w:val="0"/>
          <w:divBdr>
            <w:top w:val="none" w:sz="0" w:space="0" w:color="auto"/>
            <w:left w:val="none" w:sz="0" w:space="0" w:color="auto"/>
            <w:bottom w:val="none" w:sz="0" w:space="0" w:color="auto"/>
            <w:right w:val="none" w:sz="0" w:space="0" w:color="auto"/>
          </w:divBdr>
        </w:div>
        <w:div w:id="2009674359">
          <w:marLeft w:val="640"/>
          <w:marRight w:val="0"/>
          <w:marTop w:val="0"/>
          <w:marBottom w:val="0"/>
          <w:divBdr>
            <w:top w:val="none" w:sz="0" w:space="0" w:color="auto"/>
            <w:left w:val="none" w:sz="0" w:space="0" w:color="auto"/>
            <w:bottom w:val="none" w:sz="0" w:space="0" w:color="auto"/>
            <w:right w:val="none" w:sz="0" w:space="0" w:color="auto"/>
          </w:divBdr>
        </w:div>
        <w:div w:id="1513956049">
          <w:marLeft w:val="640"/>
          <w:marRight w:val="0"/>
          <w:marTop w:val="0"/>
          <w:marBottom w:val="0"/>
          <w:divBdr>
            <w:top w:val="none" w:sz="0" w:space="0" w:color="auto"/>
            <w:left w:val="none" w:sz="0" w:space="0" w:color="auto"/>
            <w:bottom w:val="none" w:sz="0" w:space="0" w:color="auto"/>
            <w:right w:val="none" w:sz="0" w:space="0" w:color="auto"/>
          </w:divBdr>
        </w:div>
      </w:divsChild>
    </w:div>
    <w:div w:id="1471897073">
      <w:bodyDiv w:val="1"/>
      <w:marLeft w:val="0"/>
      <w:marRight w:val="0"/>
      <w:marTop w:val="0"/>
      <w:marBottom w:val="0"/>
      <w:divBdr>
        <w:top w:val="none" w:sz="0" w:space="0" w:color="auto"/>
        <w:left w:val="none" w:sz="0" w:space="0" w:color="auto"/>
        <w:bottom w:val="none" w:sz="0" w:space="0" w:color="auto"/>
        <w:right w:val="none" w:sz="0" w:space="0" w:color="auto"/>
      </w:divBdr>
      <w:divsChild>
        <w:div w:id="1257522966">
          <w:marLeft w:val="640"/>
          <w:marRight w:val="0"/>
          <w:marTop w:val="0"/>
          <w:marBottom w:val="0"/>
          <w:divBdr>
            <w:top w:val="none" w:sz="0" w:space="0" w:color="auto"/>
            <w:left w:val="none" w:sz="0" w:space="0" w:color="auto"/>
            <w:bottom w:val="none" w:sz="0" w:space="0" w:color="auto"/>
            <w:right w:val="none" w:sz="0" w:space="0" w:color="auto"/>
          </w:divBdr>
        </w:div>
        <w:div w:id="1428116317">
          <w:marLeft w:val="640"/>
          <w:marRight w:val="0"/>
          <w:marTop w:val="0"/>
          <w:marBottom w:val="0"/>
          <w:divBdr>
            <w:top w:val="none" w:sz="0" w:space="0" w:color="auto"/>
            <w:left w:val="none" w:sz="0" w:space="0" w:color="auto"/>
            <w:bottom w:val="none" w:sz="0" w:space="0" w:color="auto"/>
            <w:right w:val="none" w:sz="0" w:space="0" w:color="auto"/>
          </w:divBdr>
        </w:div>
        <w:div w:id="624964341">
          <w:marLeft w:val="640"/>
          <w:marRight w:val="0"/>
          <w:marTop w:val="0"/>
          <w:marBottom w:val="0"/>
          <w:divBdr>
            <w:top w:val="none" w:sz="0" w:space="0" w:color="auto"/>
            <w:left w:val="none" w:sz="0" w:space="0" w:color="auto"/>
            <w:bottom w:val="none" w:sz="0" w:space="0" w:color="auto"/>
            <w:right w:val="none" w:sz="0" w:space="0" w:color="auto"/>
          </w:divBdr>
        </w:div>
        <w:div w:id="1841239019">
          <w:marLeft w:val="640"/>
          <w:marRight w:val="0"/>
          <w:marTop w:val="0"/>
          <w:marBottom w:val="0"/>
          <w:divBdr>
            <w:top w:val="none" w:sz="0" w:space="0" w:color="auto"/>
            <w:left w:val="none" w:sz="0" w:space="0" w:color="auto"/>
            <w:bottom w:val="none" w:sz="0" w:space="0" w:color="auto"/>
            <w:right w:val="none" w:sz="0" w:space="0" w:color="auto"/>
          </w:divBdr>
        </w:div>
        <w:div w:id="575282003">
          <w:marLeft w:val="640"/>
          <w:marRight w:val="0"/>
          <w:marTop w:val="0"/>
          <w:marBottom w:val="0"/>
          <w:divBdr>
            <w:top w:val="none" w:sz="0" w:space="0" w:color="auto"/>
            <w:left w:val="none" w:sz="0" w:space="0" w:color="auto"/>
            <w:bottom w:val="none" w:sz="0" w:space="0" w:color="auto"/>
            <w:right w:val="none" w:sz="0" w:space="0" w:color="auto"/>
          </w:divBdr>
        </w:div>
        <w:div w:id="1180313802">
          <w:marLeft w:val="640"/>
          <w:marRight w:val="0"/>
          <w:marTop w:val="0"/>
          <w:marBottom w:val="0"/>
          <w:divBdr>
            <w:top w:val="none" w:sz="0" w:space="0" w:color="auto"/>
            <w:left w:val="none" w:sz="0" w:space="0" w:color="auto"/>
            <w:bottom w:val="none" w:sz="0" w:space="0" w:color="auto"/>
            <w:right w:val="none" w:sz="0" w:space="0" w:color="auto"/>
          </w:divBdr>
        </w:div>
        <w:div w:id="477458399">
          <w:marLeft w:val="640"/>
          <w:marRight w:val="0"/>
          <w:marTop w:val="0"/>
          <w:marBottom w:val="0"/>
          <w:divBdr>
            <w:top w:val="none" w:sz="0" w:space="0" w:color="auto"/>
            <w:left w:val="none" w:sz="0" w:space="0" w:color="auto"/>
            <w:bottom w:val="none" w:sz="0" w:space="0" w:color="auto"/>
            <w:right w:val="none" w:sz="0" w:space="0" w:color="auto"/>
          </w:divBdr>
        </w:div>
        <w:div w:id="140078807">
          <w:marLeft w:val="640"/>
          <w:marRight w:val="0"/>
          <w:marTop w:val="0"/>
          <w:marBottom w:val="0"/>
          <w:divBdr>
            <w:top w:val="none" w:sz="0" w:space="0" w:color="auto"/>
            <w:left w:val="none" w:sz="0" w:space="0" w:color="auto"/>
            <w:bottom w:val="none" w:sz="0" w:space="0" w:color="auto"/>
            <w:right w:val="none" w:sz="0" w:space="0" w:color="auto"/>
          </w:divBdr>
        </w:div>
        <w:div w:id="2121760051">
          <w:marLeft w:val="640"/>
          <w:marRight w:val="0"/>
          <w:marTop w:val="0"/>
          <w:marBottom w:val="0"/>
          <w:divBdr>
            <w:top w:val="none" w:sz="0" w:space="0" w:color="auto"/>
            <w:left w:val="none" w:sz="0" w:space="0" w:color="auto"/>
            <w:bottom w:val="none" w:sz="0" w:space="0" w:color="auto"/>
            <w:right w:val="none" w:sz="0" w:space="0" w:color="auto"/>
          </w:divBdr>
        </w:div>
        <w:div w:id="885483646">
          <w:marLeft w:val="640"/>
          <w:marRight w:val="0"/>
          <w:marTop w:val="0"/>
          <w:marBottom w:val="0"/>
          <w:divBdr>
            <w:top w:val="none" w:sz="0" w:space="0" w:color="auto"/>
            <w:left w:val="none" w:sz="0" w:space="0" w:color="auto"/>
            <w:bottom w:val="none" w:sz="0" w:space="0" w:color="auto"/>
            <w:right w:val="none" w:sz="0" w:space="0" w:color="auto"/>
          </w:divBdr>
        </w:div>
        <w:div w:id="1124273852">
          <w:marLeft w:val="640"/>
          <w:marRight w:val="0"/>
          <w:marTop w:val="0"/>
          <w:marBottom w:val="0"/>
          <w:divBdr>
            <w:top w:val="none" w:sz="0" w:space="0" w:color="auto"/>
            <w:left w:val="none" w:sz="0" w:space="0" w:color="auto"/>
            <w:bottom w:val="none" w:sz="0" w:space="0" w:color="auto"/>
            <w:right w:val="none" w:sz="0" w:space="0" w:color="auto"/>
          </w:divBdr>
        </w:div>
        <w:div w:id="1098478859">
          <w:marLeft w:val="640"/>
          <w:marRight w:val="0"/>
          <w:marTop w:val="0"/>
          <w:marBottom w:val="0"/>
          <w:divBdr>
            <w:top w:val="none" w:sz="0" w:space="0" w:color="auto"/>
            <w:left w:val="none" w:sz="0" w:space="0" w:color="auto"/>
            <w:bottom w:val="none" w:sz="0" w:space="0" w:color="auto"/>
            <w:right w:val="none" w:sz="0" w:space="0" w:color="auto"/>
          </w:divBdr>
        </w:div>
        <w:div w:id="463693825">
          <w:marLeft w:val="640"/>
          <w:marRight w:val="0"/>
          <w:marTop w:val="0"/>
          <w:marBottom w:val="0"/>
          <w:divBdr>
            <w:top w:val="none" w:sz="0" w:space="0" w:color="auto"/>
            <w:left w:val="none" w:sz="0" w:space="0" w:color="auto"/>
            <w:bottom w:val="none" w:sz="0" w:space="0" w:color="auto"/>
            <w:right w:val="none" w:sz="0" w:space="0" w:color="auto"/>
          </w:divBdr>
        </w:div>
        <w:div w:id="826214644">
          <w:marLeft w:val="640"/>
          <w:marRight w:val="0"/>
          <w:marTop w:val="0"/>
          <w:marBottom w:val="0"/>
          <w:divBdr>
            <w:top w:val="none" w:sz="0" w:space="0" w:color="auto"/>
            <w:left w:val="none" w:sz="0" w:space="0" w:color="auto"/>
            <w:bottom w:val="none" w:sz="0" w:space="0" w:color="auto"/>
            <w:right w:val="none" w:sz="0" w:space="0" w:color="auto"/>
          </w:divBdr>
        </w:div>
        <w:div w:id="986252265">
          <w:marLeft w:val="640"/>
          <w:marRight w:val="0"/>
          <w:marTop w:val="0"/>
          <w:marBottom w:val="0"/>
          <w:divBdr>
            <w:top w:val="none" w:sz="0" w:space="0" w:color="auto"/>
            <w:left w:val="none" w:sz="0" w:space="0" w:color="auto"/>
            <w:bottom w:val="none" w:sz="0" w:space="0" w:color="auto"/>
            <w:right w:val="none" w:sz="0" w:space="0" w:color="auto"/>
          </w:divBdr>
        </w:div>
        <w:div w:id="351806998">
          <w:marLeft w:val="640"/>
          <w:marRight w:val="0"/>
          <w:marTop w:val="0"/>
          <w:marBottom w:val="0"/>
          <w:divBdr>
            <w:top w:val="none" w:sz="0" w:space="0" w:color="auto"/>
            <w:left w:val="none" w:sz="0" w:space="0" w:color="auto"/>
            <w:bottom w:val="none" w:sz="0" w:space="0" w:color="auto"/>
            <w:right w:val="none" w:sz="0" w:space="0" w:color="auto"/>
          </w:divBdr>
        </w:div>
        <w:div w:id="598833835">
          <w:marLeft w:val="640"/>
          <w:marRight w:val="0"/>
          <w:marTop w:val="0"/>
          <w:marBottom w:val="0"/>
          <w:divBdr>
            <w:top w:val="none" w:sz="0" w:space="0" w:color="auto"/>
            <w:left w:val="none" w:sz="0" w:space="0" w:color="auto"/>
            <w:bottom w:val="none" w:sz="0" w:space="0" w:color="auto"/>
            <w:right w:val="none" w:sz="0" w:space="0" w:color="auto"/>
          </w:divBdr>
        </w:div>
        <w:div w:id="1067872938">
          <w:marLeft w:val="640"/>
          <w:marRight w:val="0"/>
          <w:marTop w:val="0"/>
          <w:marBottom w:val="0"/>
          <w:divBdr>
            <w:top w:val="none" w:sz="0" w:space="0" w:color="auto"/>
            <w:left w:val="none" w:sz="0" w:space="0" w:color="auto"/>
            <w:bottom w:val="none" w:sz="0" w:space="0" w:color="auto"/>
            <w:right w:val="none" w:sz="0" w:space="0" w:color="auto"/>
          </w:divBdr>
        </w:div>
        <w:div w:id="2113816612">
          <w:marLeft w:val="640"/>
          <w:marRight w:val="0"/>
          <w:marTop w:val="0"/>
          <w:marBottom w:val="0"/>
          <w:divBdr>
            <w:top w:val="none" w:sz="0" w:space="0" w:color="auto"/>
            <w:left w:val="none" w:sz="0" w:space="0" w:color="auto"/>
            <w:bottom w:val="none" w:sz="0" w:space="0" w:color="auto"/>
            <w:right w:val="none" w:sz="0" w:space="0" w:color="auto"/>
          </w:divBdr>
        </w:div>
        <w:div w:id="367994211">
          <w:marLeft w:val="640"/>
          <w:marRight w:val="0"/>
          <w:marTop w:val="0"/>
          <w:marBottom w:val="0"/>
          <w:divBdr>
            <w:top w:val="none" w:sz="0" w:space="0" w:color="auto"/>
            <w:left w:val="none" w:sz="0" w:space="0" w:color="auto"/>
            <w:bottom w:val="none" w:sz="0" w:space="0" w:color="auto"/>
            <w:right w:val="none" w:sz="0" w:space="0" w:color="auto"/>
          </w:divBdr>
        </w:div>
        <w:div w:id="451289683">
          <w:marLeft w:val="640"/>
          <w:marRight w:val="0"/>
          <w:marTop w:val="0"/>
          <w:marBottom w:val="0"/>
          <w:divBdr>
            <w:top w:val="none" w:sz="0" w:space="0" w:color="auto"/>
            <w:left w:val="none" w:sz="0" w:space="0" w:color="auto"/>
            <w:bottom w:val="none" w:sz="0" w:space="0" w:color="auto"/>
            <w:right w:val="none" w:sz="0" w:space="0" w:color="auto"/>
          </w:divBdr>
        </w:div>
        <w:div w:id="2107268210">
          <w:marLeft w:val="640"/>
          <w:marRight w:val="0"/>
          <w:marTop w:val="0"/>
          <w:marBottom w:val="0"/>
          <w:divBdr>
            <w:top w:val="none" w:sz="0" w:space="0" w:color="auto"/>
            <w:left w:val="none" w:sz="0" w:space="0" w:color="auto"/>
            <w:bottom w:val="none" w:sz="0" w:space="0" w:color="auto"/>
            <w:right w:val="none" w:sz="0" w:space="0" w:color="auto"/>
          </w:divBdr>
        </w:div>
        <w:div w:id="2125494935">
          <w:marLeft w:val="640"/>
          <w:marRight w:val="0"/>
          <w:marTop w:val="0"/>
          <w:marBottom w:val="0"/>
          <w:divBdr>
            <w:top w:val="none" w:sz="0" w:space="0" w:color="auto"/>
            <w:left w:val="none" w:sz="0" w:space="0" w:color="auto"/>
            <w:bottom w:val="none" w:sz="0" w:space="0" w:color="auto"/>
            <w:right w:val="none" w:sz="0" w:space="0" w:color="auto"/>
          </w:divBdr>
        </w:div>
        <w:div w:id="514341490">
          <w:marLeft w:val="640"/>
          <w:marRight w:val="0"/>
          <w:marTop w:val="0"/>
          <w:marBottom w:val="0"/>
          <w:divBdr>
            <w:top w:val="none" w:sz="0" w:space="0" w:color="auto"/>
            <w:left w:val="none" w:sz="0" w:space="0" w:color="auto"/>
            <w:bottom w:val="none" w:sz="0" w:space="0" w:color="auto"/>
            <w:right w:val="none" w:sz="0" w:space="0" w:color="auto"/>
          </w:divBdr>
        </w:div>
        <w:div w:id="339818198">
          <w:marLeft w:val="640"/>
          <w:marRight w:val="0"/>
          <w:marTop w:val="0"/>
          <w:marBottom w:val="0"/>
          <w:divBdr>
            <w:top w:val="none" w:sz="0" w:space="0" w:color="auto"/>
            <w:left w:val="none" w:sz="0" w:space="0" w:color="auto"/>
            <w:bottom w:val="none" w:sz="0" w:space="0" w:color="auto"/>
            <w:right w:val="none" w:sz="0" w:space="0" w:color="auto"/>
          </w:divBdr>
        </w:div>
        <w:div w:id="621494224">
          <w:marLeft w:val="640"/>
          <w:marRight w:val="0"/>
          <w:marTop w:val="0"/>
          <w:marBottom w:val="0"/>
          <w:divBdr>
            <w:top w:val="none" w:sz="0" w:space="0" w:color="auto"/>
            <w:left w:val="none" w:sz="0" w:space="0" w:color="auto"/>
            <w:bottom w:val="none" w:sz="0" w:space="0" w:color="auto"/>
            <w:right w:val="none" w:sz="0" w:space="0" w:color="auto"/>
          </w:divBdr>
        </w:div>
        <w:div w:id="998389740">
          <w:marLeft w:val="640"/>
          <w:marRight w:val="0"/>
          <w:marTop w:val="0"/>
          <w:marBottom w:val="0"/>
          <w:divBdr>
            <w:top w:val="none" w:sz="0" w:space="0" w:color="auto"/>
            <w:left w:val="none" w:sz="0" w:space="0" w:color="auto"/>
            <w:bottom w:val="none" w:sz="0" w:space="0" w:color="auto"/>
            <w:right w:val="none" w:sz="0" w:space="0" w:color="auto"/>
          </w:divBdr>
        </w:div>
        <w:div w:id="1383366451">
          <w:marLeft w:val="640"/>
          <w:marRight w:val="0"/>
          <w:marTop w:val="0"/>
          <w:marBottom w:val="0"/>
          <w:divBdr>
            <w:top w:val="none" w:sz="0" w:space="0" w:color="auto"/>
            <w:left w:val="none" w:sz="0" w:space="0" w:color="auto"/>
            <w:bottom w:val="none" w:sz="0" w:space="0" w:color="auto"/>
            <w:right w:val="none" w:sz="0" w:space="0" w:color="auto"/>
          </w:divBdr>
        </w:div>
        <w:div w:id="2010719227">
          <w:marLeft w:val="640"/>
          <w:marRight w:val="0"/>
          <w:marTop w:val="0"/>
          <w:marBottom w:val="0"/>
          <w:divBdr>
            <w:top w:val="none" w:sz="0" w:space="0" w:color="auto"/>
            <w:left w:val="none" w:sz="0" w:space="0" w:color="auto"/>
            <w:bottom w:val="none" w:sz="0" w:space="0" w:color="auto"/>
            <w:right w:val="none" w:sz="0" w:space="0" w:color="auto"/>
          </w:divBdr>
        </w:div>
        <w:div w:id="106508034">
          <w:marLeft w:val="640"/>
          <w:marRight w:val="0"/>
          <w:marTop w:val="0"/>
          <w:marBottom w:val="0"/>
          <w:divBdr>
            <w:top w:val="none" w:sz="0" w:space="0" w:color="auto"/>
            <w:left w:val="none" w:sz="0" w:space="0" w:color="auto"/>
            <w:bottom w:val="none" w:sz="0" w:space="0" w:color="auto"/>
            <w:right w:val="none" w:sz="0" w:space="0" w:color="auto"/>
          </w:divBdr>
        </w:div>
        <w:div w:id="2089189166">
          <w:marLeft w:val="640"/>
          <w:marRight w:val="0"/>
          <w:marTop w:val="0"/>
          <w:marBottom w:val="0"/>
          <w:divBdr>
            <w:top w:val="none" w:sz="0" w:space="0" w:color="auto"/>
            <w:left w:val="none" w:sz="0" w:space="0" w:color="auto"/>
            <w:bottom w:val="none" w:sz="0" w:space="0" w:color="auto"/>
            <w:right w:val="none" w:sz="0" w:space="0" w:color="auto"/>
          </w:divBdr>
        </w:div>
        <w:div w:id="166676144">
          <w:marLeft w:val="640"/>
          <w:marRight w:val="0"/>
          <w:marTop w:val="0"/>
          <w:marBottom w:val="0"/>
          <w:divBdr>
            <w:top w:val="none" w:sz="0" w:space="0" w:color="auto"/>
            <w:left w:val="none" w:sz="0" w:space="0" w:color="auto"/>
            <w:bottom w:val="none" w:sz="0" w:space="0" w:color="auto"/>
            <w:right w:val="none" w:sz="0" w:space="0" w:color="auto"/>
          </w:divBdr>
        </w:div>
        <w:div w:id="1248997167">
          <w:marLeft w:val="640"/>
          <w:marRight w:val="0"/>
          <w:marTop w:val="0"/>
          <w:marBottom w:val="0"/>
          <w:divBdr>
            <w:top w:val="none" w:sz="0" w:space="0" w:color="auto"/>
            <w:left w:val="none" w:sz="0" w:space="0" w:color="auto"/>
            <w:bottom w:val="none" w:sz="0" w:space="0" w:color="auto"/>
            <w:right w:val="none" w:sz="0" w:space="0" w:color="auto"/>
          </w:divBdr>
        </w:div>
        <w:div w:id="1584954223">
          <w:marLeft w:val="640"/>
          <w:marRight w:val="0"/>
          <w:marTop w:val="0"/>
          <w:marBottom w:val="0"/>
          <w:divBdr>
            <w:top w:val="none" w:sz="0" w:space="0" w:color="auto"/>
            <w:left w:val="none" w:sz="0" w:space="0" w:color="auto"/>
            <w:bottom w:val="none" w:sz="0" w:space="0" w:color="auto"/>
            <w:right w:val="none" w:sz="0" w:space="0" w:color="auto"/>
          </w:divBdr>
        </w:div>
        <w:div w:id="124202513">
          <w:marLeft w:val="640"/>
          <w:marRight w:val="0"/>
          <w:marTop w:val="0"/>
          <w:marBottom w:val="0"/>
          <w:divBdr>
            <w:top w:val="none" w:sz="0" w:space="0" w:color="auto"/>
            <w:left w:val="none" w:sz="0" w:space="0" w:color="auto"/>
            <w:bottom w:val="none" w:sz="0" w:space="0" w:color="auto"/>
            <w:right w:val="none" w:sz="0" w:space="0" w:color="auto"/>
          </w:divBdr>
        </w:div>
        <w:div w:id="1790589852">
          <w:marLeft w:val="640"/>
          <w:marRight w:val="0"/>
          <w:marTop w:val="0"/>
          <w:marBottom w:val="0"/>
          <w:divBdr>
            <w:top w:val="none" w:sz="0" w:space="0" w:color="auto"/>
            <w:left w:val="none" w:sz="0" w:space="0" w:color="auto"/>
            <w:bottom w:val="none" w:sz="0" w:space="0" w:color="auto"/>
            <w:right w:val="none" w:sz="0" w:space="0" w:color="auto"/>
          </w:divBdr>
        </w:div>
        <w:div w:id="620915297">
          <w:marLeft w:val="640"/>
          <w:marRight w:val="0"/>
          <w:marTop w:val="0"/>
          <w:marBottom w:val="0"/>
          <w:divBdr>
            <w:top w:val="none" w:sz="0" w:space="0" w:color="auto"/>
            <w:left w:val="none" w:sz="0" w:space="0" w:color="auto"/>
            <w:bottom w:val="none" w:sz="0" w:space="0" w:color="auto"/>
            <w:right w:val="none" w:sz="0" w:space="0" w:color="auto"/>
          </w:divBdr>
        </w:div>
        <w:div w:id="2102098887">
          <w:marLeft w:val="640"/>
          <w:marRight w:val="0"/>
          <w:marTop w:val="0"/>
          <w:marBottom w:val="0"/>
          <w:divBdr>
            <w:top w:val="none" w:sz="0" w:space="0" w:color="auto"/>
            <w:left w:val="none" w:sz="0" w:space="0" w:color="auto"/>
            <w:bottom w:val="none" w:sz="0" w:space="0" w:color="auto"/>
            <w:right w:val="none" w:sz="0" w:space="0" w:color="auto"/>
          </w:divBdr>
        </w:div>
        <w:div w:id="1456824792">
          <w:marLeft w:val="640"/>
          <w:marRight w:val="0"/>
          <w:marTop w:val="0"/>
          <w:marBottom w:val="0"/>
          <w:divBdr>
            <w:top w:val="none" w:sz="0" w:space="0" w:color="auto"/>
            <w:left w:val="none" w:sz="0" w:space="0" w:color="auto"/>
            <w:bottom w:val="none" w:sz="0" w:space="0" w:color="auto"/>
            <w:right w:val="none" w:sz="0" w:space="0" w:color="auto"/>
          </w:divBdr>
        </w:div>
        <w:div w:id="1668827656">
          <w:marLeft w:val="640"/>
          <w:marRight w:val="0"/>
          <w:marTop w:val="0"/>
          <w:marBottom w:val="0"/>
          <w:divBdr>
            <w:top w:val="none" w:sz="0" w:space="0" w:color="auto"/>
            <w:left w:val="none" w:sz="0" w:space="0" w:color="auto"/>
            <w:bottom w:val="none" w:sz="0" w:space="0" w:color="auto"/>
            <w:right w:val="none" w:sz="0" w:space="0" w:color="auto"/>
          </w:divBdr>
        </w:div>
        <w:div w:id="1345132059">
          <w:marLeft w:val="640"/>
          <w:marRight w:val="0"/>
          <w:marTop w:val="0"/>
          <w:marBottom w:val="0"/>
          <w:divBdr>
            <w:top w:val="none" w:sz="0" w:space="0" w:color="auto"/>
            <w:left w:val="none" w:sz="0" w:space="0" w:color="auto"/>
            <w:bottom w:val="none" w:sz="0" w:space="0" w:color="auto"/>
            <w:right w:val="none" w:sz="0" w:space="0" w:color="auto"/>
          </w:divBdr>
        </w:div>
        <w:div w:id="2054230226">
          <w:marLeft w:val="640"/>
          <w:marRight w:val="0"/>
          <w:marTop w:val="0"/>
          <w:marBottom w:val="0"/>
          <w:divBdr>
            <w:top w:val="none" w:sz="0" w:space="0" w:color="auto"/>
            <w:left w:val="none" w:sz="0" w:space="0" w:color="auto"/>
            <w:bottom w:val="none" w:sz="0" w:space="0" w:color="auto"/>
            <w:right w:val="none" w:sz="0" w:space="0" w:color="auto"/>
          </w:divBdr>
        </w:div>
        <w:div w:id="1882786356">
          <w:marLeft w:val="640"/>
          <w:marRight w:val="0"/>
          <w:marTop w:val="0"/>
          <w:marBottom w:val="0"/>
          <w:divBdr>
            <w:top w:val="none" w:sz="0" w:space="0" w:color="auto"/>
            <w:left w:val="none" w:sz="0" w:space="0" w:color="auto"/>
            <w:bottom w:val="none" w:sz="0" w:space="0" w:color="auto"/>
            <w:right w:val="none" w:sz="0" w:space="0" w:color="auto"/>
          </w:divBdr>
        </w:div>
      </w:divsChild>
    </w:div>
    <w:div w:id="1472208099">
      <w:bodyDiv w:val="1"/>
      <w:marLeft w:val="0"/>
      <w:marRight w:val="0"/>
      <w:marTop w:val="0"/>
      <w:marBottom w:val="0"/>
      <w:divBdr>
        <w:top w:val="none" w:sz="0" w:space="0" w:color="auto"/>
        <w:left w:val="none" w:sz="0" w:space="0" w:color="auto"/>
        <w:bottom w:val="none" w:sz="0" w:space="0" w:color="auto"/>
        <w:right w:val="none" w:sz="0" w:space="0" w:color="auto"/>
      </w:divBdr>
      <w:divsChild>
        <w:div w:id="758793908">
          <w:marLeft w:val="640"/>
          <w:marRight w:val="0"/>
          <w:marTop w:val="0"/>
          <w:marBottom w:val="0"/>
          <w:divBdr>
            <w:top w:val="none" w:sz="0" w:space="0" w:color="auto"/>
            <w:left w:val="none" w:sz="0" w:space="0" w:color="auto"/>
            <w:bottom w:val="none" w:sz="0" w:space="0" w:color="auto"/>
            <w:right w:val="none" w:sz="0" w:space="0" w:color="auto"/>
          </w:divBdr>
        </w:div>
        <w:div w:id="1440758984">
          <w:marLeft w:val="640"/>
          <w:marRight w:val="0"/>
          <w:marTop w:val="0"/>
          <w:marBottom w:val="0"/>
          <w:divBdr>
            <w:top w:val="none" w:sz="0" w:space="0" w:color="auto"/>
            <w:left w:val="none" w:sz="0" w:space="0" w:color="auto"/>
            <w:bottom w:val="none" w:sz="0" w:space="0" w:color="auto"/>
            <w:right w:val="none" w:sz="0" w:space="0" w:color="auto"/>
          </w:divBdr>
        </w:div>
        <w:div w:id="1573739766">
          <w:marLeft w:val="640"/>
          <w:marRight w:val="0"/>
          <w:marTop w:val="0"/>
          <w:marBottom w:val="0"/>
          <w:divBdr>
            <w:top w:val="none" w:sz="0" w:space="0" w:color="auto"/>
            <w:left w:val="none" w:sz="0" w:space="0" w:color="auto"/>
            <w:bottom w:val="none" w:sz="0" w:space="0" w:color="auto"/>
            <w:right w:val="none" w:sz="0" w:space="0" w:color="auto"/>
          </w:divBdr>
        </w:div>
        <w:div w:id="2125422920">
          <w:marLeft w:val="640"/>
          <w:marRight w:val="0"/>
          <w:marTop w:val="0"/>
          <w:marBottom w:val="0"/>
          <w:divBdr>
            <w:top w:val="none" w:sz="0" w:space="0" w:color="auto"/>
            <w:left w:val="none" w:sz="0" w:space="0" w:color="auto"/>
            <w:bottom w:val="none" w:sz="0" w:space="0" w:color="auto"/>
            <w:right w:val="none" w:sz="0" w:space="0" w:color="auto"/>
          </w:divBdr>
        </w:div>
        <w:div w:id="1037972699">
          <w:marLeft w:val="640"/>
          <w:marRight w:val="0"/>
          <w:marTop w:val="0"/>
          <w:marBottom w:val="0"/>
          <w:divBdr>
            <w:top w:val="none" w:sz="0" w:space="0" w:color="auto"/>
            <w:left w:val="none" w:sz="0" w:space="0" w:color="auto"/>
            <w:bottom w:val="none" w:sz="0" w:space="0" w:color="auto"/>
            <w:right w:val="none" w:sz="0" w:space="0" w:color="auto"/>
          </w:divBdr>
        </w:div>
        <w:div w:id="1714770088">
          <w:marLeft w:val="640"/>
          <w:marRight w:val="0"/>
          <w:marTop w:val="0"/>
          <w:marBottom w:val="0"/>
          <w:divBdr>
            <w:top w:val="none" w:sz="0" w:space="0" w:color="auto"/>
            <w:left w:val="none" w:sz="0" w:space="0" w:color="auto"/>
            <w:bottom w:val="none" w:sz="0" w:space="0" w:color="auto"/>
            <w:right w:val="none" w:sz="0" w:space="0" w:color="auto"/>
          </w:divBdr>
        </w:div>
        <w:div w:id="900873401">
          <w:marLeft w:val="640"/>
          <w:marRight w:val="0"/>
          <w:marTop w:val="0"/>
          <w:marBottom w:val="0"/>
          <w:divBdr>
            <w:top w:val="none" w:sz="0" w:space="0" w:color="auto"/>
            <w:left w:val="none" w:sz="0" w:space="0" w:color="auto"/>
            <w:bottom w:val="none" w:sz="0" w:space="0" w:color="auto"/>
            <w:right w:val="none" w:sz="0" w:space="0" w:color="auto"/>
          </w:divBdr>
        </w:div>
        <w:div w:id="431168437">
          <w:marLeft w:val="640"/>
          <w:marRight w:val="0"/>
          <w:marTop w:val="0"/>
          <w:marBottom w:val="0"/>
          <w:divBdr>
            <w:top w:val="none" w:sz="0" w:space="0" w:color="auto"/>
            <w:left w:val="none" w:sz="0" w:space="0" w:color="auto"/>
            <w:bottom w:val="none" w:sz="0" w:space="0" w:color="auto"/>
            <w:right w:val="none" w:sz="0" w:space="0" w:color="auto"/>
          </w:divBdr>
        </w:div>
        <w:div w:id="417944292">
          <w:marLeft w:val="640"/>
          <w:marRight w:val="0"/>
          <w:marTop w:val="0"/>
          <w:marBottom w:val="0"/>
          <w:divBdr>
            <w:top w:val="none" w:sz="0" w:space="0" w:color="auto"/>
            <w:left w:val="none" w:sz="0" w:space="0" w:color="auto"/>
            <w:bottom w:val="none" w:sz="0" w:space="0" w:color="auto"/>
            <w:right w:val="none" w:sz="0" w:space="0" w:color="auto"/>
          </w:divBdr>
        </w:div>
        <w:div w:id="191454484">
          <w:marLeft w:val="640"/>
          <w:marRight w:val="0"/>
          <w:marTop w:val="0"/>
          <w:marBottom w:val="0"/>
          <w:divBdr>
            <w:top w:val="none" w:sz="0" w:space="0" w:color="auto"/>
            <w:left w:val="none" w:sz="0" w:space="0" w:color="auto"/>
            <w:bottom w:val="none" w:sz="0" w:space="0" w:color="auto"/>
            <w:right w:val="none" w:sz="0" w:space="0" w:color="auto"/>
          </w:divBdr>
        </w:div>
        <w:div w:id="72436274">
          <w:marLeft w:val="640"/>
          <w:marRight w:val="0"/>
          <w:marTop w:val="0"/>
          <w:marBottom w:val="0"/>
          <w:divBdr>
            <w:top w:val="none" w:sz="0" w:space="0" w:color="auto"/>
            <w:left w:val="none" w:sz="0" w:space="0" w:color="auto"/>
            <w:bottom w:val="none" w:sz="0" w:space="0" w:color="auto"/>
            <w:right w:val="none" w:sz="0" w:space="0" w:color="auto"/>
          </w:divBdr>
        </w:div>
        <w:div w:id="1112476133">
          <w:marLeft w:val="640"/>
          <w:marRight w:val="0"/>
          <w:marTop w:val="0"/>
          <w:marBottom w:val="0"/>
          <w:divBdr>
            <w:top w:val="none" w:sz="0" w:space="0" w:color="auto"/>
            <w:left w:val="none" w:sz="0" w:space="0" w:color="auto"/>
            <w:bottom w:val="none" w:sz="0" w:space="0" w:color="auto"/>
            <w:right w:val="none" w:sz="0" w:space="0" w:color="auto"/>
          </w:divBdr>
        </w:div>
        <w:div w:id="1184398742">
          <w:marLeft w:val="640"/>
          <w:marRight w:val="0"/>
          <w:marTop w:val="0"/>
          <w:marBottom w:val="0"/>
          <w:divBdr>
            <w:top w:val="none" w:sz="0" w:space="0" w:color="auto"/>
            <w:left w:val="none" w:sz="0" w:space="0" w:color="auto"/>
            <w:bottom w:val="none" w:sz="0" w:space="0" w:color="auto"/>
            <w:right w:val="none" w:sz="0" w:space="0" w:color="auto"/>
          </w:divBdr>
        </w:div>
        <w:div w:id="37246926">
          <w:marLeft w:val="640"/>
          <w:marRight w:val="0"/>
          <w:marTop w:val="0"/>
          <w:marBottom w:val="0"/>
          <w:divBdr>
            <w:top w:val="none" w:sz="0" w:space="0" w:color="auto"/>
            <w:left w:val="none" w:sz="0" w:space="0" w:color="auto"/>
            <w:bottom w:val="none" w:sz="0" w:space="0" w:color="auto"/>
            <w:right w:val="none" w:sz="0" w:space="0" w:color="auto"/>
          </w:divBdr>
        </w:div>
        <w:div w:id="351689448">
          <w:marLeft w:val="640"/>
          <w:marRight w:val="0"/>
          <w:marTop w:val="0"/>
          <w:marBottom w:val="0"/>
          <w:divBdr>
            <w:top w:val="none" w:sz="0" w:space="0" w:color="auto"/>
            <w:left w:val="none" w:sz="0" w:space="0" w:color="auto"/>
            <w:bottom w:val="none" w:sz="0" w:space="0" w:color="auto"/>
            <w:right w:val="none" w:sz="0" w:space="0" w:color="auto"/>
          </w:divBdr>
        </w:div>
        <w:div w:id="37167340">
          <w:marLeft w:val="640"/>
          <w:marRight w:val="0"/>
          <w:marTop w:val="0"/>
          <w:marBottom w:val="0"/>
          <w:divBdr>
            <w:top w:val="none" w:sz="0" w:space="0" w:color="auto"/>
            <w:left w:val="none" w:sz="0" w:space="0" w:color="auto"/>
            <w:bottom w:val="none" w:sz="0" w:space="0" w:color="auto"/>
            <w:right w:val="none" w:sz="0" w:space="0" w:color="auto"/>
          </w:divBdr>
        </w:div>
        <w:div w:id="1277252645">
          <w:marLeft w:val="640"/>
          <w:marRight w:val="0"/>
          <w:marTop w:val="0"/>
          <w:marBottom w:val="0"/>
          <w:divBdr>
            <w:top w:val="none" w:sz="0" w:space="0" w:color="auto"/>
            <w:left w:val="none" w:sz="0" w:space="0" w:color="auto"/>
            <w:bottom w:val="none" w:sz="0" w:space="0" w:color="auto"/>
            <w:right w:val="none" w:sz="0" w:space="0" w:color="auto"/>
          </w:divBdr>
        </w:div>
        <w:div w:id="663314025">
          <w:marLeft w:val="640"/>
          <w:marRight w:val="0"/>
          <w:marTop w:val="0"/>
          <w:marBottom w:val="0"/>
          <w:divBdr>
            <w:top w:val="none" w:sz="0" w:space="0" w:color="auto"/>
            <w:left w:val="none" w:sz="0" w:space="0" w:color="auto"/>
            <w:bottom w:val="none" w:sz="0" w:space="0" w:color="auto"/>
            <w:right w:val="none" w:sz="0" w:space="0" w:color="auto"/>
          </w:divBdr>
        </w:div>
        <w:div w:id="94331918">
          <w:marLeft w:val="640"/>
          <w:marRight w:val="0"/>
          <w:marTop w:val="0"/>
          <w:marBottom w:val="0"/>
          <w:divBdr>
            <w:top w:val="none" w:sz="0" w:space="0" w:color="auto"/>
            <w:left w:val="none" w:sz="0" w:space="0" w:color="auto"/>
            <w:bottom w:val="none" w:sz="0" w:space="0" w:color="auto"/>
            <w:right w:val="none" w:sz="0" w:space="0" w:color="auto"/>
          </w:divBdr>
        </w:div>
        <w:div w:id="1659917389">
          <w:marLeft w:val="640"/>
          <w:marRight w:val="0"/>
          <w:marTop w:val="0"/>
          <w:marBottom w:val="0"/>
          <w:divBdr>
            <w:top w:val="none" w:sz="0" w:space="0" w:color="auto"/>
            <w:left w:val="none" w:sz="0" w:space="0" w:color="auto"/>
            <w:bottom w:val="none" w:sz="0" w:space="0" w:color="auto"/>
            <w:right w:val="none" w:sz="0" w:space="0" w:color="auto"/>
          </w:divBdr>
        </w:div>
        <w:div w:id="204295524">
          <w:marLeft w:val="640"/>
          <w:marRight w:val="0"/>
          <w:marTop w:val="0"/>
          <w:marBottom w:val="0"/>
          <w:divBdr>
            <w:top w:val="none" w:sz="0" w:space="0" w:color="auto"/>
            <w:left w:val="none" w:sz="0" w:space="0" w:color="auto"/>
            <w:bottom w:val="none" w:sz="0" w:space="0" w:color="auto"/>
            <w:right w:val="none" w:sz="0" w:space="0" w:color="auto"/>
          </w:divBdr>
        </w:div>
        <w:div w:id="1566378846">
          <w:marLeft w:val="640"/>
          <w:marRight w:val="0"/>
          <w:marTop w:val="0"/>
          <w:marBottom w:val="0"/>
          <w:divBdr>
            <w:top w:val="none" w:sz="0" w:space="0" w:color="auto"/>
            <w:left w:val="none" w:sz="0" w:space="0" w:color="auto"/>
            <w:bottom w:val="none" w:sz="0" w:space="0" w:color="auto"/>
            <w:right w:val="none" w:sz="0" w:space="0" w:color="auto"/>
          </w:divBdr>
        </w:div>
        <w:div w:id="1858764032">
          <w:marLeft w:val="640"/>
          <w:marRight w:val="0"/>
          <w:marTop w:val="0"/>
          <w:marBottom w:val="0"/>
          <w:divBdr>
            <w:top w:val="none" w:sz="0" w:space="0" w:color="auto"/>
            <w:left w:val="none" w:sz="0" w:space="0" w:color="auto"/>
            <w:bottom w:val="none" w:sz="0" w:space="0" w:color="auto"/>
            <w:right w:val="none" w:sz="0" w:space="0" w:color="auto"/>
          </w:divBdr>
        </w:div>
        <w:div w:id="2069379293">
          <w:marLeft w:val="640"/>
          <w:marRight w:val="0"/>
          <w:marTop w:val="0"/>
          <w:marBottom w:val="0"/>
          <w:divBdr>
            <w:top w:val="none" w:sz="0" w:space="0" w:color="auto"/>
            <w:left w:val="none" w:sz="0" w:space="0" w:color="auto"/>
            <w:bottom w:val="none" w:sz="0" w:space="0" w:color="auto"/>
            <w:right w:val="none" w:sz="0" w:space="0" w:color="auto"/>
          </w:divBdr>
        </w:div>
        <w:div w:id="1682463941">
          <w:marLeft w:val="640"/>
          <w:marRight w:val="0"/>
          <w:marTop w:val="0"/>
          <w:marBottom w:val="0"/>
          <w:divBdr>
            <w:top w:val="none" w:sz="0" w:space="0" w:color="auto"/>
            <w:left w:val="none" w:sz="0" w:space="0" w:color="auto"/>
            <w:bottom w:val="none" w:sz="0" w:space="0" w:color="auto"/>
            <w:right w:val="none" w:sz="0" w:space="0" w:color="auto"/>
          </w:divBdr>
        </w:div>
        <w:div w:id="2015692241">
          <w:marLeft w:val="640"/>
          <w:marRight w:val="0"/>
          <w:marTop w:val="0"/>
          <w:marBottom w:val="0"/>
          <w:divBdr>
            <w:top w:val="none" w:sz="0" w:space="0" w:color="auto"/>
            <w:left w:val="none" w:sz="0" w:space="0" w:color="auto"/>
            <w:bottom w:val="none" w:sz="0" w:space="0" w:color="auto"/>
            <w:right w:val="none" w:sz="0" w:space="0" w:color="auto"/>
          </w:divBdr>
        </w:div>
        <w:div w:id="1794666916">
          <w:marLeft w:val="640"/>
          <w:marRight w:val="0"/>
          <w:marTop w:val="0"/>
          <w:marBottom w:val="0"/>
          <w:divBdr>
            <w:top w:val="none" w:sz="0" w:space="0" w:color="auto"/>
            <w:left w:val="none" w:sz="0" w:space="0" w:color="auto"/>
            <w:bottom w:val="none" w:sz="0" w:space="0" w:color="auto"/>
            <w:right w:val="none" w:sz="0" w:space="0" w:color="auto"/>
          </w:divBdr>
        </w:div>
        <w:div w:id="1384406332">
          <w:marLeft w:val="640"/>
          <w:marRight w:val="0"/>
          <w:marTop w:val="0"/>
          <w:marBottom w:val="0"/>
          <w:divBdr>
            <w:top w:val="none" w:sz="0" w:space="0" w:color="auto"/>
            <w:left w:val="none" w:sz="0" w:space="0" w:color="auto"/>
            <w:bottom w:val="none" w:sz="0" w:space="0" w:color="auto"/>
            <w:right w:val="none" w:sz="0" w:space="0" w:color="auto"/>
          </w:divBdr>
        </w:div>
        <w:div w:id="1570195131">
          <w:marLeft w:val="640"/>
          <w:marRight w:val="0"/>
          <w:marTop w:val="0"/>
          <w:marBottom w:val="0"/>
          <w:divBdr>
            <w:top w:val="none" w:sz="0" w:space="0" w:color="auto"/>
            <w:left w:val="none" w:sz="0" w:space="0" w:color="auto"/>
            <w:bottom w:val="none" w:sz="0" w:space="0" w:color="auto"/>
            <w:right w:val="none" w:sz="0" w:space="0" w:color="auto"/>
          </w:divBdr>
        </w:div>
        <w:div w:id="2101215244">
          <w:marLeft w:val="640"/>
          <w:marRight w:val="0"/>
          <w:marTop w:val="0"/>
          <w:marBottom w:val="0"/>
          <w:divBdr>
            <w:top w:val="none" w:sz="0" w:space="0" w:color="auto"/>
            <w:left w:val="none" w:sz="0" w:space="0" w:color="auto"/>
            <w:bottom w:val="none" w:sz="0" w:space="0" w:color="auto"/>
            <w:right w:val="none" w:sz="0" w:space="0" w:color="auto"/>
          </w:divBdr>
        </w:div>
        <w:div w:id="182790508">
          <w:marLeft w:val="640"/>
          <w:marRight w:val="0"/>
          <w:marTop w:val="0"/>
          <w:marBottom w:val="0"/>
          <w:divBdr>
            <w:top w:val="none" w:sz="0" w:space="0" w:color="auto"/>
            <w:left w:val="none" w:sz="0" w:space="0" w:color="auto"/>
            <w:bottom w:val="none" w:sz="0" w:space="0" w:color="auto"/>
            <w:right w:val="none" w:sz="0" w:space="0" w:color="auto"/>
          </w:divBdr>
        </w:div>
        <w:div w:id="825903476">
          <w:marLeft w:val="640"/>
          <w:marRight w:val="0"/>
          <w:marTop w:val="0"/>
          <w:marBottom w:val="0"/>
          <w:divBdr>
            <w:top w:val="none" w:sz="0" w:space="0" w:color="auto"/>
            <w:left w:val="none" w:sz="0" w:space="0" w:color="auto"/>
            <w:bottom w:val="none" w:sz="0" w:space="0" w:color="auto"/>
            <w:right w:val="none" w:sz="0" w:space="0" w:color="auto"/>
          </w:divBdr>
        </w:div>
        <w:div w:id="1243680593">
          <w:marLeft w:val="640"/>
          <w:marRight w:val="0"/>
          <w:marTop w:val="0"/>
          <w:marBottom w:val="0"/>
          <w:divBdr>
            <w:top w:val="none" w:sz="0" w:space="0" w:color="auto"/>
            <w:left w:val="none" w:sz="0" w:space="0" w:color="auto"/>
            <w:bottom w:val="none" w:sz="0" w:space="0" w:color="auto"/>
            <w:right w:val="none" w:sz="0" w:space="0" w:color="auto"/>
          </w:divBdr>
        </w:div>
        <w:div w:id="725956660">
          <w:marLeft w:val="640"/>
          <w:marRight w:val="0"/>
          <w:marTop w:val="0"/>
          <w:marBottom w:val="0"/>
          <w:divBdr>
            <w:top w:val="none" w:sz="0" w:space="0" w:color="auto"/>
            <w:left w:val="none" w:sz="0" w:space="0" w:color="auto"/>
            <w:bottom w:val="none" w:sz="0" w:space="0" w:color="auto"/>
            <w:right w:val="none" w:sz="0" w:space="0" w:color="auto"/>
          </w:divBdr>
        </w:div>
        <w:div w:id="1627926332">
          <w:marLeft w:val="640"/>
          <w:marRight w:val="0"/>
          <w:marTop w:val="0"/>
          <w:marBottom w:val="0"/>
          <w:divBdr>
            <w:top w:val="none" w:sz="0" w:space="0" w:color="auto"/>
            <w:left w:val="none" w:sz="0" w:space="0" w:color="auto"/>
            <w:bottom w:val="none" w:sz="0" w:space="0" w:color="auto"/>
            <w:right w:val="none" w:sz="0" w:space="0" w:color="auto"/>
          </w:divBdr>
        </w:div>
        <w:div w:id="1547637864">
          <w:marLeft w:val="640"/>
          <w:marRight w:val="0"/>
          <w:marTop w:val="0"/>
          <w:marBottom w:val="0"/>
          <w:divBdr>
            <w:top w:val="none" w:sz="0" w:space="0" w:color="auto"/>
            <w:left w:val="none" w:sz="0" w:space="0" w:color="auto"/>
            <w:bottom w:val="none" w:sz="0" w:space="0" w:color="auto"/>
            <w:right w:val="none" w:sz="0" w:space="0" w:color="auto"/>
          </w:divBdr>
        </w:div>
        <w:div w:id="1616057418">
          <w:marLeft w:val="640"/>
          <w:marRight w:val="0"/>
          <w:marTop w:val="0"/>
          <w:marBottom w:val="0"/>
          <w:divBdr>
            <w:top w:val="none" w:sz="0" w:space="0" w:color="auto"/>
            <w:left w:val="none" w:sz="0" w:space="0" w:color="auto"/>
            <w:bottom w:val="none" w:sz="0" w:space="0" w:color="auto"/>
            <w:right w:val="none" w:sz="0" w:space="0" w:color="auto"/>
          </w:divBdr>
        </w:div>
        <w:div w:id="1997369811">
          <w:marLeft w:val="640"/>
          <w:marRight w:val="0"/>
          <w:marTop w:val="0"/>
          <w:marBottom w:val="0"/>
          <w:divBdr>
            <w:top w:val="none" w:sz="0" w:space="0" w:color="auto"/>
            <w:left w:val="none" w:sz="0" w:space="0" w:color="auto"/>
            <w:bottom w:val="none" w:sz="0" w:space="0" w:color="auto"/>
            <w:right w:val="none" w:sz="0" w:space="0" w:color="auto"/>
          </w:divBdr>
        </w:div>
        <w:div w:id="2002153079">
          <w:marLeft w:val="640"/>
          <w:marRight w:val="0"/>
          <w:marTop w:val="0"/>
          <w:marBottom w:val="0"/>
          <w:divBdr>
            <w:top w:val="none" w:sz="0" w:space="0" w:color="auto"/>
            <w:left w:val="none" w:sz="0" w:space="0" w:color="auto"/>
            <w:bottom w:val="none" w:sz="0" w:space="0" w:color="auto"/>
            <w:right w:val="none" w:sz="0" w:space="0" w:color="auto"/>
          </w:divBdr>
        </w:div>
        <w:div w:id="2073503910">
          <w:marLeft w:val="640"/>
          <w:marRight w:val="0"/>
          <w:marTop w:val="0"/>
          <w:marBottom w:val="0"/>
          <w:divBdr>
            <w:top w:val="none" w:sz="0" w:space="0" w:color="auto"/>
            <w:left w:val="none" w:sz="0" w:space="0" w:color="auto"/>
            <w:bottom w:val="none" w:sz="0" w:space="0" w:color="auto"/>
            <w:right w:val="none" w:sz="0" w:space="0" w:color="auto"/>
          </w:divBdr>
        </w:div>
      </w:divsChild>
    </w:div>
    <w:div w:id="1472334071">
      <w:bodyDiv w:val="1"/>
      <w:marLeft w:val="0"/>
      <w:marRight w:val="0"/>
      <w:marTop w:val="0"/>
      <w:marBottom w:val="0"/>
      <w:divBdr>
        <w:top w:val="none" w:sz="0" w:space="0" w:color="auto"/>
        <w:left w:val="none" w:sz="0" w:space="0" w:color="auto"/>
        <w:bottom w:val="none" w:sz="0" w:space="0" w:color="auto"/>
        <w:right w:val="none" w:sz="0" w:space="0" w:color="auto"/>
      </w:divBdr>
      <w:divsChild>
        <w:div w:id="1997950383">
          <w:marLeft w:val="640"/>
          <w:marRight w:val="0"/>
          <w:marTop w:val="0"/>
          <w:marBottom w:val="0"/>
          <w:divBdr>
            <w:top w:val="none" w:sz="0" w:space="0" w:color="auto"/>
            <w:left w:val="none" w:sz="0" w:space="0" w:color="auto"/>
            <w:bottom w:val="none" w:sz="0" w:space="0" w:color="auto"/>
            <w:right w:val="none" w:sz="0" w:space="0" w:color="auto"/>
          </w:divBdr>
        </w:div>
        <w:div w:id="1885869775">
          <w:marLeft w:val="640"/>
          <w:marRight w:val="0"/>
          <w:marTop w:val="0"/>
          <w:marBottom w:val="0"/>
          <w:divBdr>
            <w:top w:val="none" w:sz="0" w:space="0" w:color="auto"/>
            <w:left w:val="none" w:sz="0" w:space="0" w:color="auto"/>
            <w:bottom w:val="none" w:sz="0" w:space="0" w:color="auto"/>
            <w:right w:val="none" w:sz="0" w:space="0" w:color="auto"/>
          </w:divBdr>
        </w:div>
        <w:div w:id="1458448143">
          <w:marLeft w:val="640"/>
          <w:marRight w:val="0"/>
          <w:marTop w:val="0"/>
          <w:marBottom w:val="0"/>
          <w:divBdr>
            <w:top w:val="none" w:sz="0" w:space="0" w:color="auto"/>
            <w:left w:val="none" w:sz="0" w:space="0" w:color="auto"/>
            <w:bottom w:val="none" w:sz="0" w:space="0" w:color="auto"/>
            <w:right w:val="none" w:sz="0" w:space="0" w:color="auto"/>
          </w:divBdr>
        </w:div>
        <w:div w:id="1209612211">
          <w:marLeft w:val="640"/>
          <w:marRight w:val="0"/>
          <w:marTop w:val="0"/>
          <w:marBottom w:val="0"/>
          <w:divBdr>
            <w:top w:val="none" w:sz="0" w:space="0" w:color="auto"/>
            <w:left w:val="none" w:sz="0" w:space="0" w:color="auto"/>
            <w:bottom w:val="none" w:sz="0" w:space="0" w:color="auto"/>
            <w:right w:val="none" w:sz="0" w:space="0" w:color="auto"/>
          </w:divBdr>
        </w:div>
        <w:div w:id="932783222">
          <w:marLeft w:val="640"/>
          <w:marRight w:val="0"/>
          <w:marTop w:val="0"/>
          <w:marBottom w:val="0"/>
          <w:divBdr>
            <w:top w:val="none" w:sz="0" w:space="0" w:color="auto"/>
            <w:left w:val="none" w:sz="0" w:space="0" w:color="auto"/>
            <w:bottom w:val="none" w:sz="0" w:space="0" w:color="auto"/>
            <w:right w:val="none" w:sz="0" w:space="0" w:color="auto"/>
          </w:divBdr>
        </w:div>
        <w:div w:id="1397974450">
          <w:marLeft w:val="640"/>
          <w:marRight w:val="0"/>
          <w:marTop w:val="0"/>
          <w:marBottom w:val="0"/>
          <w:divBdr>
            <w:top w:val="none" w:sz="0" w:space="0" w:color="auto"/>
            <w:left w:val="none" w:sz="0" w:space="0" w:color="auto"/>
            <w:bottom w:val="none" w:sz="0" w:space="0" w:color="auto"/>
            <w:right w:val="none" w:sz="0" w:space="0" w:color="auto"/>
          </w:divBdr>
        </w:div>
        <w:div w:id="870343044">
          <w:marLeft w:val="640"/>
          <w:marRight w:val="0"/>
          <w:marTop w:val="0"/>
          <w:marBottom w:val="0"/>
          <w:divBdr>
            <w:top w:val="none" w:sz="0" w:space="0" w:color="auto"/>
            <w:left w:val="none" w:sz="0" w:space="0" w:color="auto"/>
            <w:bottom w:val="none" w:sz="0" w:space="0" w:color="auto"/>
            <w:right w:val="none" w:sz="0" w:space="0" w:color="auto"/>
          </w:divBdr>
        </w:div>
        <w:div w:id="1082333337">
          <w:marLeft w:val="640"/>
          <w:marRight w:val="0"/>
          <w:marTop w:val="0"/>
          <w:marBottom w:val="0"/>
          <w:divBdr>
            <w:top w:val="none" w:sz="0" w:space="0" w:color="auto"/>
            <w:left w:val="none" w:sz="0" w:space="0" w:color="auto"/>
            <w:bottom w:val="none" w:sz="0" w:space="0" w:color="auto"/>
            <w:right w:val="none" w:sz="0" w:space="0" w:color="auto"/>
          </w:divBdr>
        </w:div>
        <w:div w:id="593828265">
          <w:marLeft w:val="640"/>
          <w:marRight w:val="0"/>
          <w:marTop w:val="0"/>
          <w:marBottom w:val="0"/>
          <w:divBdr>
            <w:top w:val="none" w:sz="0" w:space="0" w:color="auto"/>
            <w:left w:val="none" w:sz="0" w:space="0" w:color="auto"/>
            <w:bottom w:val="none" w:sz="0" w:space="0" w:color="auto"/>
            <w:right w:val="none" w:sz="0" w:space="0" w:color="auto"/>
          </w:divBdr>
        </w:div>
        <w:div w:id="715008313">
          <w:marLeft w:val="640"/>
          <w:marRight w:val="0"/>
          <w:marTop w:val="0"/>
          <w:marBottom w:val="0"/>
          <w:divBdr>
            <w:top w:val="none" w:sz="0" w:space="0" w:color="auto"/>
            <w:left w:val="none" w:sz="0" w:space="0" w:color="auto"/>
            <w:bottom w:val="none" w:sz="0" w:space="0" w:color="auto"/>
            <w:right w:val="none" w:sz="0" w:space="0" w:color="auto"/>
          </w:divBdr>
        </w:div>
        <w:div w:id="389310716">
          <w:marLeft w:val="640"/>
          <w:marRight w:val="0"/>
          <w:marTop w:val="0"/>
          <w:marBottom w:val="0"/>
          <w:divBdr>
            <w:top w:val="none" w:sz="0" w:space="0" w:color="auto"/>
            <w:left w:val="none" w:sz="0" w:space="0" w:color="auto"/>
            <w:bottom w:val="none" w:sz="0" w:space="0" w:color="auto"/>
            <w:right w:val="none" w:sz="0" w:space="0" w:color="auto"/>
          </w:divBdr>
        </w:div>
        <w:div w:id="848370387">
          <w:marLeft w:val="640"/>
          <w:marRight w:val="0"/>
          <w:marTop w:val="0"/>
          <w:marBottom w:val="0"/>
          <w:divBdr>
            <w:top w:val="none" w:sz="0" w:space="0" w:color="auto"/>
            <w:left w:val="none" w:sz="0" w:space="0" w:color="auto"/>
            <w:bottom w:val="none" w:sz="0" w:space="0" w:color="auto"/>
            <w:right w:val="none" w:sz="0" w:space="0" w:color="auto"/>
          </w:divBdr>
        </w:div>
        <w:div w:id="2141919053">
          <w:marLeft w:val="640"/>
          <w:marRight w:val="0"/>
          <w:marTop w:val="0"/>
          <w:marBottom w:val="0"/>
          <w:divBdr>
            <w:top w:val="none" w:sz="0" w:space="0" w:color="auto"/>
            <w:left w:val="none" w:sz="0" w:space="0" w:color="auto"/>
            <w:bottom w:val="none" w:sz="0" w:space="0" w:color="auto"/>
            <w:right w:val="none" w:sz="0" w:space="0" w:color="auto"/>
          </w:divBdr>
        </w:div>
        <w:div w:id="1103888891">
          <w:marLeft w:val="640"/>
          <w:marRight w:val="0"/>
          <w:marTop w:val="0"/>
          <w:marBottom w:val="0"/>
          <w:divBdr>
            <w:top w:val="none" w:sz="0" w:space="0" w:color="auto"/>
            <w:left w:val="none" w:sz="0" w:space="0" w:color="auto"/>
            <w:bottom w:val="none" w:sz="0" w:space="0" w:color="auto"/>
            <w:right w:val="none" w:sz="0" w:space="0" w:color="auto"/>
          </w:divBdr>
        </w:div>
        <w:div w:id="1895891110">
          <w:marLeft w:val="640"/>
          <w:marRight w:val="0"/>
          <w:marTop w:val="0"/>
          <w:marBottom w:val="0"/>
          <w:divBdr>
            <w:top w:val="none" w:sz="0" w:space="0" w:color="auto"/>
            <w:left w:val="none" w:sz="0" w:space="0" w:color="auto"/>
            <w:bottom w:val="none" w:sz="0" w:space="0" w:color="auto"/>
            <w:right w:val="none" w:sz="0" w:space="0" w:color="auto"/>
          </w:divBdr>
        </w:div>
        <w:div w:id="1191799682">
          <w:marLeft w:val="640"/>
          <w:marRight w:val="0"/>
          <w:marTop w:val="0"/>
          <w:marBottom w:val="0"/>
          <w:divBdr>
            <w:top w:val="none" w:sz="0" w:space="0" w:color="auto"/>
            <w:left w:val="none" w:sz="0" w:space="0" w:color="auto"/>
            <w:bottom w:val="none" w:sz="0" w:space="0" w:color="auto"/>
            <w:right w:val="none" w:sz="0" w:space="0" w:color="auto"/>
          </w:divBdr>
        </w:div>
        <w:div w:id="1231160368">
          <w:marLeft w:val="640"/>
          <w:marRight w:val="0"/>
          <w:marTop w:val="0"/>
          <w:marBottom w:val="0"/>
          <w:divBdr>
            <w:top w:val="none" w:sz="0" w:space="0" w:color="auto"/>
            <w:left w:val="none" w:sz="0" w:space="0" w:color="auto"/>
            <w:bottom w:val="none" w:sz="0" w:space="0" w:color="auto"/>
            <w:right w:val="none" w:sz="0" w:space="0" w:color="auto"/>
          </w:divBdr>
        </w:div>
        <w:div w:id="1803693398">
          <w:marLeft w:val="640"/>
          <w:marRight w:val="0"/>
          <w:marTop w:val="0"/>
          <w:marBottom w:val="0"/>
          <w:divBdr>
            <w:top w:val="none" w:sz="0" w:space="0" w:color="auto"/>
            <w:left w:val="none" w:sz="0" w:space="0" w:color="auto"/>
            <w:bottom w:val="none" w:sz="0" w:space="0" w:color="auto"/>
            <w:right w:val="none" w:sz="0" w:space="0" w:color="auto"/>
          </w:divBdr>
        </w:div>
        <w:div w:id="1864400378">
          <w:marLeft w:val="640"/>
          <w:marRight w:val="0"/>
          <w:marTop w:val="0"/>
          <w:marBottom w:val="0"/>
          <w:divBdr>
            <w:top w:val="none" w:sz="0" w:space="0" w:color="auto"/>
            <w:left w:val="none" w:sz="0" w:space="0" w:color="auto"/>
            <w:bottom w:val="none" w:sz="0" w:space="0" w:color="auto"/>
            <w:right w:val="none" w:sz="0" w:space="0" w:color="auto"/>
          </w:divBdr>
        </w:div>
        <w:div w:id="981890314">
          <w:marLeft w:val="640"/>
          <w:marRight w:val="0"/>
          <w:marTop w:val="0"/>
          <w:marBottom w:val="0"/>
          <w:divBdr>
            <w:top w:val="none" w:sz="0" w:space="0" w:color="auto"/>
            <w:left w:val="none" w:sz="0" w:space="0" w:color="auto"/>
            <w:bottom w:val="none" w:sz="0" w:space="0" w:color="auto"/>
            <w:right w:val="none" w:sz="0" w:space="0" w:color="auto"/>
          </w:divBdr>
        </w:div>
        <w:div w:id="1503928672">
          <w:marLeft w:val="640"/>
          <w:marRight w:val="0"/>
          <w:marTop w:val="0"/>
          <w:marBottom w:val="0"/>
          <w:divBdr>
            <w:top w:val="none" w:sz="0" w:space="0" w:color="auto"/>
            <w:left w:val="none" w:sz="0" w:space="0" w:color="auto"/>
            <w:bottom w:val="none" w:sz="0" w:space="0" w:color="auto"/>
            <w:right w:val="none" w:sz="0" w:space="0" w:color="auto"/>
          </w:divBdr>
        </w:div>
        <w:div w:id="1835030552">
          <w:marLeft w:val="640"/>
          <w:marRight w:val="0"/>
          <w:marTop w:val="0"/>
          <w:marBottom w:val="0"/>
          <w:divBdr>
            <w:top w:val="none" w:sz="0" w:space="0" w:color="auto"/>
            <w:left w:val="none" w:sz="0" w:space="0" w:color="auto"/>
            <w:bottom w:val="none" w:sz="0" w:space="0" w:color="auto"/>
            <w:right w:val="none" w:sz="0" w:space="0" w:color="auto"/>
          </w:divBdr>
        </w:div>
        <w:div w:id="1059014046">
          <w:marLeft w:val="640"/>
          <w:marRight w:val="0"/>
          <w:marTop w:val="0"/>
          <w:marBottom w:val="0"/>
          <w:divBdr>
            <w:top w:val="none" w:sz="0" w:space="0" w:color="auto"/>
            <w:left w:val="none" w:sz="0" w:space="0" w:color="auto"/>
            <w:bottom w:val="none" w:sz="0" w:space="0" w:color="auto"/>
            <w:right w:val="none" w:sz="0" w:space="0" w:color="auto"/>
          </w:divBdr>
        </w:div>
        <w:div w:id="1764111697">
          <w:marLeft w:val="640"/>
          <w:marRight w:val="0"/>
          <w:marTop w:val="0"/>
          <w:marBottom w:val="0"/>
          <w:divBdr>
            <w:top w:val="none" w:sz="0" w:space="0" w:color="auto"/>
            <w:left w:val="none" w:sz="0" w:space="0" w:color="auto"/>
            <w:bottom w:val="none" w:sz="0" w:space="0" w:color="auto"/>
            <w:right w:val="none" w:sz="0" w:space="0" w:color="auto"/>
          </w:divBdr>
        </w:div>
        <w:div w:id="291331720">
          <w:marLeft w:val="640"/>
          <w:marRight w:val="0"/>
          <w:marTop w:val="0"/>
          <w:marBottom w:val="0"/>
          <w:divBdr>
            <w:top w:val="none" w:sz="0" w:space="0" w:color="auto"/>
            <w:left w:val="none" w:sz="0" w:space="0" w:color="auto"/>
            <w:bottom w:val="none" w:sz="0" w:space="0" w:color="auto"/>
            <w:right w:val="none" w:sz="0" w:space="0" w:color="auto"/>
          </w:divBdr>
        </w:div>
        <w:div w:id="726419911">
          <w:marLeft w:val="640"/>
          <w:marRight w:val="0"/>
          <w:marTop w:val="0"/>
          <w:marBottom w:val="0"/>
          <w:divBdr>
            <w:top w:val="none" w:sz="0" w:space="0" w:color="auto"/>
            <w:left w:val="none" w:sz="0" w:space="0" w:color="auto"/>
            <w:bottom w:val="none" w:sz="0" w:space="0" w:color="auto"/>
            <w:right w:val="none" w:sz="0" w:space="0" w:color="auto"/>
          </w:divBdr>
        </w:div>
        <w:div w:id="815299761">
          <w:marLeft w:val="640"/>
          <w:marRight w:val="0"/>
          <w:marTop w:val="0"/>
          <w:marBottom w:val="0"/>
          <w:divBdr>
            <w:top w:val="none" w:sz="0" w:space="0" w:color="auto"/>
            <w:left w:val="none" w:sz="0" w:space="0" w:color="auto"/>
            <w:bottom w:val="none" w:sz="0" w:space="0" w:color="auto"/>
            <w:right w:val="none" w:sz="0" w:space="0" w:color="auto"/>
          </w:divBdr>
        </w:div>
        <w:div w:id="1010135639">
          <w:marLeft w:val="640"/>
          <w:marRight w:val="0"/>
          <w:marTop w:val="0"/>
          <w:marBottom w:val="0"/>
          <w:divBdr>
            <w:top w:val="none" w:sz="0" w:space="0" w:color="auto"/>
            <w:left w:val="none" w:sz="0" w:space="0" w:color="auto"/>
            <w:bottom w:val="none" w:sz="0" w:space="0" w:color="auto"/>
            <w:right w:val="none" w:sz="0" w:space="0" w:color="auto"/>
          </w:divBdr>
        </w:div>
        <w:div w:id="239801802">
          <w:marLeft w:val="640"/>
          <w:marRight w:val="0"/>
          <w:marTop w:val="0"/>
          <w:marBottom w:val="0"/>
          <w:divBdr>
            <w:top w:val="none" w:sz="0" w:space="0" w:color="auto"/>
            <w:left w:val="none" w:sz="0" w:space="0" w:color="auto"/>
            <w:bottom w:val="none" w:sz="0" w:space="0" w:color="auto"/>
            <w:right w:val="none" w:sz="0" w:space="0" w:color="auto"/>
          </w:divBdr>
        </w:div>
        <w:div w:id="1791121215">
          <w:marLeft w:val="640"/>
          <w:marRight w:val="0"/>
          <w:marTop w:val="0"/>
          <w:marBottom w:val="0"/>
          <w:divBdr>
            <w:top w:val="none" w:sz="0" w:space="0" w:color="auto"/>
            <w:left w:val="none" w:sz="0" w:space="0" w:color="auto"/>
            <w:bottom w:val="none" w:sz="0" w:space="0" w:color="auto"/>
            <w:right w:val="none" w:sz="0" w:space="0" w:color="auto"/>
          </w:divBdr>
        </w:div>
        <w:div w:id="1672757957">
          <w:marLeft w:val="640"/>
          <w:marRight w:val="0"/>
          <w:marTop w:val="0"/>
          <w:marBottom w:val="0"/>
          <w:divBdr>
            <w:top w:val="none" w:sz="0" w:space="0" w:color="auto"/>
            <w:left w:val="none" w:sz="0" w:space="0" w:color="auto"/>
            <w:bottom w:val="none" w:sz="0" w:space="0" w:color="auto"/>
            <w:right w:val="none" w:sz="0" w:space="0" w:color="auto"/>
          </w:divBdr>
        </w:div>
        <w:div w:id="1354310199">
          <w:marLeft w:val="640"/>
          <w:marRight w:val="0"/>
          <w:marTop w:val="0"/>
          <w:marBottom w:val="0"/>
          <w:divBdr>
            <w:top w:val="none" w:sz="0" w:space="0" w:color="auto"/>
            <w:left w:val="none" w:sz="0" w:space="0" w:color="auto"/>
            <w:bottom w:val="none" w:sz="0" w:space="0" w:color="auto"/>
            <w:right w:val="none" w:sz="0" w:space="0" w:color="auto"/>
          </w:divBdr>
        </w:div>
        <w:div w:id="2093351071">
          <w:marLeft w:val="640"/>
          <w:marRight w:val="0"/>
          <w:marTop w:val="0"/>
          <w:marBottom w:val="0"/>
          <w:divBdr>
            <w:top w:val="none" w:sz="0" w:space="0" w:color="auto"/>
            <w:left w:val="none" w:sz="0" w:space="0" w:color="auto"/>
            <w:bottom w:val="none" w:sz="0" w:space="0" w:color="auto"/>
            <w:right w:val="none" w:sz="0" w:space="0" w:color="auto"/>
          </w:divBdr>
        </w:div>
        <w:div w:id="1873491620">
          <w:marLeft w:val="640"/>
          <w:marRight w:val="0"/>
          <w:marTop w:val="0"/>
          <w:marBottom w:val="0"/>
          <w:divBdr>
            <w:top w:val="none" w:sz="0" w:space="0" w:color="auto"/>
            <w:left w:val="none" w:sz="0" w:space="0" w:color="auto"/>
            <w:bottom w:val="none" w:sz="0" w:space="0" w:color="auto"/>
            <w:right w:val="none" w:sz="0" w:space="0" w:color="auto"/>
          </w:divBdr>
        </w:div>
        <w:div w:id="1739282555">
          <w:marLeft w:val="640"/>
          <w:marRight w:val="0"/>
          <w:marTop w:val="0"/>
          <w:marBottom w:val="0"/>
          <w:divBdr>
            <w:top w:val="none" w:sz="0" w:space="0" w:color="auto"/>
            <w:left w:val="none" w:sz="0" w:space="0" w:color="auto"/>
            <w:bottom w:val="none" w:sz="0" w:space="0" w:color="auto"/>
            <w:right w:val="none" w:sz="0" w:space="0" w:color="auto"/>
          </w:divBdr>
        </w:div>
        <w:div w:id="134300534">
          <w:marLeft w:val="640"/>
          <w:marRight w:val="0"/>
          <w:marTop w:val="0"/>
          <w:marBottom w:val="0"/>
          <w:divBdr>
            <w:top w:val="none" w:sz="0" w:space="0" w:color="auto"/>
            <w:left w:val="none" w:sz="0" w:space="0" w:color="auto"/>
            <w:bottom w:val="none" w:sz="0" w:space="0" w:color="auto"/>
            <w:right w:val="none" w:sz="0" w:space="0" w:color="auto"/>
          </w:divBdr>
        </w:div>
        <w:div w:id="910773832">
          <w:marLeft w:val="640"/>
          <w:marRight w:val="0"/>
          <w:marTop w:val="0"/>
          <w:marBottom w:val="0"/>
          <w:divBdr>
            <w:top w:val="none" w:sz="0" w:space="0" w:color="auto"/>
            <w:left w:val="none" w:sz="0" w:space="0" w:color="auto"/>
            <w:bottom w:val="none" w:sz="0" w:space="0" w:color="auto"/>
            <w:right w:val="none" w:sz="0" w:space="0" w:color="auto"/>
          </w:divBdr>
        </w:div>
        <w:div w:id="1642342063">
          <w:marLeft w:val="640"/>
          <w:marRight w:val="0"/>
          <w:marTop w:val="0"/>
          <w:marBottom w:val="0"/>
          <w:divBdr>
            <w:top w:val="none" w:sz="0" w:space="0" w:color="auto"/>
            <w:left w:val="none" w:sz="0" w:space="0" w:color="auto"/>
            <w:bottom w:val="none" w:sz="0" w:space="0" w:color="auto"/>
            <w:right w:val="none" w:sz="0" w:space="0" w:color="auto"/>
          </w:divBdr>
        </w:div>
        <w:div w:id="1565216509">
          <w:marLeft w:val="640"/>
          <w:marRight w:val="0"/>
          <w:marTop w:val="0"/>
          <w:marBottom w:val="0"/>
          <w:divBdr>
            <w:top w:val="none" w:sz="0" w:space="0" w:color="auto"/>
            <w:left w:val="none" w:sz="0" w:space="0" w:color="auto"/>
            <w:bottom w:val="none" w:sz="0" w:space="0" w:color="auto"/>
            <w:right w:val="none" w:sz="0" w:space="0" w:color="auto"/>
          </w:divBdr>
        </w:div>
        <w:div w:id="987048976">
          <w:marLeft w:val="640"/>
          <w:marRight w:val="0"/>
          <w:marTop w:val="0"/>
          <w:marBottom w:val="0"/>
          <w:divBdr>
            <w:top w:val="none" w:sz="0" w:space="0" w:color="auto"/>
            <w:left w:val="none" w:sz="0" w:space="0" w:color="auto"/>
            <w:bottom w:val="none" w:sz="0" w:space="0" w:color="auto"/>
            <w:right w:val="none" w:sz="0" w:space="0" w:color="auto"/>
          </w:divBdr>
        </w:div>
        <w:div w:id="1247378379">
          <w:marLeft w:val="640"/>
          <w:marRight w:val="0"/>
          <w:marTop w:val="0"/>
          <w:marBottom w:val="0"/>
          <w:divBdr>
            <w:top w:val="none" w:sz="0" w:space="0" w:color="auto"/>
            <w:left w:val="none" w:sz="0" w:space="0" w:color="auto"/>
            <w:bottom w:val="none" w:sz="0" w:space="0" w:color="auto"/>
            <w:right w:val="none" w:sz="0" w:space="0" w:color="auto"/>
          </w:divBdr>
        </w:div>
        <w:div w:id="1923100486">
          <w:marLeft w:val="640"/>
          <w:marRight w:val="0"/>
          <w:marTop w:val="0"/>
          <w:marBottom w:val="0"/>
          <w:divBdr>
            <w:top w:val="none" w:sz="0" w:space="0" w:color="auto"/>
            <w:left w:val="none" w:sz="0" w:space="0" w:color="auto"/>
            <w:bottom w:val="none" w:sz="0" w:space="0" w:color="auto"/>
            <w:right w:val="none" w:sz="0" w:space="0" w:color="auto"/>
          </w:divBdr>
        </w:div>
        <w:div w:id="813569807">
          <w:marLeft w:val="640"/>
          <w:marRight w:val="0"/>
          <w:marTop w:val="0"/>
          <w:marBottom w:val="0"/>
          <w:divBdr>
            <w:top w:val="none" w:sz="0" w:space="0" w:color="auto"/>
            <w:left w:val="none" w:sz="0" w:space="0" w:color="auto"/>
            <w:bottom w:val="none" w:sz="0" w:space="0" w:color="auto"/>
            <w:right w:val="none" w:sz="0" w:space="0" w:color="auto"/>
          </w:divBdr>
        </w:div>
        <w:div w:id="1443570905">
          <w:marLeft w:val="640"/>
          <w:marRight w:val="0"/>
          <w:marTop w:val="0"/>
          <w:marBottom w:val="0"/>
          <w:divBdr>
            <w:top w:val="none" w:sz="0" w:space="0" w:color="auto"/>
            <w:left w:val="none" w:sz="0" w:space="0" w:color="auto"/>
            <w:bottom w:val="none" w:sz="0" w:space="0" w:color="auto"/>
            <w:right w:val="none" w:sz="0" w:space="0" w:color="auto"/>
          </w:divBdr>
        </w:div>
      </w:divsChild>
    </w:div>
    <w:div w:id="1491404959">
      <w:bodyDiv w:val="1"/>
      <w:marLeft w:val="0"/>
      <w:marRight w:val="0"/>
      <w:marTop w:val="0"/>
      <w:marBottom w:val="0"/>
      <w:divBdr>
        <w:top w:val="none" w:sz="0" w:space="0" w:color="auto"/>
        <w:left w:val="none" w:sz="0" w:space="0" w:color="auto"/>
        <w:bottom w:val="none" w:sz="0" w:space="0" w:color="auto"/>
        <w:right w:val="none" w:sz="0" w:space="0" w:color="auto"/>
      </w:divBdr>
      <w:divsChild>
        <w:div w:id="1784611030">
          <w:marLeft w:val="640"/>
          <w:marRight w:val="0"/>
          <w:marTop w:val="0"/>
          <w:marBottom w:val="0"/>
          <w:divBdr>
            <w:top w:val="none" w:sz="0" w:space="0" w:color="auto"/>
            <w:left w:val="none" w:sz="0" w:space="0" w:color="auto"/>
            <w:bottom w:val="none" w:sz="0" w:space="0" w:color="auto"/>
            <w:right w:val="none" w:sz="0" w:space="0" w:color="auto"/>
          </w:divBdr>
        </w:div>
        <w:div w:id="1345085878">
          <w:marLeft w:val="640"/>
          <w:marRight w:val="0"/>
          <w:marTop w:val="0"/>
          <w:marBottom w:val="0"/>
          <w:divBdr>
            <w:top w:val="none" w:sz="0" w:space="0" w:color="auto"/>
            <w:left w:val="none" w:sz="0" w:space="0" w:color="auto"/>
            <w:bottom w:val="none" w:sz="0" w:space="0" w:color="auto"/>
            <w:right w:val="none" w:sz="0" w:space="0" w:color="auto"/>
          </w:divBdr>
        </w:div>
        <w:div w:id="1718315333">
          <w:marLeft w:val="640"/>
          <w:marRight w:val="0"/>
          <w:marTop w:val="0"/>
          <w:marBottom w:val="0"/>
          <w:divBdr>
            <w:top w:val="none" w:sz="0" w:space="0" w:color="auto"/>
            <w:left w:val="none" w:sz="0" w:space="0" w:color="auto"/>
            <w:bottom w:val="none" w:sz="0" w:space="0" w:color="auto"/>
            <w:right w:val="none" w:sz="0" w:space="0" w:color="auto"/>
          </w:divBdr>
        </w:div>
        <w:div w:id="191693574">
          <w:marLeft w:val="640"/>
          <w:marRight w:val="0"/>
          <w:marTop w:val="0"/>
          <w:marBottom w:val="0"/>
          <w:divBdr>
            <w:top w:val="none" w:sz="0" w:space="0" w:color="auto"/>
            <w:left w:val="none" w:sz="0" w:space="0" w:color="auto"/>
            <w:bottom w:val="none" w:sz="0" w:space="0" w:color="auto"/>
            <w:right w:val="none" w:sz="0" w:space="0" w:color="auto"/>
          </w:divBdr>
        </w:div>
        <w:div w:id="1792090362">
          <w:marLeft w:val="640"/>
          <w:marRight w:val="0"/>
          <w:marTop w:val="0"/>
          <w:marBottom w:val="0"/>
          <w:divBdr>
            <w:top w:val="none" w:sz="0" w:space="0" w:color="auto"/>
            <w:left w:val="none" w:sz="0" w:space="0" w:color="auto"/>
            <w:bottom w:val="none" w:sz="0" w:space="0" w:color="auto"/>
            <w:right w:val="none" w:sz="0" w:space="0" w:color="auto"/>
          </w:divBdr>
        </w:div>
        <w:div w:id="1855880485">
          <w:marLeft w:val="640"/>
          <w:marRight w:val="0"/>
          <w:marTop w:val="0"/>
          <w:marBottom w:val="0"/>
          <w:divBdr>
            <w:top w:val="none" w:sz="0" w:space="0" w:color="auto"/>
            <w:left w:val="none" w:sz="0" w:space="0" w:color="auto"/>
            <w:bottom w:val="none" w:sz="0" w:space="0" w:color="auto"/>
            <w:right w:val="none" w:sz="0" w:space="0" w:color="auto"/>
          </w:divBdr>
        </w:div>
        <w:div w:id="1457068833">
          <w:marLeft w:val="640"/>
          <w:marRight w:val="0"/>
          <w:marTop w:val="0"/>
          <w:marBottom w:val="0"/>
          <w:divBdr>
            <w:top w:val="none" w:sz="0" w:space="0" w:color="auto"/>
            <w:left w:val="none" w:sz="0" w:space="0" w:color="auto"/>
            <w:bottom w:val="none" w:sz="0" w:space="0" w:color="auto"/>
            <w:right w:val="none" w:sz="0" w:space="0" w:color="auto"/>
          </w:divBdr>
        </w:div>
        <w:div w:id="227544135">
          <w:marLeft w:val="640"/>
          <w:marRight w:val="0"/>
          <w:marTop w:val="0"/>
          <w:marBottom w:val="0"/>
          <w:divBdr>
            <w:top w:val="none" w:sz="0" w:space="0" w:color="auto"/>
            <w:left w:val="none" w:sz="0" w:space="0" w:color="auto"/>
            <w:bottom w:val="none" w:sz="0" w:space="0" w:color="auto"/>
            <w:right w:val="none" w:sz="0" w:space="0" w:color="auto"/>
          </w:divBdr>
        </w:div>
        <w:div w:id="246234732">
          <w:marLeft w:val="640"/>
          <w:marRight w:val="0"/>
          <w:marTop w:val="0"/>
          <w:marBottom w:val="0"/>
          <w:divBdr>
            <w:top w:val="none" w:sz="0" w:space="0" w:color="auto"/>
            <w:left w:val="none" w:sz="0" w:space="0" w:color="auto"/>
            <w:bottom w:val="none" w:sz="0" w:space="0" w:color="auto"/>
            <w:right w:val="none" w:sz="0" w:space="0" w:color="auto"/>
          </w:divBdr>
        </w:div>
        <w:div w:id="2114276464">
          <w:marLeft w:val="640"/>
          <w:marRight w:val="0"/>
          <w:marTop w:val="0"/>
          <w:marBottom w:val="0"/>
          <w:divBdr>
            <w:top w:val="none" w:sz="0" w:space="0" w:color="auto"/>
            <w:left w:val="none" w:sz="0" w:space="0" w:color="auto"/>
            <w:bottom w:val="none" w:sz="0" w:space="0" w:color="auto"/>
            <w:right w:val="none" w:sz="0" w:space="0" w:color="auto"/>
          </w:divBdr>
        </w:div>
        <w:div w:id="274096874">
          <w:marLeft w:val="640"/>
          <w:marRight w:val="0"/>
          <w:marTop w:val="0"/>
          <w:marBottom w:val="0"/>
          <w:divBdr>
            <w:top w:val="none" w:sz="0" w:space="0" w:color="auto"/>
            <w:left w:val="none" w:sz="0" w:space="0" w:color="auto"/>
            <w:bottom w:val="none" w:sz="0" w:space="0" w:color="auto"/>
            <w:right w:val="none" w:sz="0" w:space="0" w:color="auto"/>
          </w:divBdr>
        </w:div>
        <w:div w:id="1177891957">
          <w:marLeft w:val="640"/>
          <w:marRight w:val="0"/>
          <w:marTop w:val="0"/>
          <w:marBottom w:val="0"/>
          <w:divBdr>
            <w:top w:val="none" w:sz="0" w:space="0" w:color="auto"/>
            <w:left w:val="none" w:sz="0" w:space="0" w:color="auto"/>
            <w:bottom w:val="none" w:sz="0" w:space="0" w:color="auto"/>
            <w:right w:val="none" w:sz="0" w:space="0" w:color="auto"/>
          </w:divBdr>
        </w:div>
        <w:div w:id="1337027970">
          <w:marLeft w:val="640"/>
          <w:marRight w:val="0"/>
          <w:marTop w:val="0"/>
          <w:marBottom w:val="0"/>
          <w:divBdr>
            <w:top w:val="none" w:sz="0" w:space="0" w:color="auto"/>
            <w:left w:val="none" w:sz="0" w:space="0" w:color="auto"/>
            <w:bottom w:val="none" w:sz="0" w:space="0" w:color="auto"/>
            <w:right w:val="none" w:sz="0" w:space="0" w:color="auto"/>
          </w:divBdr>
        </w:div>
        <w:div w:id="123617983">
          <w:marLeft w:val="640"/>
          <w:marRight w:val="0"/>
          <w:marTop w:val="0"/>
          <w:marBottom w:val="0"/>
          <w:divBdr>
            <w:top w:val="none" w:sz="0" w:space="0" w:color="auto"/>
            <w:left w:val="none" w:sz="0" w:space="0" w:color="auto"/>
            <w:bottom w:val="none" w:sz="0" w:space="0" w:color="auto"/>
            <w:right w:val="none" w:sz="0" w:space="0" w:color="auto"/>
          </w:divBdr>
        </w:div>
        <w:div w:id="1633706791">
          <w:marLeft w:val="640"/>
          <w:marRight w:val="0"/>
          <w:marTop w:val="0"/>
          <w:marBottom w:val="0"/>
          <w:divBdr>
            <w:top w:val="none" w:sz="0" w:space="0" w:color="auto"/>
            <w:left w:val="none" w:sz="0" w:space="0" w:color="auto"/>
            <w:bottom w:val="none" w:sz="0" w:space="0" w:color="auto"/>
            <w:right w:val="none" w:sz="0" w:space="0" w:color="auto"/>
          </w:divBdr>
        </w:div>
        <w:div w:id="925918515">
          <w:marLeft w:val="640"/>
          <w:marRight w:val="0"/>
          <w:marTop w:val="0"/>
          <w:marBottom w:val="0"/>
          <w:divBdr>
            <w:top w:val="none" w:sz="0" w:space="0" w:color="auto"/>
            <w:left w:val="none" w:sz="0" w:space="0" w:color="auto"/>
            <w:bottom w:val="none" w:sz="0" w:space="0" w:color="auto"/>
            <w:right w:val="none" w:sz="0" w:space="0" w:color="auto"/>
          </w:divBdr>
        </w:div>
        <w:div w:id="1910268748">
          <w:marLeft w:val="640"/>
          <w:marRight w:val="0"/>
          <w:marTop w:val="0"/>
          <w:marBottom w:val="0"/>
          <w:divBdr>
            <w:top w:val="none" w:sz="0" w:space="0" w:color="auto"/>
            <w:left w:val="none" w:sz="0" w:space="0" w:color="auto"/>
            <w:bottom w:val="none" w:sz="0" w:space="0" w:color="auto"/>
            <w:right w:val="none" w:sz="0" w:space="0" w:color="auto"/>
          </w:divBdr>
        </w:div>
        <w:div w:id="1395468549">
          <w:marLeft w:val="640"/>
          <w:marRight w:val="0"/>
          <w:marTop w:val="0"/>
          <w:marBottom w:val="0"/>
          <w:divBdr>
            <w:top w:val="none" w:sz="0" w:space="0" w:color="auto"/>
            <w:left w:val="none" w:sz="0" w:space="0" w:color="auto"/>
            <w:bottom w:val="none" w:sz="0" w:space="0" w:color="auto"/>
            <w:right w:val="none" w:sz="0" w:space="0" w:color="auto"/>
          </w:divBdr>
        </w:div>
        <w:div w:id="1772622529">
          <w:marLeft w:val="640"/>
          <w:marRight w:val="0"/>
          <w:marTop w:val="0"/>
          <w:marBottom w:val="0"/>
          <w:divBdr>
            <w:top w:val="none" w:sz="0" w:space="0" w:color="auto"/>
            <w:left w:val="none" w:sz="0" w:space="0" w:color="auto"/>
            <w:bottom w:val="none" w:sz="0" w:space="0" w:color="auto"/>
            <w:right w:val="none" w:sz="0" w:space="0" w:color="auto"/>
          </w:divBdr>
        </w:div>
        <w:div w:id="1646545725">
          <w:marLeft w:val="640"/>
          <w:marRight w:val="0"/>
          <w:marTop w:val="0"/>
          <w:marBottom w:val="0"/>
          <w:divBdr>
            <w:top w:val="none" w:sz="0" w:space="0" w:color="auto"/>
            <w:left w:val="none" w:sz="0" w:space="0" w:color="auto"/>
            <w:bottom w:val="none" w:sz="0" w:space="0" w:color="auto"/>
            <w:right w:val="none" w:sz="0" w:space="0" w:color="auto"/>
          </w:divBdr>
        </w:div>
        <w:div w:id="1352294003">
          <w:marLeft w:val="640"/>
          <w:marRight w:val="0"/>
          <w:marTop w:val="0"/>
          <w:marBottom w:val="0"/>
          <w:divBdr>
            <w:top w:val="none" w:sz="0" w:space="0" w:color="auto"/>
            <w:left w:val="none" w:sz="0" w:space="0" w:color="auto"/>
            <w:bottom w:val="none" w:sz="0" w:space="0" w:color="auto"/>
            <w:right w:val="none" w:sz="0" w:space="0" w:color="auto"/>
          </w:divBdr>
        </w:div>
        <w:div w:id="1862622870">
          <w:marLeft w:val="640"/>
          <w:marRight w:val="0"/>
          <w:marTop w:val="0"/>
          <w:marBottom w:val="0"/>
          <w:divBdr>
            <w:top w:val="none" w:sz="0" w:space="0" w:color="auto"/>
            <w:left w:val="none" w:sz="0" w:space="0" w:color="auto"/>
            <w:bottom w:val="none" w:sz="0" w:space="0" w:color="auto"/>
            <w:right w:val="none" w:sz="0" w:space="0" w:color="auto"/>
          </w:divBdr>
        </w:div>
        <w:div w:id="977538301">
          <w:marLeft w:val="640"/>
          <w:marRight w:val="0"/>
          <w:marTop w:val="0"/>
          <w:marBottom w:val="0"/>
          <w:divBdr>
            <w:top w:val="none" w:sz="0" w:space="0" w:color="auto"/>
            <w:left w:val="none" w:sz="0" w:space="0" w:color="auto"/>
            <w:bottom w:val="none" w:sz="0" w:space="0" w:color="auto"/>
            <w:right w:val="none" w:sz="0" w:space="0" w:color="auto"/>
          </w:divBdr>
        </w:div>
        <w:div w:id="989017236">
          <w:marLeft w:val="640"/>
          <w:marRight w:val="0"/>
          <w:marTop w:val="0"/>
          <w:marBottom w:val="0"/>
          <w:divBdr>
            <w:top w:val="none" w:sz="0" w:space="0" w:color="auto"/>
            <w:left w:val="none" w:sz="0" w:space="0" w:color="auto"/>
            <w:bottom w:val="none" w:sz="0" w:space="0" w:color="auto"/>
            <w:right w:val="none" w:sz="0" w:space="0" w:color="auto"/>
          </w:divBdr>
        </w:div>
        <w:div w:id="450785269">
          <w:marLeft w:val="640"/>
          <w:marRight w:val="0"/>
          <w:marTop w:val="0"/>
          <w:marBottom w:val="0"/>
          <w:divBdr>
            <w:top w:val="none" w:sz="0" w:space="0" w:color="auto"/>
            <w:left w:val="none" w:sz="0" w:space="0" w:color="auto"/>
            <w:bottom w:val="none" w:sz="0" w:space="0" w:color="auto"/>
            <w:right w:val="none" w:sz="0" w:space="0" w:color="auto"/>
          </w:divBdr>
        </w:div>
        <w:div w:id="772551273">
          <w:marLeft w:val="640"/>
          <w:marRight w:val="0"/>
          <w:marTop w:val="0"/>
          <w:marBottom w:val="0"/>
          <w:divBdr>
            <w:top w:val="none" w:sz="0" w:space="0" w:color="auto"/>
            <w:left w:val="none" w:sz="0" w:space="0" w:color="auto"/>
            <w:bottom w:val="none" w:sz="0" w:space="0" w:color="auto"/>
            <w:right w:val="none" w:sz="0" w:space="0" w:color="auto"/>
          </w:divBdr>
        </w:div>
        <w:div w:id="429591665">
          <w:marLeft w:val="640"/>
          <w:marRight w:val="0"/>
          <w:marTop w:val="0"/>
          <w:marBottom w:val="0"/>
          <w:divBdr>
            <w:top w:val="none" w:sz="0" w:space="0" w:color="auto"/>
            <w:left w:val="none" w:sz="0" w:space="0" w:color="auto"/>
            <w:bottom w:val="none" w:sz="0" w:space="0" w:color="auto"/>
            <w:right w:val="none" w:sz="0" w:space="0" w:color="auto"/>
          </w:divBdr>
        </w:div>
        <w:div w:id="125969922">
          <w:marLeft w:val="640"/>
          <w:marRight w:val="0"/>
          <w:marTop w:val="0"/>
          <w:marBottom w:val="0"/>
          <w:divBdr>
            <w:top w:val="none" w:sz="0" w:space="0" w:color="auto"/>
            <w:left w:val="none" w:sz="0" w:space="0" w:color="auto"/>
            <w:bottom w:val="none" w:sz="0" w:space="0" w:color="auto"/>
            <w:right w:val="none" w:sz="0" w:space="0" w:color="auto"/>
          </w:divBdr>
        </w:div>
        <w:div w:id="321933388">
          <w:marLeft w:val="640"/>
          <w:marRight w:val="0"/>
          <w:marTop w:val="0"/>
          <w:marBottom w:val="0"/>
          <w:divBdr>
            <w:top w:val="none" w:sz="0" w:space="0" w:color="auto"/>
            <w:left w:val="none" w:sz="0" w:space="0" w:color="auto"/>
            <w:bottom w:val="none" w:sz="0" w:space="0" w:color="auto"/>
            <w:right w:val="none" w:sz="0" w:space="0" w:color="auto"/>
          </w:divBdr>
        </w:div>
        <w:div w:id="1078479091">
          <w:marLeft w:val="640"/>
          <w:marRight w:val="0"/>
          <w:marTop w:val="0"/>
          <w:marBottom w:val="0"/>
          <w:divBdr>
            <w:top w:val="none" w:sz="0" w:space="0" w:color="auto"/>
            <w:left w:val="none" w:sz="0" w:space="0" w:color="auto"/>
            <w:bottom w:val="none" w:sz="0" w:space="0" w:color="auto"/>
            <w:right w:val="none" w:sz="0" w:space="0" w:color="auto"/>
          </w:divBdr>
        </w:div>
        <w:div w:id="1805152512">
          <w:marLeft w:val="640"/>
          <w:marRight w:val="0"/>
          <w:marTop w:val="0"/>
          <w:marBottom w:val="0"/>
          <w:divBdr>
            <w:top w:val="none" w:sz="0" w:space="0" w:color="auto"/>
            <w:left w:val="none" w:sz="0" w:space="0" w:color="auto"/>
            <w:bottom w:val="none" w:sz="0" w:space="0" w:color="auto"/>
            <w:right w:val="none" w:sz="0" w:space="0" w:color="auto"/>
          </w:divBdr>
        </w:div>
        <w:div w:id="949316314">
          <w:marLeft w:val="640"/>
          <w:marRight w:val="0"/>
          <w:marTop w:val="0"/>
          <w:marBottom w:val="0"/>
          <w:divBdr>
            <w:top w:val="none" w:sz="0" w:space="0" w:color="auto"/>
            <w:left w:val="none" w:sz="0" w:space="0" w:color="auto"/>
            <w:bottom w:val="none" w:sz="0" w:space="0" w:color="auto"/>
            <w:right w:val="none" w:sz="0" w:space="0" w:color="auto"/>
          </w:divBdr>
        </w:div>
        <w:div w:id="1908877675">
          <w:marLeft w:val="640"/>
          <w:marRight w:val="0"/>
          <w:marTop w:val="0"/>
          <w:marBottom w:val="0"/>
          <w:divBdr>
            <w:top w:val="none" w:sz="0" w:space="0" w:color="auto"/>
            <w:left w:val="none" w:sz="0" w:space="0" w:color="auto"/>
            <w:bottom w:val="none" w:sz="0" w:space="0" w:color="auto"/>
            <w:right w:val="none" w:sz="0" w:space="0" w:color="auto"/>
          </w:divBdr>
        </w:div>
        <w:div w:id="1574200210">
          <w:marLeft w:val="640"/>
          <w:marRight w:val="0"/>
          <w:marTop w:val="0"/>
          <w:marBottom w:val="0"/>
          <w:divBdr>
            <w:top w:val="none" w:sz="0" w:space="0" w:color="auto"/>
            <w:left w:val="none" w:sz="0" w:space="0" w:color="auto"/>
            <w:bottom w:val="none" w:sz="0" w:space="0" w:color="auto"/>
            <w:right w:val="none" w:sz="0" w:space="0" w:color="auto"/>
          </w:divBdr>
        </w:div>
        <w:div w:id="630288627">
          <w:marLeft w:val="640"/>
          <w:marRight w:val="0"/>
          <w:marTop w:val="0"/>
          <w:marBottom w:val="0"/>
          <w:divBdr>
            <w:top w:val="none" w:sz="0" w:space="0" w:color="auto"/>
            <w:left w:val="none" w:sz="0" w:space="0" w:color="auto"/>
            <w:bottom w:val="none" w:sz="0" w:space="0" w:color="auto"/>
            <w:right w:val="none" w:sz="0" w:space="0" w:color="auto"/>
          </w:divBdr>
        </w:div>
        <w:div w:id="931544345">
          <w:marLeft w:val="640"/>
          <w:marRight w:val="0"/>
          <w:marTop w:val="0"/>
          <w:marBottom w:val="0"/>
          <w:divBdr>
            <w:top w:val="none" w:sz="0" w:space="0" w:color="auto"/>
            <w:left w:val="none" w:sz="0" w:space="0" w:color="auto"/>
            <w:bottom w:val="none" w:sz="0" w:space="0" w:color="auto"/>
            <w:right w:val="none" w:sz="0" w:space="0" w:color="auto"/>
          </w:divBdr>
        </w:div>
        <w:div w:id="1174799729">
          <w:marLeft w:val="640"/>
          <w:marRight w:val="0"/>
          <w:marTop w:val="0"/>
          <w:marBottom w:val="0"/>
          <w:divBdr>
            <w:top w:val="none" w:sz="0" w:space="0" w:color="auto"/>
            <w:left w:val="none" w:sz="0" w:space="0" w:color="auto"/>
            <w:bottom w:val="none" w:sz="0" w:space="0" w:color="auto"/>
            <w:right w:val="none" w:sz="0" w:space="0" w:color="auto"/>
          </w:divBdr>
        </w:div>
        <w:div w:id="845364133">
          <w:marLeft w:val="640"/>
          <w:marRight w:val="0"/>
          <w:marTop w:val="0"/>
          <w:marBottom w:val="0"/>
          <w:divBdr>
            <w:top w:val="none" w:sz="0" w:space="0" w:color="auto"/>
            <w:left w:val="none" w:sz="0" w:space="0" w:color="auto"/>
            <w:bottom w:val="none" w:sz="0" w:space="0" w:color="auto"/>
            <w:right w:val="none" w:sz="0" w:space="0" w:color="auto"/>
          </w:divBdr>
        </w:div>
        <w:div w:id="1391229923">
          <w:marLeft w:val="640"/>
          <w:marRight w:val="0"/>
          <w:marTop w:val="0"/>
          <w:marBottom w:val="0"/>
          <w:divBdr>
            <w:top w:val="none" w:sz="0" w:space="0" w:color="auto"/>
            <w:left w:val="none" w:sz="0" w:space="0" w:color="auto"/>
            <w:bottom w:val="none" w:sz="0" w:space="0" w:color="auto"/>
            <w:right w:val="none" w:sz="0" w:space="0" w:color="auto"/>
          </w:divBdr>
        </w:div>
        <w:div w:id="1414425077">
          <w:marLeft w:val="640"/>
          <w:marRight w:val="0"/>
          <w:marTop w:val="0"/>
          <w:marBottom w:val="0"/>
          <w:divBdr>
            <w:top w:val="none" w:sz="0" w:space="0" w:color="auto"/>
            <w:left w:val="none" w:sz="0" w:space="0" w:color="auto"/>
            <w:bottom w:val="none" w:sz="0" w:space="0" w:color="auto"/>
            <w:right w:val="none" w:sz="0" w:space="0" w:color="auto"/>
          </w:divBdr>
        </w:div>
      </w:divsChild>
    </w:div>
    <w:div w:id="1519153191">
      <w:bodyDiv w:val="1"/>
      <w:marLeft w:val="0"/>
      <w:marRight w:val="0"/>
      <w:marTop w:val="0"/>
      <w:marBottom w:val="0"/>
      <w:divBdr>
        <w:top w:val="none" w:sz="0" w:space="0" w:color="auto"/>
        <w:left w:val="none" w:sz="0" w:space="0" w:color="auto"/>
        <w:bottom w:val="none" w:sz="0" w:space="0" w:color="auto"/>
        <w:right w:val="none" w:sz="0" w:space="0" w:color="auto"/>
      </w:divBdr>
      <w:divsChild>
        <w:div w:id="29501038">
          <w:marLeft w:val="0"/>
          <w:marRight w:val="0"/>
          <w:marTop w:val="0"/>
          <w:marBottom w:val="0"/>
          <w:divBdr>
            <w:top w:val="none" w:sz="0" w:space="0" w:color="auto"/>
            <w:left w:val="none" w:sz="0" w:space="0" w:color="auto"/>
            <w:bottom w:val="none" w:sz="0" w:space="0" w:color="auto"/>
            <w:right w:val="none" w:sz="0" w:space="0" w:color="auto"/>
          </w:divBdr>
          <w:divsChild>
            <w:div w:id="702174734">
              <w:marLeft w:val="0"/>
              <w:marRight w:val="0"/>
              <w:marTop w:val="0"/>
              <w:marBottom w:val="0"/>
              <w:divBdr>
                <w:top w:val="none" w:sz="0" w:space="0" w:color="auto"/>
                <w:left w:val="none" w:sz="0" w:space="0" w:color="auto"/>
                <w:bottom w:val="none" w:sz="0" w:space="0" w:color="auto"/>
                <w:right w:val="none" w:sz="0" w:space="0" w:color="auto"/>
              </w:divBdr>
              <w:divsChild>
                <w:div w:id="662011217">
                  <w:marLeft w:val="0"/>
                  <w:marRight w:val="0"/>
                  <w:marTop w:val="0"/>
                  <w:marBottom w:val="0"/>
                  <w:divBdr>
                    <w:top w:val="none" w:sz="0" w:space="0" w:color="auto"/>
                    <w:left w:val="none" w:sz="0" w:space="0" w:color="auto"/>
                    <w:bottom w:val="none" w:sz="0" w:space="0" w:color="auto"/>
                    <w:right w:val="none" w:sz="0" w:space="0" w:color="auto"/>
                  </w:divBdr>
                  <w:divsChild>
                    <w:div w:id="1156804593">
                      <w:marLeft w:val="0"/>
                      <w:marRight w:val="0"/>
                      <w:marTop w:val="0"/>
                      <w:marBottom w:val="0"/>
                      <w:divBdr>
                        <w:top w:val="none" w:sz="0" w:space="0" w:color="auto"/>
                        <w:left w:val="none" w:sz="0" w:space="0" w:color="auto"/>
                        <w:bottom w:val="none" w:sz="0" w:space="0" w:color="auto"/>
                        <w:right w:val="none" w:sz="0" w:space="0" w:color="auto"/>
                      </w:divBdr>
                      <w:divsChild>
                        <w:div w:id="726564107">
                          <w:marLeft w:val="0"/>
                          <w:marRight w:val="0"/>
                          <w:marTop w:val="0"/>
                          <w:marBottom w:val="0"/>
                          <w:divBdr>
                            <w:top w:val="none" w:sz="0" w:space="0" w:color="auto"/>
                            <w:left w:val="none" w:sz="0" w:space="0" w:color="auto"/>
                            <w:bottom w:val="none" w:sz="0" w:space="0" w:color="auto"/>
                            <w:right w:val="none" w:sz="0" w:space="0" w:color="auto"/>
                          </w:divBdr>
                          <w:divsChild>
                            <w:div w:id="101379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2667263">
      <w:bodyDiv w:val="1"/>
      <w:marLeft w:val="0"/>
      <w:marRight w:val="0"/>
      <w:marTop w:val="0"/>
      <w:marBottom w:val="0"/>
      <w:divBdr>
        <w:top w:val="none" w:sz="0" w:space="0" w:color="auto"/>
        <w:left w:val="none" w:sz="0" w:space="0" w:color="auto"/>
        <w:bottom w:val="none" w:sz="0" w:space="0" w:color="auto"/>
        <w:right w:val="none" w:sz="0" w:space="0" w:color="auto"/>
      </w:divBdr>
    </w:div>
    <w:div w:id="1524587721">
      <w:bodyDiv w:val="1"/>
      <w:marLeft w:val="0"/>
      <w:marRight w:val="0"/>
      <w:marTop w:val="0"/>
      <w:marBottom w:val="0"/>
      <w:divBdr>
        <w:top w:val="none" w:sz="0" w:space="0" w:color="auto"/>
        <w:left w:val="none" w:sz="0" w:space="0" w:color="auto"/>
        <w:bottom w:val="none" w:sz="0" w:space="0" w:color="auto"/>
        <w:right w:val="none" w:sz="0" w:space="0" w:color="auto"/>
      </w:divBdr>
      <w:divsChild>
        <w:div w:id="1001155071">
          <w:marLeft w:val="640"/>
          <w:marRight w:val="0"/>
          <w:marTop w:val="0"/>
          <w:marBottom w:val="0"/>
          <w:divBdr>
            <w:top w:val="none" w:sz="0" w:space="0" w:color="auto"/>
            <w:left w:val="none" w:sz="0" w:space="0" w:color="auto"/>
            <w:bottom w:val="none" w:sz="0" w:space="0" w:color="auto"/>
            <w:right w:val="none" w:sz="0" w:space="0" w:color="auto"/>
          </w:divBdr>
        </w:div>
        <w:div w:id="809175283">
          <w:marLeft w:val="640"/>
          <w:marRight w:val="0"/>
          <w:marTop w:val="0"/>
          <w:marBottom w:val="0"/>
          <w:divBdr>
            <w:top w:val="none" w:sz="0" w:space="0" w:color="auto"/>
            <w:left w:val="none" w:sz="0" w:space="0" w:color="auto"/>
            <w:bottom w:val="none" w:sz="0" w:space="0" w:color="auto"/>
            <w:right w:val="none" w:sz="0" w:space="0" w:color="auto"/>
          </w:divBdr>
        </w:div>
        <w:div w:id="1448889824">
          <w:marLeft w:val="640"/>
          <w:marRight w:val="0"/>
          <w:marTop w:val="0"/>
          <w:marBottom w:val="0"/>
          <w:divBdr>
            <w:top w:val="none" w:sz="0" w:space="0" w:color="auto"/>
            <w:left w:val="none" w:sz="0" w:space="0" w:color="auto"/>
            <w:bottom w:val="none" w:sz="0" w:space="0" w:color="auto"/>
            <w:right w:val="none" w:sz="0" w:space="0" w:color="auto"/>
          </w:divBdr>
        </w:div>
        <w:div w:id="217978372">
          <w:marLeft w:val="640"/>
          <w:marRight w:val="0"/>
          <w:marTop w:val="0"/>
          <w:marBottom w:val="0"/>
          <w:divBdr>
            <w:top w:val="none" w:sz="0" w:space="0" w:color="auto"/>
            <w:left w:val="none" w:sz="0" w:space="0" w:color="auto"/>
            <w:bottom w:val="none" w:sz="0" w:space="0" w:color="auto"/>
            <w:right w:val="none" w:sz="0" w:space="0" w:color="auto"/>
          </w:divBdr>
        </w:div>
        <w:div w:id="1352607567">
          <w:marLeft w:val="640"/>
          <w:marRight w:val="0"/>
          <w:marTop w:val="0"/>
          <w:marBottom w:val="0"/>
          <w:divBdr>
            <w:top w:val="none" w:sz="0" w:space="0" w:color="auto"/>
            <w:left w:val="none" w:sz="0" w:space="0" w:color="auto"/>
            <w:bottom w:val="none" w:sz="0" w:space="0" w:color="auto"/>
            <w:right w:val="none" w:sz="0" w:space="0" w:color="auto"/>
          </w:divBdr>
        </w:div>
        <w:div w:id="1993172841">
          <w:marLeft w:val="640"/>
          <w:marRight w:val="0"/>
          <w:marTop w:val="0"/>
          <w:marBottom w:val="0"/>
          <w:divBdr>
            <w:top w:val="none" w:sz="0" w:space="0" w:color="auto"/>
            <w:left w:val="none" w:sz="0" w:space="0" w:color="auto"/>
            <w:bottom w:val="none" w:sz="0" w:space="0" w:color="auto"/>
            <w:right w:val="none" w:sz="0" w:space="0" w:color="auto"/>
          </w:divBdr>
        </w:div>
        <w:div w:id="673265887">
          <w:marLeft w:val="640"/>
          <w:marRight w:val="0"/>
          <w:marTop w:val="0"/>
          <w:marBottom w:val="0"/>
          <w:divBdr>
            <w:top w:val="none" w:sz="0" w:space="0" w:color="auto"/>
            <w:left w:val="none" w:sz="0" w:space="0" w:color="auto"/>
            <w:bottom w:val="none" w:sz="0" w:space="0" w:color="auto"/>
            <w:right w:val="none" w:sz="0" w:space="0" w:color="auto"/>
          </w:divBdr>
        </w:div>
        <w:div w:id="1826897597">
          <w:marLeft w:val="640"/>
          <w:marRight w:val="0"/>
          <w:marTop w:val="0"/>
          <w:marBottom w:val="0"/>
          <w:divBdr>
            <w:top w:val="none" w:sz="0" w:space="0" w:color="auto"/>
            <w:left w:val="none" w:sz="0" w:space="0" w:color="auto"/>
            <w:bottom w:val="none" w:sz="0" w:space="0" w:color="auto"/>
            <w:right w:val="none" w:sz="0" w:space="0" w:color="auto"/>
          </w:divBdr>
        </w:div>
        <w:div w:id="1572619459">
          <w:marLeft w:val="640"/>
          <w:marRight w:val="0"/>
          <w:marTop w:val="0"/>
          <w:marBottom w:val="0"/>
          <w:divBdr>
            <w:top w:val="none" w:sz="0" w:space="0" w:color="auto"/>
            <w:left w:val="none" w:sz="0" w:space="0" w:color="auto"/>
            <w:bottom w:val="none" w:sz="0" w:space="0" w:color="auto"/>
            <w:right w:val="none" w:sz="0" w:space="0" w:color="auto"/>
          </w:divBdr>
        </w:div>
        <w:div w:id="1920094247">
          <w:marLeft w:val="640"/>
          <w:marRight w:val="0"/>
          <w:marTop w:val="0"/>
          <w:marBottom w:val="0"/>
          <w:divBdr>
            <w:top w:val="none" w:sz="0" w:space="0" w:color="auto"/>
            <w:left w:val="none" w:sz="0" w:space="0" w:color="auto"/>
            <w:bottom w:val="none" w:sz="0" w:space="0" w:color="auto"/>
            <w:right w:val="none" w:sz="0" w:space="0" w:color="auto"/>
          </w:divBdr>
        </w:div>
        <w:div w:id="1992975993">
          <w:marLeft w:val="640"/>
          <w:marRight w:val="0"/>
          <w:marTop w:val="0"/>
          <w:marBottom w:val="0"/>
          <w:divBdr>
            <w:top w:val="none" w:sz="0" w:space="0" w:color="auto"/>
            <w:left w:val="none" w:sz="0" w:space="0" w:color="auto"/>
            <w:bottom w:val="none" w:sz="0" w:space="0" w:color="auto"/>
            <w:right w:val="none" w:sz="0" w:space="0" w:color="auto"/>
          </w:divBdr>
        </w:div>
        <w:div w:id="1628775724">
          <w:marLeft w:val="640"/>
          <w:marRight w:val="0"/>
          <w:marTop w:val="0"/>
          <w:marBottom w:val="0"/>
          <w:divBdr>
            <w:top w:val="none" w:sz="0" w:space="0" w:color="auto"/>
            <w:left w:val="none" w:sz="0" w:space="0" w:color="auto"/>
            <w:bottom w:val="none" w:sz="0" w:space="0" w:color="auto"/>
            <w:right w:val="none" w:sz="0" w:space="0" w:color="auto"/>
          </w:divBdr>
        </w:div>
        <w:div w:id="303851219">
          <w:marLeft w:val="640"/>
          <w:marRight w:val="0"/>
          <w:marTop w:val="0"/>
          <w:marBottom w:val="0"/>
          <w:divBdr>
            <w:top w:val="none" w:sz="0" w:space="0" w:color="auto"/>
            <w:left w:val="none" w:sz="0" w:space="0" w:color="auto"/>
            <w:bottom w:val="none" w:sz="0" w:space="0" w:color="auto"/>
            <w:right w:val="none" w:sz="0" w:space="0" w:color="auto"/>
          </w:divBdr>
        </w:div>
      </w:divsChild>
    </w:div>
    <w:div w:id="1536044696">
      <w:bodyDiv w:val="1"/>
      <w:marLeft w:val="0"/>
      <w:marRight w:val="0"/>
      <w:marTop w:val="0"/>
      <w:marBottom w:val="0"/>
      <w:divBdr>
        <w:top w:val="none" w:sz="0" w:space="0" w:color="auto"/>
        <w:left w:val="none" w:sz="0" w:space="0" w:color="auto"/>
        <w:bottom w:val="none" w:sz="0" w:space="0" w:color="auto"/>
        <w:right w:val="none" w:sz="0" w:space="0" w:color="auto"/>
      </w:divBdr>
      <w:divsChild>
        <w:div w:id="294481904">
          <w:marLeft w:val="640"/>
          <w:marRight w:val="0"/>
          <w:marTop w:val="0"/>
          <w:marBottom w:val="0"/>
          <w:divBdr>
            <w:top w:val="none" w:sz="0" w:space="0" w:color="auto"/>
            <w:left w:val="none" w:sz="0" w:space="0" w:color="auto"/>
            <w:bottom w:val="none" w:sz="0" w:space="0" w:color="auto"/>
            <w:right w:val="none" w:sz="0" w:space="0" w:color="auto"/>
          </w:divBdr>
        </w:div>
        <w:div w:id="99569946">
          <w:marLeft w:val="640"/>
          <w:marRight w:val="0"/>
          <w:marTop w:val="0"/>
          <w:marBottom w:val="0"/>
          <w:divBdr>
            <w:top w:val="none" w:sz="0" w:space="0" w:color="auto"/>
            <w:left w:val="none" w:sz="0" w:space="0" w:color="auto"/>
            <w:bottom w:val="none" w:sz="0" w:space="0" w:color="auto"/>
            <w:right w:val="none" w:sz="0" w:space="0" w:color="auto"/>
          </w:divBdr>
        </w:div>
        <w:div w:id="426997717">
          <w:marLeft w:val="640"/>
          <w:marRight w:val="0"/>
          <w:marTop w:val="0"/>
          <w:marBottom w:val="0"/>
          <w:divBdr>
            <w:top w:val="none" w:sz="0" w:space="0" w:color="auto"/>
            <w:left w:val="none" w:sz="0" w:space="0" w:color="auto"/>
            <w:bottom w:val="none" w:sz="0" w:space="0" w:color="auto"/>
            <w:right w:val="none" w:sz="0" w:space="0" w:color="auto"/>
          </w:divBdr>
        </w:div>
        <w:div w:id="1723822445">
          <w:marLeft w:val="640"/>
          <w:marRight w:val="0"/>
          <w:marTop w:val="0"/>
          <w:marBottom w:val="0"/>
          <w:divBdr>
            <w:top w:val="none" w:sz="0" w:space="0" w:color="auto"/>
            <w:left w:val="none" w:sz="0" w:space="0" w:color="auto"/>
            <w:bottom w:val="none" w:sz="0" w:space="0" w:color="auto"/>
            <w:right w:val="none" w:sz="0" w:space="0" w:color="auto"/>
          </w:divBdr>
        </w:div>
        <w:div w:id="210964528">
          <w:marLeft w:val="640"/>
          <w:marRight w:val="0"/>
          <w:marTop w:val="0"/>
          <w:marBottom w:val="0"/>
          <w:divBdr>
            <w:top w:val="none" w:sz="0" w:space="0" w:color="auto"/>
            <w:left w:val="none" w:sz="0" w:space="0" w:color="auto"/>
            <w:bottom w:val="none" w:sz="0" w:space="0" w:color="auto"/>
            <w:right w:val="none" w:sz="0" w:space="0" w:color="auto"/>
          </w:divBdr>
        </w:div>
        <w:div w:id="1331979291">
          <w:marLeft w:val="640"/>
          <w:marRight w:val="0"/>
          <w:marTop w:val="0"/>
          <w:marBottom w:val="0"/>
          <w:divBdr>
            <w:top w:val="none" w:sz="0" w:space="0" w:color="auto"/>
            <w:left w:val="none" w:sz="0" w:space="0" w:color="auto"/>
            <w:bottom w:val="none" w:sz="0" w:space="0" w:color="auto"/>
            <w:right w:val="none" w:sz="0" w:space="0" w:color="auto"/>
          </w:divBdr>
        </w:div>
        <w:div w:id="1177845273">
          <w:marLeft w:val="640"/>
          <w:marRight w:val="0"/>
          <w:marTop w:val="0"/>
          <w:marBottom w:val="0"/>
          <w:divBdr>
            <w:top w:val="none" w:sz="0" w:space="0" w:color="auto"/>
            <w:left w:val="none" w:sz="0" w:space="0" w:color="auto"/>
            <w:bottom w:val="none" w:sz="0" w:space="0" w:color="auto"/>
            <w:right w:val="none" w:sz="0" w:space="0" w:color="auto"/>
          </w:divBdr>
        </w:div>
        <w:div w:id="1811903211">
          <w:marLeft w:val="640"/>
          <w:marRight w:val="0"/>
          <w:marTop w:val="0"/>
          <w:marBottom w:val="0"/>
          <w:divBdr>
            <w:top w:val="none" w:sz="0" w:space="0" w:color="auto"/>
            <w:left w:val="none" w:sz="0" w:space="0" w:color="auto"/>
            <w:bottom w:val="none" w:sz="0" w:space="0" w:color="auto"/>
            <w:right w:val="none" w:sz="0" w:space="0" w:color="auto"/>
          </w:divBdr>
        </w:div>
        <w:div w:id="451216916">
          <w:marLeft w:val="640"/>
          <w:marRight w:val="0"/>
          <w:marTop w:val="0"/>
          <w:marBottom w:val="0"/>
          <w:divBdr>
            <w:top w:val="none" w:sz="0" w:space="0" w:color="auto"/>
            <w:left w:val="none" w:sz="0" w:space="0" w:color="auto"/>
            <w:bottom w:val="none" w:sz="0" w:space="0" w:color="auto"/>
            <w:right w:val="none" w:sz="0" w:space="0" w:color="auto"/>
          </w:divBdr>
        </w:div>
        <w:div w:id="380907807">
          <w:marLeft w:val="640"/>
          <w:marRight w:val="0"/>
          <w:marTop w:val="0"/>
          <w:marBottom w:val="0"/>
          <w:divBdr>
            <w:top w:val="none" w:sz="0" w:space="0" w:color="auto"/>
            <w:left w:val="none" w:sz="0" w:space="0" w:color="auto"/>
            <w:bottom w:val="none" w:sz="0" w:space="0" w:color="auto"/>
            <w:right w:val="none" w:sz="0" w:space="0" w:color="auto"/>
          </w:divBdr>
        </w:div>
        <w:div w:id="2059622487">
          <w:marLeft w:val="640"/>
          <w:marRight w:val="0"/>
          <w:marTop w:val="0"/>
          <w:marBottom w:val="0"/>
          <w:divBdr>
            <w:top w:val="none" w:sz="0" w:space="0" w:color="auto"/>
            <w:left w:val="none" w:sz="0" w:space="0" w:color="auto"/>
            <w:bottom w:val="none" w:sz="0" w:space="0" w:color="auto"/>
            <w:right w:val="none" w:sz="0" w:space="0" w:color="auto"/>
          </w:divBdr>
        </w:div>
        <w:div w:id="810485349">
          <w:marLeft w:val="640"/>
          <w:marRight w:val="0"/>
          <w:marTop w:val="0"/>
          <w:marBottom w:val="0"/>
          <w:divBdr>
            <w:top w:val="none" w:sz="0" w:space="0" w:color="auto"/>
            <w:left w:val="none" w:sz="0" w:space="0" w:color="auto"/>
            <w:bottom w:val="none" w:sz="0" w:space="0" w:color="auto"/>
            <w:right w:val="none" w:sz="0" w:space="0" w:color="auto"/>
          </w:divBdr>
        </w:div>
        <w:div w:id="1889609580">
          <w:marLeft w:val="640"/>
          <w:marRight w:val="0"/>
          <w:marTop w:val="0"/>
          <w:marBottom w:val="0"/>
          <w:divBdr>
            <w:top w:val="none" w:sz="0" w:space="0" w:color="auto"/>
            <w:left w:val="none" w:sz="0" w:space="0" w:color="auto"/>
            <w:bottom w:val="none" w:sz="0" w:space="0" w:color="auto"/>
            <w:right w:val="none" w:sz="0" w:space="0" w:color="auto"/>
          </w:divBdr>
        </w:div>
        <w:div w:id="168909705">
          <w:marLeft w:val="640"/>
          <w:marRight w:val="0"/>
          <w:marTop w:val="0"/>
          <w:marBottom w:val="0"/>
          <w:divBdr>
            <w:top w:val="none" w:sz="0" w:space="0" w:color="auto"/>
            <w:left w:val="none" w:sz="0" w:space="0" w:color="auto"/>
            <w:bottom w:val="none" w:sz="0" w:space="0" w:color="auto"/>
            <w:right w:val="none" w:sz="0" w:space="0" w:color="auto"/>
          </w:divBdr>
        </w:div>
        <w:div w:id="289096669">
          <w:marLeft w:val="640"/>
          <w:marRight w:val="0"/>
          <w:marTop w:val="0"/>
          <w:marBottom w:val="0"/>
          <w:divBdr>
            <w:top w:val="none" w:sz="0" w:space="0" w:color="auto"/>
            <w:left w:val="none" w:sz="0" w:space="0" w:color="auto"/>
            <w:bottom w:val="none" w:sz="0" w:space="0" w:color="auto"/>
            <w:right w:val="none" w:sz="0" w:space="0" w:color="auto"/>
          </w:divBdr>
        </w:div>
        <w:div w:id="570426580">
          <w:marLeft w:val="640"/>
          <w:marRight w:val="0"/>
          <w:marTop w:val="0"/>
          <w:marBottom w:val="0"/>
          <w:divBdr>
            <w:top w:val="none" w:sz="0" w:space="0" w:color="auto"/>
            <w:left w:val="none" w:sz="0" w:space="0" w:color="auto"/>
            <w:bottom w:val="none" w:sz="0" w:space="0" w:color="auto"/>
            <w:right w:val="none" w:sz="0" w:space="0" w:color="auto"/>
          </w:divBdr>
        </w:div>
        <w:div w:id="1684238885">
          <w:marLeft w:val="640"/>
          <w:marRight w:val="0"/>
          <w:marTop w:val="0"/>
          <w:marBottom w:val="0"/>
          <w:divBdr>
            <w:top w:val="none" w:sz="0" w:space="0" w:color="auto"/>
            <w:left w:val="none" w:sz="0" w:space="0" w:color="auto"/>
            <w:bottom w:val="none" w:sz="0" w:space="0" w:color="auto"/>
            <w:right w:val="none" w:sz="0" w:space="0" w:color="auto"/>
          </w:divBdr>
        </w:div>
        <w:div w:id="1522890234">
          <w:marLeft w:val="640"/>
          <w:marRight w:val="0"/>
          <w:marTop w:val="0"/>
          <w:marBottom w:val="0"/>
          <w:divBdr>
            <w:top w:val="none" w:sz="0" w:space="0" w:color="auto"/>
            <w:left w:val="none" w:sz="0" w:space="0" w:color="auto"/>
            <w:bottom w:val="none" w:sz="0" w:space="0" w:color="auto"/>
            <w:right w:val="none" w:sz="0" w:space="0" w:color="auto"/>
          </w:divBdr>
        </w:div>
        <w:div w:id="765883247">
          <w:marLeft w:val="640"/>
          <w:marRight w:val="0"/>
          <w:marTop w:val="0"/>
          <w:marBottom w:val="0"/>
          <w:divBdr>
            <w:top w:val="none" w:sz="0" w:space="0" w:color="auto"/>
            <w:left w:val="none" w:sz="0" w:space="0" w:color="auto"/>
            <w:bottom w:val="none" w:sz="0" w:space="0" w:color="auto"/>
            <w:right w:val="none" w:sz="0" w:space="0" w:color="auto"/>
          </w:divBdr>
        </w:div>
        <w:div w:id="1802073248">
          <w:marLeft w:val="640"/>
          <w:marRight w:val="0"/>
          <w:marTop w:val="0"/>
          <w:marBottom w:val="0"/>
          <w:divBdr>
            <w:top w:val="none" w:sz="0" w:space="0" w:color="auto"/>
            <w:left w:val="none" w:sz="0" w:space="0" w:color="auto"/>
            <w:bottom w:val="none" w:sz="0" w:space="0" w:color="auto"/>
            <w:right w:val="none" w:sz="0" w:space="0" w:color="auto"/>
          </w:divBdr>
        </w:div>
        <w:div w:id="396712182">
          <w:marLeft w:val="640"/>
          <w:marRight w:val="0"/>
          <w:marTop w:val="0"/>
          <w:marBottom w:val="0"/>
          <w:divBdr>
            <w:top w:val="none" w:sz="0" w:space="0" w:color="auto"/>
            <w:left w:val="none" w:sz="0" w:space="0" w:color="auto"/>
            <w:bottom w:val="none" w:sz="0" w:space="0" w:color="auto"/>
            <w:right w:val="none" w:sz="0" w:space="0" w:color="auto"/>
          </w:divBdr>
        </w:div>
        <w:div w:id="793132253">
          <w:marLeft w:val="640"/>
          <w:marRight w:val="0"/>
          <w:marTop w:val="0"/>
          <w:marBottom w:val="0"/>
          <w:divBdr>
            <w:top w:val="none" w:sz="0" w:space="0" w:color="auto"/>
            <w:left w:val="none" w:sz="0" w:space="0" w:color="auto"/>
            <w:bottom w:val="none" w:sz="0" w:space="0" w:color="auto"/>
            <w:right w:val="none" w:sz="0" w:space="0" w:color="auto"/>
          </w:divBdr>
        </w:div>
        <w:div w:id="2134865697">
          <w:marLeft w:val="640"/>
          <w:marRight w:val="0"/>
          <w:marTop w:val="0"/>
          <w:marBottom w:val="0"/>
          <w:divBdr>
            <w:top w:val="none" w:sz="0" w:space="0" w:color="auto"/>
            <w:left w:val="none" w:sz="0" w:space="0" w:color="auto"/>
            <w:bottom w:val="none" w:sz="0" w:space="0" w:color="auto"/>
            <w:right w:val="none" w:sz="0" w:space="0" w:color="auto"/>
          </w:divBdr>
        </w:div>
        <w:div w:id="848056337">
          <w:marLeft w:val="640"/>
          <w:marRight w:val="0"/>
          <w:marTop w:val="0"/>
          <w:marBottom w:val="0"/>
          <w:divBdr>
            <w:top w:val="none" w:sz="0" w:space="0" w:color="auto"/>
            <w:left w:val="none" w:sz="0" w:space="0" w:color="auto"/>
            <w:bottom w:val="none" w:sz="0" w:space="0" w:color="auto"/>
            <w:right w:val="none" w:sz="0" w:space="0" w:color="auto"/>
          </w:divBdr>
        </w:div>
        <w:div w:id="1889221554">
          <w:marLeft w:val="640"/>
          <w:marRight w:val="0"/>
          <w:marTop w:val="0"/>
          <w:marBottom w:val="0"/>
          <w:divBdr>
            <w:top w:val="none" w:sz="0" w:space="0" w:color="auto"/>
            <w:left w:val="none" w:sz="0" w:space="0" w:color="auto"/>
            <w:bottom w:val="none" w:sz="0" w:space="0" w:color="auto"/>
            <w:right w:val="none" w:sz="0" w:space="0" w:color="auto"/>
          </w:divBdr>
        </w:div>
        <w:div w:id="904069863">
          <w:marLeft w:val="640"/>
          <w:marRight w:val="0"/>
          <w:marTop w:val="0"/>
          <w:marBottom w:val="0"/>
          <w:divBdr>
            <w:top w:val="none" w:sz="0" w:space="0" w:color="auto"/>
            <w:left w:val="none" w:sz="0" w:space="0" w:color="auto"/>
            <w:bottom w:val="none" w:sz="0" w:space="0" w:color="auto"/>
            <w:right w:val="none" w:sz="0" w:space="0" w:color="auto"/>
          </w:divBdr>
        </w:div>
        <w:div w:id="1828284319">
          <w:marLeft w:val="640"/>
          <w:marRight w:val="0"/>
          <w:marTop w:val="0"/>
          <w:marBottom w:val="0"/>
          <w:divBdr>
            <w:top w:val="none" w:sz="0" w:space="0" w:color="auto"/>
            <w:left w:val="none" w:sz="0" w:space="0" w:color="auto"/>
            <w:bottom w:val="none" w:sz="0" w:space="0" w:color="auto"/>
            <w:right w:val="none" w:sz="0" w:space="0" w:color="auto"/>
          </w:divBdr>
        </w:div>
        <w:div w:id="1317489397">
          <w:marLeft w:val="640"/>
          <w:marRight w:val="0"/>
          <w:marTop w:val="0"/>
          <w:marBottom w:val="0"/>
          <w:divBdr>
            <w:top w:val="none" w:sz="0" w:space="0" w:color="auto"/>
            <w:left w:val="none" w:sz="0" w:space="0" w:color="auto"/>
            <w:bottom w:val="none" w:sz="0" w:space="0" w:color="auto"/>
            <w:right w:val="none" w:sz="0" w:space="0" w:color="auto"/>
          </w:divBdr>
        </w:div>
        <w:div w:id="1512791010">
          <w:marLeft w:val="640"/>
          <w:marRight w:val="0"/>
          <w:marTop w:val="0"/>
          <w:marBottom w:val="0"/>
          <w:divBdr>
            <w:top w:val="none" w:sz="0" w:space="0" w:color="auto"/>
            <w:left w:val="none" w:sz="0" w:space="0" w:color="auto"/>
            <w:bottom w:val="none" w:sz="0" w:space="0" w:color="auto"/>
            <w:right w:val="none" w:sz="0" w:space="0" w:color="auto"/>
          </w:divBdr>
        </w:div>
        <w:div w:id="264535554">
          <w:marLeft w:val="640"/>
          <w:marRight w:val="0"/>
          <w:marTop w:val="0"/>
          <w:marBottom w:val="0"/>
          <w:divBdr>
            <w:top w:val="none" w:sz="0" w:space="0" w:color="auto"/>
            <w:left w:val="none" w:sz="0" w:space="0" w:color="auto"/>
            <w:bottom w:val="none" w:sz="0" w:space="0" w:color="auto"/>
            <w:right w:val="none" w:sz="0" w:space="0" w:color="auto"/>
          </w:divBdr>
        </w:div>
        <w:div w:id="754518296">
          <w:marLeft w:val="640"/>
          <w:marRight w:val="0"/>
          <w:marTop w:val="0"/>
          <w:marBottom w:val="0"/>
          <w:divBdr>
            <w:top w:val="none" w:sz="0" w:space="0" w:color="auto"/>
            <w:left w:val="none" w:sz="0" w:space="0" w:color="auto"/>
            <w:bottom w:val="none" w:sz="0" w:space="0" w:color="auto"/>
            <w:right w:val="none" w:sz="0" w:space="0" w:color="auto"/>
          </w:divBdr>
        </w:div>
        <w:div w:id="1864900012">
          <w:marLeft w:val="640"/>
          <w:marRight w:val="0"/>
          <w:marTop w:val="0"/>
          <w:marBottom w:val="0"/>
          <w:divBdr>
            <w:top w:val="none" w:sz="0" w:space="0" w:color="auto"/>
            <w:left w:val="none" w:sz="0" w:space="0" w:color="auto"/>
            <w:bottom w:val="none" w:sz="0" w:space="0" w:color="auto"/>
            <w:right w:val="none" w:sz="0" w:space="0" w:color="auto"/>
          </w:divBdr>
        </w:div>
        <w:div w:id="984704233">
          <w:marLeft w:val="640"/>
          <w:marRight w:val="0"/>
          <w:marTop w:val="0"/>
          <w:marBottom w:val="0"/>
          <w:divBdr>
            <w:top w:val="none" w:sz="0" w:space="0" w:color="auto"/>
            <w:left w:val="none" w:sz="0" w:space="0" w:color="auto"/>
            <w:bottom w:val="none" w:sz="0" w:space="0" w:color="auto"/>
            <w:right w:val="none" w:sz="0" w:space="0" w:color="auto"/>
          </w:divBdr>
        </w:div>
        <w:div w:id="455300597">
          <w:marLeft w:val="640"/>
          <w:marRight w:val="0"/>
          <w:marTop w:val="0"/>
          <w:marBottom w:val="0"/>
          <w:divBdr>
            <w:top w:val="none" w:sz="0" w:space="0" w:color="auto"/>
            <w:left w:val="none" w:sz="0" w:space="0" w:color="auto"/>
            <w:bottom w:val="none" w:sz="0" w:space="0" w:color="auto"/>
            <w:right w:val="none" w:sz="0" w:space="0" w:color="auto"/>
          </w:divBdr>
        </w:div>
        <w:div w:id="1949773561">
          <w:marLeft w:val="640"/>
          <w:marRight w:val="0"/>
          <w:marTop w:val="0"/>
          <w:marBottom w:val="0"/>
          <w:divBdr>
            <w:top w:val="none" w:sz="0" w:space="0" w:color="auto"/>
            <w:left w:val="none" w:sz="0" w:space="0" w:color="auto"/>
            <w:bottom w:val="none" w:sz="0" w:space="0" w:color="auto"/>
            <w:right w:val="none" w:sz="0" w:space="0" w:color="auto"/>
          </w:divBdr>
        </w:div>
      </w:divsChild>
    </w:div>
    <w:div w:id="1539124376">
      <w:bodyDiv w:val="1"/>
      <w:marLeft w:val="0"/>
      <w:marRight w:val="0"/>
      <w:marTop w:val="0"/>
      <w:marBottom w:val="0"/>
      <w:divBdr>
        <w:top w:val="none" w:sz="0" w:space="0" w:color="auto"/>
        <w:left w:val="none" w:sz="0" w:space="0" w:color="auto"/>
        <w:bottom w:val="none" w:sz="0" w:space="0" w:color="auto"/>
        <w:right w:val="none" w:sz="0" w:space="0" w:color="auto"/>
      </w:divBdr>
      <w:divsChild>
        <w:div w:id="678235257">
          <w:marLeft w:val="640"/>
          <w:marRight w:val="0"/>
          <w:marTop w:val="0"/>
          <w:marBottom w:val="0"/>
          <w:divBdr>
            <w:top w:val="none" w:sz="0" w:space="0" w:color="auto"/>
            <w:left w:val="none" w:sz="0" w:space="0" w:color="auto"/>
            <w:bottom w:val="none" w:sz="0" w:space="0" w:color="auto"/>
            <w:right w:val="none" w:sz="0" w:space="0" w:color="auto"/>
          </w:divBdr>
        </w:div>
        <w:div w:id="1207597878">
          <w:marLeft w:val="640"/>
          <w:marRight w:val="0"/>
          <w:marTop w:val="0"/>
          <w:marBottom w:val="0"/>
          <w:divBdr>
            <w:top w:val="none" w:sz="0" w:space="0" w:color="auto"/>
            <w:left w:val="none" w:sz="0" w:space="0" w:color="auto"/>
            <w:bottom w:val="none" w:sz="0" w:space="0" w:color="auto"/>
            <w:right w:val="none" w:sz="0" w:space="0" w:color="auto"/>
          </w:divBdr>
        </w:div>
        <w:div w:id="607781361">
          <w:marLeft w:val="640"/>
          <w:marRight w:val="0"/>
          <w:marTop w:val="0"/>
          <w:marBottom w:val="0"/>
          <w:divBdr>
            <w:top w:val="none" w:sz="0" w:space="0" w:color="auto"/>
            <w:left w:val="none" w:sz="0" w:space="0" w:color="auto"/>
            <w:bottom w:val="none" w:sz="0" w:space="0" w:color="auto"/>
            <w:right w:val="none" w:sz="0" w:space="0" w:color="auto"/>
          </w:divBdr>
        </w:div>
        <w:div w:id="1910994451">
          <w:marLeft w:val="640"/>
          <w:marRight w:val="0"/>
          <w:marTop w:val="0"/>
          <w:marBottom w:val="0"/>
          <w:divBdr>
            <w:top w:val="none" w:sz="0" w:space="0" w:color="auto"/>
            <w:left w:val="none" w:sz="0" w:space="0" w:color="auto"/>
            <w:bottom w:val="none" w:sz="0" w:space="0" w:color="auto"/>
            <w:right w:val="none" w:sz="0" w:space="0" w:color="auto"/>
          </w:divBdr>
        </w:div>
        <w:div w:id="766118633">
          <w:marLeft w:val="640"/>
          <w:marRight w:val="0"/>
          <w:marTop w:val="0"/>
          <w:marBottom w:val="0"/>
          <w:divBdr>
            <w:top w:val="none" w:sz="0" w:space="0" w:color="auto"/>
            <w:left w:val="none" w:sz="0" w:space="0" w:color="auto"/>
            <w:bottom w:val="none" w:sz="0" w:space="0" w:color="auto"/>
            <w:right w:val="none" w:sz="0" w:space="0" w:color="auto"/>
          </w:divBdr>
        </w:div>
        <w:div w:id="368604122">
          <w:marLeft w:val="640"/>
          <w:marRight w:val="0"/>
          <w:marTop w:val="0"/>
          <w:marBottom w:val="0"/>
          <w:divBdr>
            <w:top w:val="none" w:sz="0" w:space="0" w:color="auto"/>
            <w:left w:val="none" w:sz="0" w:space="0" w:color="auto"/>
            <w:bottom w:val="none" w:sz="0" w:space="0" w:color="auto"/>
            <w:right w:val="none" w:sz="0" w:space="0" w:color="auto"/>
          </w:divBdr>
        </w:div>
        <w:div w:id="412360897">
          <w:marLeft w:val="640"/>
          <w:marRight w:val="0"/>
          <w:marTop w:val="0"/>
          <w:marBottom w:val="0"/>
          <w:divBdr>
            <w:top w:val="none" w:sz="0" w:space="0" w:color="auto"/>
            <w:left w:val="none" w:sz="0" w:space="0" w:color="auto"/>
            <w:bottom w:val="none" w:sz="0" w:space="0" w:color="auto"/>
            <w:right w:val="none" w:sz="0" w:space="0" w:color="auto"/>
          </w:divBdr>
        </w:div>
        <w:div w:id="584647815">
          <w:marLeft w:val="640"/>
          <w:marRight w:val="0"/>
          <w:marTop w:val="0"/>
          <w:marBottom w:val="0"/>
          <w:divBdr>
            <w:top w:val="none" w:sz="0" w:space="0" w:color="auto"/>
            <w:left w:val="none" w:sz="0" w:space="0" w:color="auto"/>
            <w:bottom w:val="none" w:sz="0" w:space="0" w:color="auto"/>
            <w:right w:val="none" w:sz="0" w:space="0" w:color="auto"/>
          </w:divBdr>
        </w:div>
        <w:div w:id="137116404">
          <w:marLeft w:val="640"/>
          <w:marRight w:val="0"/>
          <w:marTop w:val="0"/>
          <w:marBottom w:val="0"/>
          <w:divBdr>
            <w:top w:val="none" w:sz="0" w:space="0" w:color="auto"/>
            <w:left w:val="none" w:sz="0" w:space="0" w:color="auto"/>
            <w:bottom w:val="none" w:sz="0" w:space="0" w:color="auto"/>
            <w:right w:val="none" w:sz="0" w:space="0" w:color="auto"/>
          </w:divBdr>
        </w:div>
        <w:div w:id="1060129730">
          <w:marLeft w:val="640"/>
          <w:marRight w:val="0"/>
          <w:marTop w:val="0"/>
          <w:marBottom w:val="0"/>
          <w:divBdr>
            <w:top w:val="none" w:sz="0" w:space="0" w:color="auto"/>
            <w:left w:val="none" w:sz="0" w:space="0" w:color="auto"/>
            <w:bottom w:val="none" w:sz="0" w:space="0" w:color="auto"/>
            <w:right w:val="none" w:sz="0" w:space="0" w:color="auto"/>
          </w:divBdr>
        </w:div>
        <w:div w:id="401759383">
          <w:marLeft w:val="640"/>
          <w:marRight w:val="0"/>
          <w:marTop w:val="0"/>
          <w:marBottom w:val="0"/>
          <w:divBdr>
            <w:top w:val="none" w:sz="0" w:space="0" w:color="auto"/>
            <w:left w:val="none" w:sz="0" w:space="0" w:color="auto"/>
            <w:bottom w:val="none" w:sz="0" w:space="0" w:color="auto"/>
            <w:right w:val="none" w:sz="0" w:space="0" w:color="auto"/>
          </w:divBdr>
        </w:div>
        <w:div w:id="73432511">
          <w:marLeft w:val="640"/>
          <w:marRight w:val="0"/>
          <w:marTop w:val="0"/>
          <w:marBottom w:val="0"/>
          <w:divBdr>
            <w:top w:val="none" w:sz="0" w:space="0" w:color="auto"/>
            <w:left w:val="none" w:sz="0" w:space="0" w:color="auto"/>
            <w:bottom w:val="none" w:sz="0" w:space="0" w:color="auto"/>
            <w:right w:val="none" w:sz="0" w:space="0" w:color="auto"/>
          </w:divBdr>
        </w:div>
        <w:div w:id="1371688783">
          <w:marLeft w:val="640"/>
          <w:marRight w:val="0"/>
          <w:marTop w:val="0"/>
          <w:marBottom w:val="0"/>
          <w:divBdr>
            <w:top w:val="none" w:sz="0" w:space="0" w:color="auto"/>
            <w:left w:val="none" w:sz="0" w:space="0" w:color="auto"/>
            <w:bottom w:val="none" w:sz="0" w:space="0" w:color="auto"/>
            <w:right w:val="none" w:sz="0" w:space="0" w:color="auto"/>
          </w:divBdr>
        </w:div>
        <w:div w:id="1163666217">
          <w:marLeft w:val="640"/>
          <w:marRight w:val="0"/>
          <w:marTop w:val="0"/>
          <w:marBottom w:val="0"/>
          <w:divBdr>
            <w:top w:val="none" w:sz="0" w:space="0" w:color="auto"/>
            <w:left w:val="none" w:sz="0" w:space="0" w:color="auto"/>
            <w:bottom w:val="none" w:sz="0" w:space="0" w:color="auto"/>
            <w:right w:val="none" w:sz="0" w:space="0" w:color="auto"/>
          </w:divBdr>
        </w:div>
        <w:div w:id="1785492206">
          <w:marLeft w:val="640"/>
          <w:marRight w:val="0"/>
          <w:marTop w:val="0"/>
          <w:marBottom w:val="0"/>
          <w:divBdr>
            <w:top w:val="none" w:sz="0" w:space="0" w:color="auto"/>
            <w:left w:val="none" w:sz="0" w:space="0" w:color="auto"/>
            <w:bottom w:val="none" w:sz="0" w:space="0" w:color="auto"/>
            <w:right w:val="none" w:sz="0" w:space="0" w:color="auto"/>
          </w:divBdr>
        </w:div>
      </w:divsChild>
    </w:div>
    <w:div w:id="1540430968">
      <w:bodyDiv w:val="1"/>
      <w:marLeft w:val="0"/>
      <w:marRight w:val="0"/>
      <w:marTop w:val="0"/>
      <w:marBottom w:val="0"/>
      <w:divBdr>
        <w:top w:val="none" w:sz="0" w:space="0" w:color="auto"/>
        <w:left w:val="none" w:sz="0" w:space="0" w:color="auto"/>
        <w:bottom w:val="none" w:sz="0" w:space="0" w:color="auto"/>
        <w:right w:val="none" w:sz="0" w:space="0" w:color="auto"/>
      </w:divBdr>
      <w:divsChild>
        <w:div w:id="688720225">
          <w:marLeft w:val="640"/>
          <w:marRight w:val="0"/>
          <w:marTop w:val="0"/>
          <w:marBottom w:val="0"/>
          <w:divBdr>
            <w:top w:val="none" w:sz="0" w:space="0" w:color="auto"/>
            <w:left w:val="none" w:sz="0" w:space="0" w:color="auto"/>
            <w:bottom w:val="none" w:sz="0" w:space="0" w:color="auto"/>
            <w:right w:val="none" w:sz="0" w:space="0" w:color="auto"/>
          </w:divBdr>
        </w:div>
        <w:div w:id="1560171640">
          <w:marLeft w:val="640"/>
          <w:marRight w:val="0"/>
          <w:marTop w:val="0"/>
          <w:marBottom w:val="0"/>
          <w:divBdr>
            <w:top w:val="none" w:sz="0" w:space="0" w:color="auto"/>
            <w:left w:val="none" w:sz="0" w:space="0" w:color="auto"/>
            <w:bottom w:val="none" w:sz="0" w:space="0" w:color="auto"/>
            <w:right w:val="none" w:sz="0" w:space="0" w:color="auto"/>
          </w:divBdr>
        </w:div>
        <w:div w:id="1459493403">
          <w:marLeft w:val="640"/>
          <w:marRight w:val="0"/>
          <w:marTop w:val="0"/>
          <w:marBottom w:val="0"/>
          <w:divBdr>
            <w:top w:val="none" w:sz="0" w:space="0" w:color="auto"/>
            <w:left w:val="none" w:sz="0" w:space="0" w:color="auto"/>
            <w:bottom w:val="none" w:sz="0" w:space="0" w:color="auto"/>
            <w:right w:val="none" w:sz="0" w:space="0" w:color="auto"/>
          </w:divBdr>
        </w:div>
        <w:div w:id="630284932">
          <w:marLeft w:val="640"/>
          <w:marRight w:val="0"/>
          <w:marTop w:val="0"/>
          <w:marBottom w:val="0"/>
          <w:divBdr>
            <w:top w:val="none" w:sz="0" w:space="0" w:color="auto"/>
            <w:left w:val="none" w:sz="0" w:space="0" w:color="auto"/>
            <w:bottom w:val="none" w:sz="0" w:space="0" w:color="auto"/>
            <w:right w:val="none" w:sz="0" w:space="0" w:color="auto"/>
          </w:divBdr>
        </w:div>
        <w:div w:id="460148047">
          <w:marLeft w:val="640"/>
          <w:marRight w:val="0"/>
          <w:marTop w:val="0"/>
          <w:marBottom w:val="0"/>
          <w:divBdr>
            <w:top w:val="none" w:sz="0" w:space="0" w:color="auto"/>
            <w:left w:val="none" w:sz="0" w:space="0" w:color="auto"/>
            <w:bottom w:val="none" w:sz="0" w:space="0" w:color="auto"/>
            <w:right w:val="none" w:sz="0" w:space="0" w:color="auto"/>
          </w:divBdr>
        </w:div>
        <w:div w:id="1553813015">
          <w:marLeft w:val="640"/>
          <w:marRight w:val="0"/>
          <w:marTop w:val="0"/>
          <w:marBottom w:val="0"/>
          <w:divBdr>
            <w:top w:val="none" w:sz="0" w:space="0" w:color="auto"/>
            <w:left w:val="none" w:sz="0" w:space="0" w:color="auto"/>
            <w:bottom w:val="none" w:sz="0" w:space="0" w:color="auto"/>
            <w:right w:val="none" w:sz="0" w:space="0" w:color="auto"/>
          </w:divBdr>
        </w:div>
        <w:div w:id="1353802414">
          <w:marLeft w:val="640"/>
          <w:marRight w:val="0"/>
          <w:marTop w:val="0"/>
          <w:marBottom w:val="0"/>
          <w:divBdr>
            <w:top w:val="none" w:sz="0" w:space="0" w:color="auto"/>
            <w:left w:val="none" w:sz="0" w:space="0" w:color="auto"/>
            <w:bottom w:val="none" w:sz="0" w:space="0" w:color="auto"/>
            <w:right w:val="none" w:sz="0" w:space="0" w:color="auto"/>
          </w:divBdr>
        </w:div>
        <w:div w:id="918834321">
          <w:marLeft w:val="640"/>
          <w:marRight w:val="0"/>
          <w:marTop w:val="0"/>
          <w:marBottom w:val="0"/>
          <w:divBdr>
            <w:top w:val="none" w:sz="0" w:space="0" w:color="auto"/>
            <w:left w:val="none" w:sz="0" w:space="0" w:color="auto"/>
            <w:bottom w:val="none" w:sz="0" w:space="0" w:color="auto"/>
            <w:right w:val="none" w:sz="0" w:space="0" w:color="auto"/>
          </w:divBdr>
        </w:div>
        <w:div w:id="1821770372">
          <w:marLeft w:val="640"/>
          <w:marRight w:val="0"/>
          <w:marTop w:val="0"/>
          <w:marBottom w:val="0"/>
          <w:divBdr>
            <w:top w:val="none" w:sz="0" w:space="0" w:color="auto"/>
            <w:left w:val="none" w:sz="0" w:space="0" w:color="auto"/>
            <w:bottom w:val="none" w:sz="0" w:space="0" w:color="auto"/>
            <w:right w:val="none" w:sz="0" w:space="0" w:color="auto"/>
          </w:divBdr>
        </w:div>
        <w:div w:id="327444012">
          <w:marLeft w:val="640"/>
          <w:marRight w:val="0"/>
          <w:marTop w:val="0"/>
          <w:marBottom w:val="0"/>
          <w:divBdr>
            <w:top w:val="none" w:sz="0" w:space="0" w:color="auto"/>
            <w:left w:val="none" w:sz="0" w:space="0" w:color="auto"/>
            <w:bottom w:val="none" w:sz="0" w:space="0" w:color="auto"/>
            <w:right w:val="none" w:sz="0" w:space="0" w:color="auto"/>
          </w:divBdr>
        </w:div>
        <w:div w:id="1130828643">
          <w:marLeft w:val="640"/>
          <w:marRight w:val="0"/>
          <w:marTop w:val="0"/>
          <w:marBottom w:val="0"/>
          <w:divBdr>
            <w:top w:val="none" w:sz="0" w:space="0" w:color="auto"/>
            <w:left w:val="none" w:sz="0" w:space="0" w:color="auto"/>
            <w:bottom w:val="none" w:sz="0" w:space="0" w:color="auto"/>
            <w:right w:val="none" w:sz="0" w:space="0" w:color="auto"/>
          </w:divBdr>
        </w:div>
        <w:div w:id="1916283379">
          <w:marLeft w:val="640"/>
          <w:marRight w:val="0"/>
          <w:marTop w:val="0"/>
          <w:marBottom w:val="0"/>
          <w:divBdr>
            <w:top w:val="none" w:sz="0" w:space="0" w:color="auto"/>
            <w:left w:val="none" w:sz="0" w:space="0" w:color="auto"/>
            <w:bottom w:val="none" w:sz="0" w:space="0" w:color="auto"/>
            <w:right w:val="none" w:sz="0" w:space="0" w:color="auto"/>
          </w:divBdr>
        </w:div>
        <w:div w:id="364988532">
          <w:marLeft w:val="640"/>
          <w:marRight w:val="0"/>
          <w:marTop w:val="0"/>
          <w:marBottom w:val="0"/>
          <w:divBdr>
            <w:top w:val="none" w:sz="0" w:space="0" w:color="auto"/>
            <w:left w:val="none" w:sz="0" w:space="0" w:color="auto"/>
            <w:bottom w:val="none" w:sz="0" w:space="0" w:color="auto"/>
            <w:right w:val="none" w:sz="0" w:space="0" w:color="auto"/>
          </w:divBdr>
        </w:div>
        <w:div w:id="1662851957">
          <w:marLeft w:val="640"/>
          <w:marRight w:val="0"/>
          <w:marTop w:val="0"/>
          <w:marBottom w:val="0"/>
          <w:divBdr>
            <w:top w:val="none" w:sz="0" w:space="0" w:color="auto"/>
            <w:left w:val="none" w:sz="0" w:space="0" w:color="auto"/>
            <w:bottom w:val="none" w:sz="0" w:space="0" w:color="auto"/>
            <w:right w:val="none" w:sz="0" w:space="0" w:color="auto"/>
          </w:divBdr>
        </w:div>
        <w:div w:id="951476233">
          <w:marLeft w:val="640"/>
          <w:marRight w:val="0"/>
          <w:marTop w:val="0"/>
          <w:marBottom w:val="0"/>
          <w:divBdr>
            <w:top w:val="none" w:sz="0" w:space="0" w:color="auto"/>
            <w:left w:val="none" w:sz="0" w:space="0" w:color="auto"/>
            <w:bottom w:val="none" w:sz="0" w:space="0" w:color="auto"/>
            <w:right w:val="none" w:sz="0" w:space="0" w:color="auto"/>
          </w:divBdr>
        </w:div>
        <w:div w:id="1923369245">
          <w:marLeft w:val="640"/>
          <w:marRight w:val="0"/>
          <w:marTop w:val="0"/>
          <w:marBottom w:val="0"/>
          <w:divBdr>
            <w:top w:val="none" w:sz="0" w:space="0" w:color="auto"/>
            <w:left w:val="none" w:sz="0" w:space="0" w:color="auto"/>
            <w:bottom w:val="none" w:sz="0" w:space="0" w:color="auto"/>
            <w:right w:val="none" w:sz="0" w:space="0" w:color="auto"/>
          </w:divBdr>
        </w:div>
        <w:div w:id="1944485377">
          <w:marLeft w:val="640"/>
          <w:marRight w:val="0"/>
          <w:marTop w:val="0"/>
          <w:marBottom w:val="0"/>
          <w:divBdr>
            <w:top w:val="none" w:sz="0" w:space="0" w:color="auto"/>
            <w:left w:val="none" w:sz="0" w:space="0" w:color="auto"/>
            <w:bottom w:val="none" w:sz="0" w:space="0" w:color="auto"/>
            <w:right w:val="none" w:sz="0" w:space="0" w:color="auto"/>
          </w:divBdr>
        </w:div>
        <w:div w:id="245965938">
          <w:marLeft w:val="640"/>
          <w:marRight w:val="0"/>
          <w:marTop w:val="0"/>
          <w:marBottom w:val="0"/>
          <w:divBdr>
            <w:top w:val="none" w:sz="0" w:space="0" w:color="auto"/>
            <w:left w:val="none" w:sz="0" w:space="0" w:color="auto"/>
            <w:bottom w:val="none" w:sz="0" w:space="0" w:color="auto"/>
            <w:right w:val="none" w:sz="0" w:space="0" w:color="auto"/>
          </w:divBdr>
        </w:div>
        <w:div w:id="1214734818">
          <w:marLeft w:val="640"/>
          <w:marRight w:val="0"/>
          <w:marTop w:val="0"/>
          <w:marBottom w:val="0"/>
          <w:divBdr>
            <w:top w:val="none" w:sz="0" w:space="0" w:color="auto"/>
            <w:left w:val="none" w:sz="0" w:space="0" w:color="auto"/>
            <w:bottom w:val="none" w:sz="0" w:space="0" w:color="auto"/>
            <w:right w:val="none" w:sz="0" w:space="0" w:color="auto"/>
          </w:divBdr>
        </w:div>
        <w:div w:id="36666424">
          <w:marLeft w:val="640"/>
          <w:marRight w:val="0"/>
          <w:marTop w:val="0"/>
          <w:marBottom w:val="0"/>
          <w:divBdr>
            <w:top w:val="none" w:sz="0" w:space="0" w:color="auto"/>
            <w:left w:val="none" w:sz="0" w:space="0" w:color="auto"/>
            <w:bottom w:val="none" w:sz="0" w:space="0" w:color="auto"/>
            <w:right w:val="none" w:sz="0" w:space="0" w:color="auto"/>
          </w:divBdr>
        </w:div>
        <w:div w:id="1436097577">
          <w:marLeft w:val="640"/>
          <w:marRight w:val="0"/>
          <w:marTop w:val="0"/>
          <w:marBottom w:val="0"/>
          <w:divBdr>
            <w:top w:val="none" w:sz="0" w:space="0" w:color="auto"/>
            <w:left w:val="none" w:sz="0" w:space="0" w:color="auto"/>
            <w:bottom w:val="none" w:sz="0" w:space="0" w:color="auto"/>
            <w:right w:val="none" w:sz="0" w:space="0" w:color="auto"/>
          </w:divBdr>
        </w:div>
        <w:div w:id="685642976">
          <w:marLeft w:val="640"/>
          <w:marRight w:val="0"/>
          <w:marTop w:val="0"/>
          <w:marBottom w:val="0"/>
          <w:divBdr>
            <w:top w:val="none" w:sz="0" w:space="0" w:color="auto"/>
            <w:left w:val="none" w:sz="0" w:space="0" w:color="auto"/>
            <w:bottom w:val="none" w:sz="0" w:space="0" w:color="auto"/>
            <w:right w:val="none" w:sz="0" w:space="0" w:color="auto"/>
          </w:divBdr>
        </w:div>
        <w:div w:id="1252007401">
          <w:marLeft w:val="640"/>
          <w:marRight w:val="0"/>
          <w:marTop w:val="0"/>
          <w:marBottom w:val="0"/>
          <w:divBdr>
            <w:top w:val="none" w:sz="0" w:space="0" w:color="auto"/>
            <w:left w:val="none" w:sz="0" w:space="0" w:color="auto"/>
            <w:bottom w:val="none" w:sz="0" w:space="0" w:color="auto"/>
            <w:right w:val="none" w:sz="0" w:space="0" w:color="auto"/>
          </w:divBdr>
        </w:div>
        <w:div w:id="1544561011">
          <w:marLeft w:val="640"/>
          <w:marRight w:val="0"/>
          <w:marTop w:val="0"/>
          <w:marBottom w:val="0"/>
          <w:divBdr>
            <w:top w:val="none" w:sz="0" w:space="0" w:color="auto"/>
            <w:left w:val="none" w:sz="0" w:space="0" w:color="auto"/>
            <w:bottom w:val="none" w:sz="0" w:space="0" w:color="auto"/>
            <w:right w:val="none" w:sz="0" w:space="0" w:color="auto"/>
          </w:divBdr>
        </w:div>
        <w:div w:id="1080979220">
          <w:marLeft w:val="640"/>
          <w:marRight w:val="0"/>
          <w:marTop w:val="0"/>
          <w:marBottom w:val="0"/>
          <w:divBdr>
            <w:top w:val="none" w:sz="0" w:space="0" w:color="auto"/>
            <w:left w:val="none" w:sz="0" w:space="0" w:color="auto"/>
            <w:bottom w:val="none" w:sz="0" w:space="0" w:color="auto"/>
            <w:right w:val="none" w:sz="0" w:space="0" w:color="auto"/>
          </w:divBdr>
        </w:div>
        <w:div w:id="374156897">
          <w:marLeft w:val="640"/>
          <w:marRight w:val="0"/>
          <w:marTop w:val="0"/>
          <w:marBottom w:val="0"/>
          <w:divBdr>
            <w:top w:val="none" w:sz="0" w:space="0" w:color="auto"/>
            <w:left w:val="none" w:sz="0" w:space="0" w:color="auto"/>
            <w:bottom w:val="none" w:sz="0" w:space="0" w:color="auto"/>
            <w:right w:val="none" w:sz="0" w:space="0" w:color="auto"/>
          </w:divBdr>
        </w:div>
        <w:div w:id="1614243539">
          <w:marLeft w:val="640"/>
          <w:marRight w:val="0"/>
          <w:marTop w:val="0"/>
          <w:marBottom w:val="0"/>
          <w:divBdr>
            <w:top w:val="none" w:sz="0" w:space="0" w:color="auto"/>
            <w:left w:val="none" w:sz="0" w:space="0" w:color="auto"/>
            <w:bottom w:val="none" w:sz="0" w:space="0" w:color="auto"/>
            <w:right w:val="none" w:sz="0" w:space="0" w:color="auto"/>
          </w:divBdr>
        </w:div>
        <w:div w:id="432822158">
          <w:marLeft w:val="640"/>
          <w:marRight w:val="0"/>
          <w:marTop w:val="0"/>
          <w:marBottom w:val="0"/>
          <w:divBdr>
            <w:top w:val="none" w:sz="0" w:space="0" w:color="auto"/>
            <w:left w:val="none" w:sz="0" w:space="0" w:color="auto"/>
            <w:bottom w:val="none" w:sz="0" w:space="0" w:color="auto"/>
            <w:right w:val="none" w:sz="0" w:space="0" w:color="auto"/>
          </w:divBdr>
        </w:div>
        <w:div w:id="1144658435">
          <w:marLeft w:val="640"/>
          <w:marRight w:val="0"/>
          <w:marTop w:val="0"/>
          <w:marBottom w:val="0"/>
          <w:divBdr>
            <w:top w:val="none" w:sz="0" w:space="0" w:color="auto"/>
            <w:left w:val="none" w:sz="0" w:space="0" w:color="auto"/>
            <w:bottom w:val="none" w:sz="0" w:space="0" w:color="auto"/>
            <w:right w:val="none" w:sz="0" w:space="0" w:color="auto"/>
          </w:divBdr>
        </w:div>
        <w:div w:id="1499881571">
          <w:marLeft w:val="640"/>
          <w:marRight w:val="0"/>
          <w:marTop w:val="0"/>
          <w:marBottom w:val="0"/>
          <w:divBdr>
            <w:top w:val="none" w:sz="0" w:space="0" w:color="auto"/>
            <w:left w:val="none" w:sz="0" w:space="0" w:color="auto"/>
            <w:bottom w:val="none" w:sz="0" w:space="0" w:color="auto"/>
            <w:right w:val="none" w:sz="0" w:space="0" w:color="auto"/>
          </w:divBdr>
        </w:div>
        <w:div w:id="1469087614">
          <w:marLeft w:val="640"/>
          <w:marRight w:val="0"/>
          <w:marTop w:val="0"/>
          <w:marBottom w:val="0"/>
          <w:divBdr>
            <w:top w:val="none" w:sz="0" w:space="0" w:color="auto"/>
            <w:left w:val="none" w:sz="0" w:space="0" w:color="auto"/>
            <w:bottom w:val="none" w:sz="0" w:space="0" w:color="auto"/>
            <w:right w:val="none" w:sz="0" w:space="0" w:color="auto"/>
          </w:divBdr>
        </w:div>
        <w:div w:id="1755854999">
          <w:marLeft w:val="640"/>
          <w:marRight w:val="0"/>
          <w:marTop w:val="0"/>
          <w:marBottom w:val="0"/>
          <w:divBdr>
            <w:top w:val="none" w:sz="0" w:space="0" w:color="auto"/>
            <w:left w:val="none" w:sz="0" w:space="0" w:color="auto"/>
            <w:bottom w:val="none" w:sz="0" w:space="0" w:color="auto"/>
            <w:right w:val="none" w:sz="0" w:space="0" w:color="auto"/>
          </w:divBdr>
        </w:div>
        <w:div w:id="1402603592">
          <w:marLeft w:val="640"/>
          <w:marRight w:val="0"/>
          <w:marTop w:val="0"/>
          <w:marBottom w:val="0"/>
          <w:divBdr>
            <w:top w:val="none" w:sz="0" w:space="0" w:color="auto"/>
            <w:left w:val="none" w:sz="0" w:space="0" w:color="auto"/>
            <w:bottom w:val="none" w:sz="0" w:space="0" w:color="auto"/>
            <w:right w:val="none" w:sz="0" w:space="0" w:color="auto"/>
          </w:divBdr>
        </w:div>
        <w:div w:id="1646861705">
          <w:marLeft w:val="640"/>
          <w:marRight w:val="0"/>
          <w:marTop w:val="0"/>
          <w:marBottom w:val="0"/>
          <w:divBdr>
            <w:top w:val="none" w:sz="0" w:space="0" w:color="auto"/>
            <w:left w:val="none" w:sz="0" w:space="0" w:color="auto"/>
            <w:bottom w:val="none" w:sz="0" w:space="0" w:color="auto"/>
            <w:right w:val="none" w:sz="0" w:space="0" w:color="auto"/>
          </w:divBdr>
        </w:div>
        <w:div w:id="1430391956">
          <w:marLeft w:val="640"/>
          <w:marRight w:val="0"/>
          <w:marTop w:val="0"/>
          <w:marBottom w:val="0"/>
          <w:divBdr>
            <w:top w:val="none" w:sz="0" w:space="0" w:color="auto"/>
            <w:left w:val="none" w:sz="0" w:space="0" w:color="auto"/>
            <w:bottom w:val="none" w:sz="0" w:space="0" w:color="auto"/>
            <w:right w:val="none" w:sz="0" w:space="0" w:color="auto"/>
          </w:divBdr>
        </w:div>
        <w:div w:id="939528805">
          <w:marLeft w:val="640"/>
          <w:marRight w:val="0"/>
          <w:marTop w:val="0"/>
          <w:marBottom w:val="0"/>
          <w:divBdr>
            <w:top w:val="none" w:sz="0" w:space="0" w:color="auto"/>
            <w:left w:val="none" w:sz="0" w:space="0" w:color="auto"/>
            <w:bottom w:val="none" w:sz="0" w:space="0" w:color="auto"/>
            <w:right w:val="none" w:sz="0" w:space="0" w:color="auto"/>
          </w:divBdr>
        </w:div>
        <w:div w:id="1905994320">
          <w:marLeft w:val="640"/>
          <w:marRight w:val="0"/>
          <w:marTop w:val="0"/>
          <w:marBottom w:val="0"/>
          <w:divBdr>
            <w:top w:val="none" w:sz="0" w:space="0" w:color="auto"/>
            <w:left w:val="none" w:sz="0" w:space="0" w:color="auto"/>
            <w:bottom w:val="none" w:sz="0" w:space="0" w:color="auto"/>
            <w:right w:val="none" w:sz="0" w:space="0" w:color="auto"/>
          </w:divBdr>
        </w:div>
        <w:div w:id="1959751990">
          <w:marLeft w:val="640"/>
          <w:marRight w:val="0"/>
          <w:marTop w:val="0"/>
          <w:marBottom w:val="0"/>
          <w:divBdr>
            <w:top w:val="none" w:sz="0" w:space="0" w:color="auto"/>
            <w:left w:val="none" w:sz="0" w:space="0" w:color="auto"/>
            <w:bottom w:val="none" w:sz="0" w:space="0" w:color="auto"/>
            <w:right w:val="none" w:sz="0" w:space="0" w:color="auto"/>
          </w:divBdr>
        </w:div>
        <w:div w:id="1627810510">
          <w:marLeft w:val="640"/>
          <w:marRight w:val="0"/>
          <w:marTop w:val="0"/>
          <w:marBottom w:val="0"/>
          <w:divBdr>
            <w:top w:val="none" w:sz="0" w:space="0" w:color="auto"/>
            <w:left w:val="none" w:sz="0" w:space="0" w:color="auto"/>
            <w:bottom w:val="none" w:sz="0" w:space="0" w:color="auto"/>
            <w:right w:val="none" w:sz="0" w:space="0" w:color="auto"/>
          </w:divBdr>
        </w:div>
        <w:div w:id="1289123775">
          <w:marLeft w:val="640"/>
          <w:marRight w:val="0"/>
          <w:marTop w:val="0"/>
          <w:marBottom w:val="0"/>
          <w:divBdr>
            <w:top w:val="none" w:sz="0" w:space="0" w:color="auto"/>
            <w:left w:val="none" w:sz="0" w:space="0" w:color="auto"/>
            <w:bottom w:val="none" w:sz="0" w:space="0" w:color="auto"/>
            <w:right w:val="none" w:sz="0" w:space="0" w:color="auto"/>
          </w:divBdr>
        </w:div>
      </w:divsChild>
    </w:div>
    <w:div w:id="1542743837">
      <w:bodyDiv w:val="1"/>
      <w:marLeft w:val="0"/>
      <w:marRight w:val="0"/>
      <w:marTop w:val="0"/>
      <w:marBottom w:val="0"/>
      <w:divBdr>
        <w:top w:val="none" w:sz="0" w:space="0" w:color="auto"/>
        <w:left w:val="none" w:sz="0" w:space="0" w:color="auto"/>
        <w:bottom w:val="none" w:sz="0" w:space="0" w:color="auto"/>
        <w:right w:val="none" w:sz="0" w:space="0" w:color="auto"/>
      </w:divBdr>
      <w:divsChild>
        <w:div w:id="2117942053">
          <w:marLeft w:val="640"/>
          <w:marRight w:val="0"/>
          <w:marTop w:val="0"/>
          <w:marBottom w:val="0"/>
          <w:divBdr>
            <w:top w:val="none" w:sz="0" w:space="0" w:color="auto"/>
            <w:left w:val="none" w:sz="0" w:space="0" w:color="auto"/>
            <w:bottom w:val="none" w:sz="0" w:space="0" w:color="auto"/>
            <w:right w:val="none" w:sz="0" w:space="0" w:color="auto"/>
          </w:divBdr>
        </w:div>
        <w:div w:id="572735205">
          <w:marLeft w:val="640"/>
          <w:marRight w:val="0"/>
          <w:marTop w:val="0"/>
          <w:marBottom w:val="0"/>
          <w:divBdr>
            <w:top w:val="none" w:sz="0" w:space="0" w:color="auto"/>
            <w:left w:val="none" w:sz="0" w:space="0" w:color="auto"/>
            <w:bottom w:val="none" w:sz="0" w:space="0" w:color="auto"/>
            <w:right w:val="none" w:sz="0" w:space="0" w:color="auto"/>
          </w:divBdr>
        </w:div>
        <w:div w:id="2073113353">
          <w:marLeft w:val="640"/>
          <w:marRight w:val="0"/>
          <w:marTop w:val="0"/>
          <w:marBottom w:val="0"/>
          <w:divBdr>
            <w:top w:val="none" w:sz="0" w:space="0" w:color="auto"/>
            <w:left w:val="none" w:sz="0" w:space="0" w:color="auto"/>
            <w:bottom w:val="none" w:sz="0" w:space="0" w:color="auto"/>
            <w:right w:val="none" w:sz="0" w:space="0" w:color="auto"/>
          </w:divBdr>
        </w:div>
        <w:div w:id="892346439">
          <w:marLeft w:val="640"/>
          <w:marRight w:val="0"/>
          <w:marTop w:val="0"/>
          <w:marBottom w:val="0"/>
          <w:divBdr>
            <w:top w:val="none" w:sz="0" w:space="0" w:color="auto"/>
            <w:left w:val="none" w:sz="0" w:space="0" w:color="auto"/>
            <w:bottom w:val="none" w:sz="0" w:space="0" w:color="auto"/>
            <w:right w:val="none" w:sz="0" w:space="0" w:color="auto"/>
          </w:divBdr>
        </w:div>
        <w:div w:id="2078093389">
          <w:marLeft w:val="640"/>
          <w:marRight w:val="0"/>
          <w:marTop w:val="0"/>
          <w:marBottom w:val="0"/>
          <w:divBdr>
            <w:top w:val="none" w:sz="0" w:space="0" w:color="auto"/>
            <w:left w:val="none" w:sz="0" w:space="0" w:color="auto"/>
            <w:bottom w:val="none" w:sz="0" w:space="0" w:color="auto"/>
            <w:right w:val="none" w:sz="0" w:space="0" w:color="auto"/>
          </w:divBdr>
        </w:div>
        <w:div w:id="2121410703">
          <w:marLeft w:val="640"/>
          <w:marRight w:val="0"/>
          <w:marTop w:val="0"/>
          <w:marBottom w:val="0"/>
          <w:divBdr>
            <w:top w:val="none" w:sz="0" w:space="0" w:color="auto"/>
            <w:left w:val="none" w:sz="0" w:space="0" w:color="auto"/>
            <w:bottom w:val="none" w:sz="0" w:space="0" w:color="auto"/>
            <w:right w:val="none" w:sz="0" w:space="0" w:color="auto"/>
          </w:divBdr>
        </w:div>
        <w:div w:id="805469718">
          <w:marLeft w:val="640"/>
          <w:marRight w:val="0"/>
          <w:marTop w:val="0"/>
          <w:marBottom w:val="0"/>
          <w:divBdr>
            <w:top w:val="none" w:sz="0" w:space="0" w:color="auto"/>
            <w:left w:val="none" w:sz="0" w:space="0" w:color="auto"/>
            <w:bottom w:val="none" w:sz="0" w:space="0" w:color="auto"/>
            <w:right w:val="none" w:sz="0" w:space="0" w:color="auto"/>
          </w:divBdr>
        </w:div>
        <w:div w:id="1386642920">
          <w:marLeft w:val="640"/>
          <w:marRight w:val="0"/>
          <w:marTop w:val="0"/>
          <w:marBottom w:val="0"/>
          <w:divBdr>
            <w:top w:val="none" w:sz="0" w:space="0" w:color="auto"/>
            <w:left w:val="none" w:sz="0" w:space="0" w:color="auto"/>
            <w:bottom w:val="none" w:sz="0" w:space="0" w:color="auto"/>
            <w:right w:val="none" w:sz="0" w:space="0" w:color="auto"/>
          </w:divBdr>
        </w:div>
        <w:div w:id="235358103">
          <w:marLeft w:val="640"/>
          <w:marRight w:val="0"/>
          <w:marTop w:val="0"/>
          <w:marBottom w:val="0"/>
          <w:divBdr>
            <w:top w:val="none" w:sz="0" w:space="0" w:color="auto"/>
            <w:left w:val="none" w:sz="0" w:space="0" w:color="auto"/>
            <w:bottom w:val="none" w:sz="0" w:space="0" w:color="auto"/>
            <w:right w:val="none" w:sz="0" w:space="0" w:color="auto"/>
          </w:divBdr>
        </w:div>
        <w:div w:id="1542087800">
          <w:marLeft w:val="640"/>
          <w:marRight w:val="0"/>
          <w:marTop w:val="0"/>
          <w:marBottom w:val="0"/>
          <w:divBdr>
            <w:top w:val="none" w:sz="0" w:space="0" w:color="auto"/>
            <w:left w:val="none" w:sz="0" w:space="0" w:color="auto"/>
            <w:bottom w:val="none" w:sz="0" w:space="0" w:color="auto"/>
            <w:right w:val="none" w:sz="0" w:space="0" w:color="auto"/>
          </w:divBdr>
        </w:div>
        <w:div w:id="1487668515">
          <w:marLeft w:val="640"/>
          <w:marRight w:val="0"/>
          <w:marTop w:val="0"/>
          <w:marBottom w:val="0"/>
          <w:divBdr>
            <w:top w:val="none" w:sz="0" w:space="0" w:color="auto"/>
            <w:left w:val="none" w:sz="0" w:space="0" w:color="auto"/>
            <w:bottom w:val="none" w:sz="0" w:space="0" w:color="auto"/>
            <w:right w:val="none" w:sz="0" w:space="0" w:color="auto"/>
          </w:divBdr>
        </w:div>
        <w:div w:id="543836871">
          <w:marLeft w:val="640"/>
          <w:marRight w:val="0"/>
          <w:marTop w:val="0"/>
          <w:marBottom w:val="0"/>
          <w:divBdr>
            <w:top w:val="none" w:sz="0" w:space="0" w:color="auto"/>
            <w:left w:val="none" w:sz="0" w:space="0" w:color="auto"/>
            <w:bottom w:val="none" w:sz="0" w:space="0" w:color="auto"/>
            <w:right w:val="none" w:sz="0" w:space="0" w:color="auto"/>
          </w:divBdr>
        </w:div>
        <w:div w:id="510267772">
          <w:marLeft w:val="640"/>
          <w:marRight w:val="0"/>
          <w:marTop w:val="0"/>
          <w:marBottom w:val="0"/>
          <w:divBdr>
            <w:top w:val="none" w:sz="0" w:space="0" w:color="auto"/>
            <w:left w:val="none" w:sz="0" w:space="0" w:color="auto"/>
            <w:bottom w:val="none" w:sz="0" w:space="0" w:color="auto"/>
            <w:right w:val="none" w:sz="0" w:space="0" w:color="auto"/>
          </w:divBdr>
        </w:div>
        <w:div w:id="1955862487">
          <w:marLeft w:val="640"/>
          <w:marRight w:val="0"/>
          <w:marTop w:val="0"/>
          <w:marBottom w:val="0"/>
          <w:divBdr>
            <w:top w:val="none" w:sz="0" w:space="0" w:color="auto"/>
            <w:left w:val="none" w:sz="0" w:space="0" w:color="auto"/>
            <w:bottom w:val="none" w:sz="0" w:space="0" w:color="auto"/>
            <w:right w:val="none" w:sz="0" w:space="0" w:color="auto"/>
          </w:divBdr>
        </w:div>
        <w:div w:id="1721128903">
          <w:marLeft w:val="640"/>
          <w:marRight w:val="0"/>
          <w:marTop w:val="0"/>
          <w:marBottom w:val="0"/>
          <w:divBdr>
            <w:top w:val="none" w:sz="0" w:space="0" w:color="auto"/>
            <w:left w:val="none" w:sz="0" w:space="0" w:color="auto"/>
            <w:bottom w:val="none" w:sz="0" w:space="0" w:color="auto"/>
            <w:right w:val="none" w:sz="0" w:space="0" w:color="auto"/>
          </w:divBdr>
        </w:div>
        <w:div w:id="1809012816">
          <w:marLeft w:val="640"/>
          <w:marRight w:val="0"/>
          <w:marTop w:val="0"/>
          <w:marBottom w:val="0"/>
          <w:divBdr>
            <w:top w:val="none" w:sz="0" w:space="0" w:color="auto"/>
            <w:left w:val="none" w:sz="0" w:space="0" w:color="auto"/>
            <w:bottom w:val="none" w:sz="0" w:space="0" w:color="auto"/>
            <w:right w:val="none" w:sz="0" w:space="0" w:color="auto"/>
          </w:divBdr>
        </w:div>
        <w:div w:id="1562473260">
          <w:marLeft w:val="640"/>
          <w:marRight w:val="0"/>
          <w:marTop w:val="0"/>
          <w:marBottom w:val="0"/>
          <w:divBdr>
            <w:top w:val="none" w:sz="0" w:space="0" w:color="auto"/>
            <w:left w:val="none" w:sz="0" w:space="0" w:color="auto"/>
            <w:bottom w:val="none" w:sz="0" w:space="0" w:color="auto"/>
            <w:right w:val="none" w:sz="0" w:space="0" w:color="auto"/>
          </w:divBdr>
        </w:div>
        <w:div w:id="585384794">
          <w:marLeft w:val="640"/>
          <w:marRight w:val="0"/>
          <w:marTop w:val="0"/>
          <w:marBottom w:val="0"/>
          <w:divBdr>
            <w:top w:val="none" w:sz="0" w:space="0" w:color="auto"/>
            <w:left w:val="none" w:sz="0" w:space="0" w:color="auto"/>
            <w:bottom w:val="none" w:sz="0" w:space="0" w:color="auto"/>
            <w:right w:val="none" w:sz="0" w:space="0" w:color="auto"/>
          </w:divBdr>
        </w:div>
        <w:div w:id="990720443">
          <w:marLeft w:val="640"/>
          <w:marRight w:val="0"/>
          <w:marTop w:val="0"/>
          <w:marBottom w:val="0"/>
          <w:divBdr>
            <w:top w:val="none" w:sz="0" w:space="0" w:color="auto"/>
            <w:left w:val="none" w:sz="0" w:space="0" w:color="auto"/>
            <w:bottom w:val="none" w:sz="0" w:space="0" w:color="auto"/>
            <w:right w:val="none" w:sz="0" w:space="0" w:color="auto"/>
          </w:divBdr>
        </w:div>
        <w:div w:id="1352335438">
          <w:marLeft w:val="640"/>
          <w:marRight w:val="0"/>
          <w:marTop w:val="0"/>
          <w:marBottom w:val="0"/>
          <w:divBdr>
            <w:top w:val="none" w:sz="0" w:space="0" w:color="auto"/>
            <w:left w:val="none" w:sz="0" w:space="0" w:color="auto"/>
            <w:bottom w:val="none" w:sz="0" w:space="0" w:color="auto"/>
            <w:right w:val="none" w:sz="0" w:space="0" w:color="auto"/>
          </w:divBdr>
        </w:div>
        <w:div w:id="456339571">
          <w:marLeft w:val="640"/>
          <w:marRight w:val="0"/>
          <w:marTop w:val="0"/>
          <w:marBottom w:val="0"/>
          <w:divBdr>
            <w:top w:val="none" w:sz="0" w:space="0" w:color="auto"/>
            <w:left w:val="none" w:sz="0" w:space="0" w:color="auto"/>
            <w:bottom w:val="none" w:sz="0" w:space="0" w:color="auto"/>
            <w:right w:val="none" w:sz="0" w:space="0" w:color="auto"/>
          </w:divBdr>
        </w:div>
        <w:div w:id="2066370308">
          <w:marLeft w:val="640"/>
          <w:marRight w:val="0"/>
          <w:marTop w:val="0"/>
          <w:marBottom w:val="0"/>
          <w:divBdr>
            <w:top w:val="none" w:sz="0" w:space="0" w:color="auto"/>
            <w:left w:val="none" w:sz="0" w:space="0" w:color="auto"/>
            <w:bottom w:val="none" w:sz="0" w:space="0" w:color="auto"/>
            <w:right w:val="none" w:sz="0" w:space="0" w:color="auto"/>
          </w:divBdr>
        </w:div>
        <w:div w:id="858078501">
          <w:marLeft w:val="640"/>
          <w:marRight w:val="0"/>
          <w:marTop w:val="0"/>
          <w:marBottom w:val="0"/>
          <w:divBdr>
            <w:top w:val="none" w:sz="0" w:space="0" w:color="auto"/>
            <w:left w:val="none" w:sz="0" w:space="0" w:color="auto"/>
            <w:bottom w:val="none" w:sz="0" w:space="0" w:color="auto"/>
            <w:right w:val="none" w:sz="0" w:space="0" w:color="auto"/>
          </w:divBdr>
        </w:div>
        <w:div w:id="101843934">
          <w:marLeft w:val="640"/>
          <w:marRight w:val="0"/>
          <w:marTop w:val="0"/>
          <w:marBottom w:val="0"/>
          <w:divBdr>
            <w:top w:val="none" w:sz="0" w:space="0" w:color="auto"/>
            <w:left w:val="none" w:sz="0" w:space="0" w:color="auto"/>
            <w:bottom w:val="none" w:sz="0" w:space="0" w:color="auto"/>
            <w:right w:val="none" w:sz="0" w:space="0" w:color="auto"/>
          </w:divBdr>
        </w:div>
        <w:div w:id="1077702211">
          <w:marLeft w:val="640"/>
          <w:marRight w:val="0"/>
          <w:marTop w:val="0"/>
          <w:marBottom w:val="0"/>
          <w:divBdr>
            <w:top w:val="none" w:sz="0" w:space="0" w:color="auto"/>
            <w:left w:val="none" w:sz="0" w:space="0" w:color="auto"/>
            <w:bottom w:val="none" w:sz="0" w:space="0" w:color="auto"/>
            <w:right w:val="none" w:sz="0" w:space="0" w:color="auto"/>
          </w:divBdr>
        </w:div>
        <w:div w:id="990135511">
          <w:marLeft w:val="640"/>
          <w:marRight w:val="0"/>
          <w:marTop w:val="0"/>
          <w:marBottom w:val="0"/>
          <w:divBdr>
            <w:top w:val="none" w:sz="0" w:space="0" w:color="auto"/>
            <w:left w:val="none" w:sz="0" w:space="0" w:color="auto"/>
            <w:bottom w:val="none" w:sz="0" w:space="0" w:color="auto"/>
            <w:right w:val="none" w:sz="0" w:space="0" w:color="auto"/>
          </w:divBdr>
        </w:div>
        <w:div w:id="1439914593">
          <w:marLeft w:val="640"/>
          <w:marRight w:val="0"/>
          <w:marTop w:val="0"/>
          <w:marBottom w:val="0"/>
          <w:divBdr>
            <w:top w:val="none" w:sz="0" w:space="0" w:color="auto"/>
            <w:left w:val="none" w:sz="0" w:space="0" w:color="auto"/>
            <w:bottom w:val="none" w:sz="0" w:space="0" w:color="auto"/>
            <w:right w:val="none" w:sz="0" w:space="0" w:color="auto"/>
          </w:divBdr>
        </w:div>
        <w:div w:id="374816213">
          <w:marLeft w:val="640"/>
          <w:marRight w:val="0"/>
          <w:marTop w:val="0"/>
          <w:marBottom w:val="0"/>
          <w:divBdr>
            <w:top w:val="none" w:sz="0" w:space="0" w:color="auto"/>
            <w:left w:val="none" w:sz="0" w:space="0" w:color="auto"/>
            <w:bottom w:val="none" w:sz="0" w:space="0" w:color="auto"/>
            <w:right w:val="none" w:sz="0" w:space="0" w:color="auto"/>
          </w:divBdr>
        </w:div>
        <w:div w:id="1591814373">
          <w:marLeft w:val="640"/>
          <w:marRight w:val="0"/>
          <w:marTop w:val="0"/>
          <w:marBottom w:val="0"/>
          <w:divBdr>
            <w:top w:val="none" w:sz="0" w:space="0" w:color="auto"/>
            <w:left w:val="none" w:sz="0" w:space="0" w:color="auto"/>
            <w:bottom w:val="none" w:sz="0" w:space="0" w:color="auto"/>
            <w:right w:val="none" w:sz="0" w:space="0" w:color="auto"/>
          </w:divBdr>
        </w:div>
        <w:div w:id="1410273468">
          <w:marLeft w:val="640"/>
          <w:marRight w:val="0"/>
          <w:marTop w:val="0"/>
          <w:marBottom w:val="0"/>
          <w:divBdr>
            <w:top w:val="none" w:sz="0" w:space="0" w:color="auto"/>
            <w:left w:val="none" w:sz="0" w:space="0" w:color="auto"/>
            <w:bottom w:val="none" w:sz="0" w:space="0" w:color="auto"/>
            <w:right w:val="none" w:sz="0" w:space="0" w:color="auto"/>
          </w:divBdr>
        </w:div>
        <w:div w:id="345714247">
          <w:marLeft w:val="640"/>
          <w:marRight w:val="0"/>
          <w:marTop w:val="0"/>
          <w:marBottom w:val="0"/>
          <w:divBdr>
            <w:top w:val="none" w:sz="0" w:space="0" w:color="auto"/>
            <w:left w:val="none" w:sz="0" w:space="0" w:color="auto"/>
            <w:bottom w:val="none" w:sz="0" w:space="0" w:color="auto"/>
            <w:right w:val="none" w:sz="0" w:space="0" w:color="auto"/>
          </w:divBdr>
        </w:div>
        <w:div w:id="1756052946">
          <w:marLeft w:val="640"/>
          <w:marRight w:val="0"/>
          <w:marTop w:val="0"/>
          <w:marBottom w:val="0"/>
          <w:divBdr>
            <w:top w:val="none" w:sz="0" w:space="0" w:color="auto"/>
            <w:left w:val="none" w:sz="0" w:space="0" w:color="auto"/>
            <w:bottom w:val="none" w:sz="0" w:space="0" w:color="auto"/>
            <w:right w:val="none" w:sz="0" w:space="0" w:color="auto"/>
          </w:divBdr>
        </w:div>
        <w:div w:id="1955822204">
          <w:marLeft w:val="640"/>
          <w:marRight w:val="0"/>
          <w:marTop w:val="0"/>
          <w:marBottom w:val="0"/>
          <w:divBdr>
            <w:top w:val="none" w:sz="0" w:space="0" w:color="auto"/>
            <w:left w:val="none" w:sz="0" w:space="0" w:color="auto"/>
            <w:bottom w:val="none" w:sz="0" w:space="0" w:color="auto"/>
            <w:right w:val="none" w:sz="0" w:space="0" w:color="auto"/>
          </w:divBdr>
        </w:div>
        <w:div w:id="923299740">
          <w:marLeft w:val="640"/>
          <w:marRight w:val="0"/>
          <w:marTop w:val="0"/>
          <w:marBottom w:val="0"/>
          <w:divBdr>
            <w:top w:val="none" w:sz="0" w:space="0" w:color="auto"/>
            <w:left w:val="none" w:sz="0" w:space="0" w:color="auto"/>
            <w:bottom w:val="none" w:sz="0" w:space="0" w:color="auto"/>
            <w:right w:val="none" w:sz="0" w:space="0" w:color="auto"/>
          </w:divBdr>
        </w:div>
        <w:div w:id="1152285353">
          <w:marLeft w:val="640"/>
          <w:marRight w:val="0"/>
          <w:marTop w:val="0"/>
          <w:marBottom w:val="0"/>
          <w:divBdr>
            <w:top w:val="none" w:sz="0" w:space="0" w:color="auto"/>
            <w:left w:val="none" w:sz="0" w:space="0" w:color="auto"/>
            <w:bottom w:val="none" w:sz="0" w:space="0" w:color="auto"/>
            <w:right w:val="none" w:sz="0" w:space="0" w:color="auto"/>
          </w:divBdr>
        </w:div>
        <w:div w:id="745997817">
          <w:marLeft w:val="640"/>
          <w:marRight w:val="0"/>
          <w:marTop w:val="0"/>
          <w:marBottom w:val="0"/>
          <w:divBdr>
            <w:top w:val="none" w:sz="0" w:space="0" w:color="auto"/>
            <w:left w:val="none" w:sz="0" w:space="0" w:color="auto"/>
            <w:bottom w:val="none" w:sz="0" w:space="0" w:color="auto"/>
            <w:right w:val="none" w:sz="0" w:space="0" w:color="auto"/>
          </w:divBdr>
        </w:div>
        <w:div w:id="1638678672">
          <w:marLeft w:val="640"/>
          <w:marRight w:val="0"/>
          <w:marTop w:val="0"/>
          <w:marBottom w:val="0"/>
          <w:divBdr>
            <w:top w:val="none" w:sz="0" w:space="0" w:color="auto"/>
            <w:left w:val="none" w:sz="0" w:space="0" w:color="auto"/>
            <w:bottom w:val="none" w:sz="0" w:space="0" w:color="auto"/>
            <w:right w:val="none" w:sz="0" w:space="0" w:color="auto"/>
          </w:divBdr>
        </w:div>
        <w:div w:id="300309541">
          <w:marLeft w:val="640"/>
          <w:marRight w:val="0"/>
          <w:marTop w:val="0"/>
          <w:marBottom w:val="0"/>
          <w:divBdr>
            <w:top w:val="none" w:sz="0" w:space="0" w:color="auto"/>
            <w:left w:val="none" w:sz="0" w:space="0" w:color="auto"/>
            <w:bottom w:val="none" w:sz="0" w:space="0" w:color="auto"/>
            <w:right w:val="none" w:sz="0" w:space="0" w:color="auto"/>
          </w:divBdr>
        </w:div>
        <w:div w:id="811754221">
          <w:marLeft w:val="640"/>
          <w:marRight w:val="0"/>
          <w:marTop w:val="0"/>
          <w:marBottom w:val="0"/>
          <w:divBdr>
            <w:top w:val="none" w:sz="0" w:space="0" w:color="auto"/>
            <w:left w:val="none" w:sz="0" w:space="0" w:color="auto"/>
            <w:bottom w:val="none" w:sz="0" w:space="0" w:color="auto"/>
            <w:right w:val="none" w:sz="0" w:space="0" w:color="auto"/>
          </w:divBdr>
        </w:div>
        <w:div w:id="540018309">
          <w:marLeft w:val="640"/>
          <w:marRight w:val="0"/>
          <w:marTop w:val="0"/>
          <w:marBottom w:val="0"/>
          <w:divBdr>
            <w:top w:val="none" w:sz="0" w:space="0" w:color="auto"/>
            <w:left w:val="none" w:sz="0" w:space="0" w:color="auto"/>
            <w:bottom w:val="none" w:sz="0" w:space="0" w:color="auto"/>
            <w:right w:val="none" w:sz="0" w:space="0" w:color="auto"/>
          </w:divBdr>
        </w:div>
        <w:div w:id="2067491276">
          <w:marLeft w:val="640"/>
          <w:marRight w:val="0"/>
          <w:marTop w:val="0"/>
          <w:marBottom w:val="0"/>
          <w:divBdr>
            <w:top w:val="none" w:sz="0" w:space="0" w:color="auto"/>
            <w:left w:val="none" w:sz="0" w:space="0" w:color="auto"/>
            <w:bottom w:val="none" w:sz="0" w:space="0" w:color="auto"/>
            <w:right w:val="none" w:sz="0" w:space="0" w:color="auto"/>
          </w:divBdr>
        </w:div>
        <w:div w:id="1592352773">
          <w:marLeft w:val="640"/>
          <w:marRight w:val="0"/>
          <w:marTop w:val="0"/>
          <w:marBottom w:val="0"/>
          <w:divBdr>
            <w:top w:val="none" w:sz="0" w:space="0" w:color="auto"/>
            <w:left w:val="none" w:sz="0" w:space="0" w:color="auto"/>
            <w:bottom w:val="none" w:sz="0" w:space="0" w:color="auto"/>
            <w:right w:val="none" w:sz="0" w:space="0" w:color="auto"/>
          </w:divBdr>
        </w:div>
      </w:divsChild>
    </w:div>
    <w:div w:id="1553689830">
      <w:bodyDiv w:val="1"/>
      <w:marLeft w:val="0"/>
      <w:marRight w:val="0"/>
      <w:marTop w:val="0"/>
      <w:marBottom w:val="0"/>
      <w:divBdr>
        <w:top w:val="none" w:sz="0" w:space="0" w:color="auto"/>
        <w:left w:val="none" w:sz="0" w:space="0" w:color="auto"/>
        <w:bottom w:val="none" w:sz="0" w:space="0" w:color="auto"/>
        <w:right w:val="none" w:sz="0" w:space="0" w:color="auto"/>
      </w:divBdr>
      <w:divsChild>
        <w:div w:id="1049261088">
          <w:marLeft w:val="640"/>
          <w:marRight w:val="0"/>
          <w:marTop w:val="0"/>
          <w:marBottom w:val="0"/>
          <w:divBdr>
            <w:top w:val="none" w:sz="0" w:space="0" w:color="auto"/>
            <w:left w:val="none" w:sz="0" w:space="0" w:color="auto"/>
            <w:bottom w:val="none" w:sz="0" w:space="0" w:color="auto"/>
            <w:right w:val="none" w:sz="0" w:space="0" w:color="auto"/>
          </w:divBdr>
        </w:div>
        <w:div w:id="1739592404">
          <w:marLeft w:val="640"/>
          <w:marRight w:val="0"/>
          <w:marTop w:val="0"/>
          <w:marBottom w:val="0"/>
          <w:divBdr>
            <w:top w:val="none" w:sz="0" w:space="0" w:color="auto"/>
            <w:left w:val="none" w:sz="0" w:space="0" w:color="auto"/>
            <w:bottom w:val="none" w:sz="0" w:space="0" w:color="auto"/>
            <w:right w:val="none" w:sz="0" w:space="0" w:color="auto"/>
          </w:divBdr>
        </w:div>
        <w:div w:id="2021929035">
          <w:marLeft w:val="640"/>
          <w:marRight w:val="0"/>
          <w:marTop w:val="0"/>
          <w:marBottom w:val="0"/>
          <w:divBdr>
            <w:top w:val="none" w:sz="0" w:space="0" w:color="auto"/>
            <w:left w:val="none" w:sz="0" w:space="0" w:color="auto"/>
            <w:bottom w:val="none" w:sz="0" w:space="0" w:color="auto"/>
            <w:right w:val="none" w:sz="0" w:space="0" w:color="auto"/>
          </w:divBdr>
        </w:div>
        <w:div w:id="1598053832">
          <w:marLeft w:val="640"/>
          <w:marRight w:val="0"/>
          <w:marTop w:val="0"/>
          <w:marBottom w:val="0"/>
          <w:divBdr>
            <w:top w:val="none" w:sz="0" w:space="0" w:color="auto"/>
            <w:left w:val="none" w:sz="0" w:space="0" w:color="auto"/>
            <w:bottom w:val="none" w:sz="0" w:space="0" w:color="auto"/>
            <w:right w:val="none" w:sz="0" w:space="0" w:color="auto"/>
          </w:divBdr>
        </w:div>
        <w:div w:id="1703480036">
          <w:marLeft w:val="640"/>
          <w:marRight w:val="0"/>
          <w:marTop w:val="0"/>
          <w:marBottom w:val="0"/>
          <w:divBdr>
            <w:top w:val="none" w:sz="0" w:space="0" w:color="auto"/>
            <w:left w:val="none" w:sz="0" w:space="0" w:color="auto"/>
            <w:bottom w:val="none" w:sz="0" w:space="0" w:color="auto"/>
            <w:right w:val="none" w:sz="0" w:space="0" w:color="auto"/>
          </w:divBdr>
        </w:div>
        <w:div w:id="1622493706">
          <w:marLeft w:val="640"/>
          <w:marRight w:val="0"/>
          <w:marTop w:val="0"/>
          <w:marBottom w:val="0"/>
          <w:divBdr>
            <w:top w:val="none" w:sz="0" w:space="0" w:color="auto"/>
            <w:left w:val="none" w:sz="0" w:space="0" w:color="auto"/>
            <w:bottom w:val="none" w:sz="0" w:space="0" w:color="auto"/>
            <w:right w:val="none" w:sz="0" w:space="0" w:color="auto"/>
          </w:divBdr>
        </w:div>
        <w:div w:id="1708218333">
          <w:marLeft w:val="640"/>
          <w:marRight w:val="0"/>
          <w:marTop w:val="0"/>
          <w:marBottom w:val="0"/>
          <w:divBdr>
            <w:top w:val="none" w:sz="0" w:space="0" w:color="auto"/>
            <w:left w:val="none" w:sz="0" w:space="0" w:color="auto"/>
            <w:bottom w:val="none" w:sz="0" w:space="0" w:color="auto"/>
            <w:right w:val="none" w:sz="0" w:space="0" w:color="auto"/>
          </w:divBdr>
        </w:div>
        <w:div w:id="153572520">
          <w:marLeft w:val="640"/>
          <w:marRight w:val="0"/>
          <w:marTop w:val="0"/>
          <w:marBottom w:val="0"/>
          <w:divBdr>
            <w:top w:val="none" w:sz="0" w:space="0" w:color="auto"/>
            <w:left w:val="none" w:sz="0" w:space="0" w:color="auto"/>
            <w:bottom w:val="none" w:sz="0" w:space="0" w:color="auto"/>
            <w:right w:val="none" w:sz="0" w:space="0" w:color="auto"/>
          </w:divBdr>
        </w:div>
        <w:div w:id="1301181215">
          <w:marLeft w:val="640"/>
          <w:marRight w:val="0"/>
          <w:marTop w:val="0"/>
          <w:marBottom w:val="0"/>
          <w:divBdr>
            <w:top w:val="none" w:sz="0" w:space="0" w:color="auto"/>
            <w:left w:val="none" w:sz="0" w:space="0" w:color="auto"/>
            <w:bottom w:val="none" w:sz="0" w:space="0" w:color="auto"/>
            <w:right w:val="none" w:sz="0" w:space="0" w:color="auto"/>
          </w:divBdr>
        </w:div>
        <w:div w:id="1718385372">
          <w:marLeft w:val="640"/>
          <w:marRight w:val="0"/>
          <w:marTop w:val="0"/>
          <w:marBottom w:val="0"/>
          <w:divBdr>
            <w:top w:val="none" w:sz="0" w:space="0" w:color="auto"/>
            <w:left w:val="none" w:sz="0" w:space="0" w:color="auto"/>
            <w:bottom w:val="none" w:sz="0" w:space="0" w:color="auto"/>
            <w:right w:val="none" w:sz="0" w:space="0" w:color="auto"/>
          </w:divBdr>
        </w:div>
        <w:div w:id="1621187876">
          <w:marLeft w:val="640"/>
          <w:marRight w:val="0"/>
          <w:marTop w:val="0"/>
          <w:marBottom w:val="0"/>
          <w:divBdr>
            <w:top w:val="none" w:sz="0" w:space="0" w:color="auto"/>
            <w:left w:val="none" w:sz="0" w:space="0" w:color="auto"/>
            <w:bottom w:val="none" w:sz="0" w:space="0" w:color="auto"/>
            <w:right w:val="none" w:sz="0" w:space="0" w:color="auto"/>
          </w:divBdr>
        </w:div>
        <w:div w:id="380440592">
          <w:marLeft w:val="640"/>
          <w:marRight w:val="0"/>
          <w:marTop w:val="0"/>
          <w:marBottom w:val="0"/>
          <w:divBdr>
            <w:top w:val="none" w:sz="0" w:space="0" w:color="auto"/>
            <w:left w:val="none" w:sz="0" w:space="0" w:color="auto"/>
            <w:bottom w:val="none" w:sz="0" w:space="0" w:color="auto"/>
            <w:right w:val="none" w:sz="0" w:space="0" w:color="auto"/>
          </w:divBdr>
        </w:div>
        <w:div w:id="1206528603">
          <w:marLeft w:val="640"/>
          <w:marRight w:val="0"/>
          <w:marTop w:val="0"/>
          <w:marBottom w:val="0"/>
          <w:divBdr>
            <w:top w:val="none" w:sz="0" w:space="0" w:color="auto"/>
            <w:left w:val="none" w:sz="0" w:space="0" w:color="auto"/>
            <w:bottom w:val="none" w:sz="0" w:space="0" w:color="auto"/>
            <w:right w:val="none" w:sz="0" w:space="0" w:color="auto"/>
          </w:divBdr>
        </w:div>
        <w:div w:id="1503936443">
          <w:marLeft w:val="640"/>
          <w:marRight w:val="0"/>
          <w:marTop w:val="0"/>
          <w:marBottom w:val="0"/>
          <w:divBdr>
            <w:top w:val="none" w:sz="0" w:space="0" w:color="auto"/>
            <w:left w:val="none" w:sz="0" w:space="0" w:color="auto"/>
            <w:bottom w:val="none" w:sz="0" w:space="0" w:color="auto"/>
            <w:right w:val="none" w:sz="0" w:space="0" w:color="auto"/>
          </w:divBdr>
        </w:div>
        <w:div w:id="1392728578">
          <w:marLeft w:val="640"/>
          <w:marRight w:val="0"/>
          <w:marTop w:val="0"/>
          <w:marBottom w:val="0"/>
          <w:divBdr>
            <w:top w:val="none" w:sz="0" w:space="0" w:color="auto"/>
            <w:left w:val="none" w:sz="0" w:space="0" w:color="auto"/>
            <w:bottom w:val="none" w:sz="0" w:space="0" w:color="auto"/>
            <w:right w:val="none" w:sz="0" w:space="0" w:color="auto"/>
          </w:divBdr>
        </w:div>
        <w:div w:id="1734043087">
          <w:marLeft w:val="640"/>
          <w:marRight w:val="0"/>
          <w:marTop w:val="0"/>
          <w:marBottom w:val="0"/>
          <w:divBdr>
            <w:top w:val="none" w:sz="0" w:space="0" w:color="auto"/>
            <w:left w:val="none" w:sz="0" w:space="0" w:color="auto"/>
            <w:bottom w:val="none" w:sz="0" w:space="0" w:color="auto"/>
            <w:right w:val="none" w:sz="0" w:space="0" w:color="auto"/>
          </w:divBdr>
        </w:div>
        <w:div w:id="1221791578">
          <w:marLeft w:val="640"/>
          <w:marRight w:val="0"/>
          <w:marTop w:val="0"/>
          <w:marBottom w:val="0"/>
          <w:divBdr>
            <w:top w:val="none" w:sz="0" w:space="0" w:color="auto"/>
            <w:left w:val="none" w:sz="0" w:space="0" w:color="auto"/>
            <w:bottom w:val="none" w:sz="0" w:space="0" w:color="auto"/>
            <w:right w:val="none" w:sz="0" w:space="0" w:color="auto"/>
          </w:divBdr>
        </w:div>
        <w:div w:id="1365793037">
          <w:marLeft w:val="640"/>
          <w:marRight w:val="0"/>
          <w:marTop w:val="0"/>
          <w:marBottom w:val="0"/>
          <w:divBdr>
            <w:top w:val="none" w:sz="0" w:space="0" w:color="auto"/>
            <w:left w:val="none" w:sz="0" w:space="0" w:color="auto"/>
            <w:bottom w:val="none" w:sz="0" w:space="0" w:color="auto"/>
            <w:right w:val="none" w:sz="0" w:space="0" w:color="auto"/>
          </w:divBdr>
        </w:div>
        <w:div w:id="1311405381">
          <w:marLeft w:val="640"/>
          <w:marRight w:val="0"/>
          <w:marTop w:val="0"/>
          <w:marBottom w:val="0"/>
          <w:divBdr>
            <w:top w:val="none" w:sz="0" w:space="0" w:color="auto"/>
            <w:left w:val="none" w:sz="0" w:space="0" w:color="auto"/>
            <w:bottom w:val="none" w:sz="0" w:space="0" w:color="auto"/>
            <w:right w:val="none" w:sz="0" w:space="0" w:color="auto"/>
          </w:divBdr>
        </w:div>
        <w:div w:id="706100635">
          <w:marLeft w:val="640"/>
          <w:marRight w:val="0"/>
          <w:marTop w:val="0"/>
          <w:marBottom w:val="0"/>
          <w:divBdr>
            <w:top w:val="none" w:sz="0" w:space="0" w:color="auto"/>
            <w:left w:val="none" w:sz="0" w:space="0" w:color="auto"/>
            <w:bottom w:val="none" w:sz="0" w:space="0" w:color="auto"/>
            <w:right w:val="none" w:sz="0" w:space="0" w:color="auto"/>
          </w:divBdr>
        </w:div>
        <w:div w:id="975912369">
          <w:marLeft w:val="640"/>
          <w:marRight w:val="0"/>
          <w:marTop w:val="0"/>
          <w:marBottom w:val="0"/>
          <w:divBdr>
            <w:top w:val="none" w:sz="0" w:space="0" w:color="auto"/>
            <w:left w:val="none" w:sz="0" w:space="0" w:color="auto"/>
            <w:bottom w:val="none" w:sz="0" w:space="0" w:color="auto"/>
            <w:right w:val="none" w:sz="0" w:space="0" w:color="auto"/>
          </w:divBdr>
        </w:div>
        <w:div w:id="938683678">
          <w:marLeft w:val="640"/>
          <w:marRight w:val="0"/>
          <w:marTop w:val="0"/>
          <w:marBottom w:val="0"/>
          <w:divBdr>
            <w:top w:val="none" w:sz="0" w:space="0" w:color="auto"/>
            <w:left w:val="none" w:sz="0" w:space="0" w:color="auto"/>
            <w:bottom w:val="none" w:sz="0" w:space="0" w:color="auto"/>
            <w:right w:val="none" w:sz="0" w:space="0" w:color="auto"/>
          </w:divBdr>
        </w:div>
        <w:div w:id="1520196006">
          <w:marLeft w:val="640"/>
          <w:marRight w:val="0"/>
          <w:marTop w:val="0"/>
          <w:marBottom w:val="0"/>
          <w:divBdr>
            <w:top w:val="none" w:sz="0" w:space="0" w:color="auto"/>
            <w:left w:val="none" w:sz="0" w:space="0" w:color="auto"/>
            <w:bottom w:val="none" w:sz="0" w:space="0" w:color="auto"/>
            <w:right w:val="none" w:sz="0" w:space="0" w:color="auto"/>
          </w:divBdr>
        </w:div>
        <w:div w:id="1754398810">
          <w:marLeft w:val="640"/>
          <w:marRight w:val="0"/>
          <w:marTop w:val="0"/>
          <w:marBottom w:val="0"/>
          <w:divBdr>
            <w:top w:val="none" w:sz="0" w:space="0" w:color="auto"/>
            <w:left w:val="none" w:sz="0" w:space="0" w:color="auto"/>
            <w:bottom w:val="none" w:sz="0" w:space="0" w:color="auto"/>
            <w:right w:val="none" w:sz="0" w:space="0" w:color="auto"/>
          </w:divBdr>
        </w:div>
        <w:div w:id="1626547486">
          <w:marLeft w:val="640"/>
          <w:marRight w:val="0"/>
          <w:marTop w:val="0"/>
          <w:marBottom w:val="0"/>
          <w:divBdr>
            <w:top w:val="none" w:sz="0" w:space="0" w:color="auto"/>
            <w:left w:val="none" w:sz="0" w:space="0" w:color="auto"/>
            <w:bottom w:val="none" w:sz="0" w:space="0" w:color="auto"/>
            <w:right w:val="none" w:sz="0" w:space="0" w:color="auto"/>
          </w:divBdr>
        </w:div>
        <w:div w:id="2016691094">
          <w:marLeft w:val="640"/>
          <w:marRight w:val="0"/>
          <w:marTop w:val="0"/>
          <w:marBottom w:val="0"/>
          <w:divBdr>
            <w:top w:val="none" w:sz="0" w:space="0" w:color="auto"/>
            <w:left w:val="none" w:sz="0" w:space="0" w:color="auto"/>
            <w:bottom w:val="none" w:sz="0" w:space="0" w:color="auto"/>
            <w:right w:val="none" w:sz="0" w:space="0" w:color="auto"/>
          </w:divBdr>
        </w:div>
        <w:div w:id="1255284846">
          <w:marLeft w:val="640"/>
          <w:marRight w:val="0"/>
          <w:marTop w:val="0"/>
          <w:marBottom w:val="0"/>
          <w:divBdr>
            <w:top w:val="none" w:sz="0" w:space="0" w:color="auto"/>
            <w:left w:val="none" w:sz="0" w:space="0" w:color="auto"/>
            <w:bottom w:val="none" w:sz="0" w:space="0" w:color="auto"/>
            <w:right w:val="none" w:sz="0" w:space="0" w:color="auto"/>
          </w:divBdr>
        </w:div>
        <w:div w:id="518662260">
          <w:marLeft w:val="640"/>
          <w:marRight w:val="0"/>
          <w:marTop w:val="0"/>
          <w:marBottom w:val="0"/>
          <w:divBdr>
            <w:top w:val="none" w:sz="0" w:space="0" w:color="auto"/>
            <w:left w:val="none" w:sz="0" w:space="0" w:color="auto"/>
            <w:bottom w:val="none" w:sz="0" w:space="0" w:color="auto"/>
            <w:right w:val="none" w:sz="0" w:space="0" w:color="auto"/>
          </w:divBdr>
        </w:div>
        <w:div w:id="748697531">
          <w:marLeft w:val="640"/>
          <w:marRight w:val="0"/>
          <w:marTop w:val="0"/>
          <w:marBottom w:val="0"/>
          <w:divBdr>
            <w:top w:val="none" w:sz="0" w:space="0" w:color="auto"/>
            <w:left w:val="none" w:sz="0" w:space="0" w:color="auto"/>
            <w:bottom w:val="none" w:sz="0" w:space="0" w:color="auto"/>
            <w:right w:val="none" w:sz="0" w:space="0" w:color="auto"/>
          </w:divBdr>
        </w:div>
        <w:div w:id="1872912373">
          <w:marLeft w:val="640"/>
          <w:marRight w:val="0"/>
          <w:marTop w:val="0"/>
          <w:marBottom w:val="0"/>
          <w:divBdr>
            <w:top w:val="none" w:sz="0" w:space="0" w:color="auto"/>
            <w:left w:val="none" w:sz="0" w:space="0" w:color="auto"/>
            <w:bottom w:val="none" w:sz="0" w:space="0" w:color="auto"/>
            <w:right w:val="none" w:sz="0" w:space="0" w:color="auto"/>
          </w:divBdr>
        </w:div>
        <w:div w:id="851065288">
          <w:marLeft w:val="640"/>
          <w:marRight w:val="0"/>
          <w:marTop w:val="0"/>
          <w:marBottom w:val="0"/>
          <w:divBdr>
            <w:top w:val="none" w:sz="0" w:space="0" w:color="auto"/>
            <w:left w:val="none" w:sz="0" w:space="0" w:color="auto"/>
            <w:bottom w:val="none" w:sz="0" w:space="0" w:color="auto"/>
            <w:right w:val="none" w:sz="0" w:space="0" w:color="auto"/>
          </w:divBdr>
        </w:div>
        <w:div w:id="1554922024">
          <w:marLeft w:val="640"/>
          <w:marRight w:val="0"/>
          <w:marTop w:val="0"/>
          <w:marBottom w:val="0"/>
          <w:divBdr>
            <w:top w:val="none" w:sz="0" w:space="0" w:color="auto"/>
            <w:left w:val="none" w:sz="0" w:space="0" w:color="auto"/>
            <w:bottom w:val="none" w:sz="0" w:space="0" w:color="auto"/>
            <w:right w:val="none" w:sz="0" w:space="0" w:color="auto"/>
          </w:divBdr>
        </w:div>
        <w:div w:id="854805200">
          <w:marLeft w:val="640"/>
          <w:marRight w:val="0"/>
          <w:marTop w:val="0"/>
          <w:marBottom w:val="0"/>
          <w:divBdr>
            <w:top w:val="none" w:sz="0" w:space="0" w:color="auto"/>
            <w:left w:val="none" w:sz="0" w:space="0" w:color="auto"/>
            <w:bottom w:val="none" w:sz="0" w:space="0" w:color="auto"/>
            <w:right w:val="none" w:sz="0" w:space="0" w:color="auto"/>
          </w:divBdr>
        </w:div>
        <w:div w:id="110364753">
          <w:marLeft w:val="640"/>
          <w:marRight w:val="0"/>
          <w:marTop w:val="0"/>
          <w:marBottom w:val="0"/>
          <w:divBdr>
            <w:top w:val="none" w:sz="0" w:space="0" w:color="auto"/>
            <w:left w:val="none" w:sz="0" w:space="0" w:color="auto"/>
            <w:bottom w:val="none" w:sz="0" w:space="0" w:color="auto"/>
            <w:right w:val="none" w:sz="0" w:space="0" w:color="auto"/>
          </w:divBdr>
        </w:div>
        <w:div w:id="1205021637">
          <w:marLeft w:val="640"/>
          <w:marRight w:val="0"/>
          <w:marTop w:val="0"/>
          <w:marBottom w:val="0"/>
          <w:divBdr>
            <w:top w:val="none" w:sz="0" w:space="0" w:color="auto"/>
            <w:left w:val="none" w:sz="0" w:space="0" w:color="auto"/>
            <w:bottom w:val="none" w:sz="0" w:space="0" w:color="auto"/>
            <w:right w:val="none" w:sz="0" w:space="0" w:color="auto"/>
          </w:divBdr>
        </w:div>
        <w:div w:id="650330746">
          <w:marLeft w:val="640"/>
          <w:marRight w:val="0"/>
          <w:marTop w:val="0"/>
          <w:marBottom w:val="0"/>
          <w:divBdr>
            <w:top w:val="none" w:sz="0" w:space="0" w:color="auto"/>
            <w:left w:val="none" w:sz="0" w:space="0" w:color="auto"/>
            <w:bottom w:val="none" w:sz="0" w:space="0" w:color="auto"/>
            <w:right w:val="none" w:sz="0" w:space="0" w:color="auto"/>
          </w:divBdr>
        </w:div>
        <w:div w:id="705837159">
          <w:marLeft w:val="640"/>
          <w:marRight w:val="0"/>
          <w:marTop w:val="0"/>
          <w:marBottom w:val="0"/>
          <w:divBdr>
            <w:top w:val="none" w:sz="0" w:space="0" w:color="auto"/>
            <w:left w:val="none" w:sz="0" w:space="0" w:color="auto"/>
            <w:bottom w:val="none" w:sz="0" w:space="0" w:color="auto"/>
            <w:right w:val="none" w:sz="0" w:space="0" w:color="auto"/>
          </w:divBdr>
        </w:div>
        <w:div w:id="712776495">
          <w:marLeft w:val="640"/>
          <w:marRight w:val="0"/>
          <w:marTop w:val="0"/>
          <w:marBottom w:val="0"/>
          <w:divBdr>
            <w:top w:val="none" w:sz="0" w:space="0" w:color="auto"/>
            <w:left w:val="none" w:sz="0" w:space="0" w:color="auto"/>
            <w:bottom w:val="none" w:sz="0" w:space="0" w:color="auto"/>
            <w:right w:val="none" w:sz="0" w:space="0" w:color="auto"/>
          </w:divBdr>
        </w:div>
        <w:div w:id="222260319">
          <w:marLeft w:val="640"/>
          <w:marRight w:val="0"/>
          <w:marTop w:val="0"/>
          <w:marBottom w:val="0"/>
          <w:divBdr>
            <w:top w:val="none" w:sz="0" w:space="0" w:color="auto"/>
            <w:left w:val="none" w:sz="0" w:space="0" w:color="auto"/>
            <w:bottom w:val="none" w:sz="0" w:space="0" w:color="auto"/>
            <w:right w:val="none" w:sz="0" w:space="0" w:color="auto"/>
          </w:divBdr>
        </w:div>
        <w:div w:id="283538151">
          <w:marLeft w:val="640"/>
          <w:marRight w:val="0"/>
          <w:marTop w:val="0"/>
          <w:marBottom w:val="0"/>
          <w:divBdr>
            <w:top w:val="none" w:sz="0" w:space="0" w:color="auto"/>
            <w:left w:val="none" w:sz="0" w:space="0" w:color="auto"/>
            <w:bottom w:val="none" w:sz="0" w:space="0" w:color="auto"/>
            <w:right w:val="none" w:sz="0" w:space="0" w:color="auto"/>
          </w:divBdr>
        </w:div>
        <w:div w:id="2013603830">
          <w:marLeft w:val="640"/>
          <w:marRight w:val="0"/>
          <w:marTop w:val="0"/>
          <w:marBottom w:val="0"/>
          <w:divBdr>
            <w:top w:val="none" w:sz="0" w:space="0" w:color="auto"/>
            <w:left w:val="none" w:sz="0" w:space="0" w:color="auto"/>
            <w:bottom w:val="none" w:sz="0" w:space="0" w:color="auto"/>
            <w:right w:val="none" w:sz="0" w:space="0" w:color="auto"/>
          </w:divBdr>
        </w:div>
        <w:div w:id="1155027309">
          <w:marLeft w:val="640"/>
          <w:marRight w:val="0"/>
          <w:marTop w:val="0"/>
          <w:marBottom w:val="0"/>
          <w:divBdr>
            <w:top w:val="none" w:sz="0" w:space="0" w:color="auto"/>
            <w:left w:val="none" w:sz="0" w:space="0" w:color="auto"/>
            <w:bottom w:val="none" w:sz="0" w:space="0" w:color="auto"/>
            <w:right w:val="none" w:sz="0" w:space="0" w:color="auto"/>
          </w:divBdr>
        </w:div>
        <w:div w:id="1627663286">
          <w:marLeft w:val="640"/>
          <w:marRight w:val="0"/>
          <w:marTop w:val="0"/>
          <w:marBottom w:val="0"/>
          <w:divBdr>
            <w:top w:val="none" w:sz="0" w:space="0" w:color="auto"/>
            <w:left w:val="none" w:sz="0" w:space="0" w:color="auto"/>
            <w:bottom w:val="none" w:sz="0" w:space="0" w:color="auto"/>
            <w:right w:val="none" w:sz="0" w:space="0" w:color="auto"/>
          </w:divBdr>
        </w:div>
        <w:div w:id="1275862915">
          <w:marLeft w:val="640"/>
          <w:marRight w:val="0"/>
          <w:marTop w:val="0"/>
          <w:marBottom w:val="0"/>
          <w:divBdr>
            <w:top w:val="none" w:sz="0" w:space="0" w:color="auto"/>
            <w:left w:val="none" w:sz="0" w:space="0" w:color="auto"/>
            <w:bottom w:val="none" w:sz="0" w:space="0" w:color="auto"/>
            <w:right w:val="none" w:sz="0" w:space="0" w:color="auto"/>
          </w:divBdr>
        </w:div>
      </w:divsChild>
    </w:div>
    <w:div w:id="1558663953">
      <w:bodyDiv w:val="1"/>
      <w:marLeft w:val="0"/>
      <w:marRight w:val="0"/>
      <w:marTop w:val="0"/>
      <w:marBottom w:val="0"/>
      <w:divBdr>
        <w:top w:val="none" w:sz="0" w:space="0" w:color="auto"/>
        <w:left w:val="none" w:sz="0" w:space="0" w:color="auto"/>
        <w:bottom w:val="none" w:sz="0" w:space="0" w:color="auto"/>
        <w:right w:val="none" w:sz="0" w:space="0" w:color="auto"/>
      </w:divBdr>
      <w:divsChild>
        <w:div w:id="433017408">
          <w:marLeft w:val="640"/>
          <w:marRight w:val="0"/>
          <w:marTop w:val="0"/>
          <w:marBottom w:val="0"/>
          <w:divBdr>
            <w:top w:val="none" w:sz="0" w:space="0" w:color="auto"/>
            <w:left w:val="none" w:sz="0" w:space="0" w:color="auto"/>
            <w:bottom w:val="none" w:sz="0" w:space="0" w:color="auto"/>
            <w:right w:val="none" w:sz="0" w:space="0" w:color="auto"/>
          </w:divBdr>
        </w:div>
        <w:div w:id="1892572933">
          <w:marLeft w:val="640"/>
          <w:marRight w:val="0"/>
          <w:marTop w:val="0"/>
          <w:marBottom w:val="0"/>
          <w:divBdr>
            <w:top w:val="none" w:sz="0" w:space="0" w:color="auto"/>
            <w:left w:val="none" w:sz="0" w:space="0" w:color="auto"/>
            <w:bottom w:val="none" w:sz="0" w:space="0" w:color="auto"/>
            <w:right w:val="none" w:sz="0" w:space="0" w:color="auto"/>
          </w:divBdr>
        </w:div>
        <w:div w:id="1575624093">
          <w:marLeft w:val="640"/>
          <w:marRight w:val="0"/>
          <w:marTop w:val="0"/>
          <w:marBottom w:val="0"/>
          <w:divBdr>
            <w:top w:val="none" w:sz="0" w:space="0" w:color="auto"/>
            <w:left w:val="none" w:sz="0" w:space="0" w:color="auto"/>
            <w:bottom w:val="none" w:sz="0" w:space="0" w:color="auto"/>
            <w:right w:val="none" w:sz="0" w:space="0" w:color="auto"/>
          </w:divBdr>
        </w:div>
        <w:div w:id="96800926">
          <w:marLeft w:val="640"/>
          <w:marRight w:val="0"/>
          <w:marTop w:val="0"/>
          <w:marBottom w:val="0"/>
          <w:divBdr>
            <w:top w:val="none" w:sz="0" w:space="0" w:color="auto"/>
            <w:left w:val="none" w:sz="0" w:space="0" w:color="auto"/>
            <w:bottom w:val="none" w:sz="0" w:space="0" w:color="auto"/>
            <w:right w:val="none" w:sz="0" w:space="0" w:color="auto"/>
          </w:divBdr>
        </w:div>
        <w:div w:id="1485244882">
          <w:marLeft w:val="640"/>
          <w:marRight w:val="0"/>
          <w:marTop w:val="0"/>
          <w:marBottom w:val="0"/>
          <w:divBdr>
            <w:top w:val="none" w:sz="0" w:space="0" w:color="auto"/>
            <w:left w:val="none" w:sz="0" w:space="0" w:color="auto"/>
            <w:bottom w:val="none" w:sz="0" w:space="0" w:color="auto"/>
            <w:right w:val="none" w:sz="0" w:space="0" w:color="auto"/>
          </w:divBdr>
        </w:div>
        <w:div w:id="432556505">
          <w:marLeft w:val="640"/>
          <w:marRight w:val="0"/>
          <w:marTop w:val="0"/>
          <w:marBottom w:val="0"/>
          <w:divBdr>
            <w:top w:val="none" w:sz="0" w:space="0" w:color="auto"/>
            <w:left w:val="none" w:sz="0" w:space="0" w:color="auto"/>
            <w:bottom w:val="none" w:sz="0" w:space="0" w:color="auto"/>
            <w:right w:val="none" w:sz="0" w:space="0" w:color="auto"/>
          </w:divBdr>
        </w:div>
        <w:div w:id="264777431">
          <w:marLeft w:val="640"/>
          <w:marRight w:val="0"/>
          <w:marTop w:val="0"/>
          <w:marBottom w:val="0"/>
          <w:divBdr>
            <w:top w:val="none" w:sz="0" w:space="0" w:color="auto"/>
            <w:left w:val="none" w:sz="0" w:space="0" w:color="auto"/>
            <w:bottom w:val="none" w:sz="0" w:space="0" w:color="auto"/>
            <w:right w:val="none" w:sz="0" w:space="0" w:color="auto"/>
          </w:divBdr>
        </w:div>
        <w:div w:id="956528138">
          <w:marLeft w:val="640"/>
          <w:marRight w:val="0"/>
          <w:marTop w:val="0"/>
          <w:marBottom w:val="0"/>
          <w:divBdr>
            <w:top w:val="none" w:sz="0" w:space="0" w:color="auto"/>
            <w:left w:val="none" w:sz="0" w:space="0" w:color="auto"/>
            <w:bottom w:val="none" w:sz="0" w:space="0" w:color="auto"/>
            <w:right w:val="none" w:sz="0" w:space="0" w:color="auto"/>
          </w:divBdr>
        </w:div>
        <w:div w:id="494800826">
          <w:marLeft w:val="640"/>
          <w:marRight w:val="0"/>
          <w:marTop w:val="0"/>
          <w:marBottom w:val="0"/>
          <w:divBdr>
            <w:top w:val="none" w:sz="0" w:space="0" w:color="auto"/>
            <w:left w:val="none" w:sz="0" w:space="0" w:color="auto"/>
            <w:bottom w:val="none" w:sz="0" w:space="0" w:color="auto"/>
            <w:right w:val="none" w:sz="0" w:space="0" w:color="auto"/>
          </w:divBdr>
        </w:div>
        <w:div w:id="334378227">
          <w:marLeft w:val="640"/>
          <w:marRight w:val="0"/>
          <w:marTop w:val="0"/>
          <w:marBottom w:val="0"/>
          <w:divBdr>
            <w:top w:val="none" w:sz="0" w:space="0" w:color="auto"/>
            <w:left w:val="none" w:sz="0" w:space="0" w:color="auto"/>
            <w:bottom w:val="none" w:sz="0" w:space="0" w:color="auto"/>
            <w:right w:val="none" w:sz="0" w:space="0" w:color="auto"/>
          </w:divBdr>
        </w:div>
        <w:div w:id="1028291525">
          <w:marLeft w:val="640"/>
          <w:marRight w:val="0"/>
          <w:marTop w:val="0"/>
          <w:marBottom w:val="0"/>
          <w:divBdr>
            <w:top w:val="none" w:sz="0" w:space="0" w:color="auto"/>
            <w:left w:val="none" w:sz="0" w:space="0" w:color="auto"/>
            <w:bottom w:val="none" w:sz="0" w:space="0" w:color="auto"/>
            <w:right w:val="none" w:sz="0" w:space="0" w:color="auto"/>
          </w:divBdr>
        </w:div>
        <w:div w:id="1481726035">
          <w:marLeft w:val="640"/>
          <w:marRight w:val="0"/>
          <w:marTop w:val="0"/>
          <w:marBottom w:val="0"/>
          <w:divBdr>
            <w:top w:val="none" w:sz="0" w:space="0" w:color="auto"/>
            <w:left w:val="none" w:sz="0" w:space="0" w:color="auto"/>
            <w:bottom w:val="none" w:sz="0" w:space="0" w:color="auto"/>
            <w:right w:val="none" w:sz="0" w:space="0" w:color="auto"/>
          </w:divBdr>
        </w:div>
        <w:div w:id="1957789300">
          <w:marLeft w:val="640"/>
          <w:marRight w:val="0"/>
          <w:marTop w:val="0"/>
          <w:marBottom w:val="0"/>
          <w:divBdr>
            <w:top w:val="none" w:sz="0" w:space="0" w:color="auto"/>
            <w:left w:val="none" w:sz="0" w:space="0" w:color="auto"/>
            <w:bottom w:val="none" w:sz="0" w:space="0" w:color="auto"/>
            <w:right w:val="none" w:sz="0" w:space="0" w:color="auto"/>
          </w:divBdr>
        </w:div>
        <w:div w:id="171146526">
          <w:marLeft w:val="640"/>
          <w:marRight w:val="0"/>
          <w:marTop w:val="0"/>
          <w:marBottom w:val="0"/>
          <w:divBdr>
            <w:top w:val="none" w:sz="0" w:space="0" w:color="auto"/>
            <w:left w:val="none" w:sz="0" w:space="0" w:color="auto"/>
            <w:bottom w:val="none" w:sz="0" w:space="0" w:color="auto"/>
            <w:right w:val="none" w:sz="0" w:space="0" w:color="auto"/>
          </w:divBdr>
        </w:div>
        <w:div w:id="2107604713">
          <w:marLeft w:val="640"/>
          <w:marRight w:val="0"/>
          <w:marTop w:val="0"/>
          <w:marBottom w:val="0"/>
          <w:divBdr>
            <w:top w:val="none" w:sz="0" w:space="0" w:color="auto"/>
            <w:left w:val="none" w:sz="0" w:space="0" w:color="auto"/>
            <w:bottom w:val="none" w:sz="0" w:space="0" w:color="auto"/>
            <w:right w:val="none" w:sz="0" w:space="0" w:color="auto"/>
          </w:divBdr>
        </w:div>
        <w:div w:id="2126538463">
          <w:marLeft w:val="640"/>
          <w:marRight w:val="0"/>
          <w:marTop w:val="0"/>
          <w:marBottom w:val="0"/>
          <w:divBdr>
            <w:top w:val="none" w:sz="0" w:space="0" w:color="auto"/>
            <w:left w:val="none" w:sz="0" w:space="0" w:color="auto"/>
            <w:bottom w:val="none" w:sz="0" w:space="0" w:color="auto"/>
            <w:right w:val="none" w:sz="0" w:space="0" w:color="auto"/>
          </w:divBdr>
        </w:div>
        <w:div w:id="402681635">
          <w:marLeft w:val="640"/>
          <w:marRight w:val="0"/>
          <w:marTop w:val="0"/>
          <w:marBottom w:val="0"/>
          <w:divBdr>
            <w:top w:val="none" w:sz="0" w:space="0" w:color="auto"/>
            <w:left w:val="none" w:sz="0" w:space="0" w:color="auto"/>
            <w:bottom w:val="none" w:sz="0" w:space="0" w:color="auto"/>
            <w:right w:val="none" w:sz="0" w:space="0" w:color="auto"/>
          </w:divBdr>
        </w:div>
        <w:div w:id="1174343205">
          <w:marLeft w:val="640"/>
          <w:marRight w:val="0"/>
          <w:marTop w:val="0"/>
          <w:marBottom w:val="0"/>
          <w:divBdr>
            <w:top w:val="none" w:sz="0" w:space="0" w:color="auto"/>
            <w:left w:val="none" w:sz="0" w:space="0" w:color="auto"/>
            <w:bottom w:val="none" w:sz="0" w:space="0" w:color="auto"/>
            <w:right w:val="none" w:sz="0" w:space="0" w:color="auto"/>
          </w:divBdr>
        </w:div>
        <w:div w:id="512183513">
          <w:marLeft w:val="640"/>
          <w:marRight w:val="0"/>
          <w:marTop w:val="0"/>
          <w:marBottom w:val="0"/>
          <w:divBdr>
            <w:top w:val="none" w:sz="0" w:space="0" w:color="auto"/>
            <w:left w:val="none" w:sz="0" w:space="0" w:color="auto"/>
            <w:bottom w:val="none" w:sz="0" w:space="0" w:color="auto"/>
            <w:right w:val="none" w:sz="0" w:space="0" w:color="auto"/>
          </w:divBdr>
        </w:div>
        <w:div w:id="2103525938">
          <w:marLeft w:val="640"/>
          <w:marRight w:val="0"/>
          <w:marTop w:val="0"/>
          <w:marBottom w:val="0"/>
          <w:divBdr>
            <w:top w:val="none" w:sz="0" w:space="0" w:color="auto"/>
            <w:left w:val="none" w:sz="0" w:space="0" w:color="auto"/>
            <w:bottom w:val="none" w:sz="0" w:space="0" w:color="auto"/>
            <w:right w:val="none" w:sz="0" w:space="0" w:color="auto"/>
          </w:divBdr>
        </w:div>
        <w:div w:id="210313831">
          <w:marLeft w:val="640"/>
          <w:marRight w:val="0"/>
          <w:marTop w:val="0"/>
          <w:marBottom w:val="0"/>
          <w:divBdr>
            <w:top w:val="none" w:sz="0" w:space="0" w:color="auto"/>
            <w:left w:val="none" w:sz="0" w:space="0" w:color="auto"/>
            <w:bottom w:val="none" w:sz="0" w:space="0" w:color="auto"/>
            <w:right w:val="none" w:sz="0" w:space="0" w:color="auto"/>
          </w:divBdr>
        </w:div>
        <w:div w:id="1776250001">
          <w:marLeft w:val="640"/>
          <w:marRight w:val="0"/>
          <w:marTop w:val="0"/>
          <w:marBottom w:val="0"/>
          <w:divBdr>
            <w:top w:val="none" w:sz="0" w:space="0" w:color="auto"/>
            <w:left w:val="none" w:sz="0" w:space="0" w:color="auto"/>
            <w:bottom w:val="none" w:sz="0" w:space="0" w:color="auto"/>
            <w:right w:val="none" w:sz="0" w:space="0" w:color="auto"/>
          </w:divBdr>
        </w:div>
        <w:div w:id="902716210">
          <w:marLeft w:val="640"/>
          <w:marRight w:val="0"/>
          <w:marTop w:val="0"/>
          <w:marBottom w:val="0"/>
          <w:divBdr>
            <w:top w:val="none" w:sz="0" w:space="0" w:color="auto"/>
            <w:left w:val="none" w:sz="0" w:space="0" w:color="auto"/>
            <w:bottom w:val="none" w:sz="0" w:space="0" w:color="auto"/>
            <w:right w:val="none" w:sz="0" w:space="0" w:color="auto"/>
          </w:divBdr>
        </w:div>
        <w:div w:id="1130172266">
          <w:marLeft w:val="640"/>
          <w:marRight w:val="0"/>
          <w:marTop w:val="0"/>
          <w:marBottom w:val="0"/>
          <w:divBdr>
            <w:top w:val="none" w:sz="0" w:space="0" w:color="auto"/>
            <w:left w:val="none" w:sz="0" w:space="0" w:color="auto"/>
            <w:bottom w:val="none" w:sz="0" w:space="0" w:color="auto"/>
            <w:right w:val="none" w:sz="0" w:space="0" w:color="auto"/>
          </w:divBdr>
        </w:div>
        <w:div w:id="1275208782">
          <w:marLeft w:val="640"/>
          <w:marRight w:val="0"/>
          <w:marTop w:val="0"/>
          <w:marBottom w:val="0"/>
          <w:divBdr>
            <w:top w:val="none" w:sz="0" w:space="0" w:color="auto"/>
            <w:left w:val="none" w:sz="0" w:space="0" w:color="auto"/>
            <w:bottom w:val="none" w:sz="0" w:space="0" w:color="auto"/>
            <w:right w:val="none" w:sz="0" w:space="0" w:color="auto"/>
          </w:divBdr>
        </w:div>
        <w:div w:id="1984501974">
          <w:marLeft w:val="640"/>
          <w:marRight w:val="0"/>
          <w:marTop w:val="0"/>
          <w:marBottom w:val="0"/>
          <w:divBdr>
            <w:top w:val="none" w:sz="0" w:space="0" w:color="auto"/>
            <w:left w:val="none" w:sz="0" w:space="0" w:color="auto"/>
            <w:bottom w:val="none" w:sz="0" w:space="0" w:color="auto"/>
            <w:right w:val="none" w:sz="0" w:space="0" w:color="auto"/>
          </w:divBdr>
        </w:div>
        <w:div w:id="2043438305">
          <w:marLeft w:val="640"/>
          <w:marRight w:val="0"/>
          <w:marTop w:val="0"/>
          <w:marBottom w:val="0"/>
          <w:divBdr>
            <w:top w:val="none" w:sz="0" w:space="0" w:color="auto"/>
            <w:left w:val="none" w:sz="0" w:space="0" w:color="auto"/>
            <w:bottom w:val="none" w:sz="0" w:space="0" w:color="auto"/>
            <w:right w:val="none" w:sz="0" w:space="0" w:color="auto"/>
          </w:divBdr>
        </w:div>
        <w:div w:id="934287784">
          <w:marLeft w:val="640"/>
          <w:marRight w:val="0"/>
          <w:marTop w:val="0"/>
          <w:marBottom w:val="0"/>
          <w:divBdr>
            <w:top w:val="none" w:sz="0" w:space="0" w:color="auto"/>
            <w:left w:val="none" w:sz="0" w:space="0" w:color="auto"/>
            <w:bottom w:val="none" w:sz="0" w:space="0" w:color="auto"/>
            <w:right w:val="none" w:sz="0" w:space="0" w:color="auto"/>
          </w:divBdr>
        </w:div>
        <w:div w:id="1739084884">
          <w:marLeft w:val="640"/>
          <w:marRight w:val="0"/>
          <w:marTop w:val="0"/>
          <w:marBottom w:val="0"/>
          <w:divBdr>
            <w:top w:val="none" w:sz="0" w:space="0" w:color="auto"/>
            <w:left w:val="none" w:sz="0" w:space="0" w:color="auto"/>
            <w:bottom w:val="none" w:sz="0" w:space="0" w:color="auto"/>
            <w:right w:val="none" w:sz="0" w:space="0" w:color="auto"/>
          </w:divBdr>
        </w:div>
        <w:div w:id="1196960962">
          <w:marLeft w:val="640"/>
          <w:marRight w:val="0"/>
          <w:marTop w:val="0"/>
          <w:marBottom w:val="0"/>
          <w:divBdr>
            <w:top w:val="none" w:sz="0" w:space="0" w:color="auto"/>
            <w:left w:val="none" w:sz="0" w:space="0" w:color="auto"/>
            <w:bottom w:val="none" w:sz="0" w:space="0" w:color="auto"/>
            <w:right w:val="none" w:sz="0" w:space="0" w:color="auto"/>
          </w:divBdr>
        </w:div>
        <w:div w:id="2078702043">
          <w:marLeft w:val="640"/>
          <w:marRight w:val="0"/>
          <w:marTop w:val="0"/>
          <w:marBottom w:val="0"/>
          <w:divBdr>
            <w:top w:val="none" w:sz="0" w:space="0" w:color="auto"/>
            <w:left w:val="none" w:sz="0" w:space="0" w:color="auto"/>
            <w:bottom w:val="none" w:sz="0" w:space="0" w:color="auto"/>
            <w:right w:val="none" w:sz="0" w:space="0" w:color="auto"/>
          </w:divBdr>
        </w:div>
        <w:div w:id="1048607612">
          <w:marLeft w:val="640"/>
          <w:marRight w:val="0"/>
          <w:marTop w:val="0"/>
          <w:marBottom w:val="0"/>
          <w:divBdr>
            <w:top w:val="none" w:sz="0" w:space="0" w:color="auto"/>
            <w:left w:val="none" w:sz="0" w:space="0" w:color="auto"/>
            <w:bottom w:val="none" w:sz="0" w:space="0" w:color="auto"/>
            <w:right w:val="none" w:sz="0" w:space="0" w:color="auto"/>
          </w:divBdr>
        </w:div>
        <w:div w:id="1442459705">
          <w:marLeft w:val="640"/>
          <w:marRight w:val="0"/>
          <w:marTop w:val="0"/>
          <w:marBottom w:val="0"/>
          <w:divBdr>
            <w:top w:val="none" w:sz="0" w:space="0" w:color="auto"/>
            <w:left w:val="none" w:sz="0" w:space="0" w:color="auto"/>
            <w:bottom w:val="none" w:sz="0" w:space="0" w:color="auto"/>
            <w:right w:val="none" w:sz="0" w:space="0" w:color="auto"/>
          </w:divBdr>
        </w:div>
        <w:div w:id="248774779">
          <w:marLeft w:val="640"/>
          <w:marRight w:val="0"/>
          <w:marTop w:val="0"/>
          <w:marBottom w:val="0"/>
          <w:divBdr>
            <w:top w:val="none" w:sz="0" w:space="0" w:color="auto"/>
            <w:left w:val="none" w:sz="0" w:space="0" w:color="auto"/>
            <w:bottom w:val="none" w:sz="0" w:space="0" w:color="auto"/>
            <w:right w:val="none" w:sz="0" w:space="0" w:color="auto"/>
          </w:divBdr>
        </w:div>
        <w:div w:id="92362523">
          <w:marLeft w:val="640"/>
          <w:marRight w:val="0"/>
          <w:marTop w:val="0"/>
          <w:marBottom w:val="0"/>
          <w:divBdr>
            <w:top w:val="none" w:sz="0" w:space="0" w:color="auto"/>
            <w:left w:val="none" w:sz="0" w:space="0" w:color="auto"/>
            <w:bottom w:val="none" w:sz="0" w:space="0" w:color="auto"/>
            <w:right w:val="none" w:sz="0" w:space="0" w:color="auto"/>
          </w:divBdr>
        </w:div>
        <w:div w:id="1938172702">
          <w:marLeft w:val="640"/>
          <w:marRight w:val="0"/>
          <w:marTop w:val="0"/>
          <w:marBottom w:val="0"/>
          <w:divBdr>
            <w:top w:val="none" w:sz="0" w:space="0" w:color="auto"/>
            <w:left w:val="none" w:sz="0" w:space="0" w:color="auto"/>
            <w:bottom w:val="none" w:sz="0" w:space="0" w:color="auto"/>
            <w:right w:val="none" w:sz="0" w:space="0" w:color="auto"/>
          </w:divBdr>
        </w:div>
        <w:div w:id="1985963095">
          <w:marLeft w:val="640"/>
          <w:marRight w:val="0"/>
          <w:marTop w:val="0"/>
          <w:marBottom w:val="0"/>
          <w:divBdr>
            <w:top w:val="none" w:sz="0" w:space="0" w:color="auto"/>
            <w:left w:val="none" w:sz="0" w:space="0" w:color="auto"/>
            <w:bottom w:val="none" w:sz="0" w:space="0" w:color="auto"/>
            <w:right w:val="none" w:sz="0" w:space="0" w:color="auto"/>
          </w:divBdr>
        </w:div>
        <w:div w:id="146941758">
          <w:marLeft w:val="640"/>
          <w:marRight w:val="0"/>
          <w:marTop w:val="0"/>
          <w:marBottom w:val="0"/>
          <w:divBdr>
            <w:top w:val="none" w:sz="0" w:space="0" w:color="auto"/>
            <w:left w:val="none" w:sz="0" w:space="0" w:color="auto"/>
            <w:bottom w:val="none" w:sz="0" w:space="0" w:color="auto"/>
            <w:right w:val="none" w:sz="0" w:space="0" w:color="auto"/>
          </w:divBdr>
        </w:div>
        <w:div w:id="1122528992">
          <w:marLeft w:val="640"/>
          <w:marRight w:val="0"/>
          <w:marTop w:val="0"/>
          <w:marBottom w:val="0"/>
          <w:divBdr>
            <w:top w:val="none" w:sz="0" w:space="0" w:color="auto"/>
            <w:left w:val="none" w:sz="0" w:space="0" w:color="auto"/>
            <w:bottom w:val="none" w:sz="0" w:space="0" w:color="auto"/>
            <w:right w:val="none" w:sz="0" w:space="0" w:color="auto"/>
          </w:divBdr>
        </w:div>
        <w:div w:id="820805600">
          <w:marLeft w:val="640"/>
          <w:marRight w:val="0"/>
          <w:marTop w:val="0"/>
          <w:marBottom w:val="0"/>
          <w:divBdr>
            <w:top w:val="none" w:sz="0" w:space="0" w:color="auto"/>
            <w:left w:val="none" w:sz="0" w:space="0" w:color="auto"/>
            <w:bottom w:val="none" w:sz="0" w:space="0" w:color="auto"/>
            <w:right w:val="none" w:sz="0" w:space="0" w:color="auto"/>
          </w:divBdr>
        </w:div>
        <w:div w:id="467283632">
          <w:marLeft w:val="640"/>
          <w:marRight w:val="0"/>
          <w:marTop w:val="0"/>
          <w:marBottom w:val="0"/>
          <w:divBdr>
            <w:top w:val="none" w:sz="0" w:space="0" w:color="auto"/>
            <w:left w:val="none" w:sz="0" w:space="0" w:color="auto"/>
            <w:bottom w:val="none" w:sz="0" w:space="0" w:color="auto"/>
            <w:right w:val="none" w:sz="0" w:space="0" w:color="auto"/>
          </w:divBdr>
        </w:div>
        <w:div w:id="1832597416">
          <w:marLeft w:val="640"/>
          <w:marRight w:val="0"/>
          <w:marTop w:val="0"/>
          <w:marBottom w:val="0"/>
          <w:divBdr>
            <w:top w:val="none" w:sz="0" w:space="0" w:color="auto"/>
            <w:left w:val="none" w:sz="0" w:space="0" w:color="auto"/>
            <w:bottom w:val="none" w:sz="0" w:space="0" w:color="auto"/>
            <w:right w:val="none" w:sz="0" w:space="0" w:color="auto"/>
          </w:divBdr>
        </w:div>
      </w:divsChild>
    </w:div>
    <w:div w:id="1559122969">
      <w:bodyDiv w:val="1"/>
      <w:marLeft w:val="0"/>
      <w:marRight w:val="0"/>
      <w:marTop w:val="0"/>
      <w:marBottom w:val="0"/>
      <w:divBdr>
        <w:top w:val="none" w:sz="0" w:space="0" w:color="auto"/>
        <w:left w:val="none" w:sz="0" w:space="0" w:color="auto"/>
        <w:bottom w:val="none" w:sz="0" w:space="0" w:color="auto"/>
        <w:right w:val="none" w:sz="0" w:space="0" w:color="auto"/>
      </w:divBdr>
      <w:divsChild>
        <w:div w:id="446122176">
          <w:marLeft w:val="640"/>
          <w:marRight w:val="0"/>
          <w:marTop w:val="0"/>
          <w:marBottom w:val="0"/>
          <w:divBdr>
            <w:top w:val="none" w:sz="0" w:space="0" w:color="auto"/>
            <w:left w:val="none" w:sz="0" w:space="0" w:color="auto"/>
            <w:bottom w:val="none" w:sz="0" w:space="0" w:color="auto"/>
            <w:right w:val="none" w:sz="0" w:space="0" w:color="auto"/>
          </w:divBdr>
        </w:div>
        <w:div w:id="887374044">
          <w:marLeft w:val="640"/>
          <w:marRight w:val="0"/>
          <w:marTop w:val="0"/>
          <w:marBottom w:val="0"/>
          <w:divBdr>
            <w:top w:val="none" w:sz="0" w:space="0" w:color="auto"/>
            <w:left w:val="none" w:sz="0" w:space="0" w:color="auto"/>
            <w:bottom w:val="none" w:sz="0" w:space="0" w:color="auto"/>
            <w:right w:val="none" w:sz="0" w:space="0" w:color="auto"/>
          </w:divBdr>
        </w:div>
        <w:div w:id="1892497911">
          <w:marLeft w:val="640"/>
          <w:marRight w:val="0"/>
          <w:marTop w:val="0"/>
          <w:marBottom w:val="0"/>
          <w:divBdr>
            <w:top w:val="none" w:sz="0" w:space="0" w:color="auto"/>
            <w:left w:val="none" w:sz="0" w:space="0" w:color="auto"/>
            <w:bottom w:val="none" w:sz="0" w:space="0" w:color="auto"/>
            <w:right w:val="none" w:sz="0" w:space="0" w:color="auto"/>
          </w:divBdr>
        </w:div>
        <w:div w:id="1449277599">
          <w:marLeft w:val="640"/>
          <w:marRight w:val="0"/>
          <w:marTop w:val="0"/>
          <w:marBottom w:val="0"/>
          <w:divBdr>
            <w:top w:val="none" w:sz="0" w:space="0" w:color="auto"/>
            <w:left w:val="none" w:sz="0" w:space="0" w:color="auto"/>
            <w:bottom w:val="none" w:sz="0" w:space="0" w:color="auto"/>
            <w:right w:val="none" w:sz="0" w:space="0" w:color="auto"/>
          </w:divBdr>
        </w:div>
        <w:div w:id="1480222792">
          <w:marLeft w:val="640"/>
          <w:marRight w:val="0"/>
          <w:marTop w:val="0"/>
          <w:marBottom w:val="0"/>
          <w:divBdr>
            <w:top w:val="none" w:sz="0" w:space="0" w:color="auto"/>
            <w:left w:val="none" w:sz="0" w:space="0" w:color="auto"/>
            <w:bottom w:val="none" w:sz="0" w:space="0" w:color="auto"/>
            <w:right w:val="none" w:sz="0" w:space="0" w:color="auto"/>
          </w:divBdr>
        </w:div>
        <w:div w:id="251938428">
          <w:marLeft w:val="640"/>
          <w:marRight w:val="0"/>
          <w:marTop w:val="0"/>
          <w:marBottom w:val="0"/>
          <w:divBdr>
            <w:top w:val="none" w:sz="0" w:space="0" w:color="auto"/>
            <w:left w:val="none" w:sz="0" w:space="0" w:color="auto"/>
            <w:bottom w:val="none" w:sz="0" w:space="0" w:color="auto"/>
            <w:right w:val="none" w:sz="0" w:space="0" w:color="auto"/>
          </w:divBdr>
        </w:div>
        <w:div w:id="2143841713">
          <w:marLeft w:val="640"/>
          <w:marRight w:val="0"/>
          <w:marTop w:val="0"/>
          <w:marBottom w:val="0"/>
          <w:divBdr>
            <w:top w:val="none" w:sz="0" w:space="0" w:color="auto"/>
            <w:left w:val="none" w:sz="0" w:space="0" w:color="auto"/>
            <w:bottom w:val="none" w:sz="0" w:space="0" w:color="auto"/>
            <w:right w:val="none" w:sz="0" w:space="0" w:color="auto"/>
          </w:divBdr>
        </w:div>
        <w:div w:id="945115945">
          <w:marLeft w:val="640"/>
          <w:marRight w:val="0"/>
          <w:marTop w:val="0"/>
          <w:marBottom w:val="0"/>
          <w:divBdr>
            <w:top w:val="none" w:sz="0" w:space="0" w:color="auto"/>
            <w:left w:val="none" w:sz="0" w:space="0" w:color="auto"/>
            <w:bottom w:val="none" w:sz="0" w:space="0" w:color="auto"/>
            <w:right w:val="none" w:sz="0" w:space="0" w:color="auto"/>
          </w:divBdr>
        </w:div>
        <w:div w:id="926185147">
          <w:marLeft w:val="640"/>
          <w:marRight w:val="0"/>
          <w:marTop w:val="0"/>
          <w:marBottom w:val="0"/>
          <w:divBdr>
            <w:top w:val="none" w:sz="0" w:space="0" w:color="auto"/>
            <w:left w:val="none" w:sz="0" w:space="0" w:color="auto"/>
            <w:bottom w:val="none" w:sz="0" w:space="0" w:color="auto"/>
            <w:right w:val="none" w:sz="0" w:space="0" w:color="auto"/>
          </w:divBdr>
        </w:div>
        <w:div w:id="1991130163">
          <w:marLeft w:val="640"/>
          <w:marRight w:val="0"/>
          <w:marTop w:val="0"/>
          <w:marBottom w:val="0"/>
          <w:divBdr>
            <w:top w:val="none" w:sz="0" w:space="0" w:color="auto"/>
            <w:left w:val="none" w:sz="0" w:space="0" w:color="auto"/>
            <w:bottom w:val="none" w:sz="0" w:space="0" w:color="auto"/>
            <w:right w:val="none" w:sz="0" w:space="0" w:color="auto"/>
          </w:divBdr>
        </w:div>
        <w:div w:id="307173278">
          <w:marLeft w:val="640"/>
          <w:marRight w:val="0"/>
          <w:marTop w:val="0"/>
          <w:marBottom w:val="0"/>
          <w:divBdr>
            <w:top w:val="none" w:sz="0" w:space="0" w:color="auto"/>
            <w:left w:val="none" w:sz="0" w:space="0" w:color="auto"/>
            <w:bottom w:val="none" w:sz="0" w:space="0" w:color="auto"/>
            <w:right w:val="none" w:sz="0" w:space="0" w:color="auto"/>
          </w:divBdr>
        </w:div>
        <w:div w:id="171071959">
          <w:marLeft w:val="640"/>
          <w:marRight w:val="0"/>
          <w:marTop w:val="0"/>
          <w:marBottom w:val="0"/>
          <w:divBdr>
            <w:top w:val="none" w:sz="0" w:space="0" w:color="auto"/>
            <w:left w:val="none" w:sz="0" w:space="0" w:color="auto"/>
            <w:bottom w:val="none" w:sz="0" w:space="0" w:color="auto"/>
            <w:right w:val="none" w:sz="0" w:space="0" w:color="auto"/>
          </w:divBdr>
        </w:div>
        <w:div w:id="55252054">
          <w:marLeft w:val="640"/>
          <w:marRight w:val="0"/>
          <w:marTop w:val="0"/>
          <w:marBottom w:val="0"/>
          <w:divBdr>
            <w:top w:val="none" w:sz="0" w:space="0" w:color="auto"/>
            <w:left w:val="none" w:sz="0" w:space="0" w:color="auto"/>
            <w:bottom w:val="none" w:sz="0" w:space="0" w:color="auto"/>
            <w:right w:val="none" w:sz="0" w:space="0" w:color="auto"/>
          </w:divBdr>
        </w:div>
        <w:div w:id="471025299">
          <w:marLeft w:val="640"/>
          <w:marRight w:val="0"/>
          <w:marTop w:val="0"/>
          <w:marBottom w:val="0"/>
          <w:divBdr>
            <w:top w:val="none" w:sz="0" w:space="0" w:color="auto"/>
            <w:left w:val="none" w:sz="0" w:space="0" w:color="auto"/>
            <w:bottom w:val="none" w:sz="0" w:space="0" w:color="auto"/>
            <w:right w:val="none" w:sz="0" w:space="0" w:color="auto"/>
          </w:divBdr>
        </w:div>
        <w:div w:id="1439451263">
          <w:marLeft w:val="640"/>
          <w:marRight w:val="0"/>
          <w:marTop w:val="0"/>
          <w:marBottom w:val="0"/>
          <w:divBdr>
            <w:top w:val="none" w:sz="0" w:space="0" w:color="auto"/>
            <w:left w:val="none" w:sz="0" w:space="0" w:color="auto"/>
            <w:bottom w:val="none" w:sz="0" w:space="0" w:color="auto"/>
            <w:right w:val="none" w:sz="0" w:space="0" w:color="auto"/>
          </w:divBdr>
        </w:div>
        <w:div w:id="222450704">
          <w:marLeft w:val="640"/>
          <w:marRight w:val="0"/>
          <w:marTop w:val="0"/>
          <w:marBottom w:val="0"/>
          <w:divBdr>
            <w:top w:val="none" w:sz="0" w:space="0" w:color="auto"/>
            <w:left w:val="none" w:sz="0" w:space="0" w:color="auto"/>
            <w:bottom w:val="none" w:sz="0" w:space="0" w:color="auto"/>
            <w:right w:val="none" w:sz="0" w:space="0" w:color="auto"/>
          </w:divBdr>
        </w:div>
        <w:div w:id="18242759">
          <w:marLeft w:val="640"/>
          <w:marRight w:val="0"/>
          <w:marTop w:val="0"/>
          <w:marBottom w:val="0"/>
          <w:divBdr>
            <w:top w:val="none" w:sz="0" w:space="0" w:color="auto"/>
            <w:left w:val="none" w:sz="0" w:space="0" w:color="auto"/>
            <w:bottom w:val="none" w:sz="0" w:space="0" w:color="auto"/>
            <w:right w:val="none" w:sz="0" w:space="0" w:color="auto"/>
          </w:divBdr>
        </w:div>
        <w:div w:id="431123620">
          <w:marLeft w:val="640"/>
          <w:marRight w:val="0"/>
          <w:marTop w:val="0"/>
          <w:marBottom w:val="0"/>
          <w:divBdr>
            <w:top w:val="none" w:sz="0" w:space="0" w:color="auto"/>
            <w:left w:val="none" w:sz="0" w:space="0" w:color="auto"/>
            <w:bottom w:val="none" w:sz="0" w:space="0" w:color="auto"/>
            <w:right w:val="none" w:sz="0" w:space="0" w:color="auto"/>
          </w:divBdr>
        </w:div>
        <w:div w:id="234513398">
          <w:marLeft w:val="640"/>
          <w:marRight w:val="0"/>
          <w:marTop w:val="0"/>
          <w:marBottom w:val="0"/>
          <w:divBdr>
            <w:top w:val="none" w:sz="0" w:space="0" w:color="auto"/>
            <w:left w:val="none" w:sz="0" w:space="0" w:color="auto"/>
            <w:bottom w:val="none" w:sz="0" w:space="0" w:color="auto"/>
            <w:right w:val="none" w:sz="0" w:space="0" w:color="auto"/>
          </w:divBdr>
        </w:div>
        <w:div w:id="480469319">
          <w:marLeft w:val="640"/>
          <w:marRight w:val="0"/>
          <w:marTop w:val="0"/>
          <w:marBottom w:val="0"/>
          <w:divBdr>
            <w:top w:val="none" w:sz="0" w:space="0" w:color="auto"/>
            <w:left w:val="none" w:sz="0" w:space="0" w:color="auto"/>
            <w:bottom w:val="none" w:sz="0" w:space="0" w:color="auto"/>
            <w:right w:val="none" w:sz="0" w:space="0" w:color="auto"/>
          </w:divBdr>
        </w:div>
        <w:div w:id="99027951">
          <w:marLeft w:val="640"/>
          <w:marRight w:val="0"/>
          <w:marTop w:val="0"/>
          <w:marBottom w:val="0"/>
          <w:divBdr>
            <w:top w:val="none" w:sz="0" w:space="0" w:color="auto"/>
            <w:left w:val="none" w:sz="0" w:space="0" w:color="auto"/>
            <w:bottom w:val="none" w:sz="0" w:space="0" w:color="auto"/>
            <w:right w:val="none" w:sz="0" w:space="0" w:color="auto"/>
          </w:divBdr>
        </w:div>
        <w:div w:id="1824856771">
          <w:marLeft w:val="640"/>
          <w:marRight w:val="0"/>
          <w:marTop w:val="0"/>
          <w:marBottom w:val="0"/>
          <w:divBdr>
            <w:top w:val="none" w:sz="0" w:space="0" w:color="auto"/>
            <w:left w:val="none" w:sz="0" w:space="0" w:color="auto"/>
            <w:bottom w:val="none" w:sz="0" w:space="0" w:color="auto"/>
            <w:right w:val="none" w:sz="0" w:space="0" w:color="auto"/>
          </w:divBdr>
        </w:div>
        <w:div w:id="715276993">
          <w:marLeft w:val="640"/>
          <w:marRight w:val="0"/>
          <w:marTop w:val="0"/>
          <w:marBottom w:val="0"/>
          <w:divBdr>
            <w:top w:val="none" w:sz="0" w:space="0" w:color="auto"/>
            <w:left w:val="none" w:sz="0" w:space="0" w:color="auto"/>
            <w:bottom w:val="none" w:sz="0" w:space="0" w:color="auto"/>
            <w:right w:val="none" w:sz="0" w:space="0" w:color="auto"/>
          </w:divBdr>
        </w:div>
        <w:div w:id="1045639826">
          <w:marLeft w:val="640"/>
          <w:marRight w:val="0"/>
          <w:marTop w:val="0"/>
          <w:marBottom w:val="0"/>
          <w:divBdr>
            <w:top w:val="none" w:sz="0" w:space="0" w:color="auto"/>
            <w:left w:val="none" w:sz="0" w:space="0" w:color="auto"/>
            <w:bottom w:val="none" w:sz="0" w:space="0" w:color="auto"/>
            <w:right w:val="none" w:sz="0" w:space="0" w:color="auto"/>
          </w:divBdr>
        </w:div>
        <w:div w:id="1804545332">
          <w:marLeft w:val="640"/>
          <w:marRight w:val="0"/>
          <w:marTop w:val="0"/>
          <w:marBottom w:val="0"/>
          <w:divBdr>
            <w:top w:val="none" w:sz="0" w:space="0" w:color="auto"/>
            <w:left w:val="none" w:sz="0" w:space="0" w:color="auto"/>
            <w:bottom w:val="none" w:sz="0" w:space="0" w:color="auto"/>
            <w:right w:val="none" w:sz="0" w:space="0" w:color="auto"/>
          </w:divBdr>
        </w:div>
        <w:div w:id="581644185">
          <w:marLeft w:val="640"/>
          <w:marRight w:val="0"/>
          <w:marTop w:val="0"/>
          <w:marBottom w:val="0"/>
          <w:divBdr>
            <w:top w:val="none" w:sz="0" w:space="0" w:color="auto"/>
            <w:left w:val="none" w:sz="0" w:space="0" w:color="auto"/>
            <w:bottom w:val="none" w:sz="0" w:space="0" w:color="auto"/>
            <w:right w:val="none" w:sz="0" w:space="0" w:color="auto"/>
          </w:divBdr>
        </w:div>
        <w:div w:id="340590680">
          <w:marLeft w:val="640"/>
          <w:marRight w:val="0"/>
          <w:marTop w:val="0"/>
          <w:marBottom w:val="0"/>
          <w:divBdr>
            <w:top w:val="none" w:sz="0" w:space="0" w:color="auto"/>
            <w:left w:val="none" w:sz="0" w:space="0" w:color="auto"/>
            <w:bottom w:val="none" w:sz="0" w:space="0" w:color="auto"/>
            <w:right w:val="none" w:sz="0" w:space="0" w:color="auto"/>
          </w:divBdr>
        </w:div>
        <w:div w:id="1463117035">
          <w:marLeft w:val="640"/>
          <w:marRight w:val="0"/>
          <w:marTop w:val="0"/>
          <w:marBottom w:val="0"/>
          <w:divBdr>
            <w:top w:val="none" w:sz="0" w:space="0" w:color="auto"/>
            <w:left w:val="none" w:sz="0" w:space="0" w:color="auto"/>
            <w:bottom w:val="none" w:sz="0" w:space="0" w:color="auto"/>
            <w:right w:val="none" w:sz="0" w:space="0" w:color="auto"/>
          </w:divBdr>
        </w:div>
        <w:div w:id="302546543">
          <w:marLeft w:val="640"/>
          <w:marRight w:val="0"/>
          <w:marTop w:val="0"/>
          <w:marBottom w:val="0"/>
          <w:divBdr>
            <w:top w:val="none" w:sz="0" w:space="0" w:color="auto"/>
            <w:left w:val="none" w:sz="0" w:space="0" w:color="auto"/>
            <w:bottom w:val="none" w:sz="0" w:space="0" w:color="auto"/>
            <w:right w:val="none" w:sz="0" w:space="0" w:color="auto"/>
          </w:divBdr>
        </w:div>
        <w:div w:id="1174952215">
          <w:marLeft w:val="640"/>
          <w:marRight w:val="0"/>
          <w:marTop w:val="0"/>
          <w:marBottom w:val="0"/>
          <w:divBdr>
            <w:top w:val="none" w:sz="0" w:space="0" w:color="auto"/>
            <w:left w:val="none" w:sz="0" w:space="0" w:color="auto"/>
            <w:bottom w:val="none" w:sz="0" w:space="0" w:color="auto"/>
            <w:right w:val="none" w:sz="0" w:space="0" w:color="auto"/>
          </w:divBdr>
        </w:div>
        <w:div w:id="646932852">
          <w:marLeft w:val="640"/>
          <w:marRight w:val="0"/>
          <w:marTop w:val="0"/>
          <w:marBottom w:val="0"/>
          <w:divBdr>
            <w:top w:val="none" w:sz="0" w:space="0" w:color="auto"/>
            <w:left w:val="none" w:sz="0" w:space="0" w:color="auto"/>
            <w:bottom w:val="none" w:sz="0" w:space="0" w:color="auto"/>
            <w:right w:val="none" w:sz="0" w:space="0" w:color="auto"/>
          </w:divBdr>
        </w:div>
        <w:div w:id="1326131631">
          <w:marLeft w:val="640"/>
          <w:marRight w:val="0"/>
          <w:marTop w:val="0"/>
          <w:marBottom w:val="0"/>
          <w:divBdr>
            <w:top w:val="none" w:sz="0" w:space="0" w:color="auto"/>
            <w:left w:val="none" w:sz="0" w:space="0" w:color="auto"/>
            <w:bottom w:val="none" w:sz="0" w:space="0" w:color="auto"/>
            <w:right w:val="none" w:sz="0" w:space="0" w:color="auto"/>
          </w:divBdr>
        </w:div>
        <w:div w:id="1137913131">
          <w:marLeft w:val="640"/>
          <w:marRight w:val="0"/>
          <w:marTop w:val="0"/>
          <w:marBottom w:val="0"/>
          <w:divBdr>
            <w:top w:val="none" w:sz="0" w:space="0" w:color="auto"/>
            <w:left w:val="none" w:sz="0" w:space="0" w:color="auto"/>
            <w:bottom w:val="none" w:sz="0" w:space="0" w:color="auto"/>
            <w:right w:val="none" w:sz="0" w:space="0" w:color="auto"/>
          </w:divBdr>
        </w:div>
        <w:div w:id="710227090">
          <w:marLeft w:val="640"/>
          <w:marRight w:val="0"/>
          <w:marTop w:val="0"/>
          <w:marBottom w:val="0"/>
          <w:divBdr>
            <w:top w:val="none" w:sz="0" w:space="0" w:color="auto"/>
            <w:left w:val="none" w:sz="0" w:space="0" w:color="auto"/>
            <w:bottom w:val="none" w:sz="0" w:space="0" w:color="auto"/>
            <w:right w:val="none" w:sz="0" w:space="0" w:color="auto"/>
          </w:divBdr>
        </w:div>
        <w:div w:id="352071096">
          <w:marLeft w:val="640"/>
          <w:marRight w:val="0"/>
          <w:marTop w:val="0"/>
          <w:marBottom w:val="0"/>
          <w:divBdr>
            <w:top w:val="none" w:sz="0" w:space="0" w:color="auto"/>
            <w:left w:val="none" w:sz="0" w:space="0" w:color="auto"/>
            <w:bottom w:val="none" w:sz="0" w:space="0" w:color="auto"/>
            <w:right w:val="none" w:sz="0" w:space="0" w:color="auto"/>
          </w:divBdr>
        </w:div>
        <w:div w:id="2134131800">
          <w:marLeft w:val="640"/>
          <w:marRight w:val="0"/>
          <w:marTop w:val="0"/>
          <w:marBottom w:val="0"/>
          <w:divBdr>
            <w:top w:val="none" w:sz="0" w:space="0" w:color="auto"/>
            <w:left w:val="none" w:sz="0" w:space="0" w:color="auto"/>
            <w:bottom w:val="none" w:sz="0" w:space="0" w:color="auto"/>
            <w:right w:val="none" w:sz="0" w:space="0" w:color="auto"/>
          </w:divBdr>
        </w:div>
        <w:div w:id="712844679">
          <w:marLeft w:val="640"/>
          <w:marRight w:val="0"/>
          <w:marTop w:val="0"/>
          <w:marBottom w:val="0"/>
          <w:divBdr>
            <w:top w:val="none" w:sz="0" w:space="0" w:color="auto"/>
            <w:left w:val="none" w:sz="0" w:space="0" w:color="auto"/>
            <w:bottom w:val="none" w:sz="0" w:space="0" w:color="auto"/>
            <w:right w:val="none" w:sz="0" w:space="0" w:color="auto"/>
          </w:divBdr>
        </w:div>
        <w:div w:id="88158541">
          <w:marLeft w:val="640"/>
          <w:marRight w:val="0"/>
          <w:marTop w:val="0"/>
          <w:marBottom w:val="0"/>
          <w:divBdr>
            <w:top w:val="none" w:sz="0" w:space="0" w:color="auto"/>
            <w:left w:val="none" w:sz="0" w:space="0" w:color="auto"/>
            <w:bottom w:val="none" w:sz="0" w:space="0" w:color="auto"/>
            <w:right w:val="none" w:sz="0" w:space="0" w:color="auto"/>
          </w:divBdr>
        </w:div>
        <w:div w:id="847216468">
          <w:marLeft w:val="640"/>
          <w:marRight w:val="0"/>
          <w:marTop w:val="0"/>
          <w:marBottom w:val="0"/>
          <w:divBdr>
            <w:top w:val="none" w:sz="0" w:space="0" w:color="auto"/>
            <w:left w:val="none" w:sz="0" w:space="0" w:color="auto"/>
            <w:bottom w:val="none" w:sz="0" w:space="0" w:color="auto"/>
            <w:right w:val="none" w:sz="0" w:space="0" w:color="auto"/>
          </w:divBdr>
        </w:div>
        <w:div w:id="203367685">
          <w:marLeft w:val="640"/>
          <w:marRight w:val="0"/>
          <w:marTop w:val="0"/>
          <w:marBottom w:val="0"/>
          <w:divBdr>
            <w:top w:val="none" w:sz="0" w:space="0" w:color="auto"/>
            <w:left w:val="none" w:sz="0" w:space="0" w:color="auto"/>
            <w:bottom w:val="none" w:sz="0" w:space="0" w:color="auto"/>
            <w:right w:val="none" w:sz="0" w:space="0" w:color="auto"/>
          </w:divBdr>
        </w:div>
        <w:div w:id="1212573670">
          <w:marLeft w:val="640"/>
          <w:marRight w:val="0"/>
          <w:marTop w:val="0"/>
          <w:marBottom w:val="0"/>
          <w:divBdr>
            <w:top w:val="none" w:sz="0" w:space="0" w:color="auto"/>
            <w:left w:val="none" w:sz="0" w:space="0" w:color="auto"/>
            <w:bottom w:val="none" w:sz="0" w:space="0" w:color="auto"/>
            <w:right w:val="none" w:sz="0" w:space="0" w:color="auto"/>
          </w:divBdr>
        </w:div>
        <w:div w:id="850602417">
          <w:marLeft w:val="640"/>
          <w:marRight w:val="0"/>
          <w:marTop w:val="0"/>
          <w:marBottom w:val="0"/>
          <w:divBdr>
            <w:top w:val="none" w:sz="0" w:space="0" w:color="auto"/>
            <w:left w:val="none" w:sz="0" w:space="0" w:color="auto"/>
            <w:bottom w:val="none" w:sz="0" w:space="0" w:color="auto"/>
            <w:right w:val="none" w:sz="0" w:space="0" w:color="auto"/>
          </w:divBdr>
        </w:div>
        <w:div w:id="724528180">
          <w:marLeft w:val="640"/>
          <w:marRight w:val="0"/>
          <w:marTop w:val="0"/>
          <w:marBottom w:val="0"/>
          <w:divBdr>
            <w:top w:val="none" w:sz="0" w:space="0" w:color="auto"/>
            <w:left w:val="none" w:sz="0" w:space="0" w:color="auto"/>
            <w:bottom w:val="none" w:sz="0" w:space="0" w:color="auto"/>
            <w:right w:val="none" w:sz="0" w:space="0" w:color="auto"/>
          </w:divBdr>
        </w:div>
      </w:divsChild>
    </w:div>
    <w:div w:id="1562592313">
      <w:bodyDiv w:val="1"/>
      <w:marLeft w:val="0"/>
      <w:marRight w:val="0"/>
      <w:marTop w:val="0"/>
      <w:marBottom w:val="0"/>
      <w:divBdr>
        <w:top w:val="none" w:sz="0" w:space="0" w:color="auto"/>
        <w:left w:val="none" w:sz="0" w:space="0" w:color="auto"/>
        <w:bottom w:val="none" w:sz="0" w:space="0" w:color="auto"/>
        <w:right w:val="none" w:sz="0" w:space="0" w:color="auto"/>
      </w:divBdr>
    </w:div>
    <w:div w:id="1565221011">
      <w:bodyDiv w:val="1"/>
      <w:marLeft w:val="0"/>
      <w:marRight w:val="0"/>
      <w:marTop w:val="0"/>
      <w:marBottom w:val="0"/>
      <w:divBdr>
        <w:top w:val="none" w:sz="0" w:space="0" w:color="auto"/>
        <w:left w:val="none" w:sz="0" w:space="0" w:color="auto"/>
        <w:bottom w:val="none" w:sz="0" w:space="0" w:color="auto"/>
        <w:right w:val="none" w:sz="0" w:space="0" w:color="auto"/>
      </w:divBdr>
      <w:divsChild>
        <w:div w:id="386301924">
          <w:marLeft w:val="640"/>
          <w:marRight w:val="0"/>
          <w:marTop w:val="0"/>
          <w:marBottom w:val="0"/>
          <w:divBdr>
            <w:top w:val="none" w:sz="0" w:space="0" w:color="auto"/>
            <w:left w:val="none" w:sz="0" w:space="0" w:color="auto"/>
            <w:bottom w:val="none" w:sz="0" w:space="0" w:color="auto"/>
            <w:right w:val="none" w:sz="0" w:space="0" w:color="auto"/>
          </w:divBdr>
        </w:div>
        <w:div w:id="1842773653">
          <w:marLeft w:val="640"/>
          <w:marRight w:val="0"/>
          <w:marTop w:val="0"/>
          <w:marBottom w:val="0"/>
          <w:divBdr>
            <w:top w:val="none" w:sz="0" w:space="0" w:color="auto"/>
            <w:left w:val="none" w:sz="0" w:space="0" w:color="auto"/>
            <w:bottom w:val="none" w:sz="0" w:space="0" w:color="auto"/>
            <w:right w:val="none" w:sz="0" w:space="0" w:color="auto"/>
          </w:divBdr>
        </w:div>
        <w:div w:id="94833317">
          <w:marLeft w:val="640"/>
          <w:marRight w:val="0"/>
          <w:marTop w:val="0"/>
          <w:marBottom w:val="0"/>
          <w:divBdr>
            <w:top w:val="none" w:sz="0" w:space="0" w:color="auto"/>
            <w:left w:val="none" w:sz="0" w:space="0" w:color="auto"/>
            <w:bottom w:val="none" w:sz="0" w:space="0" w:color="auto"/>
            <w:right w:val="none" w:sz="0" w:space="0" w:color="auto"/>
          </w:divBdr>
        </w:div>
        <w:div w:id="399527081">
          <w:marLeft w:val="640"/>
          <w:marRight w:val="0"/>
          <w:marTop w:val="0"/>
          <w:marBottom w:val="0"/>
          <w:divBdr>
            <w:top w:val="none" w:sz="0" w:space="0" w:color="auto"/>
            <w:left w:val="none" w:sz="0" w:space="0" w:color="auto"/>
            <w:bottom w:val="none" w:sz="0" w:space="0" w:color="auto"/>
            <w:right w:val="none" w:sz="0" w:space="0" w:color="auto"/>
          </w:divBdr>
        </w:div>
        <w:div w:id="1020351887">
          <w:marLeft w:val="640"/>
          <w:marRight w:val="0"/>
          <w:marTop w:val="0"/>
          <w:marBottom w:val="0"/>
          <w:divBdr>
            <w:top w:val="none" w:sz="0" w:space="0" w:color="auto"/>
            <w:left w:val="none" w:sz="0" w:space="0" w:color="auto"/>
            <w:bottom w:val="none" w:sz="0" w:space="0" w:color="auto"/>
            <w:right w:val="none" w:sz="0" w:space="0" w:color="auto"/>
          </w:divBdr>
        </w:div>
        <w:div w:id="1391540191">
          <w:marLeft w:val="640"/>
          <w:marRight w:val="0"/>
          <w:marTop w:val="0"/>
          <w:marBottom w:val="0"/>
          <w:divBdr>
            <w:top w:val="none" w:sz="0" w:space="0" w:color="auto"/>
            <w:left w:val="none" w:sz="0" w:space="0" w:color="auto"/>
            <w:bottom w:val="none" w:sz="0" w:space="0" w:color="auto"/>
            <w:right w:val="none" w:sz="0" w:space="0" w:color="auto"/>
          </w:divBdr>
        </w:div>
        <w:div w:id="314995336">
          <w:marLeft w:val="640"/>
          <w:marRight w:val="0"/>
          <w:marTop w:val="0"/>
          <w:marBottom w:val="0"/>
          <w:divBdr>
            <w:top w:val="none" w:sz="0" w:space="0" w:color="auto"/>
            <w:left w:val="none" w:sz="0" w:space="0" w:color="auto"/>
            <w:bottom w:val="none" w:sz="0" w:space="0" w:color="auto"/>
            <w:right w:val="none" w:sz="0" w:space="0" w:color="auto"/>
          </w:divBdr>
        </w:div>
        <w:div w:id="1466317803">
          <w:marLeft w:val="640"/>
          <w:marRight w:val="0"/>
          <w:marTop w:val="0"/>
          <w:marBottom w:val="0"/>
          <w:divBdr>
            <w:top w:val="none" w:sz="0" w:space="0" w:color="auto"/>
            <w:left w:val="none" w:sz="0" w:space="0" w:color="auto"/>
            <w:bottom w:val="none" w:sz="0" w:space="0" w:color="auto"/>
            <w:right w:val="none" w:sz="0" w:space="0" w:color="auto"/>
          </w:divBdr>
        </w:div>
        <w:div w:id="941962177">
          <w:marLeft w:val="640"/>
          <w:marRight w:val="0"/>
          <w:marTop w:val="0"/>
          <w:marBottom w:val="0"/>
          <w:divBdr>
            <w:top w:val="none" w:sz="0" w:space="0" w:color="auto"/>
            <w:left w:val="none" w:sz="0" w:space="0" w:color="auto"/>
            <w:bottom w:val="none" w:sz="0" w:space="0" w:color="auto"/>
            <w:right w:val="none" w:sz="0" w:space="0" w:color="auto"/>
          </w:divBdr>
        </w:div>
        <w:div w:id="1243444781">
          <w:marLeft w:val="640"/>
          <w:marRight w:val="0"/>
          <w:marTop w:val="0"/>
          <w:marBottom w:val="0"/>
          <w:divBdr>
            <w:top w:val="none" w:sz="0" w:space="0" w:color="auto"/>
            <w:left w:val="none" w:sz="0" w:space="0" w:color="auto"/>
            <w:bottom w:val="none" w:sz="0" w:space="0" w:color="auto"/>
            <w:right w:val="none" w:sz="0" w:space="0" w:color="auto"/>
          </w:divBdr>
        </w:div>
        <w:div w:id="844369491">
          <w:marLeft w:val="640"/>
          <w:marRight w:val="0"/>
          <w:marTop w:val="0"/>
          <w:marBottom w:val="0"/>
          <w:divBdr>
            <w:top w:val="none" w:sz="0" w:space="0" w:color="auto"/>
            <w:left w:val="none" w:sz="0" w:space="0" w:color="auto"/>
            <w:bottom w:val="none" w:sz="0" w:space="0" w:color="auto"/>
            <w:right w:val="none" w:sz="0" w:space="0" w:color="auto"/>
          </w:divBdr>
        </w:div>
        <w:div w:id="858469821">
          <w:marLeft w:val="640"/>
          <w:marRight w:val="0"/>
          <w:marTop w:val="0"/>
          <w:marBottom w:val="0"/>
          <w:divBdr>
            <w:top w:val="none" w:sz="0" w:space="0" w:color="auto"/>
            <w:left w:val="none" w:sz="0" w:space="0" w:color="auto"/>
            <w:bottom w:val="none" w:sz="0" w:space="0" w:color="auto"/>
            <w:right w:val="none" w:sz="0" w:space="0" w:color="auto"/>
          </w:divBdr>
        </w:div>
        <w:div w:id="843517643">
          <w:marLeft w:val="640"/>
          <w:marRight w:val="0"/>
          <w:marTop w:val="0"/>
          <w:marBottom w:val="0"/>
          <w:divBdr>
            <w:top w:val="none" w:sz="0" w:space="0" w:color="auto"/>
            <w:left w:val="none" w:sz="0" w:space="0" w:color="auto"/>
            <w:bottom w:val="none" w:sz="0" w:space="0" w:color="auto"/>
            <w:right w:val="none" w:sz="0" w:space="0" w:color="auto"/>
          </w:divBdr>
        </w:div>
        <w:div w:id="1677616200">
          <w:marLeft w:val="640"/>
          <w:marRight w:val="0"/>
          <w:marTop w:val="0"/>
          <w:marBottom w:val="0"/>
          <w:divBdr>
            <w:top w:val="none" w:sz="0" w:space="0" w:color="auto"/>
            <w:left w:val="none" w:sz="0" w:space="0" w:color="auto"/>
            <w:bottom w:val="none" w:sz="0" w:space="0" w:color="auto"/>
            <w:right w:val="none" w:sz="0" w:space="0" w:color="auto"/>
          </w:divBdr>
        </w:div>
        <w:div w:id="1002779342">
          <w:marLeft w:val="640"/>
          <w:marRight w:val="0"/>
          <w:marTop w:val="0"/>
          <w:marBottom w:val="0"/>
          <w:divBdr>
            <w:top w:val="none" w:sz="0" w:space="0" w:color="auto"/>
            <w:left w:val="none" w:sz="0" w:space="0" w:color="auto"/>
            <w:bottom w:val="none" w:sz="0" w:space="0" w:color="auto"/>
            <w:right w:val="none" w:sz="0" w:space="0" w:color="auto"/>
          </w:divBdr>
        </w:div>
        <w:div w:id="1607537292">
          <w:marLeft w:val="640"/>
          <w:marRight w:val="0"/>
          <w:marTop w:val="0"/>
          <w:marBottom w:val="0"/>
          <w:divBdr>
            <w:top w:val="none" w:sz="0" w:space="0" w:color="auto"/>
            <w:left w:val="none" w:sz="0" w:space="0" w:color="auto"/>
            <w:bottom w:val="none" w:sz="0" w:space="0" w:color="auto"/>
            <w:right w:val="none" w:sz="0" w:space="0" w:color="auto"/>
          </w:divBdr>
        </w:div>
        <w:div w:id="2082291256">
          <w:marLeft w:val="640"/>
          <w:marRight w:val="0"/>
          <w:marTop w:val="0"/>
          <w:marBottom w:val="0"/>
          <w:divBdr>
            <w:top w:val="none" w:sz="0" w:space="0" w:color="auto"/>
            <w:left w:val="none" w:sz="0" w:space="0" w:color="auto"/>
            <w:bottom w:val="none" w:sz="0" w:space="0" w:color="auto"/>
            <w:right w:val="none" w:sz="0" w:space="0" w:color="auto"/>
          </w:divBdr>
        </w:div>
        <w:div w:id="2131439164">
          <w:marLeft w:val="640"/>
          <w:marRight w:val="0"/>
          <w:marTop w:val="0"/>
          <w:marBottom w:val="0"/>
          <w:divBdr>
            <w:top w:val="none" w:sz="0" w:space="0" w:color="auto"/>
            <w:left w:val="none" w:sz="0" w:space="0" w:color="auto"/>
            <w:bottom w:val="none" w:sz="0" w:space="0" w:color="auto"/>
            <w:right w:val="none" w:sz="0" w:space="0" w:color="auto"/>
          </w:divBdr>
        </w:div>
        <w:div w:id="62415425">
          <w:marLeft w:val="640"/>
          <w:marRight w:val="0"/>
          <w:marTop w:val="0"/>
          <w:marBottom w:val="0"/>
          <w:divBdr>
            <w:top w:val="none" w:sz="0" w:space="0" w:color="auto"/>
            <w:left w:val="none" w:sz="0" w:space="0" w:color="auto"/>
            <w:bottom w:val="none" w:sz="0" w:space="0" w:color="auto"/>
            <w:right w:val="none" w:sz="0" w:space="0" w:color="auto"/>
          </w:divBdr>
        </w:div>
        <w:div w:id="1973434923">
          <w:marLeft w:val="640"/>
          <w:marRight w:val="0"/>
          <w:marTop w:val="0"/>
          <w:marBottom w:val="0"/>
          <w:divBdr>
            <w:top w:val="none" w:sz="0" w:space="0" w:color="auto"/>
            <w:left w:val="none" w:sz="0" w:space="0" w:color="auto"/>
            <w:bottom w:val="none" w:sz="0" w:space="0" w:color="auto"/>
            <w:right w:val="none" w:sz="0" w:space="0" w:color="auto"/>
          </w:divBdr>
        </w:div>
        <w:div w:id="1266697070">
          <w:marLeft w:val="640"/>
          <w:marRight w:val="0"/>
          <w:marTop w:val="0"/>
          <w:marBottom w:val="0"/>
          <w:divBdr>
            <w:top w:val="none" w:sz="0" w:space="0" w:color="auto"/>
            <w:left w:val="none" w:sz="0" w:space="0" w:color="auto"/>
            <w:bottom w:val="none" w:sz="0" w:space="0" w:color="auto"/>
            <w:right w:val="none" w:sz="0" w:space="0" w:color="auto"/>
          </w:divBdr>
        </w:div>
        <w:div w:id="1888370789">
          <w:marLeft w:val="640"/>
          <w:marRight w:val="0"/>
          <w:marTop w:val="0"/>
          <w:marBottom w:val="0"/>
          <w:divBdr>
            <w:top w:val="none" w:sz="0" w:space="0" w:color="auto"/>
            <w:left w:val="none" w:sz="0" w:space="0" w:color="auto"/>
            <w:bottom w:val="none" w:sz="0" w:space="0" w:color="auto"/>
            <w:right w:val="none" w:sz="0" w:space="0" w:color="auto"/>
          </w:divBdr>
        </w:div>
        <w:div w:id="254097693">
          <w:marLeft w:val="640"/>
          <w:marRight w:val="0"/>
          <w:marTop w:val="0"/>
          <w:marBottom w:val="0"/>
          <w:divBdr>
            <w:top w:val="none" w:sz="0" w:space="0" w:color="auto"/>
            <w:left w:val="none" w:sz="0" w:space="0" w:color="auto"/>
            <w:bottom w:val="none" w:sz="0" w:space="0" w:color="auto"/>
            <w:right w:val="none" w:sz="0" w:space="0" w:color="auto"/>
          </w:divBdr>
        </w:div>
        <w:div w:id="880551539">
          <w:marLeft w:val="640"/>
          <w:marRight w:val="0"/>
          <w:marTop w:val="0"/>
          <w:marBottom w:val="0"/>
          <w:divBdr>
            <w:top w:val="none" w:sz="0" w:space="0" w:color="auto"/>
            <w:left w:val="none" w:sz="0" w:space="0" w:color="auto"/>
            <w:bottom w:val="none" w:sz="0" w:space="0" w:color="auto"/>
            <w:right w:val="none" w:sz="0" w:space="0" w:color="auto"/>
          </w:divBdr>
        </w:div>
        <w:div w:id="1366061636">
          <w:marLeft w:val="640"/>
          <w:marRight w:val="0"/>
          <w:marTop w:val="0"/>
          <w:marBottom w:val="0"/>
          <w:divBdr>
            <w:top w:val="none" w:sz="0" w:space="0" w:color="auto"/>
            <w:left w:val="none" w:sz="0" w:space="0" w:color="auto"/>
            <w:bottom w:val="none" w:sz="0" w:space="0" w:color="auto"/>
            <w:right w:val="none" w:sz="0" w:space="0" w:color="auto"/>
          </w:divBdr>
        </w:div>
        <w:div w:id="2033454144">
          <w:marLeft w:val="640"/>
          <w:marRight w:val="0"/>
          <w:marTop w:val="0"/>
          <w:marBottom w:val="0"/>
          <w:divBdr>
            <w:top w:val="none" w:sz="0" w:space="0" w:color="auto"/>
            <w:left w:val="none" w:sz="0" w:space="0" w:color="auto"/>
            <w:bottom w:val="none" w:sz="0" w:space="0" w:color="auto"/>
            <w:right w:val="none" w:sz="0" w:space="0" w:color="auto"/>
          </w:divBdr>
        </w:div>
        <w:div w:id="904149597">
          <w:marLeft w:val="640"/>
          <w:marRight w:val="0"/>
          <w:marTop w:val="0"/>
          <w:marBottom w:val="0"/>
          <w:divBdr>
            <w:top w:val="none" w:sz="0" w:space="0" w:color="auto"/>
            <w:left w:val="none" w:sz="0" w:space="0" w:color="auto"/>
            <w:bottom w:val="none" w:sz="0" w:space="0" w:color="auto"/>
            <w:right w:val="none" w:sz="0" w:space="0" w:color="auto"/>
          </w:divBdr>
        </w:div>
        <w:div w:id="1469397253">
          <w:marLeft w:val="640"/>
          <w:marRight w:val="0"/>
          <w:marTop w:val="0"/>
          <w:marBottom w:val="0"/>
          <w:divBdr>
            <w:top w:val="none" w:sz="0" w:space="0" w:color="auto"/>
            <w:left w:val="none" w:sz="0" w:space="0" w:color="auto"/>
            <w:bottom w:val="none" w:sz="0" w:space="0" w:color="auto"/>
            <w:right w:val="none" w:sz="0" w:space="0" w:color="auto"/>
          </w:divBdr>
        </w:div>
        <w:div w:id="2002268970">
          <w:marLeft w:val="640"/>
          <w:marRight w:val="0"/>
          <w:marTop w:val="0"/>
          <w:marBottom w:val="0"/>
          <w:divBdr>
            <w:top w:val="none" w:sz="0" w:space="0" w:color="auto"/>
            <w:left w:val="none" w:sz="0" w:space="0" w:color="auto"/>
            <w:bottom w:val="none" w:sz="0" w:space="0" w:color="auto"/>
            <w:right w:val="none" w:sz="0" w:space="0" w:color="auto"/>
          </w:divBdr>
        </w:div>
        <w:div w:id="919557697">
          <w:marLeft w:val="640"/>
          <w:marRight w:val="0"/>
          <w:marTop w:val="0"/>
          <w:marBottom w:val="0"/>
          <w:divBdr>
            <w:top w:val="none" w:sz="0" w:space="0" w:color="auto"/>
            <w:left w:val="none" w:sz="0" w:space="0" w:color="auto"/>
            <w:bottom w:val="none" w:sz="0" w:space="0" w:color="auto"/>
            <w:right w:val="none" w:sz="0" w:space="0" w:color="auto"/>
          </w:divBdr>
        </w:div>
        <w:div w:id="961770852">
          <w:marLeft w:val="640"/>
          <w:marRight w:val="0"/>
          <w:marTop w:val="0"/>
          <w:marBottom w:val="0"/>
          <w:divBdr>
            <w:top w:val="none" w:sz="0" w:space="0" w:color="auto"/>
            <w:left w:val="none" w:sz="0" w:space="0" w:color="auto"/>
            <w:bottom w:val="none" w:sz="0" w:space="0" w:color="auto"/>
            <w:right w:val="none" w:sz="0" w:space="0" w:color="auto"/>
          </w:divBdr>
        </w:div>
        <w:div w:id="1741174090">
          <w:marLeft w:val="640"/>
          <w:marRight w:val="0"/>
          <w:marTop w:val="0"/>
          <w:marBottom w:val="0"/>
          <w:divBdr>
            <w:top w:val="none" w:sz="0" w:space="0" w:color="auto"/>
            <w:left w:val="none" w:sz="0" w:space="0" w:color="auto"/>
            <w:bottom w:val="none" w:sz="0" w:space="0" w:color="auto"/>
            <w:right w:val="none" w:sz="0" w:space="0" w:color="auto"/>
          </w:divBdr>
        </w:div>
        <w:div w:id="713189976">
          <w:marLeft w:val="640"/>
          <w:marRight w:val="0"/>
          <w:marTop w:val="0"/>
          <w:marBottom w:val="0"/>
          <w:divBdr>
            <w:top w:val="none" w:sz="0" w:space="0" w:color="auto"/>
            <w:left w:val="none" w:sz="0" w:space="0" w:color="auto"/>
            <w:bottom w:val="none" w:sz="0" w:space="0" w:color="auto"/>
            <w:right w:val="none" w:sz="0" w:space="0" w:color="auto"/>
          </w:divBdr>
        </w:div>
        <w:div w:id="895626016">
          <w:marLeft w:val="640"/>
          <w:marRight w:val="0"/>
          <w:marTop w:val="0"/>
          <w:marBottom w:val="0"/>
          <w:divBdr>
            <w:top w:val="none" w:sz="0" w:space="0" w:color="auto"/>
            <w:left w:val="none" w:sz="0" w:space="0" w:color="auto"/>
            <w:bottom w:val="none" w:sz="0" w:space="0" w:color="auto"/>
            <w:right w:val="none" w:sz="0" w:space="0" w:color="auto"/>
          </w:divBdr>
        </w:div>
        <w:div w:id="201988641">
          <w:marLeft w:val="640"/>
          <w:marRight w:val="0"/>
          <w:marTop w:val="0"/>
          <w:marBottom w:val="0"/>
          <w:divBdr>
            <w:top w:val="none" w:sz="0" w:space="0" w:color="auto"/>
            <w:left w:val="none" w:sz="0" w:space="0" w:color="auto"/>
            <w:bottom w:val="none" w:sz="0" w:space="0" w:color="auto"/>
            <w:right w:val="none" w:sz="0" w:space="0" w:color="auto"/>
          </w:divBdr>
        </w:div>
        <w:div w:id="178736364">
          <w:marLeft w:val="640"/>
          <w:marRight w:val="0"/>
          <w:marTop w:val="0"/>
          <w:marBottom w:val="0"/>
          <w:divBdr>
            <w:top w:val="none" w:sz="0" w:space="0" w:color="auto"/>
            <w:left w:val="none" w:sz="0" w:space="0" w:color="auto"/>
            <w:bottom w:val="none" w:sz="0" w:space="0" w:color="auto"/>
            <w:right w:val="none" w:sz="0" w:space="0" w:color="auto"/>
          </w:divBdr>
        </w:div>
        <w:div w:id="733312501">
          <w:marLeft w:val="640"/>
          <w:marRight w:val="0"/>
          <w:marTop w:val="0"/>
          <w:marBottom w:val="0"/>
          <w:divBdr>
            <w:top w:val="none" w:sz="0" w:space="0" w:color="auto"/>
            <w:left w:val="none" w:sz="0" w:space="0" w:color="auto"/>
            <w:bottom w:val="none" w:sz="0" w:space="0" w:color="auto"/>
            <w:right w:val="none" w:sz="0" w:space="0" w:color="auto"/>
          </w:divBdr>
        </w:div>
        <w:div w:id="234776866">
          <w:marLeft w:val="640"/>
          <w:marRight w:val="0"/>
          <w:marTop w:val="0"/>
          <w:marBottom w:val="0"/>
          <w:divBdr>
            <w:top w:val="none" w:sz="0" w:space="0" w:color="auto"/>
            <w:left w:val="none" w:sz="0" w:space="0" w:color="auto"/>
            <w:bottom w:val="none" w:sz="0" w:space="0" w:color="auto"/>
            <w:right w:val="none" w:sz="0" w:space="0" w:color="auto"/>
          </w:divBdr>
        </w:div>
      </w:divsChild>
    </w:div>
    <w:div w:id="1574510801">
      <w:bodyDiv w:val="1"/>
      <w:marLeft w:val="0"/>
      <w:marRight w:val="0"/>
      <w:marTop w:val="0"/>
      <w:marBottom w:val="0"/>
      <w:divBdr>
        <w:top w:val="none" w:sz="0" w:space="0" w:color="auto"/>
        <w:left w:val="none" w:sz="0" w:space="0" w:color="auto"/>
        <w:bottom w:val="none" w:sz="0" w:space="0" w:color="auto"/>
        <w:right w:val="none" w:sz="0" w:space="0" w:color="auto"/>
      </w:divBdr>
    </w:div>
    <w:div w:id="1593321592">
      <w:bodyDiv w:val="1"/>
      <w:marLeft w:val="0"/>
      <w:marRight w:val="0"/>
      <w:marTop w:val="0"/>
      <w:marBottom w:val="0"/>
      <w:divBdr>
        <w:top w:val="none" w:sz="0" w:space="0" w:color="auto"/>
        <w:left w:val="none" w:sz="0" w:space="0" w:color="auto"/>
        <w:bottom w:val="none" w:sz="0" w:space="0" w:color="auto"/>
        <w:right w:val="none" w:sz="0" w:space="0" w:color="auto"/>
      </w:divBdr>
      <w:divsChild>
        <w:div w:id="620919892">
          <w:marLeft w:val="640"/>
          <w:marRight w:val="0"/>
          <w:marTop w:val="0"/>
          <w:marBottom w:val="0"/>
          <w:divBdr>
            <w:top w:val="none" w:sz="0" w:space="0" w:color="auto"/>
            <w:left w:val="none" w:sz="0" w:space="0" w:color="auto"/>
            <w:bottom w:val="none" w:sz="0" w:space="0" w:color="auto"/>
            <w:right w:val="none" w:sz="0" w:space="0" w:color="auto"/>
          </w:divBdr>
        </w:div>
        <w:div w:id="1187451308">
          <w:marLeft w:val="640"/>
          <w:marRight w:val="0"/>
          <w:marTop w:val="0"/>
          <w:marBottom w:val="0"/>
          <w:divBdr>
            <w:top w:val="none" w:sz="0" w:space="0" w:color="auto"/>
            <w:left w:val="none" w:sz="0" w:space="0" w:color="auto"/>
            <w:bottom w:val="none" w:sz="0" w:space="0" w:color="auto"/>
            <w:right w:val="none" w:sz="0" w:space="0" w:color="auto"/>
          </w:divBdr>
        </w:div>
        <w:div w:id="443236626">
          <w:marLeft w:val="640"/>
          <w:marRight w:val="0"/>
          <w:marTop w:val="0"/>
          <w:marBottom w:val="0"/>
          <w:divBdr>
            <w:top w:val="none" w:sz="0" w:space="0" w:color="auto"/>
            <w:left w:val="none" w:sz="0" w:space="0" w:color="auto"/>
            <w:bottom w:val="none" w:sz="0" w:space="0" w:color="auto"/>
            <w:right w:val="none" w:sz="0" w:space="0" w:color="auto"/>
          </w:divBdr>
        </w:div>
        <w:div w:id="280310296">
          <w:marLeft w:val="640"/>
          <w:marRight w:val="0"/>
          <w:marTop w:val="0"/>
          <w:marBottom w:val="0"/>
          <w:divBdr>
            <w:top w:val="none" w:sz="0" w:space="0" w:color="auto"/>
            <w:left w:val="none" w:sz="0" w:space="0" w:color="auto"/>
            <w:bottom w:val="none" w:sz="0" w:space="0" w:color="auto"/>
            <w:right w:val="none" w:sz="0" w:space="0" w:color="auto"/>
          </w:divBdr>
        </w:div>
        <w:div w:id="1885209821">
          <w:marLeft w:val="640"/>
          <w:marRight w:val="0"/>
          <w:marTop w:val="0"/>
          <w:marBottom w:val="0"/>
          <w:divBdr>
            <w:top w:val="none" w:sz="0" w:space="0" w:color="auto"/>
            <w:left w:val="none" w:sz="0" w:space="0" w:color="auto"/>
            <w:bottom w:val="none" w:sz="0" w:space="0" w:color="auto"/>
            <w:right w:val="none" w:sz="0" w:space="0" w:color="auto"/>
          </w:divBdr>
        </w:div>
        <w:div w:id="1372419556">
          <w:marLeft w:val="640"/>
          <w:marRight w:val="0"/>
          <w:marTop w:val="0"/>
          <w:marBottom w:val="0"/>
          <w:divBdr>
            <w:top w:val="none" w:sz="0" w:space="0" w:color="auto"/>
            <w:left w:val="none" w:sz="0" w:space="0" w:color="auto"/>
            <w:bottom w:val="none" w:sz="0" w:space="0" w:color="auto"/>
            <w:right w:val="none" w:sz="0" w:space="0" w:color="auto"/>
          </w:divBdr>
        </w:div>
        <w:div w:id="649217579">
          <w:marLeft w:val="640"/>
          <w:marRight w:val="0"/>
          <w:marTop w:val="0"/>
          <w:marBottom w:val="0"/>
          <w:divBdr>
            <w:top w:val="none" w:sz="0" w:space="0" w:color="auto"/>
            <w:left w:val="none" w:sz="0" w:space="0" w:color="auto"/>
            <w:bottom w:val="none" w:sz="0" w:space="0" w:color="auto"/>
            <w:right w:val="none" w:sz="0" w:space="0" w:color="auto"/>
          </w:divBdr>
        </w:div>
        <w:div w:id="833571619">
          <w:marLeft w:val="640"/>
          <w:marRight w:val="0"/>
          <w:marTop w:val="0"/>
          <w:marBottom w:val="0"/>
          <w:divBdr>
            <w:top w:val="none" w:sz="0" w:space="0" w:color="auto"/>
            <w:left w:val="none" w:sz="0" w:space="0" w:color="auto"/>
            <w:bottom w:val="none" w:sz="0" w:space="0" w:color="auto"/>
            <w:right w:val="none" w:sz="0" w:space="0" w:color="auto"/>
          </w:divBdr>
        </w:div>
        <w:div w:id="1114520345">
          <w:marLeft w:val="640"/>
          <w:marRight w:val="0"/>
          <w:marTop w:val="0"/>
          <w:marBottom w:val="0"/>
          <w:divBdr>
            <w:top w:val="none" w:sz="0" w:space="0" w:color="auto"/>
            <w:left w:val="none" w:sz="0" w:space="0" w:color="auto"/>
            <w:bottom w:val="none" w:sz="0" w:space="0" w:color="auto"/>
            <w:right w:val="none" w:sz="0" w:space="0" w:color="auto"/>
          </w:divBdr>
        </w:div>
        <w:div w:id="573467058">
          <w:marLeft w:val="640"/>
          <w:marRight w:val="0"/>
          <w:marTop w:val="0"/>
          <w:marBottom w:val="0"/>
          <w:divBdr>
            <w:top w:val="none" w:sz="0" w:space="0" w:color="auto"/>
            <w:left w:val="none" w:sz="0" w:space="0" w:color="auto"/>
            <w:bottom w:val="none" w:sz="0" w:space="0" w:color="auto"/>
            <w:right w:val="none" w:sz="0" w:space="0" w:color="auto"/>
          </w:divBdr>
        </w:div>
        <w:div w:id="540439931">
          <w:marLeft w:val="640"/>
          <w:marRight w:val="0"/>
          <w:marTop w:val="0"/>
          <w:marBottom w:val="0"/>
          <w:divBdr>
            <w:top w:val="none" w:sz="0" w:space="0" w:color="auto"/>
            <w:left w:val="none" w:sz="0" w:space="0" w:color="auto"/>
            <w:bottom w:val="none" w:sz="0" w:space="0" w:color="auto"/>
            <w:right w:val="none" w:sz="0" w:space="0" w:color="auto"/>
          </w:divBdr>
        </w:div>
        <w:div w:id="874929636">
          <w:marLeft w:val="640"/>
          <w:marRight w:val="0"/>
          <w:marTop w:val="0"/>
          <w:marBottom w:val="0"/>
          <w:divBdr>
            <w:top w:val="none" w:sz="0" w:space="0" w:color="auto"/>
            <w:left w:val="none" w:sz="0" w:space="0" w:color="auto"/>
            <w:bottom w:val="none" w:sz="0" w:space="0" w:color="auto"/>
            <w:right w:val="none" w:sz="0" w:space="0" w:color="auto"/>
          </w:divBdr>
        </w:div>
        <w:div w:id="1407802664">
          <w:marLeft w:val="640"/>
          <w:marRight w:val="0"/>
          <w:marTop w:val="0"/>
          <w:marBottom w:val="0"/>
          <w:divBdr>
            <w:top w:val="none" w:sz="0" w:space="0" w:color="auto"/>
            <w:left w:val="none" w:sz="0" w:space="0" w:color="auto"/>
            <w:bottom w:val="none" w:sz="0" w:space="0" w:color="auto"/>
            <w:right w:val="none" w:sz="0" w:space="0" w:color="auto"/>
          </w:divBdr>
        </w:div>
        <w:div w:id="134881293">
          <w:marLeft w:val="640"/>
          <w:marRight w:val="0"/>
          <w:marTop w:val="0"/>
          <w:marBottom w:val="0"/>
          <w:divBdr>
            <w:top w:val="none" w:sz="0" w:space="0" w:color="auto"/>
            <w:left w:val="none" w:sz="0" w:space="0" w:color="auto"/>
            <w:bottom w:val="none" w:sz="0" w:space="0" w:color="auto"/>
            <w:right w:val="none" w:sz="0" w:space="0" w:color="auto"/>
          </w:divBdr>
        </w:div>
        <w:div w:id="941953684">
          <w:marLeft w:val="640"/>
          <w:marRight w:val="0"/>
          <w:marTop w:val="0"/>
          <w:marBottom w:val="0"/>
          <w:divBdr>
            <w:top w:val="none" w:sz="0" w:space="0" w:color="auto"/>
            <w:left w:val="none" w:sz="0" w:space="0" w:color="auto"/>
            <w:bottom w:val="none" w:sz="0" w:space="0" w:color="auto"/>
            <w:right w:val="none" w:sz="0" w:space="0" w:color="auto"/>
          </w:divBdr>
        </w:div>
        <w:div w:id="41365628">
          <w:marLeft w:val="640"/>
          <w:marRight w:val="0"/>
          <w:marTop w:val="0"/>
          <w:marBottom w:val="0"/>
          <w:divBdr>
            <w:top w:val="none" w:sz="0" w:space="0" w:color="auto"/>
            <w:left w:val="none" w:sz="0" w:space="0" w:color="auto"/>
            <w:bottom w:val="none" w:sz="0" w:space="0" w:color="auto"/>
            <w:right w:val="none" w:sz="0" w:space="0" w:color="auto"/>
          </w:divBdr>
        </w:div>
        <w:div w:id="979847206">
          <w:marLeft w:val="640"/>
          <w:marRight w:val="0"/>
          <w:marTop w:val="0"/>
          <w:marBottom w:val="0"/>
          <w:divBdr>
            <w:top w:val="none" w:sz="0" w:space="0" w:color="auto"/>
            <w:left w:val="none" w:sz="0" w:space="0" w:color="auto"/>
            <w:bottom w:val="none" w:sz="0" w:space="0" w:color="auto"/>
            <w:right w:val="none" w:sz="0" w:space="0" w:color="auto"/>
          </w:divBdr>
        </w:div>
        <w:div w:id="132910175">
          <w:marLeft w:val="640"/>
          <w:marRight w:val="0"/>
          <w:marTop w:val="0"/>
          <w:marBottom w:val="0"/>
          <w:divBdr>
            <w:top w:val="none" w:sz="0" w:space="0" w:color="auto"/>
            <w:left w:val="none" w:sz="0" w:space="0" w:color="auto"/>
            <w:bottom w:val="none" w:sz="0" w:space="0" w:color="auto"/>
            <w:right w:val="none" w:sz="0" w:space="0" w:color="auto"/>
          </w:divBdr>
        </w:div>
        <w:div w:id="883492357">
          <w:marLeft w:val="640"/>
          <w:marRight w:val="0"/>
          <w:marTop w:val="0"/>
          <w:marBottom w:val="0"/>
          <w:divBdr>
            <w:top w:val="none" w:sz="0" w:space="0" w:color="auto"/>
            <w:left w:val="none" w:sz="0" w:space="0" w:color="auto"/>
            <w:bottom w:val="none" w:sz="0" w:space="0" w:color="auto"/>
            <w:right w:val="none" w:sz="0" w:space="0" w:color="auto"/>
          </w:divBdr>
        </w:div>
        <w:div w:id="2017807308">
          <w:marLeft w:val="640"/>
          <w:marRight w:val="0"/>
          <w:marTop w:val="0"/>
          <w:marBottom w:val="0"/>
          <w:divBdr>
            <w:top w:val="none" w:sz="0" w:space="0" w:color="auto"/>
            <w:left w:val="none" w:sz="0" w:space="0" w:color="auto"/>
            <w:bottom w:val="none" w:sz="0" w:space="0" w:color="auto"/>
            <w:right w:val="none" w:sz="0" w:space="0" w:color="auto"/>
          </w:divBdr>
        </w:div>
        <w:div w:id="1522860120">
          <w:marLeft w:val="640"/>
          <w:marRight w:val="0"/>
          <w:marTop w:val="0"/>
          <w:marBottom w:val="0"/>
          <w:divBdr>
            <w:top w:val="none" w:sz="0" w:space="0" w:color="auto"/>
            <w:left w:val="none" w:sz="0" w:space="0" w:color="auto"/>
            <w:bottom w:val="none" w:sz="0" w:space="0" w:color="auto"/>
            <w:right w:val="none" w:sz="0" w:space="0" w:color="auto"/>
          </w:divBdr>
        </w:div>
        <w:div w:id="272829042">
          <w:marLeft w:val="640"/>
          <w:marRight w:val="0"/>
          <w:marTop w:val="0"/>
          <w:marBottom w:val="0"/>
          <w:divBdr>
            <w:top w:val="none" w:sz="0" w:space="0" w:color="auto"/>
            <w:left w:val="none" w:sz="0" w:space="0" w:color="auto"/>
            <w:bottom w:val="none" w:sz="0" w:space="0" w:color="auto"/>
            <w:right w:val="none" w:sz="0" w:space="0" w:color="auto"/>
          </w:divBdr>
        </w:div>
        <w:div w:id="781336840">
          <w:marLeft w:val="640"/>
          <w:marRight w:val="0"/>
          <w:marTop w:val="0"/>
          <w:marBottom w:val="0"/>
          <w:divBdr>
            <w:top w:val="none" w:sz="0" w:space="0" w:color="auto"/>
            <w:left w:val="none" w:sz="0" w:space="0" w:color="auto"/>
            <w:bottom w:val="none" w:sz="0" w:space="0" w:color="auto"/>
            <w:right w:val="none" w:sz="0" w:space="0" w:color="auto"/>
          </w:divBdr>
        </w:div>
        <w:div w:id="813840292">
          <w:marLeft w:val="640"/>
          <w:marRight w:val="0"/>
          <w:marTop w:val="0"/>
          <w:marBottom w:val="0"/>
          <w:divBdr>
            <w:top w:val="none" w:sz="0" w:space="0" w:color="auto"/>
            <w:left w:val="none" w:sz="0" w:space="0" w:color="auto"/>
            <w:bottom w:val="none" w:sz="0" w:space="0" w:color="auto"/>
            <w:right w:val="none" w:sz="0" w:space="0" w:color="auto"/>
          </w:divBdr>
        </w:div>
        <w:div w:id="313800338">
          <w:marLeft w:val="640"/>
          <w:marRight w:val="0"/>
          <w:marTop w:val="0"/>
          <w:marBottom w:val="0"/>
          <w:divBdr>
            <w:top w:val="none" w:sz="0" w:space="0" w:color="auto"/>
            <w:left w:val="none" w:sz="0" w:space="0" w:color="auto"/>
            <w:bottom w:val="none" w:sz="0" w:space="0" w:color="auto"/>
            <w:right w:val="none" w:sz="0" w:space="0" w:color="auto"/>
          </w:divBdr>
        </w:div>
        <w:div w:id="124198392">
          <w:marLeft w:val="640"/>
          <w:marRight w:val="0"/>
          <w:marTop w:val="0"/>
          <w:marBottom w:val="0"/>
          <w:divBdr>
            <w:top w:val="none" w:sz="0" w:space="0" w:color="auto"/>
            <w:left w:val="none" w:sz="0" w:space="0" w:color="auto"/>
            <w:bottom w:val="none" w:sz="0" w:space="0" w:color="auto"/>
            <w:right w:val="none" w:sz="0" w:space="0" w:color="auto"/>
          </w:divBdr>
        </w:div>
        <w:div w:id="145633770">
          <w:marLeft w:val="640"/>
          <w:marRight w:val="0"/>
          <w:marTop w:val="0"/>
          <w:marBottom w:val="0"/>
          <w:divBdr>
            <w:top w:val="none" w:sz="0" w:space="0" w:color="auto"/>
            <w:left w:val="none" w:sz="0" w:space="0" w:color="auto"/>
            <w:bottom w:val="none" w:sz="0" w:space="0" w:color="auto"/>
            <w:right w:val="none" w:sz="0" w:space="0" w:color="auto"/>
          </w:divBdr>
        </w:div>
        <w:div w:id="22022229">
          <w:marLeft w:val="640"/>
          <w:marRight w:val="0"/>
          <w:marTop w:val="0"/>
          <w:marBottom w:val="0"/>
          <w:divBdr>
            <w:top w:val="none" w:sz="0" w:space="0" w:color="auto"/>
            <w:left w:val="none" w:sz="0" w:space="0" w:color="auto"/>
            <w:bottom w:val="none" w:sz="0" w:space="0" w:color="auto"/>
            <w:right w:val="none" w:sz="0" w:space="0" w:color="auto"/>
          </w:divBdr>
        </w:div>
        <w:div w:id="374618912">
          <w:marLeft w:val="640"/>
          <w:marRight w:val="0"/>
          <w:marTop w:val="0"/>
          <w:marBottom w:val="0"/>
          <w:divBdr>
            <w:top w:val="none" w:sz="0" w:space="0" w:color="auto"/>
            <w:left w:val="none" w:sz="0" w:space="0" w:color="auto"/>
            <w:bottom w:val="none" w:sz="0" w:space="0" w:color="auto"/>
            <w:right w:val="none" w:sz="0" w:space="0" w:color="auto"/>
          </w:divBdr>
        </w:div>
        <w:div w:id="1473131379">
          <w:marLeft w:val="640"/>
          <w:marRight w:val="0"/>
          <w:marTop w:val="0"/>
          <w:marBottom w:val="0"/>
          <w:divBdr>
            <w:top w:val="none" w:sz="0" w:space="0" w:color="auto"/>
            <w:left w:val="none" w:sz="0" w:space="0" w:color="auto"/>
            <w:bottom w:val="none" w:sz="0" w:space="0" w:color="auto"/>
            <w:right w:val="none" w:sz="0" w:space="0" w:color="auto"/>
          </w:divBdr>
        </w:div>
        <w:div w:id="109788386">
          <w:marLeft w:val="640"/>
          <w:marRight w:val="0"/>
          <w:marTop w:val="0"/>
          <w:marBottom w:val="0"/>
          <w:divBdr>
            <w:top w:val="none" w:sz="0" w:space="0" w:color="auto"/>
            <w:left w:val="none" w:sz="0" w:space="0" w:color="auto"/>
            <w:bottom w:val="none" w:sz="0" w:space="0" w:color="auto"/>
            <w:right w:val="none" w:sz="0" w:space="0" w:color="auto"/>
          </w:divBdr>
        </w:div>
        <w:div w:id="455637612">
          <w:marLeft w:val="640"/>
          <w:marRight w:val="0"/>
          <w:marTop w:val="0"/>
          <w:marBottom w:val="0"/>
          <w:divBdr>
            <w:top w:val="none" w:sz="0" w:space="0" w:color="auto"/>
            <w:left w:val="none" w:sz="0" w:space="0" w:color="auto"/>
            <w:bottom w:val="none" w:sz="0" w:space="0" w:color="auto"/>
            <w:right w:val="none" w:sz="0" w:space="0" w:color="auto"/>
          </w:divBdr>
        </w:div>
        <w:div w:id="544677638">
          <w:marLeft w:val="640"/>
          <w:marRight w:val="0"/>
          <w:marTop w:val="0"/>
          <w:marBottom w:val="0"/>
          <w:divBdr>
            <w:top w:val="none" w:sz="0" w:space="0" w:color="auto"/>
            <w:left w:val="none" w:sz="0" w:space="0" w:color="auto"/>
            <w:bottom w:val="none" w:sz="0" w:space="0" w:color="auto"/>
            <w:right w:val="none" w:sz="0" w:space="0" w:color="auto"/>
          </w:divBdr>
        </w:div>
        <w:div w:id="623199859">
          <w:marLeft w:val="640"/>
          <w:marRight w:val="0"/>
          <w:marTop w:val="0"/>
          <w:marBottom w:val="0"/>
          <w:divBdr>
            <w:top w:val="none" w:sz="0" w:space="0" w:color="auto"/>
            <w:left w:val="none" w:sz="0" w:space="0" w:color="auto"/>
            <w:bottom w:val="none" w:sz="0" w:space="0" w:color="auto"/>
            <w:right w:val="none" w:sz="0" w:space="0" w:color="auto"/>
          </w:divBdr>
        </w:div>
        <w:div w:id="803238550">
          <w:marLeft w:val="640"/>
          <w:marRight w:val="0"/>
          <w:marTop w:val="0"/>
          <w:marBottom w:val="0"/>
          <w:divBdr>
            <w:top w:val="none" w:sz="0" w:space="0" w:color="auto"/>
            <w:left w:val="none" w:sz="0" w:space="0" w:color="auto"/>
            <w:bottom w:val="none" w:sz="0" w:space="0" w:color="auto"/>
            <w:right w:val="none" w:sz="0" w:space="0" w:color="auto"/>
          </w:divBdr>
        </w:div>
        <w:div w:id="1218013121">
          <w:marLeft w:val="640"/>
          <w:marRight w:val="0"/>
          <w:marTop w:val="0"/>
          <w:marBottom w:val="0"/>
          <w:divBdr>
            <w:top w:val="none" w:sz="0" w:space="0" w:color="auto"/>
            <w:left w:val="none" w:sz="0" w:space="0" w:color="auto"/>
            <w:bottom w:val="none" w:sz="0" w:space="0" w:color="auto"/>
            <w:right w:val="none" w:sz="0" w:space="0" w:color="auto"/>
          </w:divBdr>
        </w:div>
        <w:div w:id="1395200185">
          <w:marLeft w:val="640"/>
          <w:marRight w:val="0"/>
          <w:marTop w:val="0"/>
          <w:marBottom w:val="0"/>
          <w:divBdr>
            <w:top w:val="none" w:sz="0" w:space="0" w:color="auto"/>
            <w:left w:val="none" w:sz="0" w:space="0" w:color="auto"/>
            <w:bottom w:val="none" w:sz="0" w:space="0" w:color="auto"/>
            <w:right w:val="none" w:sz="0" w:space="0" w:color="auto"/>
          </w:divBdr>
        </w:div>
        <w:div w:id="405806941">
          <w:marLeft w:val="640"/>
          <w:marRight w:val="0"/>
          <w:marTop w:val="0"/>
          <w:marBottom w:val="0"/>
          <w:divBdr>
            <w:top w:val="none" w:sz="0" w:space="0" w:color="auto"/>
            <w:left w:val="none" w:sz="0" w:space="0" w:color="auto"/>
            <w:bottom w:val="none" w:sz="0" w:space="0" w:color="auto"/>
            <w:right w:val="none" w:sz="0" w:space="0" w:color="auto"/>
          </w:divBdr>
        </w:div>
        <w:div w:id="398938337">
          <w:marLeft w:val="640"/>
          <w:marRight w:val="0"/>
          <w:marTop w:val="0"/>
          <w:marBottom w:val="0"/>
          <w:divBdr>
            <w:top w:val="none" w:sz="0" w:space="0" w:color="auto"/>
            <w:left w:val="none" w:sz="0" w:space="0" w:color="auto"/>
            <w:bottom w:val="none" w:sz="0" w:space="0" w:color="auto"/>
            <w:right w:val="none" w:sz="0" w:space="0" w:color="auto"/>
          </w:divBdr>
        </w:div>
        <w:div w:id="703210747">
          <w:marLeft w:val="640"/>
          <w:marRight w:val="0"/>
          <w:marTop w:val="0"/>
          <w:marBottom w:val="0"/>
          <w:divBdr>
            <w:top w:val="none" w:sz="0" w:space="0" w:color="auto"/>
            <w:left w:val="none" w:sz="0" w:space="0" w:color="auto"/>
            <w:bottom w:val="none" w:sz="0" w:space="0" w:color="auto"/>
            <w:right w:val="none" w:sz="0" w:space="0" w:color="auto"/>
          </w:divBdr>
        </w:div>
        <w:div w:id="1845633644">
          <w:marLeft w:val="640"/>
          <w:marRight w:val="0"/>
          <w:marTop w:val="0"/>
          <w:marBottom w:val="0"/>
          <w:divBdr>
            <w:top w:val="none" w:sz="0" w:space="0" w:color="auto"/>
            <w:left w:val="none" w:sz="0" w:space="0" w:color="auto"/>
            <w:bottom w:val="none" w:sz="0" w:space="0" w:color="auto"/>
            <w:right w:val="none" w:sz="0" w:space="0" w:color="auto"/>
          </w:divBdr>
        </w:div>
        <w:div w:id="1933929427">
          <w:marLeft w:val="640"/>
          <w:marRight w:val="0"/>
          <w:marTop w:val="0"/>
          <w:marBottom w:val="0"/>
          <w:divBdr>
            <w:top w:val="none" w:sz="0" w:space="0" w:color="auto"/>
            <w:left w:val="none" w:sz="0" w:space="0" w:color="auto"/>
            <w:bottom w:val="none" w:sz="0" w:space="0" w:color="auto"/>
            <w:right w:val="none" w:sz="0" w:space="0" w:color="auto"/>
          </w:divBdr>
        </w:div>
        <w:div w:id="369427825">
          <w:marLeft w:val="640"/>
          <w:marRight w:val="0"/>
          <w:marTop w:val="0"/>
          <w:marBottom w:val="0"/>
          <w:divBdr>
            <w:top w:val="none" w:sz="0" w:space="0" w:color="auto"/>
            <w:left w:val="none" w:sz="0" w:space="0" w:color="auto"/>
            <w:bottom w:val="none" w:sz="0" w:space="0" w:color="auto"/>
            <w:right w:val="none" w:sz="0" w:space="0" w:color="auto"/>
          </w:divBdr>
        </w:div>
      </w:divsChild>
    </w:div>
    <w:div w:id="1595433551">
      <w:bodyDiv w:val="1"/>
      <w:marLeft w:val="0"/>
      <w:marRight w:val="0"/>
      <w:marTop w:val="0"/>
      <w:marBottom w:val="0"/>
      <w:divBdr>
        <w:top w:val="none" w:sz="0" w:space="0" w:color="auto"/>
        <w:left w:val="none" w:sz="0" w:space="0" w:color="auto"/>
        <w:bottom w:val="none" w:sz="0" w:space="0" w:color="auto"/>
        <w:right w:val="none" w:sz="0" w:space="0" w:color="auto"/>
      </w:divBdr>
      <w:divsChild>
        <w:div w:id="521361505">
          <w:marLeft w:val="640"/>
          <w:marRight w:val="0"/>
          <w:marTop w:val="0"/>
          <w:marBottom w:val="0"/>
          <w:divBdr>
            <w:top w:val="none" w:sz="0" w:space="0" w:color="auto"/>
            <w:left w:val="none" w:sz="0" w:space="0" w:color="auto"/>
            <w:bottom w:val="none" w:sz="0" w:space="0" w:color="auto"/>
            <w:right w:val="none" w:sz="0" w:space="0" w:color="auto"/>
          </w:divBdr>
        </w:div>
        <w:div w:id="1009521905">
          <w:marLeft w:val="640"/>
          <w:marRight w:val="0"/>
          <w:marTop w:val="0"/>
          <w:marBottom w:val="0"/>
          <w:divBdr>
            <w:top w:val="none" w:sz="0" w:space="0" w:color="auto"/>
            <w:left w:val="none" w:sz="0" w:space="0" w:color="auto"/>
            <w:bottom w:val="none" w:sz="0" w:space="0" w:color="auto"/>
            <w:right w:val="none" w:sz="0" w:space="0" w:color="auto"/>
          </w:divBdr>
        </w:div>
        <w:div w:id="552154400">
          <w:marLeft w:val="640"/>
          <w:marRight w:val="0"/>
          <w:marTop w:val="0"/>
          <w:marBottom w:val="0"/>
          <w:divBdr>
            <w:top w:val="none" w:sz="0" w:space="0" w:color="auto"/>
            <w:left w:val="none" w:sz="0" w:space="0" w:color="auto"/>
            <w:bottom w:val="none" w:sz="0" w:space="0" w:color="auto"/>
            <w:right w:val="none" w:sz="0" w:space="0" w:color="auto"/>
          </w:divBdr>
        </w:div>
        <w:div w:id="568809245">
          <w:marLeft w:val="640"/>
          <w:marRight w:val="0"/>
          <w:marTop w:val="0"/>
          <w:marBottom w:val="0"/>
          <w:divBdr>
            <w:top w:val="none" w:sz="0" w:space="0" w:color="auto"/>
            <w:left w:val="none" w:sz="0" w:space="0" w:color="auto"/>
            <w:bottom w:val="none" w:sz="0" w:space="0" w:color="auto"/>
            <w:right w:val="none" w:sz="0" w:space="0" w:color="auto"/>
          </w:divBdr>
        </w:div>
        <w:div w:id="807212262">
          <w:marLeft w:val="640"/>
          <w:marRight w:val="0"/>
          <w:marTop w:val="0"/>
          <w:marBottom w:val="0"/>
          <w:divBdr>
            <w:top w:val="none" w:sz="0" w:space="0" w:color="auto"/>
            <w:left w:val="none" w:sz="0" w:space="0" w:color="auto"/>
            <w:bottom w:val="none" w:sz="0" w:space="0" w:color="auto"/>
            <w:right w:val="none" w:sz="0" w:space="0" w:color="auto"/>
          </w:divBdr>
        </w:div>
        <w:div w:id="1148209191">
          <w:marLeft w:val="640"/>
          <w:marRight w:val="0"/>
          <w:marTop w:val="0"/>
          <w:marBottom w:val="0"/>
          <w:divBdr>
            <w:top w:val="none" w:sz="0" w:space="0" w:color="auto"/>
            <w:left w:val="none" w:sz="0" w:space="0" w:color="auto"/>
            <w:bottom w:val="none" w:sz="0" w:space="0" w:color="auto"/>
            <w:right w:val="none" w:sz="0" w:space="0" w:color="auto"/>
          </w:divBdr>
        </w:div>
        <w:div w:id="1900704937">
          <w:marLeft w:val="640"/>
          <w:marRight w:val="0"/>
          <w:marTop w:val="0"/>
          <w:marBottom w:val="0"/>
          <w:divBdr>
            <w:top w:val="none" w:sz="0" w:space="0" w:color="auto"/>
            <w:left w:val="none" w:sz="0" w:space="0" w:color="auto"/>
            <w:bottom w:val="none" w:sz="0" w:space="0" w:color="auto"/>
            <w:right w:val="none" w:sz="0" w:space="0" w:color="auto"/>
          </w:divBdr>
        </w:div>
        <w:div w:id="1984846783">
          <w:marLeft w:val="640"/>
          <w:marRight w:val="0"/>
          <w:marTop w:val="0"/>
          <w:marBottom w:val="0"/>
          <w:divBdr>
            <w:top w:val="none" w:sz="0" w:space="0" w:color="auto"/>
            <w:left w:val="none" w:sz="0" w:space="0" w:color="auto"/>
            <w:bottom w:val="none" w:sz="0" w:space="0" w:color="auto"/>
            <w:right w:val="none" w:sz="0" w:space="0" w:color="auto"/>
          </w:divBdr>
        </w:div>
        <w:div w:id="516164285">
          <w:marLeft w:val="640"/>
          <w:marRight w:val="0"/>
          <w:marTop w:val="0"/>
          <w:marBottom w:val="0"/>
          <w:divBdr>
            <w:top w:val="none" w:sz="0" w:space="0" w:color="auto"/>
            <w:left w:val="none" w:sz="0" w:space="0" w:color="auto"/>
            <w:bottom w:val="none" w:sz="0" w:space="0" w:color="auto"/>
            <w:right w:val="none" w:sz="0" w:space="0" w:color="auto"/>
          </w:divBdr>
        </w:div>
        <w:div w:id="35784279">
          <w:marLeft w:val="640"/>
          <w:marRight w:val="0"/>
          <w:marTop w:val="0"/>
          <w:marBottom w:val="0"/>
          <w:divBdr>
            <w:top w:val="none" w:sz="0" w:space="0" w:color="auto"/>
            <w:left w:val="none" w:sz="0" w:space="0" w:color="auto"/>
            <w:bottom w:val="none" w:sz="0" w:space="0" w:color="auto"/>
            <w:right w:val="none" w:sz="0" w:space="0" w:color="auto"/>
          </w:divBdr>
        </w:div>
        <w:div w:id="1927494149">
          <w:marLeft w:val="640"/>
          <w:marRight w:val="0"/>
          <w:marTop w:val="0"/>
          <w:marBottom w:val="0"/>
          <w:divBdr>
            <w:top w:val="none" w:sz="0" w:space="0" w:color="auto"/>
            <w:left w:val="none" w:sz="0" w:space="0" w:color="auto"/>
            <w:bottom w:val="none" w:sz="0" w:space="0" w:color="auto"/>
            <w:right w:val="none" w:sz="0" w:space="0" w:color="auto"/>
          </w:divBdr>
        </w:div>
        <w:div w:id="1397702079">
          <w:marLeft w:val="640"/>
          <w:marRight w:val="0"/>
          <w:marTop w:val="0"/>
          <w:marBottom w:val="0"/>
          <w:divBdr>
            <w:top w:val="none" w:sz="0" w:space="0" w:color="auto"/>
            <w:left w:val="none" w:sz="0" w:space="0" w:color="auto"/>
            <w:bottom w:val="none" w:sz="0" w:space="0" w:color="auto"/>
            <w:right w:val="none" w:sz="0" w:space="0" w:color="auto"/>
          </w:divBdr>
        </w:div>
        <w:div w:id="767694565">
          <w:marLeft w:val="640"/>
          <w:marRight w:val="0"/>
          <w:marTop w:val="0"/>
          <w:marBottom w:val="0"/>
          <w:divBdr>
            <w:top w:val="none" w:sz="0" w:space="0" w:color="auto"/>
            <w:left w:val="none" w:sz="0" w:space="0" w:color="auto"/>
            <w:bottom w:val="none" w:sz="0" w:space="0" w:color="auto"/>
            <w:right w:val="none" w:sz="0" w:space="0" w:color="auto"/>
          </w:divBdr>
        </w:div>
        <w:div w:id="1850749689">
          <w:marLeft w:val="640"/>
          <w:marRight w:val="0"/>
          <w:marTop w:val="0"/>
          <w:marBottom w:val="0"/>
          <w:divBdr>
            <w:top w:val="none" w:sz="0" w:space="0" w:color="auto"/>
            <w:left w:val="none" w:sz="0" w:space="0" w:color="auto"/>
            <w:bottom w:val="none" w:sz="0" w:space="0" w:color="auto"/>
            <w:right w:val="none" w:sz="0" w:space="0" w:color="auto"/>
          </w:divBdr>
        </w:div>
        <w:div w:id="872571659">
          <w:marLeft w:val="640"/>
          <w:marRight w:val="0"/>
          <w:marTop w:val="0"/>
          <w:marBottom w:val="0"/>
          <w:divBdr>
            <w:top w:val="none" w:sz="0" w:space="0" w:color="auto"/>
            <w:left w:val="none" w:sz="0" w:space="0" w:color="auto"/>
            <w:bottom w:val="none" w:sz="0" w:space="0" w:color="auto"/>
            <w:right w:val="none" w:sz="0" w:space="0" w:color="auto"/>
          </w:divBdr>
        </w:div>
        <w:div w:id="398943332">
          <w:marLeft w:val="640"/>
          <w:marRight w:val="0"/>
          <w:marTop w:val="0"/>
          <w:marBottom w:val="0"/>
          <w:divBdr>
            <w:top w:val="none" w:sz="0" w:space="0" w:color="auto"/>
            <w:left w:val="none" w:sz="0" w:space="0" w:color="auto"/>
            <w:bottom w:val="none" w:sz="0" w:space="0" w:color="auto"/>
            <w:right w:val="none" w:sz="0" w:space="0" w:color="auto"/>
          </w:divBdr>
        </w:div>
        <w:div w:id="898630931">
          <w:marLeft w:val="640"/>
          <w:marRight w:val="0"/>
          <w:marTop w:val="0"/>
          <w:marBottom w:val="0"/>
          <w:divBdr>
            <w:top w:val="none" w:sz="0" w:space="0" w:color="auto"/>
            <w:left w:val="none" w:sz="0" w:space="0" w:color="auto"/>
            <w:bottom w:val="none" w:sz="0" w:space="0" w:color="auto"/>
            <w:right w:val="none" w:sz="0" w:space="0" w:color="auto"/>
          </w:divBdr>
        </w:div>
        <w:div w:id="420301948">
          <w:marLeft w:val="640"/>
          <w:marRight w:val="0"/>
          <w:marTop w:val="0"/>
          <w:marBottom w:val="0"/>
          <w:divBdr>
            <w:top w:val="none" w:sz="0" w:space="0" w:color="auto"/>
            <w:left w:val="none" w:sz="0" w:space="0" w:color="auto"/>
            <w:bottom w:val="none" w:sz="0" w:space="0" w:color="auto"/>
            <w:right w:val="none" w:sz="0" w:space="0" w:color="auto"/>
          </w:divBdr>
        </w:div>
        <w:div w:id="92675407">
          <w:marLeft w:val="640"/>
          <w:marRight w:val="0"/>
          <w:marTop w:val="0"/>
          <w:marBottom w:val="0"/>
          <w:divBdr>
            <w:top w:val="none" w:sz="0" w:space="0" w:color="auto"/>
            <w:left w:val="none" w:sz="0" w:space="0" w:color="auto"/>
            <w:bottom w:val="none" w:sz="0" w:space="0" w:color="auto"/>
            <w:right w:val="none" w:sz="0" w:space="0" w:color="auto"/>
          </w:divBdr>
        </w:div>
        <w:div w:id="1261836941">
          <w:marLeft w:val="640"/>
          <w:marRight w:val="0"/>
          <w:marTop w:val="0"/>
          <w:marBottom w:val="0"/>
          <w:divBdr>
            <w:top w:val="none" w:sz="0" w:space="0" w:color="auto"/>
            <w:left w:val="none" w:sz="0" w:space="0" w:color="auto"/>
            <w:bottom w:val="none" w:sz="0" w:space="0" w:color="auto"/>
            <w:right w:val="none" w:sz="0" w:space="0" w:color="auto"/>
          </w:divBdr>
        </w:div>
        <w:div w:id="1802840361">
          <w:marLeft w:val="640"/>
          <w:marRight w:val="0"/>
          <w:marTop w:val="0"/>
          <w:marBottom w:val="0"/>
          <w:divBdr>
            <w:top w:val="none" w:sz="0" w:space="0" w:color="auto"/>
            <w:left w:val="none" w:sz="0" w:space="0" w:color="auto"/>
            <w:bottom w:val="none" w:sz="0" w:space="0" w:color="auto"/>
            <w:right w:val="none" w:sz="0" w:space="0" w:color="auto"/>
          </w:divBdr>
        </w:div>
        <w:div w:id="1539781759">
          <w:marLeft w:val="640"/>
          <w:marRight w:val="0"/>
          <w:marTop w:val="0"/>
          <w:marBottom w:val="0"/>
          <w:divBdr>
            <w:top w:val="none" w:sz="0" w:space="0" w:color="auto"/>
            <w:left w:val="none" w:sz="0" w:space="0" w:color="auto"/>
            <w:bottom w:val="none" w:sz="0" w:space="0" w:color="auto"/>
            <w:right w:val="none" w:sz="0" w:space="0" w:color="auto"/>
          </w:divBdr>
        </w:div>
        <w:div w:id="1306548469">
          <w:marLeft w:val="640"/>
          <w:marRight w:val="0"/>
          <w:marTop w:val="0"/>
          <w:marBottom w:val="0"/>
          <w:divBdr>
            <w:top w:val="none" w:sz="0" w:space="0" w:color="auto"/>
            <w:left w:val="none" w:sz="0" w:space="0" w:color="auto"/>
            <w:bottom w:val="none" w:sz="0" w:space="0" w:color="auto"/>
            <w:right w:val="none" w:sz="0" w:space="0" w:color="auto"/>
          </w:divBdr>
        </w:div>
        <w:div w:id="851259131">
          <w:marLeft w:val="640"/>
          <w:marRight w:val="0"/>
          <w:marTop w:val="0"/>
          <w:marBottom w:val="0"/>
          <w:divBdr>
            <w:top w:val="none" w:sz="0" w:space="0" w:color="auto"/>
            <w:left w:val="none" w:sz="0" w:space="0" w:color="auto"/>
            <w:bottom w:val="none" w:sz="0" w:space="0" w:color="auto"/>
            <w:right w:val="none" w:sz="0" w:space="0" w:color="auto"/>
          </w:divBdr>
        </w:div>
        <w:div w:id="382601489">
          <w:marLeft w:val="640"/>
          <w:marRight w:val="0"/>
          <w:marTop w:val="0"/>
          <w:marBottom w:val="0"/>
          <w:divBdr>
            <w:top w:val="none" w:sz="0" w:space="0" w:color="auto"/>
            <w:left w:val="none" w:sz="0" w:space="0" w:color="auto"/>
            <w:bottom w:val="none" w:sz="0" w:space="0" w:color="auto"/>
            <w:right w:val="none" w:sz="0" w:space="0" w:color="auto"/>
          </w:divBdr>
        </w:div>
        <w:div w:id="69471755">
          <w:marLeft w:val="640"/>
          <w:marRight w:val="0"/>
          <w:marTop w:val="0"/>
          <w:marBottom w:val="0"/>
          <w:divBdr>
            <w:top w:val="none" w:sz="0" w:space="0" w:color="auto"/>
            <w:left w:val="none" w:sz="0" w:space="0" w:color="auto"/>
            <w:bottom w:val="none" w:sz="0" w:space="0" w:color="auto"/>
            <w:right w:val="none" w:sz="0" w:space="0" w:color="auto"/>
          </w:divBdr>
        </w:div>
        <w:div w:id="1944216720">
          <w:marLeft w:val="640"/>
          <w:marRight w:val="0"/>
          <w:marTop w:val="0"/>
          <w:marBottom w:val="0"/>
          <w:divBdr>
            <w:top w:val="none" w:sz="0" w:space="0" w:color="auto"/>
            <w:left w:val="none" w:sz="0" w:space="0" w:color="auto"/>
            <w:bottom w:val="none" w:sz="0" w:space="0" w:color="auto"/>
            <w:right w:val="none" w:sz="0" w:space="0" w:color="auto"/>
          </w:divBdr>
        </w:div>
        <w:div w:id="23024384">
          <w:marLeft w:val="640"/>
          <w:marRight w:val="0"/>
          <w:marTop w:val="0"/>
          <w:marBottom w:val="0"/>
          <w:divBdr>
            <w:top w:val="none" w:sz="0" w:space="0" w:color="auto"/>
            <w:left w:val="none" w:sz="0" w:space="0" w:color="auto"/>
            <w:bottom w:val="none" w:sz="0" w:space="0" w:color="auto"/>
            <w:right w:val="none" w:sz="0" w:space="0" w:color="auto"/>
          </w:divBdr>
        </w:div>
        <w:div w:id="199174498">
          <w:marLeft w:val="640"/>
          <w:marRight w:val="0"/>
          <w:marTop w:val="0"/>
          <w:marBottom w:val="0"/>
          <w:divBdr>
            <w:top w:val="none" w:sz="0" w:space="0" w:color="auto"/>
            <w:left w:val="none" w:sz="0" w:space="0" w:color="auto"/>
            <w:bottom w:val="none" w:sz="0" w:space="0" w:color="auto"/>
            <w:right w:val="none" w:sz="0" w:space="0" w:color="auto"/>
          </w:divBdr>
        </w:div>
        <w:div w:id="895706179">
          <w:marLeft w:val="640"/>
          <w:marRight w:val="0"/>
          <w:marTop w:val="0"/>
          <w:marBottom w:val="0"/>
          <w:divBdr>
            <w:top w:val="none" w:sz="0" w:space="0" w:color="auto"/>
            <w:left w:val="none" w:sz="0" w:space="0" w:color="auto"/>
            <w:bottom w:val="none" w:sz="0" w:space="0" w:color="auto"/>
            <w:right w:val="none" w:sz="0" w:space="0" w:color="auto"/>
          </w:divBdr>
        </w:div>
        <w:div w:id="2076009672">
          <w:marLeft w:val="640"/>
          <w:marRight w:val="0"/>
          <w:marTop w:val="0"/>
          <w:marBottom w:val="0"/>
          <w:divBdr>
            <w:top w:val="none" w:sz="0" w:space="0" w:color="auto"/>
            <w:left w:val="none" w:sz="0" w:space="0" w:color="auto"/>
            <w:bottom w:val="none" w:sz="0" w:space="0" w:color="auto"/>
            <w:right w:val="none" w:sz="0" w:space="0" w:color="auto"/>
          </w:divBdr>
        </w:div>
        <w:div w:id="2059548643">
          <w:marLeft w:val="640"/>
          <w:marRight w:val="0"/>
          <w:marTop w:val="0"/>
          <w:marBottom w:val="0"/>
          <w:divBdr>
            <w:top w:val="none" w:sz="0" w:space="0" w:color="auto"/>
            <w:left w:val="none" w:sz="0" w:space="0" w:color="auto"/>
            <w:bottom w:val="none" w:sz="0" w:space="0" w:color="auto"/>
            <w:right w:val="none" w:sz="0" w:space="0" w:color="auto"/>
          </w:divBdr>
        </w:div>
        <w:div w:id="926499745">
          <w:marLeft w:val="640"/>
          <w:marRight w:val="0"/>
          <w:marTop w:val="0"/>
          <w:marBottom w:val="0"/>
          <w:divBdr>
            <w:top w:val="none" w:sz="0" w:space="0" w:color="auto"/>
            <w:left w:val="none" w:sz="0" w:space="0" w:color="auto"/>
            <w:bottom w:val="none" w:sz="0" w:space="0" w:color="auto"/>
            <w:right w:val="none" w:sz="0" w:space="0" w:color="auto"/>
          </w:divBdr>
        </w:div>
        <w:div w:id="804854575">
          <w:marLeft w:val="640"/>
          <w:marRight w:val="0"/>
          <w:marTop w:val="0"/>
          <w:marBottom w:val="0"/>
          <w:divBdr>
            <w:top w:val="none" w:sz="0" w:space="0" w:color="auto"/>
            <w:left w:val="none" w:sz="0" w:space="0" w:color="auto"/>
            <w:bottom w:val="none" w:sz="0" w:space="0" w:color="auto"/>
            <w:right w:val="none" w:sz="0" w:space="0" w:color="auto"/>
          </w:divBdr>
        </w:div>
        <w:div w:id="2042246021">
          <w:marLeft w:val="640"/>
          <w:marRight w:val="0"/>
          <w:marTop w:val="0"/>
          <w:marBottom w:val="0"/>
          <w:divBdr>
            <w:top w:val="none" w:sz="0" w:space="0" w:color="auto"/>
            <w:left w:val="none" w:sz="0" w:space="0" w:color="auto"/>
            <w:bottom w:val="none" w:sz="0" w:space="0" w:color="auto"/>
            <w:right w:val="none" w:sz="0" w:space="0" w:color="auto"/>
          </w:divBdr>
        </w:div>
        <w:div w:id="1758407073">
          <w:marLeft w:val="640"/>
          <w:marRight w:val="0"/>
          <w:marTop w:val="0"/>
          <w:marBottom w:val="0"/>
          <w:divBdr>
            <w:top w:val="none" w:sz="0" w:space="0" w:color="auto"/>
            <w:left w:val="none" w:sz="0" w:space="0" w:color="auto"/>
            <w:bottom w:val="none" w:sz="0" w:space="0" w:color="auto"/>
            <w:right w:val="none" w:sz="0" w:space="0" w:color="auto"/>
          </w:divBdr>
        </w:div>
        <w:div w:id="789662024">
          <w:marLeft w:val="640"/>
          <w:marRight w:val="0"/>
          <w:marTop w:val="0"/>
          <w:marBottom w:val="0"/>
          <w:divBdr>
            <w:top w:val="none" w:sz="0" w:space="0" w:color="auto"/>
            <w:left w:val="none" w:sz="0" w:space="0" w:color="auto"/>
            <w:bottom w:val="none" w:sz="0" w:space="0" w:color="auto"/>
            <w:right w:val="none" w:sz="0" w:space="0" w:color="auto"/>
          </w:divBdr>
        </w:div>
        <w:div w:id="1606111704">
          <w:marLeft w:val="640"/>
          <w:marRight w:val="0"/>
          <w:marTop w:val="0"/>
          <w:marBottom w:val="0"/>
          <w:divBdr>
            <w:top w:val="none" w:sz="0" w:space="0" w:color="auto"/>
            <w:left w:val="none" w:sz="0" w:space="0" w:color="auto"/>
            <w:bottom w:val="none" w:sz="0" w:space="0" w:color="auto"/>
            <w:right w:val="none" w:sz="0" w:space="0" w:color="auto"/>
          </w:divBdr>
        </w:div>
        <w:div w:id="1819951432">
          <w:marLeft w:val="640"/>
          <w:marRight w:val="0"/>
          <w:marTop w:val="0"/>
          <w:marBottom w:val="0"/>
          <w:divBdr>
            <w:top w:val="none" w:sz="0" w:space="0" w:color="auto"/>
            <w:left w:val="none" w:sz="0" w:space="0" w:color="auto"/>
            <w:bottom w:val="none" w:sz="0" w:space="0" w:color="auto"/>
            <w:right w:val="none" w:sz="0" w:space="0" w:color="auto"/>
          </w:divBdr>
        </w:div>
        <w:div w:id="664938508">
          <w:marLeft w:val="640"/>
          <w:marRight w:val="0"/>
          <w:marTop w:val="0"/>
          <w:marBottom w:val="0"/>
          <w:divBdr>
            <w:top w:val="none" w:sz="0" w:space="0" w:color="auto"/>
            <w:left w:val="none" w:sz="0" w:space="0" w:color="auto"/>
            <w:bottom w:val="none" w:sz="0" w:space="0" w:color="auto"/>
            <w:right w:val="none" w:sz="0" w:space="0" w:color="auto"/>
          </w:divBdr>
        </w:div>
        <w:div w:id="1066610901">
          <w:marLeft w:val="640"/>
          <w:marRight w:val="0"/>
          <w:marTop w:val="0"/>
          <w:marBottom w:val="0"/>
          <w:divBdr>
            <w:top w:val="none" w:sz="0" w:space="0" w:color="auto"/>
            <w:left w:val="none" w:sz="0" w:space="0" w:color="auto"/>
            <w:bottom w:val="none" w:sz="0" w:space="0" w:color="auto"/>
            <w:right w:val="none" w:sz="0" w:space="0" w:color="auto"/>
          </w:divBdr>
        </w:div>
      </w:divsChild>
    </w:div>
    <w:div w:id="1601794278">
      <w:bodyDiv w:val="1"/>
      <w:marLeft w:val="0"/>
      <w:marRight w:val="0"/>
      <w:marTop w:val="0"/>
      <w:marBottom w:val="0"/>
      <w:divBdr>
        <w:top w:val="none" w:sz="0" w:space="0" w:color="auto"/>
        <w:left w:val="none" w:sz="0" w:space="0" w:color="auto"/>
        <w:bottom w:val="none" w:sz="0" w:space="0" w:color="auto"/>
        <w:right w:val="none" w:sz="0" w:space="0" w:color="auto"/>
      </w:divBdr>
      <w:divsChild>
        <w:div w:id="444621207">
          <w:marLeft w:val="640"/>
          <w:marRight w:val="0"/>
          <w:marTop w:val="0"/>
          <w:marBottom w:val="0"/>
          <w:divBdr>
            <w:top w:val="none" w:sz="0" w:space="0" w:color="auto"/>
            <w:left w:val="none" w:sz="0" w:space="0" w:color="auto"/>
            <w:bottom w:val="none" w:sz="0" w:space="0" w:color="auto"/>
            <w:right w:val="none" w:sz="0" w:space="0" w:color="auto"/>
          </w:divBdr>
        </w:div>
        <w:div w:id="169687563">
          <w:marLeft w:val="640"/>
          <w:marRight w:val="0"/>
          <w:marTop w:val="0"/>
          <w:marBottom w:val="0"/>
          <w:divBdr>
            <w:top w:val="none" w:sz="0" w:space="0" w:color="auto"/>
            <w:left w:val="none" w:sz="0" w:space="0" w:color="auto"/>
            <w:bottom w:val="none" w:sz="0" w:space="0" w:color="auto"/>
            <w:right w:val="none" w:sz="0" w:space="0" w:color="auto"/>
          </w:divBdr>
        </w:div>
        <w:div w:id="1715277561">
          <w:marLeft w:val="640"/>
          <w:marRight w:val="0"/>
          <w:marTop w:val="0"/>
          <w:marBottom w:val="0"/>
          <w:divBdr>
            <w:top w:val="none" w:sz="0" w:space="0" w:color="auto"/>
            <w:left w:val="none" w:sz="0" w:space="0" w:color="auto"/>
            <w:bottom w:val="none" w:sz="0" w:space="0" w:color="auto"/>
            <w:right w:val="none" w:sz="0" w:space="0" w:color="auto"/>
          </w:divBdr>
        </w:div>
        <w:div w:id="85274695">
          <w:marLeft w:val="640"/>
          <w:marRight w:val="0"/>
          <w:marTop w:val="0"/>
          <w:marBottom w:val="0"/>
          <w:divBdr>
            <w:top w:val="none" w:sz="0" w:space="0" w:color="auto"/>
            <w:left w:val="none" w:sz="0" w:space="0" w:color="auto"/>
            <w:bottom w:val="none" w:sz="0" w:space="0" w:color="auto"/>
            <w:right w:val="none" w:sz="0" w:space="0" w:color="auto"/>
          </w:divBdr>
        </w:div>
        <w:div w:id="2113471225">
          <w:marLeft w:val="640"/>
          <w:marRight w:val="0"/>
          <w:marTop w:val="0"/>
          <w:marBottom w:val="0"/>
          <w:divBdr>
            <w:top w:val="none" w:sz="0" w:space="0" w:color="auto"/>
            <w:left w:val="none" w:sz="0" w:space="0" w:color="auto"/>
            <w:bottom w:val="none" w:sz="0" w:space="0" w:color="auto"/>
            <w:right w:val="none" w:sz="0" w:space="0" w:color="auto"/>
          </w:divBdr>
        </w:div>
        <w:div w:id="1225799376">
          <w:marLeft w:val="640"/>
          <w:marRight w:val="0"/>
          <w:marTop w:val="0"/>
          <w:marBottom w:val="0"/>
          <w:divBdr>
            <w:top w:val="none" w:sz="0" w:space="0" w:color="auto"/>
            <w:left w:val="none" w:sz="0" w:space="0" w:color="auto"/>
            <w:bottom w:val="none" w:sz="0" w:space="0" w:color="auto"/>
            <w:right w:val="none" w:sz="0" w:space="0" w:color="auto"/>
          </w:divBdr>
        </w:div>
        <w:div w:id="172383514">
          <w:marLeft w:val="640"/>
          <w:marRight w:val="0"/>
          <w:marTop w:val="0"/>
          <w:marBottom w:val="0"/>
          <w:divBdr>
            <w:top w:val="none" w:sz="0" w:space="0" w:color="auto"/>
            <w:left w:val="none" w:sz="0" w:space="0" w:color="auto"/>
            <w:bottom w:val="none" w:sz="0" w:space="0" w:color="auto"/>
            <w:right w:val="none" w:sz="0" w:space="0" w:color="auto"/>
          </w:divBdr>
        </w:div>
        <w:div w:id="518197756">
          <w:marLeft w:val="640"/>
          <w:marRight w:val="0"/>
          <w:marTop w:val="0"/>
          <w:marBottom w:val="0"/>
          <w:divBdr>
            <w:top w:val="none" w:sz="0" w:space="0" w:color="auto"/>
            <w:left w:val="none" w:sz="0" w:space="0" w:color="auto"/>
            <w:bottom w:val="none" w:sz="0" w:space="0" w:color="auto"/>
            <w:right w:val="none" w:sz="0" w:space="0" w:color="auto"/>
          </w:divBdr>
        </w:div>
        <w:div w:id="880673897">
          <w:marLeft w:val="640"/>
          <w:marRight w:val="0"/>
          <w:marTop w:val="0"/>
          <w:marBottom w:val="0"/>
          <w:divBdr>
            <w:top w:val="none" w:sz="0" w:space="0" w:color="auto"/>
            <w:left w:val="none" w:sz="0" w:space="0" w:color="auto"/>
            <w:bottom w:val="none" w:sz="0" w:space="0" w:color="auto"/>
            <w:right w:val="none" w:sz="0" w:space="0" w:color="auto"/>
          </w:divBdr>
        </w:div>
        <w:div w:id="1425419463">
          <w:marLeft w:val="640"/>
          <w:marRight w:val="0"/>
          <w:marTop w:val="0"/>
          <w:marBottom w:val="0"/>
          <w:divBdr>
            <w:top w:val="none" w:sz="0" w:space="0" w:color="auto"/>
            <w:left w:val="none" w:sz="0" w:space="0" w:color="auto"/>
            <w:bottom w:val="none" w:sz="0" w:space="0" w:color="auto"/>
            <w:right w:val="none" w:sz="0" w:space="0" w:color="auto"/>
          </w:divBdr>
        </w:div>
        <w:div w:id="987368326">
          <w:marLeft w:val="640"/>
          <w:marRight w:val="0"/>
          <w:marTop w:val="0"/>
          <w:marBottom w:val="0"/>
          <w:divBdr>
            <w:top w:val="none" w:sz="0" w:space="0" w:color="auto"/>
            <w:left w:val="none" w:sz="0" w:space="0" w:color="auto"/>
            <w:bottom w:val="none" w:sz="0" w:space="0" w:color="auto"/>
            <w:right w:val="none" w:sz="0" w:space="0" w:color="auto"/>
          </w:divBdr>
        </w:div>
        <w:div w:id="1094982903">
          <w:marLeft w:val="640"/>
          <w:marRight w:val="0"/>
          <w:marTop w:val="0"/>
          <w:marBottom w:val="0"/>
          <w:divBdr>
            <w:top w:val="none" w:sz="0" w:space="0" w:color="auto"/>
            <w:left w:val="none" w:sz="0" w:space="0" w:color="auto"/>
            <w:bottom w:val="none" w:sz="0" w:space="0" w:color="auto"/>
            <w:right w:val="none" w:sz="0" w:space="0" w:color="auto"/>
          </w:divBdr>
        </w:div>
        <w:div w:id="1647395732">
          <w:marLeft w:val="640"/>
          <w:marRight w:val="0"/>
          <w:marTop w:val="0"/>
          <w:marBottom w:val="0"/>
          <w:divBdr>
            <w:top w:val="none" w:sz="0" w:space="0" w:color="auto"/>
            <w:left w:val="none" w:sz="0" w:space="0" w:color="auto"/>
            <w:bottom w:val="none" w:sz="0" w:space="0" w:color="auto"/>
            <w:right w:val="none" w:sz="0" w:space="0" w:color="auto"/>
          </w:divBdr>
        </w:div>
        <w:div w:id="934704509">
          <w:marLeft w:val="640"/>
          <w:marRight w:val="0"/>
          <w:marTop w:val="0"/>
          <w:marBottom w:val="0"/>
          <w:divBdr>
            <w:top w:val="none" w:sz="0" w:space="0" w:color="auto"/>
            <w:left w:val="none" w:sz="0" w:space="0" w:color="auto"/>
            <w:bottom w:val="none" w:sz="0" w:space="0" w:color="auto"/>
            <w:right w:val="none" w:sz="0" w:space="0" w:color="auto"/>
          </w:divBdr>
        </w:div>
        <w:div w:id="905800709">
          <w:marLeft w:val="640"/>
          <w:marRight w:val="0"/>
          <w:marTop w:val="0"/>
          <w:marBottom w:val="0"/>
          <w:divBdr>
            <w:top w:val="none" w:sz="0" w:space="0" w:color="auto"/>
            <w:left w:val="none" w:sz="0" w:space="0" w:color="auto"/>
            <w:bottom w:val="none" w:sz="0" w:space="0" w:color="auto"/>
            <w:right w:val="none" w:sz="0" w:space="0" w:color="auto"/>
          </w:divBdr>
        </w:div>
        <w:div w:id="1377051181">
          <w:marLeft w:val="640"/>
          <w:marRight w:val="0"/>
          <w:marTop w:val="0"/>
          <w:marBottom w:val="0"/>
          <w:divBdr>
            <w:top w:val="none" w:sz="0" w:space="0" w:color="auto"/>
            <w:left w:val="none" w:sz="0" w:space="0" w:color="auto"/>
            <w:bottom w:val="none" w:sz="0" w:space="0" w:color="auto"/>
            <w:right w:val="none" w:sz="0" w:space="0" w:color="auto"/>
          </w:divBdr>
        </w:div>
        <w:div w:id="2106147907">
          <w:marLeft w:val="640"/>
          <w:marRight w:val="0"/>
          <w:marTop w:val="0"/>
          <w:marBottom w:val="0"/>
          <w:divBdr>
            <w:top w:val="none" w:sz="0" w:space="0" w:color="auto"/>
            <w:left w:val="none" w:sz="0" w:space="0" w:color="auto"/>
            <w:bottom w:val="none" w:sz="0" w:space="0" w:color="auto"/>
            <w:right w:val="none" w:sz="0" w:space="0" w:color="auto"/>
          </w:divBdr>
        </w:div>
        <w:div w:id="1866824637">
          <w:marLeft w:val="640"/>
          <w:marRight w:val="0"/>
          <w:marTop w:val="0"/>
          <w:marBottom w:val="0"/>
          <w:divBdr>
            <w:top w:val="none" w:sz="0" w:space="0" w:color="auto"/>
            <w:left w:val="none" w:sz="0" w:space="0" w:color="auto"/>
            <w:bottom w:val="none" w:sz="0" w:space="0" w:color="auto"/>
            <w:right w:val="none" w:sz="0" w:space="0" w:color="auto"/>
          </w:divBdr>
        </w:div>
        <w:div w:id="714502122">
          <w:marLeft w:val="640"/>
          <w:marRight w:val="0"/>
          <w:marTop w:val="0"/>
          <w:marBottom w:val="0"/>
          <w:divBdr>
            <w:top w:val="none" w:sz="0" w:space="0" w:color="auto"/>
            <w:left w:val="none" w:sz="0" w:space="0" w:color="auto"/>
            <w:bottom w:val="none" w:sz="0" w:space="0" w:color="auto"/>
            <w:right w:val="none" w:sz="0" w:space="0" w:color="auto"/>
          </w:divBdr>
        </w:div>
        <w:div w:id="1510680912">
          <w:marLeft w:val="640"/>
          <w:marRight w:val="0"/>
          <w:marTop w:val="0"/>
          <w:marBottom w:val="0"/>
          <w:divBdr>
            <w:top w:val="none" w:sz="0" w:space="0" w:color="auto"/>
            <w:left w:val="none" w:sz="0" w:space="0" w:color="auto"/>
            <w:bottom w:val="none" w:sz="0" w:space="0" w:color="auto"/>
            <w:right w:val="none" w:sz="0" w:space="0" w:color="auto"/>
          </w:divBdr>
        </w:div>
        <w:div w:id="457527999">
          <w:marLeft w:val="640"/>
          <w:marRight w:val="0"/>
          <w:marTop w:val="0"/>
          <w:marBottom w:val="0"/>
          <w:divBdr>
            <w:top w:val="none" w:sz="0" w:space="0" w:color="auto"/>
            <w:left w:val="none" w:sz="0" w:space="0" w:color="auto"/>
            <w:bottom w:val="none" w:sz="0" w:space="0" w:color="auto"/>
            <w:right w:val="none" w:sz="0" w:space="0" w:color="auto"/>
          </w:divBdr>
        </w:div>
        <w:div w:id="931275404">
          <w:marLeft w:val="640"/>
          <w:marRight w:val="0"/>
          <w:marTop w:val="0"/>
          <w:marBottom w:val="0"/>
          <w:divBdr>
            <w:top w:val="none" w:sz="0" w:space="0" w:color="auto"/>
            <w:left w:val="none" w:sz="0" w:space="0" w:color="auto"/>
            <w:bottom w:val="none" w:sz="0" w:space="0" w:color="auto"/>
            <w:right w:val="none" w:sz="0" w:space="0" w:color="auto"/>
          </w:divBdr>
        </w:div>
        <w:div w:id="423498610">
          <w:marLeft w:val="640"/>
          <w:marRight w:val="0"/>
          <w:marTop w:val="0"/>
          <w:marBottom w:val="0"/>
          <w:divBdr>
            <w:top w:val="none" w:sz="0" w:space="0" w:color="auto"/>
            <w:left w:val="none" w:sz="0" w:space="0" w:color="auto"/>
            <w:bottom w:val="none" w:sz="0" w:space="0" w:color="auto"/>
            <w:right w:val="none" w:sz="0" w:space="0" w:color="auto"/>
          </w:divBdr>
        </w:div>
        <w:div w:id="300114322">
          <w:marLeft w:val="640"/>
          <w:marRight w:val="0"/>
          <w:marTop w:val="0"/>
          <w:marBottom w:val="0"/>
          <w:divBdr>
            <w:top w:val="none" w:sz="0" w:space="0" w:color="auto"/>
            <w:left w:val="none" w:sz="0" w:space="0" w:color="auto"/>
            <w:bottom w:val="none" w:sz="0" w:space="0" w:color="auto"/>
            <w:right w:val="none" w:sz="0" w:space="0" w:color="auto"/>
          </w:divBdr>
        </w:div>
        <w:div w:id="1686714147">
          <w:marLeft w:val="640"/>
          <w:marRight w:val="0"/>
          <w:marTop w:val="0"/>
          <w:marBottom w:val="0"/>
          <w:divBdr>
            <w:top w:val="none" w:sz="0" w:space="0" w:color="auto"/>
            <w:left w:val="none" w:sz="0" w:space="0" w:color="auto"/>
            <w:bottom w:val="none" w:sz="0" w:space="0" w:color="auto"/>
            <w:right w:val="none" w:sz="0" w:space="0" w:color="auto"/>
          </w:divBdr>
        </w:div>
        <w:div w:id="1632323162">
          <w:marLeft w:val="640"/>
          <w:marRight w:val="0"/>
          <w:marTop w:val="0"/>
          <w:marBottom w:val="0"/>
          <w:divBdr>
            <w:top w:val="none" w:sz="0" w:space="0" w:color="auto"/>
            <w:left w:val="none" w:sz="0" w:space="0" w:color="auto"/>
            <w:bottom w:val="none" w:sz="0" w:space="0" w:color="auto"/>
            <w:right w:val="none" w:sz="0" w:space="0" w:color="auto"/>
          </w:divBdr>
        </w:div>
        <w:div w:id="1832255783">
          <w:marLeft w:val="640"/>
          <w:marRight w:val="0"/>
          <w:marTop w:val="0"/>
          <w:marBottom w:val="0"/>
          <w:divBdr>
            <w:top w:val="none" w:sz="0" w:space="0" w:color="auto"/>
            <w:left w:val="none" w:sz="0" w:space="0" w:color="auto"/>
            <w:bottom w:val="none" w:sz="0" w:space="0" w:color="auto"/>
            <w:right w:val="none" w:sz="0" w:space="0" w:color="auto"/>
          </w:divBdr>
        </w:div>
        <w:div w:id="1406343315">
          <w:marLeft w:val="640"/>
          <w:marRight w:val="0"/>
          <w:marTop w:val="0"/>
          <w:marBottom w:val="0"/>
          <w:divBdr>
            <w:top w:val="none" w:sz="0" w:space="0" w:color="auto"/>
            <w:left w:val="none" w:sz="0" w:space="0" w:color="auto"/>
            <w:bottom w:val="none" w:sz="0" w:space="0" w:color="auto"/>
            <w:right w:val="none" w:sz="0" w:space="0" w:color="auto"/>
          </w:divBdr>
        </w:div>
        <w:div w:id="1760561085">
          <w:marLeft w:val="640"/>
          <w:marRight w:val="0"/>
          <w:marTop w:val="0"/>
          <w:marBottom w:val="0"/>
          <w:divBdr>
            <w:top w:val="none" w:sz="0" w:space="0" w:color="auto"/>
            <w:left w:val="none" w:sz="0" w:space="0" w:color="auto"/>
            <w:bottom w:val="none" w:sz="0" w:space="0" w:color="auto"/>
            <w:right w:val="none" w:sz="0" w:space="0" w:color="auto"/>
          </w:divBdr>
        </w:div>
        <w:div w:id="1716813497">
          <w:marLeft w:val="640"/>
          <w:marRight w:val="0"/>
          <w:marTop w:val="0"/>
          <w:marBottom w:val="0"/>
          <w:divBdr>
            <w:top w:val="none" w:sz="0" w:space="0" w:color="auto"/>
            <w:left w:val="none" w:sz="0" w:space="0" w:color="auto"/>
            <w:bottom w:val="none" w:sz="0" w:space="0" w:color="auto"/>
            <w:right w:val="none" w:sz="0" w:space="0" w:color="auto"/>
          </w:divBdr>
        </w:div>
        <w:div w:id="1365132082">
          <w:marLeft w:val="640"/>
          <w:marRight w:val="0"/>
          <w:marTop w:val="0"/>
          <w:marBottom w:val="0"/>
          <w:divBdr>
            <w:top w:val="none" w:sz="0" w:space="0" w:color="auto"/>
            <w:left w:val="none" w:sz="0" w:space="0" w:color="auto"/>
            <w:bottom w:val="none" w:sz="0" w:space="0" w:color="auto"/>
            <w:right w:val="none" w:sz="0" w:space="0" w:color="auto"/>
          </w:divBdr>
        </w:div>
        <w:div w:id="786778313">
          <w:marLeft w:val="640"/>
          <w:marRight w:val="0"/>
          <w:marTop w:val="0"/>
          <w:marBottom w:val="0"/>
          <w:divBdr>
            <w:top w:val="none" w:sz="0" w:space="0" w:color="auto"/>
            <w:left w:val="none" w:sz="0" w:space="0" w:color="auto"/>
            <w:bottom w:val="none" w:sz="0" w:space="0" w:color="auto"/>
            <w:right w:val="none" w:sz="0" w:space="0" w:color="auto"/>
          </w:divBdr>
        </w:div>
        <w:div w:id="12804045">
          <w:marLeft w:val="640"/>
          <w:marRight w:val="0"/>
          <w:marTop w:val="0"/>
          <w:marBottom w:val="0"/>
          <w:divBdr>
            <w:top w:val="none" w:sz="0" w:space="0" w:color="auto"/>
            <w:left w:val="none" w:sz="0" w:space="0" w:color="auto"/>
            <w:bottom w:val="none" w:sz="0" w:space="0" w:color="auto"/>
            <w:right w:val="none" w:sz="0" w:space="0" w:color="auto"/>
          </w:divBdr>
        </w:div>
        <w:div w:id="1275945259">
          <w:marLeft w:val="640"/>
          <w:marRight w:val="0"/>
          <w:marTop w:val="0"/>
          <w:marBottom w:val="0"/>
          <w:divBdr>
            <w:top w:val="none" w:sz="0" w:space="0" w:color="auto"/>
            <w:left w:val="none" w:sz="0" w:space="0" w:color="auto"/>
            <w:bottom w:val="none" w:sz="0" w:space="0" w:color="auto"/>
            <w:right w:val="none" w:sz="0" w:space="0" w:color="auto"/>
          </w:divBdr>
        </w:div>
        <w:div w:id="212623772">
          <w:marLeft w:val="640"/>
          <w:marRight w:val="0"/>
          <w:marTop w:val="0"/>
          <w:marBottom w:val="0"/>
          <w:divBdr>
            <w:top w:val="none" w:sz="0" w:space="0" w:color="auto"/>
            <w:left w:val="none" w:sz="0" w:space="0" w:color="auto"/>
            <w:bottom w:val="none" w:sz="0" w:space="0" w:color="auto"/>
            <w:right w:val="none" w:sz="0" w:space="0" w:color="auto"/>
          </w:divBdr>
        </w:div>
        <w:div w:id="884831140">
          <w:marLeft w:val="640"/>
          <w:marRight w:val="0"/>
          <w:marTop w:val="0"/>
          <w:marBottom w:val="0"/>
          <w:divBdr>
            <w:top w:val="none" w:sz="0" w:space="0" w:color="auto"/>
            <w:left w:val="none" w:sz="0" w:space="0" w:color="auto"/>
            <w:bottom w:val="none" w:sz="0" w:space="0" w:color="auto"/>
            <w:right w:val="none" w:sz="0" w:space="0" w:color="auto"/>
          </w:divBdr>
        </w:div>
        <w:div w:id="1536885515">
          <w:marLeft w:val="640"/>
          <w:marRight w:val="0"/>
          <w:marTop w:val="0"/>
          <w:marBottom w:val="0"/>
          <w:divBdr>
            <w:top w:val="none" w:sz="0" w:space="0" w:color="auto"/>
            <w:left w:val="none" w:sz="0" w:space="0" w:color="auto"/>
            <w:bottom w:val="none" w:sz="0" w:space="0" w:color="auto"/>
            <w:right w:val="none" w:sz="0" w:space="0" w:color="auto"/>
          </w:divBdr>
        </w:div>
        <w:div w:id="1734770143">
          <w:marLeft w:val="640"/>
          <w:marRight w:val="0"/>
          <w:marTop w:val="0"/>
          <w:marBottom w:val="0"/>
          <w:divBdr>
            <w:top w:val="none" w:sz="0" w:space="0" w:color="auto"/>
            <w:left w:val="none" w:sz="0" w:space="0" w:color="auto"/>
            <w:bottom w:val="none" w:sz="0" w:space="0" w:color="auto"/>
            <w:right w:val="none" w:sz="0" w:space="0" w:color="auto"/>
          </w:divBdr>
        </w:div>
        <w:div w:id="1194686725">
          <w:marLeft w:val="640"/>
          <w:marRight w:val="0"/>
          <w:marTop w:val="0"/>
          <w:marBottom w:val="0"/>
          <w:divBdr>
            <w:top w:val="none" w:sz="0" w:space="0" w:color="auto"/>
            <w:left w:val="none" w:sz="0" w:space="0" w:color="auto"/>
            <w:bottom w:val="none" w:sz="0" w:space="0" w:color="auto"/>
            <w:right w:val="none" w:sz="0" w:space="0" w:color="auto"/>
          </w:divBdr>
        </w:div>
        <w:div w:id="130638936">
          <w:marLeft w:val="640"/>
          <w:marRight w:val="0"/>
          <w:marTop w:val="0"/>
          <w:marBottom w:val="0"/>
          <w:divBdr>
            <w:top w:val="none" w:sz="0" w:space="0" w:color="auto"/>
            <w:left w:val="none" w:sz="0" w:space="0" w:color="auto"/>
            <w:bottom w:val="none" w:sz="0" w:space="0" w:color="auto"/>
            <w:right w:val="none" w:sz="0" w:space="0" w:color="auto"/>
          </w:divBdr>
        </w:div>
        <w:div w:id="1219046734">
          <w:marLeft w:val="640"/>
          <w:marRight w:val="0"/>
          <w:marTop w:val="0"/>
          <w:marBottom w:val="0"/>
          <w:divBdr>
            <w:top w:val="none" w:sz="0" w:space="0" w:color="auto"/>
            <w:left w:val="none" w:sz="0" w:space="0" w:color="auto"/>
            <w:bottom w:val="none" w:sz="0" w:space="0" w:color="auto"/>
            <w:right w:val="none" w:sz="0" w:space="0" w:color="auto"/>
          </w:divBdr>
        </w:div>
      </w:divsChild>
    </w:div>
    <w:div w:id="1601838331">
      <w:bodyDiv w:val="1"/>
      <w:marLeft w:val="0"/>
      <w:marRight w:val="0"/>
      <w:marTop w:val="0"/>
      <w:marBottom w:val="0"/>
      <w:divBdr>
        <w:top w:val="none" w:sz="0" w:space="0" w:color="auto"/>
        <w:left w:val="none" w:sz="0" w:space="0" w:color="auto"/>
        <w:bottom w:val="none" w:sz="0" w:space="0" w:color="auto"/>
        <w:right w:val="none" w:sz="0" w:space="0" w:color="auto"/>
      </w:divBdr>
      <w:divsChild>
        <w:div w:id="1428116045">
          <w:marLeft w:val="640"/>
          <w:marRight w:val="0"/>
          <w:marTop w:val="0"/>
          <w:marBottom w:val="0"/>
          <w:divBdr>
            <w:top w:val="none" w:sz="0" w:space="0" w:color="auto"/>
            <w:left w:val="none" w:sz="0" w:space="0" w:color="auto"/>
            <w:bottom w:val="none" w:sz="0" w:space="0" w:color="auto"/>
            <w:right w:val="none" w:sz="0" w:space="0" w:color="auto"/>
          </w:divBdr>
        </w:div>
        <w:div w:id="1667442715">
          <w:marLeft w:val="640"/>
          <w:marRight w:val="0"/>
          <w:marTop w:val="0"/>
          <w:marBottom w:val="0"/>
          <w:divBdr>
            <w:top w:val="none" w:sz="0" w:space="0" w:color="auto"/>
            <w:left w:val="none" w:sz="0" w:space="0" w:color="auto"/>
            <w:bottom w:val="none" w:sz="0" w:space="0" w:color="auto"/>
            <w:right w:val="none" w:sz="0" w:space="0" w:color="auto"/>
          </w:divBdr>
        </w:div>
        <w:div w:id="384253738">
          <w:marLeft w:val="640"/>
          <w:marRight w:val="0"/>
          <w:marTop w:val="0"/>
          <w:marBottom w:val="0"/>
          <w:divBdr>
            <w:top w:val="none" w:sz="0" w:space="0" w:color="auto"/>
            <w:left w:val="none" w:sz="0" w:space="0" w:color="auto"/>
            <w:bottom w:val="none" w:sz="0" w:space="0" w:color="auto"/>
            <w:right w:val="none" w:sz="0" w:space="0" w:color="auto"/>
          </w:divBdr>
        </w:div>
        <w:div w:id="85076767">
          <w:marLeft w:val="640"/>
          <w:marRight w:val="0"/>
          <w:marTop w:val="0"/>
          <w:marBottom w:val="0"/>
          <w:divBdr>
            <w:top w:val="none" w:sz="0" w:space="0" w:color="auto"/>
            <w:left w:val="none" w:sz="0" w:space="0" w:color="auto"/>
            <w:bottom w:val="none" w:sz="0" w:space="0" w:color="auto"/>
            <w:right w:val="none" w:sz="0" w:space="0" w:color="auto"/>
          </w:divBdr>
        </w:div>
        <w:div w:id="672299540">
          <w:marLeft w:val="640"/>
          <w:marRight w:val="0"/>
          <w:marTop w:val="0"/>
          <w:marBottom w:val="0"/>
          <w:divBdr>
            <w:top w:val="none" w:sz="0" w:space="0" w:color="auto"/>
            <w:left w:val="none" w:sz="0" w:space="0" w:color="auto"/>
            <w:bottom w:val="none" w:sz="0" w:space="0" w:color="auto"/>
            <w:right w:val="none" w:sz="0" w:space="0" w:color="auto"/>
          </w:divBdr>
        </w:div>
        <w:div w:id="1968777220">
          <w:marLeft w:val="640"/>
          <w:marRight w:val="0"/>
          <w:marTop w:val="0"/>
          <w:marBottom w:val="0"/>
          <w:divBdr>
            <w:top w:val="none" w:sz="0" w:space="0" w:color="auto"/>
            <w:left w:val="none" w:sz="0" w:space="0" w:color="auto"/>
            <w:bottom w:val="none" w:sz="0" w:space="0" w:color="auto"/>
            <w:right w:val="none" w:sz="0" w:space="0" w:color="auto"/>
          </w:divBdr>
        </w:div>
        <w:div w:id="2116175196">
          <w:marLeft w:val="640"/>
          <w:marRight w:val="0"/>
          <w:marTop w:val="0"/>
          <w:marBottom w:val="0"/>
          <w:divBdr>
            <w:top w:val="none" w:sz="0" w:space="0" w:color="auto"/>
            <w:left w:val="none" w:sz="0" w:space="0" w:color="auto"/>
            <w:bottom w:val="none" w:sz="0" w:space="0" w:color="auto"/>
            <w:right w:val="none" w:sz="0" w:space="0" w:color="auto"/>
          </w:divBdr>
        </w:div>
        <w:div w:id="812984246">
          <w:marLeft w:val="640"/>
          <w:marRight w:val="0"/>
          <w:marTop w:val="0"/>
          <w:marBottom w:val="0"/>
          <w:divBdr>
            <w:top w:val="none" w:sz="0" w:space="0" w:color="auto"/>
            <w:left w:val="none" w:sz="0" w:space="0" w:color="auto"/>
            <w:bottom w:val="none" w:sz="0" w:space="0" w:color="auto"/>
            <w:right w:val="none" w:sz="0" w:space="0" w:color="auto"/>
          </w:divBdr>
        </w:div>
        <w:div w:id="367919191">
          <w:marLeft w:val="640"/>
          <w:marRight w:val="0"/>
          <w:marTop w:val="0"/>
          <w:marBottom w:val="0"/>
          <w:divBdr>
            <w:top w:val="none" w:sz="0" w:space="0" w:color="auto"/>
            <w:left w:val="none" w:sz="0" w:space="0" w:color="auto"/>
            <w:bottom w:val="none" w:sz="0" w:space="0" w:color="auto"/>
            <w:right w:val="none" w:sz="0" w:space="0" w:color="auto"/>
          </w:divBdr>
        </w:div>
        <w:div w:id="31461721">
          <w:marLeft w:val="640"/>
          <w:marRight w:val="0"/>
          <w:marTop w:val="0"/>
          <w:marBottom w:val="0"/>
          <w:divBdr>
            <w:top w:val="none" w:sz="0" w:space="0" w:color="auto"/>
            <w:left w:val="none" w:sz="0" w:space="0" w:color="auto"/>
            <w:bottom w:val="none" w:sz="0" w:space="0" w:color="auto"/>
            <w:right w:val="none" w:sz="0" w:space="0" w:color="auto"/>
          </w:divBdr>
        </w:div>
        <w:div w:id="843865404">
          <w:marLeft w:val="640"/>
          <w:marRight w:val="0"/>
          <w:marTop w:val="0"/>
          <w:marBottom w:val="0"/>
          <w:divBdr>
            <w:top w:val="none" w:sz="0" w:space="0" w:color="auto"/>
            <w:left w:val="none" w:sz="0" w:space="0" w:color="auto"/>
            <w:bottom w:val="none" w:sz="0" w:space="0" w:color="auto"/>
            <w:right w:val="none" w:sz="0" w:space="0" w:color="auto"/>
          </w:divBdr>
        </w:div>
        <w:div w:id="951018431">
          <w:marLeft w:val="640"/>
          <w:marRight w:val="0"/>
          <w:marTop w:val="0"/>
          <w:marBottom w:val="0"/>
          <w:divBdr>
            <w:top w:val="none" w:sz="0" w:space="0" w:color="auto"/>
            <w:left w:val="none" w:sz="0" w:space="0" w:color="auto"/>
            <w:bottom w:val="none" w:sz="0" w:space="0" w:color="auto"/>
            <w:right w:val="none" w:sz="0" w:space="0" w:color="auto"/>
          </w:divBdr>
        </w:div>
        <w:div w:id="1550530081">
          <w:marLeft w:val="640"/>
          <w:marRight w:val="0"/>
          <w:marTop w:val="0"/>
          <w:marBottom w:val="0"/>
          <w:divBdr>
            <w:top w:val="none" w:sz="0" w:space="0" w:color="auto"/>
            <w:left w:val="none" w:sz="0" w:space="0" w:color="auto"/>
            <w:bottom w:val="none" w:sz="0" w:space="0" w:color="auto"/>
            <w:right w:val="none" w:sz="0" w:space="0" w:color="auto"/>
          </w:divBdr>
        </w:div>
        <w:div w:id="595556139">
          <w:marLeft w:val="640"/>
          <w:marRight w:val="0"/>
          <w:marTop w:val="0"/>
          <w:marBottom w:val="0"/>
          <w:divBdr>
            <w:top w:val="none" w:sz="0" w:space="0" w:color="auto"/>
            <w:left w:val="none" w:sz="0" w:space="0" w:color="auto"/>
            <w:bottom w:val="none" w:sz="0" w:space="0" w:color="auto"/>
            <w:right w:val="none" w:sz="0" w:space="0" w:color="auto"/>
          </w:divBdr>
        </w:div>
        <w:div w:id="1028414748">
          <w:marLeft w:val="640"/>
          <w:marRight w:val="0"/>
          <w:marTop w:val="0"/>
          <w:marBottom w:val="0"/>
          <w:divBdr>
            <w:top w:val="none" w:sz="0" w:space="0" w:color="auto"/>
            <w:left w:val="none" w:sz="0" w:space="0" w:color="auto"/>
            <w:bottom w:val="none" w:sz="0" w:space="0" w:color="auto"/>
            <w:right w:val="none" w:sz="0" w:space="0" w:color="auto"/>
          </w:divBdr>
        </w:div>
        <w:div w:id="185145930">
          <w:marLeft w:val="640"/>
          <w:marRight w:val="0"/>
          <w:marTop w:val="0"/>
          <w:marBottom w:val="0"/>
          <w:divBdr>
            <w:top w:val="none" w:sz="0" w:space="0" w:color="auto"/>
            <w:left w:val="none" w:sz="0" w:space="0" w:color="auto"/>
            <w:bottom w:val="none" w:sz="0" w:space="0" w:color="auto"/>
            <w:right w:val="none" w:sz="0" w:space="0" w:color="auto"/>
          </w:divBdr>
        </w:div>
        <w:div w:id="824585049">
          <w:marLeft w:val="640"/>
          <w:marRight w:val="0"/>
          <w:marTop w:val="0"/>
          <w:marBottom w:val="0"/>
          <w:divBdr>
            <w:top w:val="none" w:sz="0" w:space="0" w:color="auto"/>
            <w:left w:val="none" w:sz="0" w:space="0" w:color="auto"/>
            <w:bottom w:val="none" w:sz="0" w:space="0" w:color="auto"/>
            <w:right w:val="none" w:sz="0" w:space="0" w:color="auto"/>
          </w:divBdr>
        </w:div>
        <w:div w:id="2089225769">
          <w:marLeft w:val="640"/>
          <w:marRight w:val="0"/>
          <w:marTop w:val="0"/>
          <w:marBottom w:val="0"/>
          <w:divBdr>
            <w:top w:val="none" w:sz="0" w:space="0" w:color="auto"/>
            <w:left w:val="none" w:sz="0" w:space="0" w:color="auto"/>
            <w:bottom w:val="none" w:sz="0" w:space="0" w:color="auto"/>
            <w:right w:val="none" w:sz="0" w:space="0" w:color="auto"/>
          </w:divBdr>
        </w:div>
        <w:div w:id="1038627842">
          <w:marLeft w:val="640"/>
          <w:marRight w:val="0"/>
          <w:marTop w:val="0"/>
          <w:marBottom w:val="0"/>
          <w:divBdr>
            <w:top w:val="none" w:sz="0" w:space="0" w:color="auto"/>
            <w:left w:val="none" w:sz="0" w:space="0" w:color="auto"/>
            <w:bottom w:val="none" w:sz="0" w:space="0" w:color="auto"/>
            <w:right w:val="none" w:sz="0" w:space="0" w:color="auto"/>
          </w:divBdr>
        </w:div>
        <w:div w:id="156925847">
          <w:marLeft w:val="640"/>
          <w:marRight w:val="0"/>
          <w:marTop w:val="0"/>
          <w:marBottom w:val="0"/>
          <w:divBdr>
            <w:top w:val="none" w:sz="0" w:space="0" w:color="auto"/>
            <w:left w:val="none" w:sz="0" w:space="0" w:color="auto"/>
            <w:bottom w:val="none" w:sz="0" w:space="0" w:color="auto"/>
            <w:right w:val="none" w:sz="0" w:space="0" w:color="auto"/>
          </w:divBdr>
        </w:div>
        <w:div w:id="749355551">
          <w:marLeft w:val="640"/>
          <w:marRight w:val="0"/>
          <w:marTop w:val="0"/>
          <w:marBottom w:val="0"/>
          <w:divBdr>
            <w:top w:val="none" w:sz="0" w:space="0" w:color="auto"/>
            <w:left w:val="none" w:sz="0" w:space="0" w:color="auto"/>
            <w:bottom w:val="none" w:sz="0" w:space="0" w:color="auto"/>
            <w:right w:val="none" w:sz="0" w:space="0" w:color="auto"/>
          </w:divBdr>
        </w:div>
        <w:div w:id="1557428257">
          <w:marLeft w:val="640"/>
          <w:marRight w:val="0"/>
          <w:marTop w:val="0"/>
          <w:marBottom w:val="0"/>
          <w:divBdr>
            <w:top w:val="none" w:sz="0" w:space="0" w:color="auto"/>
            <w:left w:val="none" w:sz="0" w:space="0" w:color="auto"/>
            <w:bottom w:val="none" w:sz="0" w:space="0" w:color="auto"/>
            <w:right w:val="none" w:sz="0" w:space="0" w:color="auto"/>
          </w:divBdr>
        </w:div>
        <w:div w:id="1735397938">
          <w:marLeft w:val="640"/>
          <w:marRight w:val="0"/>
          <w:marTop w:val="0"/>
          <w:marBottom w:val="0"/>
          <w:divBdr>
            <w:top w:val="none" w:sz="0" w:space="0" w:color="auto"/>
            <w:left w:val="none" w:sz="0" w:space="0" w:color="auto"/>
            <w:bottom w:val="none" w:sz="0" w:space="0" w:color="auto"/>
            <w:right w:val="none" w:sz="0" w:space="0" w:color="auto"/>
          </w:divBdr>
        </w:div>
        <w:div w:id="1482772491">
          <w:marLeft w:val="640"/>
          <w:marRight w:val="0"/>
          <w:marTop w:val="0"/>
          <w:marBottom w:val="0"/>
          <w:divBdr>
            <w:top w:val="none" w:sz="0" w:space="0" w:color="auto"/>
            <w:left w:val="none" w:sz="0" w:space="0" w:color="auto"/>
            <w:bottom w:val="none" w:sz="0" w:space="0" w:color="auto"/>
            <w:right w:val="none" w:sz="0" w:space="0" w:color="auto"/>
          </w:divBdr>
        </w:div>
        <w:div w:id="1809585152">
          <w:marLeft w:val="640"/>
          <w:marRight w:val="0"/>
          <w:marTop w:val="0"/>
          <w:marBottom w:val="0"/>
          <w:divBdr>
            <w:top w:val="none" w:sz="0" w:space="0" w:color="auto"/>
            <w:left w:val="none" w:sz="0" w:space="0" w:color="auto"/>
            <w:bottom w:val="none" w:sz="0" w:space="0" w:color="auto"/>
            <w:right w:val="none" w:sz="0" w:space="0" w:color="auto"/>
          </w:divBdr>
        </w:div>
        <w:div w:id="2007631212">
          <w:marLeft w:val="640"/>
          <w:marRight w:val="0"/>
          <w:marTop w:val="0"/>
          <w:marBottom w:val="0"/>
          <w:divBdr>
            <w:top w:val="none" w:sz="0" w:space="0" w:color="auto"/>
            <w:left w:val="none" w:sz="0" w:space="0" w:color="auto"/>
            <w:bottom w:val="none" w:sz="0" w:space="0" w:color="auto"/>
            <w:right w:val="none" w:sz="0" w:space="0" w:color="auto"/>
          </w:divBdr>
        </w:div>
        <w:div w:id="200094704">
          <w:marLeft w:val="640"/>
          <w:marRight w:val="0"/>
          <w:marTop w:val="0"/>
          <w:marBottom w:val="0"/>
          <w:divBdr>
            <w:top w:val="none" w:sz="0" w:space="0" w:color="auto"/>
            <w:left w:val="none" w:sz="0" w:space="0" w:color="auto"/>
            <w:bottom w:val="none" w:sz="0" w:space="0" w:color="auto"/>
            <w:right w:val="none" w:sz="0" w:space="0" w:color="auto"/>
          </w:divBdr>
        </w:div>
        <w:div w:id="2123109511">
          <w:marLeft w:val="640"/>
          <w:marRight w:val="0"/>
          <w:marTop w:val="0"/>
          <w:marBottom w:val="0"/>
          <w:divBdr>
            <w:top w:val="none" w:sz="0" w:space="0" w:color="auto"/>
            <w:left w:val="none" w:sz="0" w:space="0" w:color="auto"/>
            <w:bottom w:val="none" w:sz="0" w:space="0" w:color="auto"/>
            <w:right w:val="none" w:sz="0" w:space="0" w:color="auto"/>
          </w:divBdr>
        </w:div>
        <w:div w:id="1126123973">
          <w:marLeft w:val="640"/>
          <w:marRight w:val="0"/>
          <w:marTop w:val="0"/>
          <w:marBottom w:val="0"/>
          <w:divBdr>
            <w:top w:val="none" w:sz="0" w:space="0" w:color="auto"/>
            <w:left w:val="none" w:sz="0" w:space="0" w:color="auto"/>
            <w:bottom w:val="none" w:sz="0" w:space="0" w:color="auto"/>
            <w:right w:val="none" w:sz="0" w:space="0" w:color="auto"/>
          </w:divBdr>
        </w:div>
        <w:div w:id="1263419850">
          <w:marLeft w:val="640"/>
          <w:marRight w:val="0"/>
          <w:marTop w:val="0"/>
          <w:marBottom w:val="0"/>
          <w:divBdr>
            <w:top w:val="none" w:sz="0" w:space="0" w:color="auto"/>
            <w:left w:val="none" w:sz="0" w:space="0" w:color="auto"/>
            <w:bottom w:val="none" w:sz="0" w:space="0" w:color="auto"/>
            <w:right w:val="none" w:sz="0" w:space="0" w:color="auto"/>
          </w:divBdr>
        </w:div>
        <w:div w:id="802575495">
          <w:marLeft w:val="640"/>
          <w:marRight w:val="0"/>
          <w:marTop w:val="0"/>
          <w:marBottom w:val="0"/>
          <w:divBdr>
            <w:top w:val="none" w:sz="0" w:space="0" w:color="auto"/>
            <w:left w:val="none" w:sz="0" w:space="0" w:color="auto"/>
            <w:bottom w:val="none" w:sz="0" w:space="0" w:color="auto"/>
            <w:right w:val="none" w:sz="0" w:space="0" w:color="auto"/>
          </w:divBdr>
        </w:div>
        <w:div w:id="1388917908">
          <w:marLeft w:val="640"/>
          <w:marRight w:val="0"/>
          <w:marTop w:val="0"/>
          <w:marBottom w:val="0"/>
          <w:divBdr>
            <w:top w:val="none" w:sz="0" w:space="0" w:color="auto"/>
            <w:left w:val="none" w:sz="0" w:space="0" w:color="auto"/>
            <w:bottom w:val="none" w:sz="0" w:space="0" w:color="auto"/>
            <w:right w:val="none" w:sz="0" w:space="0" w:color="auto"/>
          </w:divBdr>
        </w:div>
        <w:div w:id="206574556">
          <w:marLeft w:val="640"/>
          <w:marRight w:val="0"/>
          <w:marTop w:val="0"/>
          <w:marBottom w:val="0"/>
          <w:divBdr>
            <w:top w:val="none" w:sz="0" w:space="0" w:color="auto"/>
            <w:left w:val="none" w:sz="0" w:space="0" w:color="auto"/>
            <w:bottom w:val="none" w:sz="0" w:space="0" w:color="auto"/>
            <w:right w:val="none" w:sz="0" w:space="0" w:color="auto"/>
          </w:divBdr>
        </w:div>
        <w:div w:id="583758994">
          <w:marLeft w:val="640"/>
          <w:marRight w:val="0"/>
          <w:marTop w:val="0"/>
          <w:marBottom w:val="0"/>
          <w:divBdr>
            <w:top w:val="none" w:sz="0" w:space="0" w:color="auto"/>
            <w:left w:val="none" w:sz="0" w:space="0" w:color="auto"/>
            <w:bottom w:val="none" w:sz="0" w:space="0" w:color="auto"/>
            <w:right w:val="none" w:sz="0" w:space="0" w:color="auto"/>
          </w:divBdr>
        </w:div>
        <w:div w:id="730889389">
          <w:marLeft w:val="640"/>
          <w:marRight w:val="0"/>
          <w:marTop w:val="0"/>
          <w:marBottom w:val="0"/>
          <w:divBdr>
            <w:top w:val="none" w:sz="0" w:space="0" w:color="auto"/>
            <w:left w:val="none" w:sz="0" w:space="0" w:color="auto"/>
            <w:bottom w:val="none" w:sz="0" w:space="0" w:color="auto"/>
            <w:right w:val="none" w:sz="0" w:space="0" w:color="auto"/>
          </w:divBdr>
        </w:div>
        <w:div w:id="1930036920">
          <w:marLeft w:val="640"/>
          <w:marRight w:val="0"/>
          <w:marTop w:val="0"/>
          <w:marBottom w:val="0"/>
          <w:divBdr>
            <w:top w:val="none" w:sz="0" w:space="0" w:color="auto"/>
            <w:left w:val="none" w:sz="0" w:space="0" w:color="auto"/>
            <w:bottom w:val="none" w:sz="0" w:space="0" w:color="auto"/>
            <w:right w:val="none" w:sz="0" w:space="0" w:color="auto"/>
          </w:divBdr>
        </w:div>
        <w:div w:id="973484741">
          <w:marLeft w:val="640"/>
          <w:marRight w:val="0"/>
          <w:marTop w:val="0"/>
          <w:marBottom w:val="0"/>
          <w:divBdr>
            <w:top w:val="none" w:sz="0" w:space="0" w:color="auto"/>
            <w:left w:val="none" w:sz="0" w:space="0" w:color="auto"/>
            <w:bottom w:val="none" w:sz="0" w:space="0" w:color="auto"/>
            <w:right w:val="none" w:sz="0" w:space="0" w:color="auto"/>
          </w:divBdr>
        </w:div>
        <w:div w:id="1367869014">
          <w:marLeft w:val="640"/>
          <w:marRight w:val="0"/>
          <w:marTop w:val="0"/>
          <w:marBottom w:val="0"/>
          <w:divBdr>
            <w:top w:val="none" w:sz="0" w:space="0" w:color="auto"/>
            <w:left w:val="none" w:sz="0" w:space="0" w:color="auto"/>
            <w:bottom w:val="none" w:sz="0" w:space="0" w:color="auto"/>
            <w:right w:val="none" w:sz="0" w:space="0" w:color="auto"/>
          </w:divBdr>
        </w:div>
        <w:div w:id="1861432722">
          <w:marLeft w:val="640"/>
          <w:marRight w:val="0"/>
          <w:marTop w:val="0"/>
          <w:marBottom w:val="0"/>
          <w:divBdr>
            <w:top w:val="none" w:sz="0" w:space="0" w:color="auto"/>
            <w:left w:val="none" w:sz="0" w:space="0" w:color="auto"/>
            <w:bottom w:val="none" w:sz="0" w:space="0" w:color="auto"/>
            <w:right w:val="none" w:sz="0" w:space="0" w:color="auto"/>
          </w:divBdr>
        </w:div>
        <w:div w:id="672491666">
          <w:marLeft w:val="640"/>
          <w:marRight w:val="0"/>
          <w:marTop w:val="0"/>
          <w:marBottom w:val="0"/>
          <w:divBdr>
            <w:top w:val="none" w:sz="0" w:space="0" w:color="auto"/>
            <w:left w:val="none" w:sz="0" w:space="0" w:color="auto"/>
            <w:bottom w:val="none" w:sz="0" w:space="0" w:color="auto"/>
            <w:right w:val="none" w:sz="0" w:space="0" w:color="auto"/>
          </w:divBdr>
        </w:div>
        <w:div w:id="2044017251">
          <w:marLeft w:val="640"/>
          <w:marRight w:val="0"/>
          <w:marTop w:val="0"/>
          <w:marBottom w:val="0"/>
          <w:divBdr>
            <w:top w:val="none" w:sz="0" w:space="0" w:color="auto"/>
            <w:left w:val="none" w:sz="0" w:space="0" w:color="auto"/>
            <w:bottom w:val="none" w:sz="0" w:space="0" w:color="auto"/>
            <w:right w:val="none" w:sz="0" w:space="0" w:color="auto"/>
          </w:divBdr>
        </w:div>
        <w:div w:id="1747527495">
          <w:marLeft w:val="640"/>
          <w:marRight w:val="0"/>
          <w:marTop w:val="0"/>
          <w:marBottom w:val="0"/>
          <w:divBdr>
            <w:top w:val="none" w:sz="0" w:space="0" w:color="auto"/>
            <w:left w:val="none" w:sz="0" w:space="0" w:color="auto"/>
            <w:bottom w:val="none" w:sz="0" w:space="0" w:color="auto"/>
            <w:right w:val="none" w:sz="0" w:space="0" w:color="auto"/>
          </w:divBdr>
        </w:div>
        <w:div w:id="854005329">
          <w:marLeft w:val="640"/>
          <w:marRight w:val="0"/>
          <w:marTop w:val="0"/>
          <w:marBottom w:val="0"/>
          <w:divBdr>
            <w:top w:val="none" w:sz="0" w:space="0" w:color="auto"/>
            <w:left w:val="none" w:sz="0" w:space="0" w:color="auto"/>
            <w:bottom w:val="none" w:sz="0" w:space="0" w:color="auto"/>
            <w:right w:val="none" w:sz="0" w:space="0" w:color="auto"/>
          </w:divBdr>
        </w:div>
        <w:div w:id="1720980299">
          <w:marLeft w:val="640"/>
          <w:marRight w:val="0"/>
          <w:marTop w:val="0"/>
          <w:marBottom w:val="0"/>
          <w:divBdr>
            <w:top w:val="none" w:sz="0" w:space="0" w:color="auto"/>
            <w:left w:val="none" w:sz="0" w:space="0" w:color="auto"/>
            <w:bottom w:val="none" w:sz="0" w:space="0" w:color="auto"/>
            <w:right w:val="none" w:sz="0" w:space="0" w:color="auto"/>
          </w:divBdr>
        </w:div>
        <w:div w:id="484056630">
          <w:marLeft w:val="640"/>
          <w:marRight w:val="0"/>
          <w:marTop w:val="0"/>
          <w:marBottom w:val="0"/>
          <w:divBdr>
            <w:top w:val="none" w:sz="0" w:space="0" w:color="auto"/>
            <w:left w:val="none" w:sz="0" w:space="0" w:color="auto"/>
            <w:bottom w:val="none" w:sz="0" w:space="0" w:color="auto"/>
            <w:right w:val="none" w:sz="0" w:space="0" w:color="auto"/>
          </w:divBdr>
        </w:div>
      </w:divsChild>
    </w:div>
    <w:div w:id="1605848227">
      <w:bodyDiv w:val="1"/>
      <w:marLeft w:val="0"/>
      <w:marRight w:val="0"/>
      <w:marTop w:val="0"/>
      <w:marBottom w:val="0"/>
      <w:divBdr>
        <w:top w:val="none" w:sz="0" w:space="0" w:color="auto"/>
        <w:left w:val="none" w:sz="0" w:space="0" w:color="auto"/>
        <w:bottom w:val="none" w:sz="0" w:space="0" w:color="auto"/>
        <w:right w:val="none" w:sz="0" w:space="0" w:color="auto"/>
      </w:divBdr>
    </w:div>
    <w:div w:id="1606647512">
      <w:bodyDiv w:val="1"/>
      <w:marLeft w:val="0"/>
      <w:marRight w:val="0"/>
      <w:marTop w:val="0"/>
      <w:marBottom w:val="0"/>
      <w:divBdr>
        <w:top w:val="none" w:sz="0" w:space="0" w:color="auto"/>
        <w:left w:val="none" w:sz="0" w:space="0" w:color="auto"/>
        <w:bottom w:val="none" w:sz="0" w:space="0" w:color="auto"/>
        <w:right w:val="none" w:sz="0" w:space="0" w:color="auto"/>
      </w:divBdr>
      <w:divsChild>
        <w:div w:id="1827817449">
          <w:marLeft w:val="640"/>
          <w:marRight w:val="0"/>
          <w:marTop w:val="0"/>
          <w:marBottom w:val="0"/>
          <w:divBdr>
            <w:top w:val="none" w:sz="0" w:space="0" w:color="auto"/>
            <w:left w:val="none" w:sz="0" w:space="0" w:color="auto"/>
            <w:bottom w:val="none" w:sz="0" w:space="0" w:color="auto"/>
            <w:right w:val="none" w:sz="0" w:space="0" w:color="auto"/>
          </w:divBdr>
        </w:div>
        <w:div w:id="875699336">
          <w:marLeft w:val="640"/>
          <w:marRight w:val="0"/>
          <w:marTop w:val="0"/>
          <w:marBottom w:val="0"/>
          <w:divBdr>
            <w:top w:val="none" w:sz="0" w:space="0" w:color="auto"/>
            <w:left w:val="none" w:sz="0" w:space="0" w:color="auto"/>
            <w:bottom w:val="none" w:sz="0" w:space="0" w:color="auto"/>
            <w:right w:val="none" w:sz="0" w:space="0" w:color="auto"/>
          </w:divBdr>
        </w:div>
        <w:div w:id="937906090">
          <w:marLeft w:val="640"/>
          <w:marRight w:val="0"/>
          <w:marTop w:val="0"/>
          <w:marBottom w:val="0"/>
          <w:divBdr>
            <w:top w:val="none" w:sz="0" w:space="0" w:color="auto"/>
            <w:left w:val="none" w:sz="0" w:space="0" w:color="auto"/>
            <w:bottom w:val="none" w:sz="0" w:space="0" w:color="auto"/>
            <w:right w:val="none" w:sz="0" w:space="0" w:color="auto"/>
          </w:divBdr>
        </w:div>
        <w:div w:id="1021082600">
          <w:marLeft w:val="640"/>
          <w:marRight w:val="0"/>
          <w:marTop w:val="0"/>
          <w:marBottom w:val="0"/>
          <w:divBdr>
            <w:top w:val="none" w:sz="0" w:space="0" w:color="auto"/>
            <w:left w:val="none" w:sz="0" w:space="0" w:color="auto"/>
            <w:bottom w:val="none" w:sz="0" w:space="0" w:color="auto"/>
            <w:right w:val="none" w:sz="0" w:space="0" w:color="auto"/>
          </w:divBdr>
        </w:div>
        <w:div w:id="1986932910">
          <w:marLeft w:val="640"/>
          <w:marRight w:val="0"/>
          <w:marTop w:val="0"/>
          <w:marBottom w:val="0"/>
          <w:divBdr>
            <w:top w:val="none" w:sz="0" w:space="0" w:color="auto"/>
            <w:left w:val="none" w:sz="0" w:space="0" w:color="auto"/>
            <w:bottom w:val="none" w:sz="0" w:space="0" w:color="auto"/>
            <w:right w:val="none" w:sz="0" w:space="0" w:color="auto"/>
          </w:divBdr>
        </w:div>
        <w:div w:id="1924682182">
          <w:marLeft w:val="640"/>
          <w:marRight w:val="0"/>
          <w:marTop w:val="0"/>
          <w:marBottom w:val="0"/>
          <w:divBdr>
            <w:top w:val="none" w:sz="0" w:space="0" w:color="auto"/>
            <w:left w:val="none" w:sz="0" w:space="0" w:color="auto"/>
            <w:bottom w:val="none" w:sz="0" w:space="0" w:color="auto"/>
            <w:right w:val="none" w:sz="0" w:space="0" w:color="auto"/>
          </w:divBdr>
        </w:div>
        <w:div w:id="1348096942">
          <w:marLeft w:val="640"/>
          <w:marRight w:val="0"/>
          <w:marTop w:val="0"/>
          <w:marBottom w:val="0"/>
          <w:divBdr>
            <w:top w:val="none" w:sz="0" w:space="0" w:color="auto"/>
            <w:left w:val="none" w:sz="0" w:space="0" w:color="auto"/>
            <w:bottom w:val="none" w:sz="0" w:space="0" w:color="auto"/>
            <w:right w:val="none" w:sz="0" w:space="0" w:color="auto"/>
          </w:divBdr>
        </w:div>
        <w:div w:id="935790755">
          <w:marLeft w:val="640"/>
          <w:marRight w:val="0"/>
          <w:marTop w:val="0"/>
          <w:marBottom w:val="0"/>
          <w:divBdr>
            <w:top w:val="none" w:sz="0" w:space="0" w:color="auto"/>
            <w:left w:val="none" w:sz="0" w:space="0" w:color="auto"/>
            <w:bottom w:val="none" w:sz="0" w:space="0" w:color="auto"/>
            <w:right w:val="none" w:sz="0" w:space="0" w:color="auto"/>
          </w:divBdr>
        </w:div>
        <w:div w:id="1410149738">
          <w:marLeft w:val="640"/>
          <w:marRight w:val="0"/>
          <w:marTop w:val="0"/>
          <w:marBottom w:val="0"/>
          <w:divBdr>
            <w:top w:val="none" w:sz="0" w:space="0" w:color="auto"/>
            <w:left w:val="none" w:sz="0" w:space="0" w:color="auto"/>
            <w:bottom w:val="none" w:sz="0" w:space="0" w:color="auto"/>
            <w:right w:val="none" w:sz="0" w:space="0" w:color="auto"/>
          </w:divBdr>
        </w:div>
        <w:div w:id="999621686">
          <w:marLeft w:val="640"/>
          <w:marRight w:val="0"/>
          <w:marTop w:val="0"/>
          <w:marBottom w:val="0"/>
          <w:divBdr>
            <w:top w:val="none" w:sz="0" w:space="0" w:color="auto"/>
            <w:left w:val="none" w:sz="0" w:space="0" w:color="auto"/>
            <w:bottom w:val="none" w:sz="0" w:space="0" w:color="auto"/>
            <w:right w:val="none" w:sz="0" w:space="0" w:color="auto"/>
          </w:divBdr>
        </w:div>
        <w:div w:id="640311154">
          <w:marLeft w:val="640"/>
          <w:marRight w:val="0"/>
          <w:marTop w:val="0"/>
          <w:marBottom w:val="0"/>
          <w:divBdr>
            <w:top w:val="none" w:sz="0" w:space="0" w:color="auto"/>
            <w:left w:val="none" w:sz="0" w:space="0" w:color="auto"/>
            <w:bottom w:val="none" w:sz="0" w:space="0" w:color="auto"/>
            <w:right w:val="none" w:sz="0" w:space="0" w:color="auto"/>
          </w:divBdr>
        </w:div>
        <w:div w:id="1409842450">
          <w:marLeft w:val="640"/>
          <w:marRight w:val="0"/>
          <w:marTop w:val="0"/>
          <w:marBottom w:val="0"/>
          <w:divBdr>
            <w:top w:val="none" w:sz="0" w:space="0" w:color="auto"/>
            <w:left w:val="none" w:sz="0" w:space="0" w:color="auto"/>
            <w:bottom w:val="none" w:sz="0" w:space="0" w:color="auto"/>
            <w:right w:val="none" w:sz="0" w:space="0" w:color="auto"/>
          </w:divBdr>
        </w:div>
        <w:div w:id="1583756992">
          <w:marLeft w:val="640"/>
          <w:marRight w:val="0"/>
          <w:marTop w:val="0"/>
          <w:marBottom w:val="0"/>
          <w:divBdr>
            <w:top w:val="none" w:sz="0" w:space="0" w:color="auto"/>
            <w:left w:val="none" w:sz="0" w:space="0" w:color="auto"/>
            <w:bottom w:val="none" w:sz="0" w:space="0" w:color="auto"/>
            <w:right w:val="none" w:sz="0" w:space="0" w:color="auto"/>
          </w:divBdr>
        </w:div>
        <w:div w:id="664862819">
          <w:marLeft w:val="640"/>
          <w:marRight w:val="0"/>
          <w:marTop w:val="0"/>
          <w:marBottom w:val="0"/>
          <w:divBdr>
            <w:top w:val="none" w:sz="0" w:space="0" w:color="auto"/>
            <w:left w:val="none" w:sz="0" w:space="0" w:color="auto"/>
            <w:bottom w:val="none" w:sz="0" w:space="0" w:color="auto"/>
            <w:right w:val="none" w:sz="0" w:space="0" w:color="auto"/>
          </w:divBdr>
        </w:div>
        <w:div w:id="333731617">
          <w:marLeft w:val="640"/>
          <w:marRight w:val="0"/>
          <w:marTop w:val="0"/>
          <w:marBottom w:val="0"/>
          <w:divBdr>
            <w:top w:val="none" w:sz="0" w:space="0" w:color="auto"/>
            <w:left w:val="none" w:sz="0" w:space="0" w:color="auto"/>
            <w:bottom w:val="none" w:sz="0" w:space="0" w:color="auto"/>
            <w:right w:val="none" w:sz="0" w:space="0" w:color="auto"/>
          </w:divBdr>
        </w:div>
        <w:div w:id="651451893">
          <w:marLeft w:val="640"/>
          <w:marRight w:val="0"/>
          <w:marTop w:val="0"/>
          <w:marBottom w:val="0"/>
          <w:divBdr>
            <w:top w:val="none" w:sz="0" w:space="0" w:color="auto"/>
            <w:left w:val="none" w:sz="0" w:space="0" w:color="auto"/>
            <w:bottom w:val="none" w:sz="0" w:space="0" w:color="auto"/>
            <w:right w:val="none" w:sz="0" w:space="0" w:color="auto"/>
          </w:divBdr>
        </w:div>
        <w:div w:id="823547408">
          <w:marLeft w:val="640"/>
          <w:marRight w:val="0"/>
          <w:marTop w:val="0"/>
          <w:marBottom w:val="0"/>
          <w:divBdr>
            <w:top w:val="none" w:sz="0" w:space="0" w:color="auto"/>
            <w:left w:val="none" w:sz="0" w:space="0" w:color="auto"/>
            <w:bottom w:val="none" w:sz="0" w:space="0" w:color="auto"/>
            <w:right w:val="none" w:sz="0" w:space="0" w:color="auto"/>
          </w:divBdr>
        </w:div>
        <w:div w:id="1226986158">
          <w:marLeft w:val="640"/>
          <w:marRight w:val="0"/>
          <w:marTop w:val="0"/>
          <w:marBottom w:val="0"/>
          <w:divBdr>
            <w:top w:val="none" w:sz="0" w:space="0" w:color="auto"/>
            <w:left w:val="none" w:sz="0" w:space="0" w:color="auto"/>
            <w:bottom w:val="none" w:sz="0" w:space="0" w:color="auto"/>
            <w:right w:val="none" w:sz="0" w:space="0" w:color="auto"/>
          </w:divBdr>
        </w:div>
        <w:div w:id="2055543957">
          <w:marLeft w:val="640"/>
          <w:marRight w:val="0"/>
          <w:marTop w:val="0"/>
          <w:marBottom w:val="0"/>
          <w:divBdr>
            <w:top w:val="none" w:sz="0" w:space="0" w:color="auto"/>
            <w:left w:val="none" w:sz="0" w:space="0" w:color="auto"/>
            <w:bottom w:val="none" w:sz="0" w:space="0" w:color="auto"/>
            <w:right w:val="none" w:sz="0" w:space="0" w:color="auto"/>
          </w:divBdr>
        </w:div>
        <w:div w:id="1609039927">
          <w:marLeft w:val="640"/>
          <w:marRight w:val="0"/>
          <w:marTop w:val="0"/>
          <w:marBottom w:val="0"/>
          <w:divBdr>
            <w:top w:val="none" w:sz="0" w:space="0" w:color="auto"/>
            <w:left w:val="none" w:sz="0" w:space="0" w:color="auto"/>
            <w:bottom w:val="none" w:sz="0" w:space="0" w:color="auto"/>
            <w:right w:val="none" w:sz="0" w:space="0" w:color="auto"/>
          </w:divBdr>
        </w:div>
        <w:div w:id="808478488">
          <w:marLeft w:val="640"/>
          <w:marRight w:val="0"/>
          <w:marTop w:val="0"/>
          <w:marBottom w:val="0"/>
          <w:divBdr>
            <w:top w:val="none" w:sz="0" w:space="0" w:color="auto"/>
            <w:left w:val="none" w:sz="0" w:space="0" w:color="auto"/>
            <w:bottom w:val="none" w:sz="0" w:space="0" w:color="auto"/>
            <w:right w:val="none" w:sz="0" w:space="0" w:color="auto"/>
          </w:divBdr>
        </w:div>
        <w:div w:id="110055770">
          <w:marLeft w:val="640"/>
          <w:marRight w:val="0"/>
          <w:marTop w:val="0"/>
          <w:marBottom w:val="0"/>
          <w:divBdr>
            <w:top w:val="none" w:sz="0" w:space="0" w:color="auto"/>
            <w:left w:val="none" w:sz="0" w:space="0" w:color="auto"/>
            <w:bottom w:val="none" w:sz="0" w:space="0" w:color="auto"/>
            <w:right w:val="none" w:sz="0" w:space="0" w:color="auto"/>
          </w:divBdr>
        </w:div>
        <w:div w:id="416825643">
          <w:marLeft w:val="640"/>
          <w:marRight w:val="0"/>
          <w:marTop w:val="0"/>
          <w:marBottom w:val="0"/>
          <w:divBdr>
            <w:top w:val="none" w:sz="0" w:space="0" w:color="auto"/>
            <w:left w:val="none" w:sz="0" w:space="0" w:color="auto"/>
            <w:bottom w:val="none" w:sz="0" w:space="0" w:color="auto"/>
            <w:right w:val="none" w:sz="0" w:space="0" w:color="auto"/>
          </w:divBdr>
        </w:div>
        <w:div w:id="266087479">
          <w:marLeft w:val="640"/>
          <w:marRight w:val="0"/>
          <w:marTop w:val="0"/>
          <w:marBottom w:val="0"/>
          <w:divBdr>
            <w:top w:val="none" w:sz="0" w:space="0" w:color="auto"/>
            <w:left w:val="none" w:sz="0" w:space="0" w:color="auto"/>
            <w:bottom w:val="none" w:sz="0" w:space="0" w:color="auto"/>
            <w:right w:val="none" w:sz="0" w:space="0" w:color="auto"/>
          </w:divBdr>
        </w:div>
        <w:div w:id="739594055">
          <w:marLeft w:val="640"/>
          <w:marRight w:val="0"/>
          <w:marTop w:val="0"/>
          <w:marBottom w:val="0"/>
          <w:divBdr>
            <w:top w:val="none" w:sz="0" w:space="0" w:color="auto"/>
            <w:left w:val="none" w:sz="0" w:space="0" w:color="auto"/>
            <w:bottom w:val="none" w:sz="0" w:space="0" w:color="auto"/>
            <w:right w:val="none" w:sz="0" w:space="0" w:color="auto"/>
          </w:divBdr>
        </w:div>
        <w:div w:id="1234314260">
          <w:marLeft w:val="640"/>
          <w:marRight w:val="0"/>
          <w:marTop w:val="0"/>
          <w:marBottom w:val="0"/>
          <w:divBdr>
            <w:top w:val="none" w:sz="0" w:space="0" w:color="auto"/>
            <w:left w:val="none" w:sz="0" w:space="0" w:color="auto"/>
            <w:bottom w:val="none" w:sz="0" w:space="0" w:color="auto"/>
            <w:right w:val="none" w:sz="0" w:space="0" w:color="auto"/>
          </w:divBdr>
        </w:div>
        <w:div w:id="1078939284">
          <w:marLeft w:val="640"/>
          <w:marRight w:val="0"/>
          <w:marTop w:val="0"/>
          <w:marBottom w:val="0"/>
          <w:divBdr>
            <w:top w:val="none" w:sz="0" w:space="0" w:color="auto"/>
            <w:left w:val="none" w:sz="0" w:space="0" w:color="auto"/>
            <w:bottom w:val="none" w:sz="0" w:space="0" w:color="auto"/>
            <w:right w:val="none" w:sz="0" w:space="0" w:color="auto"/>
          </w:divBdr>
        </w:div>
        <w:div w:id="645859144">
          <w:marLeft w:val="640"/>
          <w:marRight w:val="0"/>
          <w:marTop w:val="0"/>
          <w:marBottom w:val="0"/>
          <w:divBdr>
            <w:top w:val="none" w:sz="0" w:space="0" w:color="auto"/>
            <w:left w:val="none" w:sz="0" w:space="0" w:color="auto"/>
            <w:bottom w:val="none" w:sz="0" w:space="0" w:color="auto"/>
            <w:right w:val="none" w:sz="0" w:space="0" w:color="auto"/>
          </w:divBdr>
        </w:div>
        <w:div w:id="297496872">
          <w:marLeft w:val="640"/>
          <w:marRight w:val="0"/>
          <w:marTop w:val="0"/>
          <w:marBottom w:val="0"/>
          <w:divBdr>
            <w:top w:val="none" w:sz="0" w:space="0" w:color="auto"/>
            <w:left w:val="none" w:sz="0" w:space="0" w:color="auto"/>
            <w:bottom w:val="none" w:sz="0" w:space="0" w:color="auto"/>
            <w:right w:val="none" w:sz="0" w:space="0" w:color="auto"/>
          </w:divBdr>
        </w:div>
        <w:div w:id="1268390593">
          <w:marLeft w:val="640"/>
          <w:marRight w:val="0"/>
          <w:marTop w:val="0"/>
          <w:marBottom w:val="0"/>
          <w:divBdr>
            <w:top w:val="none" w:sz="0" w:space="0" w:color="auto"/>
            <w:left w:val="none" w:sz="0" w:space="0" w:color="auto"/>
            <w:bottom w:val="none" w:sz="0" w:space="0" w:color="auto"/>
            <w:right w:val="none" w:sz="0" w:space="0" w:color="auto"/>
          </w:divBdr>
        </w:div>
        <w:div w:id="2038046316">
          <w:marLeft w:val="640"/>
          <w:marRight w:val="0"/>
          <w:marTop w:val="0"/>
          <w:marBottom w:val="0"/>
          <w:divBdr>
            <w:top w:val="none" w:sz="0" w:space="0" w:color="auto"/>
            <w:left w:val="none" w:sz="0" w:space="0" w:color="auto"/>
            <w:bottom w:val="none" w:sz="0" w:space="0" w:color="auto"/>
            <w:right w:val="none" w:sz="0" w:space="0" w:color="auto"/>
          </w:divBdr>
        </w:div>
        <w:div w:id="512844412">
          <w:marLeft w:val="640"/>
          <w:marRight w:val="0"/>
          <w:marTop w:val="0"/>
          <w:marBottom w:val="0"/>
          <w:divBdr>
            <w:top w:val="none" w:sz="0" w:space="0" w:color="auto"/>
            <w:left w:val="none" w:sz="0" w:space="0" w:color="auto"/>
            <w:bottom w:val="none" w:sz="0" w:space="0" w:color="auto"/>
            <w:right w:val="none" w:sz="0" w:space="0" w:color="auto"/>
          </w:divBdr>
        </w:div>
        <w:div w:id="1748842499">
          <w:marLeft w:val="640"/>
          <w:marRight w:val="0"/>
          <w:marTop w:val="0"/>
          <w:marBottom w:val="0"/>
          <w:divBdr>
            <w:top w:val="none" w:sz="0" w:space="0" w:color="auto"/>
            <w:left w:val="none" w:sz="0" w:space="0" w:color="auto"/>
            <w:bottom w:val="none" w:sz="0" w:space="0" w:color="auto"/>
            <w:right w:val="none" w:sz="0" w:space="0" w:color="auto"/>
          </w:divBdr>
        </w:div>
        <w:div w:id="1113134279">
          <w:marLeft w:val="640"/>
          <w:marRight w:val="0"/>
          <w:marTop w:val="0"/>
          <w:marBottom w:val="0"/>
          <w:divBdr>
            <w:top w:val="none" w:sz="0" w:space="0" w:color="auto"/>
            <w:left w:val="none" w:sz="0" w:space="0" w:color="auto"/>
            <w:bottom w:val="none" w:sz="0" w:space="0" w:color="auto"/>
            <w:right w:val="none" w:sz="0" w:space="0" w:color="auto"/>
          </w:divBdr>
        </w:div>
        <w:div w:id="1509250359">
          <w:marLeft w:val="640"/>
          <w:marRight w:val="0"/>
          <w:marTop w:val="0"/>
          <w:marBottom w:val="0"/>
          <w:divBdr>
            <w:top w:val="none" w:sz="0" w:space="0" w:color="auto"/>
            <w:left w:val="none" w:sz="0" w:space="0" w:color="auto"/>
            <w:bottom w:val="none" w:sz="0" w:space="0" w:color="auto"/>
            <w:right w:val="none" w:sz="0" w:space="0" w:color="auto"/>
          </w:divBdr>
        </w:div>
        <w:div w:id="1199321849">
          <w:marLeft w:val="640"/>
          <w:marRight w:val="0"/>
          <w:marTop w:val="0"/>
          <w:marBottom w:val="0"/>
          <w:divBdr>
            <w:top w:val="none" w:sz="0" w:space="0" w:color="auto"/>
            <w:left w:val="none" w:sz="0" w:space="0" w:color="auto"/>
            <w:bottom w:val="none" w:sz="0" w:space="0" w:color="auto"/>
            <w:right w:val="none" w:sz="0" w:space="0" w:color="auto"/>
          </w:divBdr>
        </w:div>
        <w:div w:id="1843080683">
          <w:marLeft w:val="640"/>
          <w:marRight w:val="0"/>
          <w:marTop w:val="0"/>
          <w:marBottom w:val="0"/>
          <w:divBdr>
            <w:top w:val="none" w:sz="0" w:space="0" w:color="auto"/>
            <w:left w:val="none" w:sz="0" w:space="0" w:color="auto"/>
            <w:bottom w:val="none" w:sz="0" w:space="0" w:color="auto"/>
            <w:right w:val="none" w:sz="0" w:space="0" w:color="auto"/>
          </w:divBdr>
        </w:div>
        <w:div w:id="1982222821">
          <w:marLeft w:val="640"/>
          <w:marRight w:val="0"/>
          <w:marTop w:val="0"/>
          <w:marBottom w:val="0"/>
          <w:divBdr>
            <w:top w:val="none" w:sz="0" w:space="0" w:color="auto"/>
            <w:left w:val="none" w:sz="0" w:space="0" w:color="auto"/>
            <w:bottom w:val="none" w:sz="0" w:space="0" w:color="auto"/>
            <w:right w:val="none" w:sz="0" w:space="0" w:color="auto"/>
          </w:divBdr>
        </w:div>
        <w:div w:id="781147246">
          <w:marLeft w:val="640"/>
          <w:marRight w:val="0"/>
          <w:marTop w:val="0"/>
          <w:marBottom w:val="0"/>
          <w:divBdr>
            <w:top w:val="none" w:sz="0" w:space="0" w:color="auto"/>
            <w:left w:val="none" w:sz="0" w:space="0" w:color="auto"/>
            <w:bottom w:val="none" w:sz="0" w:space="0" w:color="auto"/>
            <w:right w:val="none" w:sz="0" w:space="0" w:color="auto"/>
          </w:divBdr>
        </w:div>
        <w:div w:id="1857117661">
          <w:marLeft w:val="640"/>
          <w:marRight w:val="0"/>
          <w:marTop w:val="0"/>
          <w:marBottom w:val="0"/>
          <w:divBdr>
            <w:top w:val="none" w:sz="0" w:space="0" w:color="auto"/>
            <w:left w:val="none" w:sz="0" w:space="0" w:color="auto"/>
            <w:bottom w:val="none" w:sz="0" w:space="0" w:color="auto"/>
            <w:right w:val="none" w:sz="0" w:space="0" w:color="auto"/>
          </w:divBdr>
        </w:div>
        <w:div w:id="908534521">
          <w:marLeft w:val="640"/>
          <w:marRight w:val="0"/>
          <w:marTop w:val="0"/>
          <w:marBottom w:val="0"/>
          <w:divBdr>
            <w:top w:val="none" w:sz="0" w:space="0" w:color="auto"/>
            <w:left w:val="none" w:sz="0" w:space="0" w:color="auto"/>
            <w:bottom w:val="none" w:sz="0" w:space="0" w:color="auto"/>
            <w:right w:val="none" w:sz="0" w:space="0" w:color="auto"/>
          </w:divBdr>
        </w:div>
        <w:div w:id="819855573">
          <w:marLeft w:val="640"/>
          <w:marRight w:val="0"/>
          <w:marTop w:val="0"/>
          <w:marBottom w:val="0"/>
          <w:divBdr>
            <w:top w:val="none" w:sz="0" w:space="0" w:color="auto"/>
            <w:left w:val="none" w:sz="0" w:space="0" w:color="auto"/>
            <w:bottom w:val="none" w:sz="0" w:space="0" w:color="auto"/>
            <w:right w:val="none" w:sz="0" w:space="0" w:color="auto"/>
          </w:divBdr>
        </w:div>
        <w:div w:id="1790658056">
          <w:marLeft w:val="640"/>
          <w:marRight w:val="0"/>
          <w:marTop w:val="0"/>
          <w:marBottom w:val="0"/>
          <w:divBdr>
            <w:top w:val="none" w:sz="0" w:space="0" w:color="auto"/>
            <w:left w:val="none" w:sz="0" w:space="0" w:color="auto"/>
            <w:bottom w:val="none" w:sz="0" w:space="0" w:color="auto"/>
            <w:right w:val="none" w:sz="0" w:space="0" w:color="auto"/>
          </w:divBdr>
        </w:div>
        <w:div w:id="284780071">
          <w:marLeft w:val="640"/>
          <w:marRight w:val="0"/>
          <w:marTop w:val="0"/>
          <w:marBottom w:val="0"/>
          <w:divBdr>
            <w:top w:val="none" w:sz="0" w:space="0" w:color="auto"/>
            <w:left w:val="none" w:sz="0" w:space="0" w:color="auto"/>
            <w:bottom w:val="none" w:sz="0" w:space="0" w:color="auto"/>
            <w:right w:val="none" w:sz="0" w:space="0" w:color="auto"/>
          </w:divBdr>
        </w:div>
      </w:divsChild>
    </w:div>
    <w:div w:id="1628973616">
      <w:bodyDiv w:val="1"/>
      <w:marLeft w:val="0"/>
      <w:marRight w:val="0"/>
      <w:marTop w:val="0"/>
      <w:marBottom w:val="0"/>
      <w:divBdr>
        <w:top w:val="none" w:sz="0" w:space="0" w:color="auto"/>
        <w:left w:val="none" w:sz="0" w:space="0" w:color="auto"/>
        <w:bottom w:val="none" w:sz="0" w:space="0" w:color="auto"/>
        <w:right w:val="none" w:sz="0" w:space="0" w:color="auto"/>
      </w:divBdr>
    </w:div>
    <w:div w:id="1632244544">
      <w:bodyDiv w:val="1"/>
      <w:marLeft w:val="0"/>
      <w:marRight w:val="0"/>
      <w:marTop w:val="0"/>
      <w:marBottom w:val="0"/>
      <w:divBdr>
        <w:top w:val="none" w:sz="0" w:space="0" w:color="auto"/>
        <w:left w:val="none" w:sz="0" w:space="0" w:color="auto"/>
        <w:bottom w:val="none" w:sz="0" w:space="0" w:color="auto"/>
        <w:right w:val="none" w:sz="0" w:space="0" w:color="auto"/>
      </w:divBdr>
      <w:divsChild>
        <w:div w:id="1699811165">
          <w:marLeft w:val="640"/>
          <w:marRight w:val="0"/>
          <w:marTop w:val="0"/>
          <w:marBottom w:val="0"/>
          <w:divBdr>
            <w:top w:val="none" w:sz="0" w:space="0" w:color="auto"/>
            <w:left w:val="none" w:sz="0" w:space="0" w:color="auto"/>
            <w:bottom w:val="none" w:sz="0" w:space="0" w:color="auto"/>
            <w:right w:val="none" w:sz="0" w:space="0" w:color="auto"/>
          </w:divBdr>
        </w:div>
        <w:div w:id="2073573054">
          <w:marLeft w:val="640"/>
          <w:marRight w:val="0"/>
          <w:marTop w:val="0"/>
          <w:marBottom w:val="0"/>
          <w:divBdr>
            <w:top w:val="none" w:sz="0" w:space="0" w:color="auto"/>
            <w:left w:val="none" w:sz="0" w:space="0" w:color="auto"/>
            <w:bottom w:val="none" w:sz="0" w:space="0" w:color="auto"/>
            <w:right w:val="none" w:sz="0" w:space="0" w:color="auto"/>
          </w:divBdr>
        </w:div>
        <w:div w:id="1502503627">
          <w:marLeft w:val="640"/>
          <w:marRight w:val="0"/>
          <w:marTop w:val="0"/>
          <w:marBottom w:val="0"/>
          <w:divBdr>
            <w:top w:val="none" w:sz="0" w:space="0" w:color="auto"/>
            <w:left w:val="none" w:sz="0" w:space="0" w:color="auto"/>
            <w:bottom w:val="none" w:sz="0" w:space="0" w:color="auto"/>
            <w:right w:val="none" w:sz="0" w:space="0" w:color="auto"/>
          </w:divBdr>
        </w:div>
        <w:div w:id="586696078">
          <w:marLeft w:val="640"/>
          <w:marRight w:val="0"/>
          <w:marTop w:val="0"/>
          <w:marBottom w:val="0"/>
          <w:divBdr>
            <w:top w:val="none" w:sz="0" w:space="0" w:color="auto"/>
            <w:left w:val="none" w:sz="0" w:space="0" w:color="auto"/>
            <w:bottom w:val="none" w:sz="0" w:space="0" w:color="auto"/>
            <w:right w:val="none" w:sz="0" w:space="0" w:color="auto"/>
          </w:divBdr>
        </w:div>
        <w:div w:id="1429275497">
          <w:marLeft w:val="640"/>
          <w:marRight w:val="0"/>
          <w:marTop w:val="0"/>
          <w:marBottom w:val="0"/>
          <w:divBdr>
            <w:top w:val="none" w:sz="0" w:space="0" w:color="auto"/>
            <w:left w:val="none" w:sz="0" w:space="0" w:color="auto"/>
            <w:bottom w:val="none" w:sz="0" w:space="0" w:color="auto"/>
            <w:right w:val="none" w:sz="0" w:space="0" w:color="auto"/>
          </w:divBdr>
        </w:div>
        <w:div w:id="1875653363">
          <w:marLeft w:val="640"/>
          <w:marRight w:val="0"/>
          <w:marTop w:val="0"/>
          <w:marBottom w:val="0"/>
          <w:divBdr>
            <w:top w:val="none" w:sz="0" w:space="0" w:color="auto"/>
            <w:left w:val="none" w:sz="0" w:space="0" w:color="auto"/>
            <w:bottom w:val="none" w:sz="0" w:space="0" w:color="auto"/>
            <w:right w:val="none" w:sz="0" w:space="0" w:color="auto"/>
          </w:divBdr>
        </w:div>
        <w:div w:id="473333477">
          <w:marLeft w:val="640"/>
          <w:marRight w:val="0"/>
          <w:marTop w:val="0"/>
          <w:marBottom w:val="0"/>
          <w:divBdr>
            <w:top w:val="none" w:sz="0" w:space="0" w:color="auto"/>
            <w:left w:val="none" w:sz="0" w:space="0" w:color="auto"/>
            <w:bottom w:val="none" w:sz="0" w:space="0" w:color="auto"/>
            <w:right w:val="none" w:sz="0" w:space="0" w:color="auto"/>
          </w:divBdr>
        </w:div>
        <w:div w:id="410275661">
          <w:marLeft w:val="640"/>
          <w:marRight w:val="0"/>
          <w:marTop w:val="0"/>
          <w:marBottom w:val="0"/>
          <w:divBdr>
            <w:top w:val="none" w:sz="0" w:space="0" w:color="auto"/>
            <w:left w:val="none" w:sz="0" w:space="0" w:color="auto"/>
            <w:bottom w:val="none" w:sz="0" w:space="0" w:color="auto"/>
            <w:right w:val="none" w:sz="0" w:space="0" w:color="auto"/>
          </w:divBdr>
        </w:div>
        <w:div w:id="1718509306">
          <w:marLeft w:val="640"/>
          <w:marRight w:val="0"/>
          <w:marTop w:val="0"/>
          <w:marBottom w:val="0"/>
          <w:divBdr>
            <w:top w:val="none" w:sz="0" w:space="0" w:color="auto"/>
            <w:left w:val="none" w:sz="0" w:space="0" w:color="auto"/>
            <w:bottom w:val="none" w:sz="0" w:space="0" w:color="auto"/>
            <w:right w:val="none" w:sz="0" w:space="0" w:color="auto"/>
          </w:divBdr>
        </w:div>
        <w:div w:id="1955017505">
          <w:marLeft w:val="640"/>
          <w:marRight w:val="0"/>
          <w:marTop w:val="0"/>
          <w:marBottom w:val="0"/>
          <w:divBdr>
            <w:top w:val="none" w:sz="0" w:space="0" w:color="auto"/>
            <w:left w:val="none" w:sz="0" w:space="0" w:color="auto"/>
            <w:bottom w:val="none" w:sz="0" w:space="0" w:color="auto"/>
            <w:right w:val="none" w:sz="0" w:space="0" w:color="auto"/>
          </w:divBdr>
        </w:div>
        <w:div w:id="243683834">
          <w:marLeft w:val="640"/>
          <w:marRight w:val="0"/>
          <w:marTop w:val="0"/>
          <w:marBottom w:val="0"/>
          <w:divBdr>
            <w:top w:val="none" w:sz="0" w:space="0" w:color="auto"/>
            <w:left w:val="none" w:sz="0" w:space="0" w:color="auto"/>
            <w:bottom w:val="none" w:sz="0" w:space="0" w:color="auto"/>
            <w:right w:val="none" w:sz="0" w:space="0" w:color="auto"/>
          </w:divBdr>
        </w:div>
        <w:div w:id="1284456550">
          <w:marLeft w:val="640"/>
          <w:marRight w:val="0"/>
          <w:marTop w:val="0"/>
          <w:marBottom w:val="0"/>
          <w:divBdr>
            <w:top w:val="none" w:sz="0" w:space="0" w:color="auto"/>
            <w:left w:val="none" w:sz="0" w:space="0" w:color="auto"/>
            <w:bottom w:val="none" w:sz="0" w:space="0" w:color="auto"/>
            <w:right w:val="none" w:sz="0" w:space="0" w:color="auto"/>
          </w:divBdr>
        </w:div>
        <w:div w:id="1619533298">
          <w:marLeft w:val="640"/>
          <w:marRight w:val="0"/>
          <w:marTop w:val="0"/>
          <w:marBottom w:val="0"/>
          <w:divBdr>
            <w:top w:val="none" w:sz="0" w:space="0" w:color="auto"/>
            <w:left w:val="none" w:sz="0" w:space="0" w:color="auto"/>
            <w:bottom w:val="none" w:sz="0" w:space="0" w:color="auto"/>
            <w:right w:val="none" w:sz="0" w:space="0" w:color="auto"/>
          </w:divBdr>
        </w:div>
        <w:div w:id="839658634">
          <w:marLeft w:val="640"/>
          <w:marRight w:val="0"/>
          <w:marTop w:val="0"/>
          <w:marBottom w:val="0"/>
          <w:divBdr>
            <w:top w:val="none" w:sz="0" w:space="0" w:color="auto"/>
            <w:left w:val="none" w:sz="0" w:space="0" w:color="auto"/>
            <w:bottom w:val="none" w:sz="0" w:space="0" w:color="auto"/>
            <w:right w:val="none" w:sz="0" w:space="0" w:color="auto"/>
          </w:divBdr>
        </w:div>
        <w:div w:id="1769963284">
          <w:marLeft w:val="640"/>
          <w:marRight w:val="0"/>
          <w:marTop w:val="0"/>
          <w:marBottom w:val="0"/>
          <w:divBdr>
            <w:top w:val="none" w:sz="0" w:space="0" w:color="auto"/>
            <w:left w:val="none" w:sz="0" w:space="0" w:color="auto"/>
            <w:bottom w:val="none" w:sz="0" w:space="0" w:color="auto"/>
            <w:right w:val="none" w:sz="0" w:space="0" w:color="auto"/>
          </w:divBdr>
        </w:div>
        <w:div w:id="275335751">
          <w:marLeft w:val="640"/>
          <w:marRight w:val="0"/>
          <w:marTop w:val="0"/>
          <w:marBottom w:val="0"/>
          <w:divBdr>
            <w:top w:val="none" w:sz="0" w:space="0" w:color="auto"/>
            <w:left w:val="none" w:sz="0" w:space="0" w:color="auto"/>
            <w:bottom w:val="none" w:sz="0" w:space="0" w:color="auto"/>
            <w:right w:val="none" w:sz="0" w:space="0" w:color="auto"/>
          </w:divBdr>
        </w:div>
        <w:div w:id="1591160540">
          <w:marLeft w:val="640"/>
          <w:marRight w:val="0"/>
          <w:marTop w:val="0"/>
          <w:marBottom w:val="0"/>
          <w:divBdr>
            <w:top w:val="none" w:sz="0" w:space="0" w:color="auto"/>
            <w:left w:val="none" w:sz="0" w:space="0" w:color="auto"/>
            <w:bottom w:val="none" w:sz="0" w:space="0" w:color="auto"/>
            <w:right w:val="none" w:sz="0" w:space="0" w:color="auto"/>
          </w:divBdr>
        </w:div>
        <w:div w:id="2124029159">
          <w:marLeft w:val="640"/>
          <w:marRight w:val="0"/>
          <w:marTop w:val="0"/>
          <w:marBottom w:val="0"/>
          <w:divBdr>
            <w:top w:val="none" w:sz="0" w:space="0" w:color="auto"/>
            <w:left w:val="none" w:sz="0" w:space="0" w:color="auto"/>
            <w:bottom w:val="none" w:sz="0" w:space="0" w:color="auto"/>
            <w:right w:val="none" w:sz="0" w:space="0" w:color="auto"/>
          </w:divBdr>
        </w:div>
        <w:div w:id="954287290">
          <w:marLeft w:val="640"/>
          <w:marRight w:val="0"/>
          <w:marTop w:val="0"/>
          <w:marBottom w:val="0"/>
          <w:divBdr>
            <w:top w:val="none" w:sz="0" w:space="0" w:color="auto"/>
            <w:left w:val="none" w:sz="0" w:space="0" w:color="auto"/>
            <w:bottom w:val="none" w:sz="0" w:space="0" w:color="auto"/>
            <w:right w:val="none" w:sz="0" w:space="0" w:color="auto"/>
          </w:divBdr>
        </w:div>
        <w:div w:id="612245435">
          <w:marLeft w:val="640"/>
          <w:marRight w:val="0"/>
          <w:marTop w:val="0"/>
          <w:marBottom w:val="0"/>
          <w:divBdr>
            <w:top w:val="none" w:sz="0" w:space="0" w:color="auto"/>
            <w:left w:val="none" w:sz="0" w:space="0" w:color="auto"/>
            <w:bottom w:val="none" w:sz="0" w:space="0" w:color="auto"/>
            <w:right w:val="none" w:sz="0" w:space="0" w:color="auto"/>
          </w:divBdr>
        </w:div>
        <w:div w:id="1874492218">
          <w:marLeft w:val="640"/>
          <w:marRight w:val="0"/>
          <w:marTop w:val="0"/>
          <w:marBottom w:val="0"/>
          <w:divBdr>
            <w:top w:val="none" w:sz="0" w:space="0" w:color="auto"/>
            <w:left w:val="none" w:sz="0" w:space="0" w:color="auto"/>
            <w:bottom w:val="none" w:sz="0" w:space="0" w:color="auto"/>
            <w:right w:val="none" w:sz="0" w:space="0" w:color="auto"/>
          </w:divBdr>
        </w:div>
        <w:div w:id="435946495">
          <w:marLeft w:val="640"/>
          <w:marRight w:val="0"/>
          <w:marTop w:val="0"/>
          <w:marBottom w:val="0"/>
          <w:divBdr>
            <w:top w:val="none" w:sz="0" w:space="0" w:color="auto"/>
            <w:left w:val="none" w:sz="0" w:space="0" w:color="auto"/>
            <w:bottom w:val="none" w:sz="0" w:space="0" w:color="auto"/>
            <w:right w:val="none" w:sz="0" w:space="0" w:color="auto"/>
          </w:divBdr>
        </w:div>
        <w:div w:id="452946172">
          <w:marLeft w:val="640"/>
          <w:marRight w:val="0"/>
          <w:marTop w:val="0"/>
          <w:marBottom w:val="0"/>
          <w:divBdr>
            <w:top w:val="none" w:sz="0" w:space="0" w:color="auto"/>
            <w:left w:val="none" w:sz="0" w:space="0" w:color="auto"/>
            <w:bottom w:val="none" w:sz="0" w:space="0" w:color="auto"/>
            <w:right w:val="none" w:sz="0" w:space="0" w:color="auto"/>
          </w:divBdr>
        </w:div>
        <w:div w:id="946693783">
          <w:marLeft w:val="640"/>
          <w:marRight w:val="0"/>
          <w:marTop w:val="0"/>
          <w:marBottom w:val="0"/>
          <w:divBdr>
            <w:top w:val="none" w:sz="0" w:space="0" w:color="auto"/>
            <w:left w:val="none" w:sz="0" w:space="0" w:color="auto"/>
            <w:bottom w:val="none" w:sz="0" w:space="0" w:color="auto"/>
            <w:right w:val="none" w:sz="0" w:space="0" w:color="auto"/>
          </w:divBdr>
        </w:div>
        <w:div w:id="192692885">
          <w:marLeft w:val="640"/>
          <w:marRight w:val="0"/>
          <w:marTop w:val="0"/>
          <w:marBottom w:val="0"/>
          <w:divBdr>
            <w:top w:val="none" w:sz="0" w:space="0" w:color="auto"/>
            <w:left w:val="none" w:sz="0" w:space="0" w:color="auto"/>
            <w:bottom w:val="none" w:sz="0" w:space="0" w:color="auto"/>
            <w:right w:val="none" w:sz="0" w:space="0" w:color="auto"/>
          </w:divBdr>
        </w:div>
        <w:div w:id="1003165151">
          <w:marLeft w:val="640"/>
          <w:marRight w:val="0"/>
          <w:marTop w:val="0"/>
          <w:marBottom w:val="0"/>
          <w:divBdr>
            <w:top w:val="none" w:sz="0" w:space="0" w:color="auto"/>
            <w:left w:val="none" w:sz="0" w:space="0" w:color="auto"/>
            <w:bottom w:val="none" w:sz="0" w:space="0" w:color="auto"/>
            <w:right w:val="none" w:sz="0" w:space="0" w:color="auto"/>
          </w:divBdr>
        </w:div>
        <w:div w:id="1235435092">
          <w:marLeft w:val="640"/>
          <w:marRight w:val="0"/>
          <w:marTop w:val="0"/>
          <w:marBottom w:val="0"/>
          <w:divBdr>
            <w:top w:val="none" w:sz="0" w:space="0" w:color="auto"/>
            <w:left w:val="none" w:sz="0" w:space="0" w:color="auto"/>
            <w:bottom w:val="none" w:sz="0" w:space="0" w:color="auto"/>
            <w:right w:val="none" w:sz="0" w:space="0" w:color="auto"/>
          </w:divBdr>
        </w:div>
        <w:div w:id="957831543">
          <w:marLeft w:val="640"/>
          <w:marRight w:val="0"/>
          <w:marTop w:val="0"/>
          <w:marBottom w:val="0"/>
          <w:divBdr>
            <w:top w:val="none" w:sz="0" w:space="0" w:color="auto"/>
            <w:left w:val="none" w:sz="0" w:space="0" w:color="auto"/>
            <w:bottom w:val="none" w:sz="0" w:space="0" w:color="auto"/>
            <w:right w:val="none" w:sz="0" w:space="0" w:color="auto"/>
          </w:divBdr>
        </w:div>
        <w:div w:id="166948546">
          <w:marLeft w:val="640"/>
          <w:marRight w:val="0"/>
          <w:marTop w:val="0"/>
          <w:marBottom w:val="0"/>
          <w:divBdr>
            <w:top w:val="none" w:sz="0" w:space="0" w:color="auto"/>
            <w:left w:val="none" w:sz="0" w:space="0" w:color="auto"/>
            <w:bottom w:val="none" w:sz="0" w:space="0" w:color="auto"/>
            <w:right w:val="none" w:sz="0" w:space="0" w:color="auto"/>
          </w:divBdr>
        </w:div>
        <w:div w:id="419300339">
          <w:marLeft w:val="640"/>
          <w:marRight w:val="0"/>
          <w:marTop w:val="0"/>
          <w:marBottom w:val="0"/>
          <w:divBdr>
            <w:top w:val="none" w:sz="0" w:space="0" w:color="auto"/>
            <w:left w:val="none" w:sz="0" w:space="0" w:color="auto"/>
            <w:bottom w:val="none" w:sz="0" w:space="0" w:color="auto"/>
            <w:right w:val="none" w:sz="0" w:space="0" w:color="auto"/>
          </w:divBdr>
        </w:div>
        <w:div w:id="1273322642">
          <w:marLeft w:val="640"/>
          <w:marRight w:val="0"/>
          <w:marTop w:val="0"/>
          <w:marBottom w:val="0"/>
          <w:divBdr>
            <w:top w:val="none" w:sz="0" w:space="0" w:color="auto"/>
            <w:left w:val="none" w:sz="0" w:space="0" w:color="auto"/>
            <w:bottom w:val="none" w:sz="0" w:space="0" w:color="auto"/>
            <w:right w:val="none" w:sz="0" w:space="0" w:color="auto"/>
          </w:divBdr>
        </w:div>
        <w:div w:id="1261379013">
          <w:marLeft w:val="640"/>
          <w:marRight w:val="0"/>
          <w:marTop w:val="0"/>
          <w:marBottom w:val="0"/>
          <w:divBdr>
            <w:top w:val="none" w:sz="0" w:space="0" w:color="auto"/>
            <w:left w:val="none" w:sz="0" w:space="0" w:color="auto"/>
            <w:bottom w:val="none" w:sz="0" w:space="0" w:color="auto"/>
            <w:right w:val="none" w:sz="0" w:space="0" w:color="auto"/>
          </w:divBdr>
        </w:div>
        <w:div w:id="270476362">
          <w:marLeft w:val="640"/>
          <w:marRight w:val="0"/>
          <w:marTop w:val="0"/>
          <w:marBottom w:val="0"/>
          <w:divBdr>
            <w:top w:val="none" w:sz="0" w:space="0" w:color="auto"/>
            <w:left w:val="none" w:sz="0" w:space="0" w:color="auto"/>
            <w:bottom w:val="none" w:sz="0" w:space="0" w:color="auto"/>
            <w:right w:val="none" w:sz="0" w:space="0" w:color="auto"/>
          </w:divBdr>
        </w:div>
        <w:div w:id="276302287">
          <w:marLeft w:val="640"/>
          <w:marRight w:val="0"/>
          <w:marTop w:val="0"/>
          <w:marBottom w:val="0"/>
          <w:divBdr>
            <w:top w:val="none" w:sz="0" w:space="0" w:color="auto"/>
            <w:left w:val="none" w:sz="0" w:space="0" w:color="auto"/>
            <w:bottom w:val="none" w:sz="0" w:space="0" w:color="auto"/>
            <w:right w:val="none" w:sz="0" w:space="0" w:color="auto"/>
          </w:divBdr>
        </w:div>
        <w:div w:id="1708751342">
          <w:marLeft w:val="640"/>
          <w:marRight w:val="0"/>
          <w:marTop w:val="0"/>
          <w:marBottom w:val="0"/>
          <w:divBdr>
            <w:top w:val="none" w:sz="0" w:space="0" w:color="auto"/>
            <w:left w:val="none" w:sz="0" w:space="0" w:color="auto"/>
            <w:bottom w:val="none" w:sz="0" w:space="0" w:color="auto"/>
            <w:right w:val="none" w:sz="0" w:space="0" w:color="auto"/>
          </w:divBdr>
        </w:div>
      </w:divsChild>
    </w:div>
    <w:div w:id="1633097905">
      <w:bodyDiv w:val="1"/>
      <w:marLeft w:val="0"/>
      <w:marRight w:val="0"/>
      <w:marTop w:val="0"/>
      <w:marBottom w:val="0"/>
      <w:divBdr>
        <w:top w:val="none" w:sz="0" w:space="0" w:color="auto"/>
        <w:left w:val="none" w:sz="0" w:space="0" w:color="auto"/>
        <w:bottom w:val="none" w:sz="0" w:space="0" w:color="auto"/>
        <w:right w:val="none" w:sz="0" w:space="0" w:color="auto"/>
      </w:divBdr>
      <w:divsChild>
        <w:div w:id="678502259">
          <w:marLeft w:val="640"/>
          <w:marRight w:val="0"/>
          <w:marTop w:val="0"/>
          <w:marBottom w:val="0"/>
          <w:divBdr>
            <w:top w:val="none" w:sz="0" w:space="0" w:color="auto"/>
            <w:left w:val="none" w:sz="0" w:space="0" w:color="auto"/>
            <w:bottom w:val="none" w:sz="0" w:space="0" w:color="auto"/>
            <w:right w:val="none" w:sz="0" w:space="0" w:color="auto"/>
          </w:divBdr>
        </w:div>
        <w:div w:id="1380129238">
          <w:marLeft w:val="640"/>
          <w:marRight w:val="0"/>
          <w:marTop w:val="0"/>
          <w:marBottom w:val="0"/>
          <w:divBdr>
            <w:top w:val="none" w:sz="0" w:space="0" w:color="auto"/>
            <w:left w:val="none" w:sz="0" w:space="0" w:color="auto"/>
            <w:bottom w:val="none" w:sz="0" w:space="0" w:color="auto"/>
            <w:right w:val="none" w:sz="0" w:space="0" w:color="auto"/>
          </w:divBdr>
        </w:div>
        <w:div w:id="764689464">
          <w:marLeft w:val="640"/>
          <w:marRight w:val="0"/>
          <w:marTop w:val="0"/>
          <w:marBottom w:val="0"/>
          <w:divBdr>
            <w:top w:val="none" w:sz="0" w:space="0" w:color="auto"/>
            <w:left w:val="none" w:sz="0" w:space="0" w:color="auto"/>
            <w:bottom w:val="none" w:sz="0" w:space="0" w:color="auto"/>
            <w:right w:val="none" w:sz="0" w:space="0" w:color="auto"/>
          </w:divBdr>
        </w:div>
        <w:div w:id="2119449071">
          <w:marLeft w:val="640"/>
          <w:marRight w:val="0"/>
          <w:marTop w:val="0"/>
          <w:marBottom w:val="0"/>
          <w:divBdr>
            <w:top w:val="none" w:sz="0" w:space="0" w:color="auto"/>
            <w:left w:val="none" w:sz="0" w:space="0" w:color="auto"/>
            <w:bottom w:val="none" w:sz="0" w:space="0" w:color="auto"/>
            <w:right w:val="none" w:sz="0" w:space="0" w:color="auto"/>
          </w:divBdr>
        </w:div>
        <w:div w:id="262342013">
          <w:marLeft w:val="640"/>
          <w:marRight w:val="0"/>
          <w:marTop w:val="0"/>
          <w:marBottom w:val="0"/>
          <w:divBdr>
            <w:top w:val="none" w:sz="0" w:space="0" w:color="auto"/>
            <w:left w:val="none" w:sz="0" w:space="0" w:color="auto"/>
            <w:bottom w:val="none" w:sz="0" w:space="0" w:color="auto"/>
            <w:right w:val="none" w:sz="0" w:space="0" w:color="auto"/>
          </w:divBdr>
        </w:div>
        <w:div w:id="1394163619">
          <w:marLeft w:val="640"/>
          <w:marRight w:val="0"/>
          <w:marTop w:val="0"/>
          <w:marBottom w:val="0"/>
          <w:divBdr>
            <w:top w:val="none" w:sz="0" w:space="0" w:color="auto"/>
            <w:left w:val="none" w:sz="0" w:space="0" w:color="auto"/>
            <w:bottom w:val="none" w:sz="0" w:space="0" w:color="auto"/>
            <w:right w:val="none" w:sz="0" w:space="0" w:color="auto"/>
          </w:divBdr>
        </w:div>
        <w:div w:id="1367408992">
          <w:marLeft w:val="640"/>
          <w:marRight w:val="0"/>
          <w:marTop w:val="0"/>
          <w:marBottom w:val="0"/>
          <w:divBdr>
            <w:top w:val="none" w:sz="0" w:space="0" w:color="auto"/>
            <w:left w:val="none" w:sz="0" w:space="0" w:color="auto"/>
            <w:bottom w:val="none" w:sz="0" w:space="0" w:color="auto"/>
            <w:right w:val="none" w:sz="0" w:space="0" w:color="auto"/>
          </w:divBdr>
        </w:div>
        <w:div w:id="1377192798">
          <w:marLeft w:val="640"/>
          <w:marRight w:val="0"/>
          <w:marTop w:val="0"/>
          <w:marBottom w:val="0"/>
          <w:divBdr>
            <w:top w:val="none" w:sz="0" w:space="0" w:color="auto"/>
            <w:left w:val="none" w:sz="0" w:space="0" w:color="auto"/>
            <w:bottom w:val="none" w:sz="0" w:space="0" w:color="auto"/>
            <w:right w:val="none" w:sz="0" w:space="0" w:color="auto"/>
          </w:divBdr>
        </w:div>
        <w:div w:id="1279069726">
          <w:marLeft w:val="640"/>
          <w:marRight w:val="0"/>
          <w:marTop w:val="0"/>
          <w:marBottom w:val="0"/>
          <w:divBdr>
            <w:top w:val="none" w:sz="0" w:space="0" w:color="auto"/>
            <w:left w:val="none" w:sz="0" w:space="0" w:color="auto"/>
            <w:bottom w:val="none" w:sz="0" w:space="0" w:color="auto"/>
            <w:right w:val="none" w:sz="0" w:space="0" w:color="auto"/>
          </w:divBdr>
        </w:div>
        <w:div w:id="759838426">
          <w:marLeft w:val="640"/>
          <w:marRight w:val="0"/>
          <w:marTop w:val="0"/>
          <w:marBottom w:val="0"/>
          <w:divBdr>
            <w:top w:val="none" w:sz="0" w:space="0" w:color="auto"/>
            <w:left w:val="none" w:sz="0" w:space="0" w:color="auto"/>
            <w:bottom w:val="none" w:sz="0" w:space="0" w:color="auto"/>
            <w:right w:val="none" w:sz="0" w:space="0" w:color="auto"/>
          </w:divBdr>
        </w:div>
        <w:div w:id="1147548225">
          <w:marLeft w:val="640"/>
          <w:marRight w:val="0"/>
          <w:marTop w:val="0"/>
          <w:marBottom w:val="0"/>
          <w:divBdr>
            <w:top w:val="none" w:sz="0" w:space="0" w:color="auto"/>
            <w:left w:val="none" w:sz="0" w:space="0" w:color="auto"/>
            <w:bottom w:val="none" w:sz="0" w:space="0" w:color="auto"/>
            <w:right w:val="none" w:sz="0" w:space="0" w:color="auto"/>
          </w:divBdr>
        </w:div>
        <w:div w:id="1509055086">
          <w:marLeft w:val="640"/>
          <w:marRight w:val="0"/>
          <w:marTop w:val="0"/>
          <w:marBottom w:val="0"/>
          <w:divBdr>
            <w:top w:val="none" w:sz="0" w:space="0" w:color="auto"/>
            <w:left w:val="none" w:sz="0" w:space="0" w:color="auto"/>
            <w:bottom w:val="none" w:sz="0" w:space="0" w:color="auto"/>
            <w:right w:val="none" w:sz="0" w:space="0" w:color="auto"/>
          </w:divBdr>
        </w:div>
        <w:div w:id="531725136">
          <w:marLeft w:val="640"/>
          <w:marRight w:val="0"/>
          <w:marTop w:val="0"/>
          <w:marBottom w:val="0"/>
          <w:divBdr>
            <w:top w:val="none" w:sz="0" w:space="0" w:color="auto"/>
            <w:left w:val="none" w:sz="0" w:space="0" w:color="auto"/>
            <w:bottom w:val="none" w:sz="0" w:space="0" w:color="auto"/>
            <w:right w:val="none" w:sz="0" w:space="0" w:color="auto"/>
          </w:divBdr>
        </w:div>
        <w:div w:id="800925788">
          <w:marLeft w:val="640"/>
          <w:marRight w:val="0"/>
          <w:marTop w:val="0"/>
          <w:marBottom w:val="0"/>
          <w:divBdr>
            <w:top w:val="none" w:sz="0" w:space="0" w:color="auto"/>
            <w:left w:val="none" w:sz="0" w:space="0" w:color="auto"/>
            <w:bottom w:val="none" w:sz="0" w:space="0" w:color="auto"/>
            <w:right w:val="none" w:sz="0" w:space="0" w:color="auto"/>
          </w:divBdr>
        </w:div>
        <w:div w:id="1374188506">
          <w:marLeft w:val="640"/>
          <w:marRight w:val="0"/>
          <w:marTop w:val="0"/>
          <w:marBottom w:val="0"/>
          <w:divBdr>
            <w:top w:val="none" w:sz="0" w:space="0" w:color="auto"/>
            <w:left w:val="none" w:sz="0" w:space="0" w:color="auto"/>
            <w:bottom w:val="none" w:sz="0" w:space="0" w:color="auto"/>
            <w:right w:val="none" w:sz="0" w:space="0" w:color="auto"/>
          </w:divBdr>
        </w:div>
        <w:div w:id="250890344">
          <w:marLeft w:val="640"/>
          <w:marRight w:val="0"/>
          <w:marTop w:val="0"/>
          <w:marBottom w:val="0"/>
          <w:divBdr>
            <w:top w:val="none" w:sz="0" w:space="0" w:color="auto"/>
            <w:left w:val="none" w:sz="0" w:space="0" w:color="auto"/>
            <w:bottom w:val="none" w:sz="0" w:space="0" w:color="auto"/>
            <w:right w:val="none" w:sz="0" w:space="0" w:color="auto"/>
          </w:divBdr>
        </w:div>
        <w:div w:id="1292902385">
          <w:marLeft w:val="640"/>
          <w:marRight w:val="0"/>
          <w:marTop w:val="0"/>
          <w:marBottom w:val="0"/>
          <w:divBdr>
            <w:top w:val="none" w:sz="0" w:space="0" w:color="auto"/>
            <w:left w:val="none" w:sz="0" w:space="0" w:color="auto"/>
            <w:bottom w:val="none" w:sz="0" w:space="0" w:color="auto"/>
            <w:right w:val="none" w:sz="0" w:space="0" w:color="auto"/>
          </w:divBdr>
        </w:div>
        <w:div w:id="549734504">
          <w:marLeft w:val="640"/>
          <w:marRight w:val="0"/>
          <w:marTop w:val="0"/>
          <w:marBottom w:val="0"/>
          <w:divBdr>
            <w:top w:val="none" w:sz="0" w:space="0" w:color="auto"/>
            <w:left w:val="none" w:sz="0" w:space="0" w:color="auto"/>
            <w:bottom w:val="none" w:sz="0" w:space="0" w:color="auto"/>
            <w:right w:val="none" w:sz="0" w:space="0" w:color="auto"/>
          </w:divBdr>
        </w:div>
        <w:div w:id="220294837">
          <w:marLeft w:val="640"/>
          <w:marRight w:val="0"/>
          <w:marTop w:val="0"/>
          <w:marBottom w:val="0"/>
          <w:divBdr>
            <w:top w:val="none" w:sz="0" w:space="0" w:color="auto"/>
            <w:left w:val="none" w:sz="0" w:space="0" w:color="auto"/>
            <w:bottom w:val="none" w:sz="0" w:space="0" w:color="auto"/>
            <w:right w:val="none" w:sz="0" w:space="0" w:color="auto"/>
          </w:divBdr>
        </w:div>
        <w:div w:id="38677286">
          <w:marLeft w:val="640"/>
          <w:marRight w:val="0"/>
          <w:marTop w:val="0"/>
          <w:marBottom w:val="0"/>
          <w:divBdr>
            <w:top w:val="none" w:sz="0" w:space="0" w:color="auto"/>
            <w:left w:val="none" w:sz="0" w:space="0" w:color="auto"/>
            <w:bottom w:val="none" w:sz="0" w:space="0" w:color="auto"/>
            <w:right w:val="none" w:sz="0" w:space="0" w:color="auto"/>
          </w:divBdr>
        </w:div>
        <w:div w:id="925114078">
          <w:marLeft w:val="640"/>
          <w:marRight w:val="0"/>
          <w:marTop w:val="0"/>
          <w:marBottom w:val="0"/>
          <w:divBdr>
            <w:top w:val="none" w:sz="0" w:space="0" w:color="auto"/>
            <w:left w:val="none" w:sz="0" w:space="0" w:color="auto"/>
            <w:bottom w:val="none" w:sz="0" w:space="0" w:color="auto"/>
            <w:right w:val="none" w:sz="0" w:space="0" w:color="auto"/>
          </w:divBdr>
        </w:div>
        <w:div w:id="1415128658">
          <w:marLeft w:val="640"/>
          <w:marRight w:val="0"/>
          <w:marTop w:val="0"/>
          <w:marBottom w:val="0"/>
          <w:divBdr>
            <w:top w:val="none" w:sz="0" w:space="0" w:color="auto"/>
            <w:left w:val="none" w:sz="0" w:space="0" w:color="auto"/>
            <w:bottom w:val="none" w:sz="0" w:space="0" w:color="auto"/>
            <w:right w:val="none" w:sz="0" w:space="0" w:color="auto"/>
          </w:divBdr>
        </w:div>
        <w:div w:id="1899392309">
          <w:marLeft w:val="640"/>
          <w:marRight w:val="0"/>
          <w:marTop w:val="0"/>
          <w:marBottom w:val="0"/>
          <w:divBdr>
            <w:top w:val="none" w:sz="0" w:space="0" w:color="auto"/>
            <w:left w:val="none" w:sz="0" w:space="0" w:color="auto"/>
            <w:bottom w:val="none" w:sz="0" w:space="0" w:color="auto"/>
            <w:right w:val="none" w:sz="0" w:space="0" w:color="auto"/>
          </w:divBdr>
        </w:div>
        <w:div w:id="109249861">
          <w:marLeft w:val="640"/>
          <w:marRight w:val="0"/>
          <w:marTop w:val="0"/>
          <w:marBottom w:val="0"/>
          <w:divBdr>
            <w:top w:val="none" w:sz="0" w:space="0" w:color="auto"/>
            <w:left w:val="none" w:sz="0" w:space="0" w:color="auto"/>
            <w:bottom w:val="none" w:sz="0" w:space="0" w:color="auto"/>
            <w:right w:val="none" w:sz="0" w:space="0" w:color="auto"/>
          </w:divBdr>
        </w:div>
        <w:div w:id="131753284">
          <w:marLeft w:val="640"/>
          <w:marRight w:val="0"/>
          <w:marTop w:val="0"/>
          <w:marBottom w:val="0"/>
          <w:divBdr>
            <w:top w:val="none" w:sz="0" w:space="0" w:color="auto"/>
            <w:left w:val="none" w:sz="0" w:space="0" w:color="auto"/>
            <w:bottom w:val="none" w:sz="0" w:space="0" w:color="auto"/>
            <w:right w:val="none" w:sz="0" w:space="0" w:color="auto"/>
          </w:divBdr>
        </w:div>
        <w:div w:id="1228495502">
          <w:marLeft w:val="640"/>
          <w:marRight w:val="0"/>
          <w:marTop w:val="0"/>
          <w:marBottom w:val="0"/>
          <w:divBdr>
            <w:top w:val="none" w:sz="0" w:space="0" w:color="auto"/>
            <w:left w:val="none" w:sz="0" w:space="0" w:color="auto"/>
            <w:bottom w:val="none" w:sz="0" w:space="0" w:color="auto"/>
            <w:right w:val="none" w:sz="0" w:space="0" w:color="auto"/>
          </w:divBdr>
        </w:div>
        <w:div w:id="1480614429">
          <w:marLeft w:val="640"/>
          <w:marRight w:val="0"/>
          <w:marTop w:val="0"/>
          <w:marBottom w:val="0"/>
          <w:divBdr>
            <w:top w:val="none" w:sz="0" w:space="0" w:color="auto"/>
            <w:left w:val="none" w:sz="0" w:space="0" w:color="auto"/>
            <w:bottom w:val="none" w:sz="0" w:space="0" w:color="auto"/>
            <w:right w:val="none" w:sz="0" w:space="0" w:color="auto"/>
          </w:divBdr>
        </w:div>
        <w:div w:id="446392529">
          <w:marLeft w:val="640"/>
          <w:marRight w:val="0"/>
          <w:marTop w:val="0"/>
          <w:marBottom w:val="0"/>
          <w:divBdr>
            <w:top w:val="none" w:sz="0" w:space="0" w:color="auto"/>
            <w:left w:val="none" w:sz="0" w:space="0" w:color="auto"/>
            <w:bottom w:val="none" w:sz="0" w:space="0" w:color="auto"/>
            <w:right w:val="none" w:sz="0" w:space="0" w:color="auto"/>
          </w:divBdr>
        </w:div>
        <w:div w:id="1696735842">
          <w:marLeft w:val="640"/>
          <w:marRight w:val="0"/>
          <w:marTop w:val="0"/>
          <w:marBottom w:val="0"/>
          <w:divBdr>
            <w:top w:val="none" w:sz="0" w:space="0" w:color="auto"/>
            <w:left w:val="none" w:sz="0" w:space="0" w:color="auto"/>
            <w:bottom w:val="none" w:sz="0" w:space="0" w:color="auto"/>
            <w:right w:val="none" w:sz="0" w:space="0" w:color="auto"/>
          </w:divBdr>
        </w:div>
        <w:div w:id="1472401315">
          <w:marLeft w:val="640"/>
          <w:marRight w:val="0"/>
          <w:marTop w:val="0"/>
          <w:marBottom w:val="0"/>
          <w:divBdr>
            <w:top w:val="none" w:sz="0" w:space="0" w:color="auto"/>
            <w:left w:val="none" w:sz="0" w:space="0" w:color="auto"/>
            <w:bottom w:val="none" w:sz="0" w:space="0" w:color="auto"/>
            <w:right w:val="none" w:sz="0" w:space="0" w:color="auto"/>
          </w:divBdr>
        </w:div>
        <w:div w:id="1225486211">
          <w:marLeft w:val="640"/>
          <w:marRight w:val="0"/>
          <w:marTop w:val="0"/>
          <w:marBottom w:val="0"/>
          <w:divBdr>
            <w:top w:val="none" w:sz="0" w:space="0" w:color="auto"/>
            <w:left w:val="none" w:sz="0" w:space="0" w:color="auto"/>
            <w:bottom w:val="none" w:sz="0" w:space="0" w:color="auto"/>
            <w:right w:val="none" w:sz="0" w:space="0" w:color="auto"/>
          </w:divBdr>
        </w:div>
        <w:div w:id="665792494">
          <w:marLeft w:val="640"/>
          <w:marRight w:val="0"/>
          <w:marTop w:val="0"/>
          <w:marBottom w:val="0"/>
          <w:divBdr>
            <w:top w:val="none" w:sz="0" w:space="0" w:color="auto"/>
            <w:left w:val="none" w:sz="0" w:space="0" w:color="auto"/>
            <w:bottom w:val="none" w:sz="0" w:space="0" w:color="auto"/>
            <w:right w:val="none" w:sz="0" w:space="0" w:color="auto"/>
          </w:divBdr>
        </w:div>
        <w:div w:id="502822566">
          <w:marLeft w:val="640"/>
          <w:marRight w:val="0"/>
          <w:marTop w:val="0"/>
          <w:marBottom w:val="0"/>
          <w:divBdr>
            <w:top w:val="none" w:sz="0" w:space="0" w:color="auto"/>
            <w:left w:val="none" w:sz="0" w:space="0" w:color="auto"/>
            <w:bottom w:val="none" w:sz="0" w:space="0" w:color="auto"/>
            <w:right w:val="none" w:sz="0" w:space="0" w:color="auto"/>
          </w:divBdr>
        </w:div>
        <w:div w:id="1399128270">
          <w:marLeft w:val="640"/>
          <w:marRight w:val="0"/>
          <w:marTop w:val="0"/>
          <w:marBottom w:val="0"/>
          <w:divBdr>
            <w:top w:val="none" w:sz="0" w:space="0" w:color="auto"/>
            <w:left w:val="none" w:sz="0" w:space="0" w:color="auto"/>
            <w:bottom w:val="none" w:sz="0" w:space="0" w:color="auto"/>
            <w:right w:val="none" w:sz="0" w:space="0" w:color="auto"/>
          </w:divBdr>
        </w:div>
        <w:div w:id="1200895170">
          <w:marLeft w:val="640"/>
          <w:marRight w:val="0"/>
          <w:marTop w:val="0"/>
          <w:marBottom w:val="0"/>
          <w:divBdr>
            <w:top w:val="none" w:sz="0" w:space="0" w:color="auto"/>
            <w:left w:val="none" w:sz="0" w:space="0" w:color="auto"/>
            <w:bottom w:val="none" w:sz="0" w:space="0" w:color="auto"/>
            <w:right w:val="none" w:sz="0" w:space="0" w:color="auto"/>
          </w:divBdr>
        </w:div>
        <w:div w:id="38212440">
          <w:marLeft w:val="640"/>
          <w:marRight w:val="0"/>
          <w:marTop w:val="0"/>
          <w:marBottom w:val="0"/>
          <w:divBdr>
            <w:top w:val="none" w:sz="0" w:space="0" w:color="auto"/>
            <w:left w:val="none" w:sz="0" w:space="0" w:color="auto"/>
            <w:bottom w:val="none" w:sz="0" w:space="0" w:color="auto"/>
            <w:right w:val="none" w:sz="0" w:space="0" w:color="auto"/>
          </w:divBdr>
        </w:div>
        <w:div w:id="1248081069">
          <w:marLeft w:val="640"/>
          <w:marRight w:val="0"/>
          <w:marTop w:val="0"/>
          <w:marBottom w:val="0"/>
          <w:divBdr>
            <w:top w:val="none" w:sz="0" w:space="0" w:color="auto"/>
            <w:left w:val="none" w:sz="0" w:space="0" w:color="auto"/>
            <w:bottom w:val="none" w:sz="0" w:space="0" w:color="auto"/>
            <w:right w:val="none" w:sz="0" w:space="0" w:color="auto"/>
          </w:divBdr>
        </w:div>
        <w:div w:id="635915826">
          <w:marLeft w:val="640"/>
          <w:marRight w:val="0"/>
          <w:marTop w:val="0"/>
          <w:marBottom w:val="0"/>
          <w:divBdr>
            <w:top w:val="none" w:sz="0" w:space="0" w:color="auto"/>
            <w:left w:val="none" w:sz="0" w:space="0" w:color="auto"/>
            <w:bottom w:val="none" w:sz="0" w:space="0" w:color="auto"/>
            <w:right w:val="none" w:sz="0" w:space="0" w:color="auto"/>
          </w:divBdr>
        </w:div>
        <w:div w:id="600532097">
          <w:marLeft w:val="640"/>
          <w:marRight w:val="0"/>
          <w:marTop w:val="0"/>
          <w:marBottom w:val="0"/>
          <w:divBdr>
            <w:top w:val="none" w:sz="0" w:space="0" w:color="auto"/>
            <w:left w:val="none" w:sz="0" w:space="0" w:color="auto"/>
            <w:bottom w:val="none" w:sz="0" w:space="0" w:color="auto"/>
            <w:right w:val="none" w:sz="0" w:space="0" w:color="auto"/>
          </w:divBdr>
        </w:div>
        <w:div w:id="284698036">
          <w:marLeft w:val="640"/>
          <w:marRight w:val="0"/>
          <w:marTop w:val="0"/>
          <w:marBottom w:val="0"/>
          <w:divBdr>
            <w:top w:val="none" w:sz="0" w:space="0" w:color="auto"/>
            <w:left w:val="none" w:sz="0" w:space="0" w:color="auto"/>
            <w:bottom w:val="none" w:sz="0" w:space="0" w:color="auto"/>
            <w:right w:val="none" w:sz="0" w:space="0" w:color="auto"/>
          </w:divBdr>
        </w:div>
        <w:div w:id="343362063">
          <w:marLeft w:val="640"/>
          <w:marRight w:val="0"/>
          <w:marTop w:val="0"/>
          <w:marBottom w:val="0"/>
          <w:divBdr>
            <w:top w:val="none" w:sz="0" w:space="0" w:color="auto"/>
            <w:left w:val="none" w:sz="0" w:space="0" w:color="auto"/>
            <w:bottom w:val="none" w:sz="0" w:space="0" w:color="auto"/>
            <w:right w:val="none" w:sz="0" w:space="0" w:color="auto"/>
          </w:divBdr>
        </w:div>
        <w:div w:id="845439383">
          <w:marLeft w:val="640"/>
          <w:marRight w:val="0"/>
          <w:marTop w:val="0"/>
          <w:marBottom w:val="0"/>
          <w:divBdr>
            <w:top w:val="none" w:sz="0" w:space="0" w:color="auto"/>
            <w:left w:val="none" w:sz="0" w:space="0" w:color="auto"/>
            <w:bottom w:val="none" w:sz="0" w:space="0" w:color="auto"/>
            <w:right w:val="none" w:sz="0" w:space="0" w:color="auto"/>
          </w:divBdr>
        </w:div>
        <w:div w:id="1556314602">
          <w:marLeft w:val="640"/>
          <w:marRight w:val="0"/>
          <w:marTop w:val="0"/>
          <w:marBottom w:val="0"/>
          <w:divBdr>
            <w:top w:val="none" w:sz="0" w:space="0" w:color="auto"/>
            <w:left w:val="none" w:sz="0" w:space="0" w:color="auto"/>
            <w:bottom w:val="none" w:sz="0" w:space="0" w:color="auto"/>
            <w:right w:val="none" w:sz="0" w:space="0" w:color="auto"/>
          </w:divBdr>
        </w:div>
      </w:divsChild>
    </w:div>
    <w:div w:id="1634752694">
      <w:bodyDiv w:val="1"/>
      <w:marLeft w:val="0"/>
      <w:marRight w:val="0"/>
      <w:marTop w:val="0"/>
      <w:marBottom w:val="0"/>
      <w:divBdr>
        <w:top w:val="none" w:sz="0" w:space="0" w:color="auto"/>
        <w:left w:val="none" w:sz="0" w:space="0" w:color="auto"/>
        <w:bottom w:val="none" w:sz="0" w:space="0" w:color="auto"/>
        <w:right w:val="none" w:sz="0" w:space="0" w:color="auto"/>
      </w:divBdr>
      <w:divsChild>
        <w:div w:id="174880787">
          <w:marLeft w:val="640"/>
          <w:marRight w:val="0"/>
          <w:marTop w:val="0"/>
          <w:marBottom w:val="0"/>
          <w:divBdr>
            <w:top w:val="none" w:sz="0" w:space="0" w:color="auto"/>
            <w:left w:val="none" w:sz="0" w:space="0" w:color="auto"/>
            <w:bottom w:val="none" w:sz="0" w:space="0" w:color="auto"/>
            <w:right w:val="none" w:sz="0" w:space="0" w:color="auto"/>
          </w:divBdr>
        </w:div>
        <w:div w:id="196361244">
          <w:marLeft w:val="640"/>
          <w:marRight w:val="0"/>
          <w:marTop w:val="0"/>
          <w:marBottom w:val="0"/>
          <w:divBdr>
            <w:top w:val="none" w:sz="0" w:space="0" w:color="auto"/>
            <w:left w:val="none" w:sz="0" w:space="0" w:color="auto"/>
            <w:bottom w:val="none" w:sz="0" w:space="0" w:color="auto"/>
            <w:right w:val="none" w:sz="0" w:space="0" w:color="auto"/>
          </w:divBdr>
        </w:div>
        <w:div w:id="176775767">
          <w:marLeft w:val="640"/>
          <w:marRight w:val="0"/>
          <w:marTop w:val="0"/>
          <w:marBottom w:val="0"/>
          <w:divBdr>
            <w:top w:val="none" w:sz="0" w:space="0" w:color="auto"/>
            <w:left w:val="none" w:sz="0" w:space="0" w:color="auto"/>
            <w:bottom w:val="none" w:sz="0" w:space="0" w:color="auto"/>
            <w:right w:val="none" w:sz="0" w:space="0" w:color="auto"/>
          </w:divBdr>
        </w:div>
        <w:div w:id="1218055478">
          <w:marLeft w:val="640"/>
          <w:marRight w:val="0"/>
          <w:marTop w:val="0"/>
          <w:marBottom w:val="0"/>
          <w:divBdr>
            <w:top w:val="none" w:sz="0" w:space="0" w:color="auto"/>
            <w:left w:val="none" w:sz="0" w:space="0" w:color="auto"/>
            <w:bottom w:val="none" w:sz="0" w:space="0" w:color="auto"/>
            <w:right w:val="none" w:sz="0" w:space="0" w:color="auto"/>
          </w:divBdr>
        </w:div>
        <w:div w:id="398021881">
          <w:marLeft w:val="640"/>
          <w:marRight w:val="0"/>
          <w:marTop w:val="0"/>
          <w:marBottom w:val="0"/>
          <w:divBdr>
            <w:top w:val="none" w:sz="0" w:space="0" w:color="auto"/>
            <w:left w:val="none" w:sz="0" w:space="0" w:color="auto"/>
            <w:bottom w:val="none" w:sz="0" w:space="0" w:color="auto"/>
            <w:right w:val="none" w:sz="0" w:space="0" w:color="auto"/>
          </w:divBdr>
        </w:div>
        <w:div w:id="399056263">
          <w:marLeft w:val="640"/>
          <w:marRight w:val="0"/>
          <w:marTop w:val="0"/>
          <w:marBottom w:val="0"/>
          <w:divBdr>
            <w:top w:val="none" w:sz="0" w:space="0" w:color="auto"/>
            <w:left w:val="none" w:sz="0" w:space="0" w:color="auto"/>
            <w:bottom w:val="none" w:sz="0" w:space="0" w:color="auto"/>
            <w:right w:val="none" w:sz="0" w:space="0" w:color="auto"/>
          </w:divBdr>
        </w:div>
        <w:div w:id="316812974">
          <w:marLeft w:val="640"/>
          <w:marRight w:val="0"/>
          <w:marTop w:val="0"/>
          <w:marBottom w:val="0"/>
          <w:divBdr>
            <w:top w:val="none" w:sz="0" w:space="0" w:color="auto"/>
            <w:left w:val="none" w:sz="0" w:space="0" w:color="auto"/>
            <w:bottom w:val="none" w:sz="0" w:space="0" w:color="auto"/>
            <w:right w:val="none" w:sz="0" w:space="0" w:color="auto"/>
          </w:divBdr>
        </w:div>
        <w:div w:id="474833921">
          <w:marLeft w:val="640"/>
          <w:marRight w:val="0"/>
          <w:marTop w:val="0"/>
          <w:marBottom w:val="0"/>
          <w:divBdr>
            <w:top w:val="none" w:sz="0" w:space="0" w:color="auto"/>
            <w:left w:val="none" w:sz="0" w:space="0" w:color="auto"/>
            <w:bottom w:val="none" w:sz="0" w:space="0" w:color="auto"/>
            <w:right w:val="none" w:sz="0" w:space="0" w:color="auto"/>
          </w:divBdr>
        </w:div>
        <w:div w:id="980234985">
          <w:marLeft w:val="640"/>
          <w:marRight w:val="0"/>
          <w:marTop w:val="0"/>
          <w:marBottom w:val="0"/>
          <w:divBdr>
            <w:top w:val="none" w:sz="0" w:space="0" w:color="auto"/>
            <w:left w:val="none" w:sz="0" w:space="0" w:color="auto"/>
            <w:bottom w:val="none" w:sz="0" w:space="0" w:color="auto"/>
            <w:right w:val="none" w:sz="0" w:space="0" w:color="auto"/>
          </w:divBdr>
        </w:div>
        <w:div w:id="1727296121">
          <w:marLeft w:val="640"/>
          <w:marRight w:val="0"/>
          <w:marTop w:val="0"/>
          <w:marBottom w:val="0"/>
          <w:divBdr>
            <w:top w:val="none" w:sz="0" w:space="0" w:color="auto"/>
            <w:left w:val="none" w:sz="0" w:space="0" w:color="auto"/>
            <w:bottom w:val="none" w:sz="0" w:space="0" w:color="auto"/>
            <w:right w:val="none" w:sz="0" w:space="0" w:color="auto"/>
          </w:divBdr>
        </w:div>
        <w:div w:id="138307317">
          <w:marLeft w:val="640"/>
          <w:marRight w:val="0"/>
          <w:marTop w:val="0"/>
          <w:marBottom w:val="0"/>
          <w:divBdr>
            <w:top w:val="none" w:sz="0" w:space="0" w:color="auto"/>
            <w:left w:val="none" w:sz="0" w:space="0" w:color="auto"/>
            <w:bottom w:val="none" w:sz="0" w:space="0" w:color="auto"/>
            <w:right w:val="none" w:sz="0" w:space="0" w:color="auto"/>
          </w:divBdr>
        </w:div>
        <w:div w:id="862935949">
          <w:marLeft w:val="640"/>
          <w:marRight w:val="0"/>
          <w:marTop w:val="0"/>
          <w:marBottom w:val="0"/>
          <w:divBdr>
            <w:top w:val="none" w:sz="0" w:space="0" w:color="auto"/>
            <w:left w:val="none" w:sz="0" w:space="0" w:color="auto"/>
            <w:bottom w:val="none" w:sz="0" w:space="0" w:color="auto"/>
            <w:right w:val="none" w:sz="0" w:space="0" w:color="auto"/>
          </w:divBdr>
        </w:div>
        <w:div w:id="1981687704">
          <w:marLeft w:val="640"/>
          <w:marRight w:val="0"/>
          <w:marTop w:val="0"/>
          <w:marBottom w:val="0"/>
          <w:divBdr>
            <w:top w:val="none" w:sz="0" w:space="0" w:color="auto"/>
            <w:left w:val="none" w:sz="0" w:space="0" w:color="auto"/>
            <w:bottom w:val="none" w:sz="0" w:space="0" w:color="auto"/>
            <w:right w:val="none" w:sz="0" w:space="0" w:color="auto"/>
          </w:divBdr>
        </w:div>
        <w:div w:id="1599800149">
          <w:marLeft w:val="640"/>
          <w:marRight w:val="0"/>
          <w:marTop w:val="0"/>
          <w:marBottom w:val="0"/>
          <w:divBdr>
            <w:top w:val="none" w:sz="0" w:space="0" w:color="auto"/>
            <w:left w:val="none" w:sz="0" w:space="0" w:color="auto"/>
            <w:bottom w:val="none" w:sz="0" w:space="0" w:color="auto"/>
            <w:right w:val="none" w:sz="0" w:space="0" w:color="auto"/>
          </w:divBdr>
        </w:div>
        <w:div w:id="826282031">
          <w:marLeft w:val="640"/>
          <w:marRight w:val="0"/>
          <w:marTop w:val="0"/>
          <w:marBottom w:val="0"/>
          <w:divBdr>
            <w:top w:val="none" w:sz="0" w:space="0" w:color="auto"/>
            <w:left w:val="none" w:sz="0" w:space="0" w:color="auto"/>
            <w:bottom w:val="none" w:sz="0" w:space="0" w:color="auto"/>
            <w:right w:val="none" w:sz="0" w:space="0" w:color="auto"/>
          </w:divBdr>
        </w:div>
        <w:div w:id="679696249">
          <w:marLeft w:val="640"/>
          <w:marRight w:val="0"/>
          <w:marTop w:val="0"/>
          <w:marBottom w:val="0"/>
          <w:divBdr>
            <w:top w:val="none" w:sz="0" w:space="0" w:color="auto"/>
            <w:left w:val="none" w:sz="0" w:space="0" w:color="auto"/>
            <w:bottom w:val="none" w:sz="0" w:space="0" w:color="auto"/>
            <w:right w:val="none" w:sz="0" w:space="0" w:color="auto"/>
          </w:divBdr>
        </w:div>
        <w:div w:id="260063658">
          <w:marLeft w:val="640"/>
          <w:marRight w:val="0"/>
          <w:marTop w:val="0"/>
          <w:marBottom w:val="0"/>
          <w:divBdr>
            <w:top w:val="none" w:sz="0" w:space="0" w:color="auto"/>
            <w:left w:val="none" w:sz="0" w:space="0" w:color="auto"/>
            <w:bottom w:val="none" w:sz="0" w:space="0" w:color="auto"/>
            <w:right w:val="none" w:sz="0" w:space="0" w:color="auto"/>
          </w:divBdr>
        </w:div>
        <w:div w:id="949778174">
          <w:marLeft w:val="640"/>
          <w:marRight w:val="0"/>
          <w:marTop w:val="0"/>
          <w:marBottom w:val="0"/>
          <w:divBdr>
            <w:top w:val="none" w:sz="0" w:space="0" w:color="auto"/>
            <w:left w:val="none" w:sz="0" w:space="0" w:color="auto"/>
            <w:bottom w:val="none" w:sz="0" w:space="0" w:color="auto"/>
            <w:right w:val="none" w:sz="0" w:space="0" w:color="auto"/>
          </w:divBdr>
        </w:div>
        <w:div w:id="1507592155">
          <w:marLeft w:val="640"/>
          <w:marRight w:val="0"/>
          <w:marTop w:val="0"/>
          <w:marBottom w:val="0"/>
          <w:divBdr>
            <w:top w:val="none" w:sz="0" w:space="0" w:color="auto"/>
            <w:left w:val="none" w:sz="0" w:space="0" w:color="auto"/>
            <w:bottom w:val="none" w:sz="0" w:space="0" w:color="auto"/>
            <w:right w:val="none" w:sz="0" w:space="0" w:color="auto"/>
          </w:divBdr>
        </w:div>
        <w:div w:id="1026102778">
          <w:marLeft w:val="640"/>
          <w:marRight w:val="0"/>
          <w:marTop w:val="0"/>
          <w:marBottom w:val="0"/>
          <w:divBdr>
            <w:top w:val="none" w:sz="0" w:space="0" w:color="auto"/>
            <w:left w:val="none" w:sz="0" w:space="0" w:color="auto"/>
            <w:bottom w:val="none" w:sz="0" w:space="0" w:color="auto"/>
            <w:right w:val="none" w:sz="0" w:space="0" w:color="auto"/>
          </w:divBdr>
        </w:div>
        <w:div w:id="1068654655">
          <w:marLeft w:val="640"/>
          <w:marRight w:val="0"/>
          <w:marTop w:val="0"/>
          <w:marBottom w:val="0"/>
          <w:divBdr>
            <w:top w:val="none" w:sz="0" w:space="0" w:color="auto"/>
            <w:left w:val="none" w:sz="0" w:space="0" w:color="auto"/>
            <w:bottom w:val="none" w:sz="0" w:space="0" w:color="auto"/>
            <w:right w:val="none" w:sz="0" w:space="0" w:color="auto"/>
          </w:divBdr>
        </w:div>
        <w:div w:id="2081713581">
          <w:marLeft w:val="640"/>
          <w:marRight w:val="0"/>
          <w:marTop w:val="0"/>
          <w:marBottom w:val="0"/>
          <w:divBdr>
            <w:top w:val="none" w:sz="0" w:space="0" w:color="auto"/>
            <w:left w:val="none" w:sz="0" w:space="0" w:color="auto"/>
            <w:bottom w:val="none" w:sz="0" w:space="0" w:color="auto"/>
            <w:right w:val="none" w:sz="0" w:space="0" w:color="auto"/>
          </w:divBdr>
        </w:div>
        <w:div w:id="1002440225">
          <w:marLeft w:val="640"/>
          <w:marRight w:val="0"/>
          <w:marTop w:val="0"/>
          <w:marBottom w:val="0"/>
          <w:divBdr>
            <w:top w:val="none" w:sz="0" w:space="0" w:color="auto"/>
            <w:left w:val="none" w:sz="0" w:space="0" w:color="auto"/>
            <w:bottom w:val="none" w:sz="0" w:space="0" w:color="auto"/>
            <w:right w:val="none" w:sz="0" w:space="0" w:color="auto"/>
          </w:divBdr>
        </w:div>
        <w:div w:id="139999435">
          <w:marLeft w:val="640"/>
          <w:marRight w:val="0"/>
          <w:marTop w:val="0"/>
          <w:marBottom w:val="0"/>
          <w:divBdr>
            <w:top w:val="none" w:sz="0" w:space="0" w:color="auto"/>
            <w:left w:val="none" w:sz="0" w:space="0" w:color="auto"/>
            <w:bottom w:val="none" w:sz="0" w:space="0" w:color="auto"/>
            <w:right w:val="none" w:sz="0" w:space="0" w:color="auto"/>
          </w:divBdr>
        </w:div>
        <w:div w:id="2068529225">
          <w:marLeft w:val="640"/>
          <w:marRight w:val="0"/>
          <w:marTop w:val="0"/>
          <w:marBottom w:val="0"/>
          <w:divBdr>
            <w:top w:val="none" w:sz="0" w:space="0" w:color="auto"/>
            <w:left w:val="none" w:sz="0" w:space="0" w:color="auto"/>
            <w:bottom w:val="none" w:sz="0" w:space="0" w:color="auto"/>
            <w:right w:val="none" w:sz="0" w:space="0" w:color="auto"/>
          </w:divBdr>
        </w:div>
        <w:div w:id="304940959">
          <w:marLeft w:val="640"/>
          <w:marRight w:val="0"/>
          <w:marTop w:val="0"/>
          <w:marBottom w:val="0"/>
          <w:divBdr>
            <w:top w:val="none" w:sz="0" w:space="0" w:color="auto"/>
            <w:left w:val="none" w:sz="0" w:space="0" w:color="auto"/>
            <w:bottom w:val="none" w:sz="0" w:space="0" w:color="auto"/>
            <w:right w:val="none" w:sz="0" w:space="0" w:color="auto"/>
          </w:divBdr>
        </w:div>
        <w:div w:id="943344961">
          <w:marLeft w:val="640"/>
          <w:marRight w:val="0"/>
          <w:marTop w:val="0"/>
          <w:marBottom w:val="0"/>
          <w:divBdr>
            <w:top w:val="none" w:sz="0" w:space="0" w:color="auto"/>
            <w:left w:val="none" w:sz="0" w:space="0" w:color="auto"/>
            <w:bottom w:val="none" w:sz="0" w:space="0" w:color="auto"/>
            <w:right w:val="none" w:sz="0" w:space="0" w:color="auto"/>
          </w:divBdr>
        </w:div>
        <w:div w:id="660809762">
          <w:marLeft w:val="640"/>
          <w:marRight w:val="0"/>
          <w:marTop w:val="0"/>
          <w:marBottom w:val="0"/>
          <w:divBdr>
            <w:top w:val="none" w:sz="0" w:space="0" w:color="auto"/>
            <w:left w:val="none" w:sz="0" w:space="0" w:color="auto"/>
            <w:bottom w:val="none" w:sz="0" w:space="0" w:color="auto"/>
            <w:right w:val="none" w:sz="0" w:space="0" w:color="auto"/>
          </w:divBdr>
        </w:div>
        <w:div w:id="604070138">
          <w:marLeft w:val="640"/>
          <w:marRight w:val="0"/>
          <w:marTop w:val="0"/>
          <w:marBottom w:val="0"/>
          <w:divBdr>
            <w:top w:val="none" w:sz="0" w:space="0" w:color="auto"/>
            <w:left w:val="none" w:sz="0" w:space="0" w:color="auto"/>
            <w:bottom w:val="none" w:sz="0" w:space="0" w:color="auto"/>
            <w:right w:val="none" w:sz="0" w:space="0" w:color="auto"/>
          </w:divBdr>
        </w:div>
        <w:div w:id="888420125">
          <w:marLeft w:val="640"/>
          <w:marRight w:val="0"/>
          <w:marTop w:val="0"/>
          <w:marBottom w:val="0"/>
          <w:divBdr>
            <w:top w:val="none" w:sz="0" w:space="0" w:color="auto"/>
            <w:left w:val="none" w:sz="0" w:space="0" w:color="auto"/>
            <w:bottom w:val="none" w:sz="0" w:space="0" w:color="auto"/>
            <w:right w:val="none" w:sz="0" w:space="0" w:color="auto"/>
          </w:divBdr>
        </w:div>
        <w:div w:id="70541932">
          <w:marLeft w:val="640"/>
          <w:marRight w:val="0"/>
          <w:marTop w:val="0"/>
          <w:marBottom w:val="0"/>
          <w:divBdr>
            <w:top w:val="none" w:sz="0" w:space="0" w:color="auto"/>
            <w:left w:val="none" w:sz="0" w:space="0" w:color="auto"/>
            <w:bottom w:val="none" w:sz="0" w:space="0" w:color="auto"/>
            <w:right w:val="none" w:sz="0" w:space="0" w:color="auto"/>
          </w:divBdr>
        </w:div>
        <w:div w:id="1153910825">
          <w:marLeft w:val="640"/>
          <w:marRight w:val="0"/>
          <w:marTop w:val="0"/>
          <w:marBottom w:val="0"/>
          <w:divBdr>
            <w:top w:val="none" w:sz="0" w:space="0" w:color="auto"/>
            <w:left w:val="none" w:sz="0" w:space="0" w:color="auto"/>
            <w:bottom w:val="none" w:sz="0" w:space="0" w:color="auto"/>
            <w:right w:val="none" w:sz="0" w:space="0" w:color="auto"/>
          </w:divBdr>
        </w:div>
        <w:div w:id="1665819627">
          <w:marLeft w:val="640"/>
          <w:marRight w:val="0"/>
          <w:marTop w:val="0"/>
          <w:marBottom w:val="0"/>
          <w:divBdr>
            <w:top w:val="none" w:sz="0" w:space="0" w:color="auto"/>
            <w:left w:val="none" w:sz="0" w:space="0" w:color="auto"/>
            <w:bottom w:val="none" w:sz="0" w:space="0" w:color="auto"/>
            <w:right w:val="none" w:sz="0" w:space="0" w:color="auto"/>
          </w:divBdr>
        </w:div>
        <w:div w:id="30113341">
          <w:marLeft w:val="640"/>
          <w:marRight w:val="0"/>
          <w:marTop w:val="0"/>
          <w:marBottom w:val="0"/>
          <w:divBdr>
            <w:top w:val="none" w:sz="0" w:space="0" w:color="auto"/>
            <w:left w:val="none" w:sz="0" w:space="0" w:color="auto"/>
            <w:bottom w:val="none" w:sz="0" w:space="0" w:color="auto"/>
            <w:right w:val="none" w:sz="0" w:space="0" w:color="auto"/>
          </w:divBdr>
        </w:div>
        <w:div w:id="1194539984">
          <w:marLeft w:val="640"/>
          <w:marRight w:val="0"/>
          <w:marTop w:val="0"/>
          <w:marBottom w:val="0"/>
          <w:divBdr>
            <w:top w:val="none" w:sz="0" w:space="0" w:color="auto"/>
            <w:left w:val="none" w:sz="0" w:space="0" w:color="auto"/>
            <w:bottom w:val="none" w:sz="0" w:space="0" w:color="auto"/>
            <w:right w:val="none" w:sz="0" w:space="0" w:color="auto"/>
          </w:divBdr>
        </w:div>
        <w:div w:id="32853421">
          <w:marLeft w:val="640"/>
          <w:marRight w:val="0"/>
          <w:marTop w:val="0"/>
          <w:marBottom w:val="0"/>
          <w:divBdr>
            <w:top w:val="none" w:sz="0" w:space="0" w:color="auto"/>
            <w:left w:val="none" w:sz="0" w:space="0" w:color="auto"/>
            <w:bottom w:val="none" w:sz="0" w:space="0" w:color="auto"/>
            <w:right w:val="none" w:sz="0" w:space="0" w:color="auto"/>
          </w:divBdr>
        </w:div>
        <w:div w:id="1805854754">
          <w:marLeft w:val="640"/>
          <w:marRight w:val="0"/>
          <w:marTop w:val="0"/>
          <w:marBottom w:val="0"/>
          <w:divBdr>
            <w:top w:val="none" w:sz="0" w:space="0" w:color="auto"/>
            <w:left w:val="none" w:sz="0" w:space="0" w:color="auto"/>
            <w:bottom w:val="none" w:sz="0" w:space="0" w:color="auto"/>
            <w:right w:val="none" w:sz="0" w:space="0" w:color="auto"/>
          </w:divBdr>
        </w:div>
        <w:div w:id="620108254">
          <w:marLeft w:val="640"/>
          <w:marRight w:val="0"/>
          <w:marTop w:val="0"/>
          <w:marBottom w:val="0"/>
          <w:divBdr>
            <w:top w:val="none" w:sz="0" w:space="0" w:color="auto"/>
            <w:left w:val="none" w:sz="0" w:space="0" w:color="auto"/>
            <w:bottom w:val="none" w:sz="0" w:space="0" w:color="auto"/>
            <w:right w:val="none" w:sz="0" w:space="0" w:color="auto"/>
          </w:divBdr>
        </w:div>
        <w:div w:id="253172657">
          <w:marLeft w:val="640"/>
          <w:marRight w:val="0"/>
          <w:marTop w:val="0"/>
          <w:marBottom w:val="0"/>
          <w:divBdr>
            <w:top w:val="none" w:sz="0" w:space="0" w:color="auto"/>
            <w:left w:val="none" w:sz="0" w:space="0" w:color="auto"/>
            <w:bottom w:val="none" w:sz="0" w:space="0" w:color="auto"/>
            <w:right w:val="none" w:sz="0" w:space="0" w:color="auto"/>
          </w:divBdr>
        </w:div>
        <w:div w:id="475729670">
          <w:marLeft w:val="640"/>
          <w:marRight w:val="0"/>
          <w:marTop w:val="0"/>
          <w:marBottom w:val="0"/>
          <w:divBdr>
            <w:top w:val="none" w:sz="0" w:space="0" w:color="auto"/>
            <w:left w:val="none" w:sz="0" w:space="0" w:color="auto"/>
            <w:bottom w:val="none" w:sz="0" w:space="0" w:color="auto"/>
            <w:right w:val="none" w:sz="0" w:space="0" w:color="auto"/>
          </w:divBdr>
        </w:div>
        <w:div w:id="1410153775">
          <w:marLeft w:val="640"/>
          <w:marRight w:val="0"/>
          <w:marTop w:val="0"/>
          <w:marBottom w:val="0"/>
          <w:divBdr>
            <w:top w:val="none" w:sz="0" w:space="0" w:color="auto"/>
            <w:left w:val="none" w:sz="0" w:space="0" w:color="auto"/>
            <w:bottom w:val="none" w:sz="0" w:space="0" w:color="auto"/>
            <w:right w:val="none" w:sz="0" w:space="0" w:color="auto"/>
          </w:divBdr>
        </w:div>
        <w:div w:id="1297099490">
          <w:marLeft w:val="640"/>
          <w:marRight w:val="0"/>
          <w:marTop w:val="0"/>
          <w:marBottom w:val="0"/>
          <w:divBdr>
            <w:top w:val="none" w:sz="0" w:space="0" w:color="auto"/>
            <w:left w:val="none" w:sz="0" w:space="0" w:color="auto"/>
            <w:bottom w:val="none" w:sz="0" w:space="0" w:color="auto"/>
            <w:right w:val="none" w:sz="0" w:space="0" w:color="auto"/>
          </w:divBdr>
        </w:div>
      </w:divsChild>
    </w:div>
    <w:div w:id="1638292263">
      <w:bodyDiv w:val="1"/>
      <w:marLeft w:val="0"/>
      <w:marRight w:val="0"/>
      <w:marTop w:val="0"/>
      <w:marBottom w:val="0"/>
      <w:divBdr>
        <w:top w:val="none" w:sz="0" w:space="0" w:color="auto"/>
        <w:left w:val="none" w:sz="0" w:space="0" w:color="auto"/>
        <w:bottom w:val="none" w:sz="0" w:space="0" w:color="auto"/>
        <w:right w:val="none" w:sz="0" w:space="0" w:color="auto"/>
      </w:divBdr>
      <w:divsChild>
        <w:div w:id="692536893">
          <w:marLeft w:val="640"/>
          <w:marRight w:val="0"/>
          <w:marTop w:val="0"/>
          <w:marBottom w:val="0"/>
          <w:divBdr>
            <w:top w:val="none" w:sz="0" w:space="0" w:color="auto"/>
            <w:left w:val="none" w:sz="0" w:space="0" w:color="auto"/>
            <w:bottom w:val="none" w:sz="0" w:space="0" w:color="auto"/>
            <w:right w:val="none" w:sz="0" w:space="0" w:color="auto"/>
          </w:divBdr>
        </w:div>
        <w:div w:id="1991012761">
          <w:marLeft w:val="640"/>
          <w:marRight w:val="0"/>
          <w:marTop w:val="0"/>
          <w:marBottom w:val="0"/>
          <w:divBdr>
            <w:top w:val="none" w:sz="0" w:space="0" w:color="auto"/>
            <w:left w:val="none" w:sz="0" w:space="0" w:color="auto"/>
            <w:bottom w:val="none" w:sz="0" w:space="0" w:color="auto"/>
            <w:right w:val="none" w:sz="0" w:space="0" w:color="auto"/>
          </w:divBdr>
        </w:div>
        <w:div w:id="127863127">
          <w:marLeft w:val="640"/>
          <w:marRight w:val="0"/>
          <w:marTop w:val="0"/>
          <w:marBottom w:val="0"/>
          <w:divBdr>
            <w:top w:val="none" w:sz="0" w:space="0" w:color="auto"/>
            <w:left w:val="none" w:sz="0" w:space="0" w:color="auto"/>
            <w:bottom w:val="none" w:sz="0" w:space="0" w:color="auto"/>
            <w:right w:val="none" w:sz="0" w:space="0" w:color="auto"/>
          </w:divBdr>
        </w:div>
        <w:div w:id="1768310349">
          <w:marLeft w:val="640"/>
          <w:marRight w:val="0"/>
          <w:marTop w:val="0"/>
          <w:marBottom w:val="0"/>
          <w:divBdr>
            <w:top w:val="none" w:sz="0" w:space="0" w:color="auto"/>
            <w:left w:val="none" w:sz="0" w:space="0" w:color="auto"/>
            <w:bottom w:val="none" w:sz="0" w:space="0" w:color="auto"/>
            <w:right w:val="none" w:sz="0" w:space="0" w:color="auto"/>
          </w:divBdr>
        </w:div>
        <w:div w:id="686718631">
          <w:marLeft w:val="640"/>
          <w:marRight w:val="0"/>
          <w:marTop w:val="0"/>
          <w:marBottom w:val="0"/>
          <w:divBdr>
            <w:top w:val="none" w:sz="0" w:space="0" w:color="auto"/>
            <w:left w:val="none" w:sz="0" w:space="0" w:color="auto"/>
            <w:bottom w:val="none" w:sz="0" w:space="0" w:color="auto"/>
            <w:right w:val="none" w:sz="0" w:space="0" w:color="auto"/>
          </w:divBdr>
        </w:div>
        <w:div w:id="87040820">
          <w:marLeft w:val="640"/>
          <w:marRight w:val="0"/>
          <w:marTop w:val="0"/>
          <w:marBottom w:val="0"/>
          <w:divBdr>
            <w:top w:val="none" w:sz="0" w:space="0" w:color="auto"/>
            <w:left w:val="none" w:sz="0" w:space="0" w:color="auto"/>
            <w:bottom w:val="none" w:sz="0" w:space="0" w:color="auto"/>
            <w:right w:val="none" w:sz="0" w:space="0" w:color="auto"/>
          </w:divBdr>
        </w:div>
        <w:div w:id="167185600">
          <w:marLeft w:val="640"/>
          <w:marRight w:val="0"/>
          <w:marTop w:val="0"/>
          <w:marBottom w:val="0"/>
          <w:divBdr>
            <w:top w:val="none" w:sz="0" w:space="0" w:color="auto"/>
            <w:left w:val="none" w:sz="0" w:space="0" w:color="auto"/>
            <w:bottom w:val="none" w:sz="0" w:space="0" w:color="auto"/>
            <w:right w:val="none" w:sz="0" w:space="0" w:color="auto"/>
          </w:divBdr>
        </w:div>
        <w:div w:id="965045701">
          <w:marLeft w:val="640"/>
          <w:marRight w:val="0"/>
          <w:marTop w:val="0"/>
          <w:marBottom w:val="0"/>
          <w:divBdr>
            <w:top w:val="none" w:sz="0" w:space="0" w:color="auto"/>
            <w:left w:val="none" w:sz="0" w:space="0" w:color="auto"/>
            <w:bottom w:val="none" w:sz="0" w:space="0" w:color="auto"/>
            <w:right w:val="none" w:sz="0" w:space="0" w:color="auto"/>
          </w:divBdr>
        </w:div>
        <w:div w:id="1831604980">
          <w:marLeft w:val="640"/>
          <w:marRight w:val="0"/>
          <w:marTop w:val="0"/>
          <w:marBottom w:val="0"/>
          <w:divBdr>
            <w:top w:val="none" w:sz="0" w:space="0" w:color="auto"/>
            <w:left w:val="none" w:sz="0" w:space="0" w:color="auto"/>
            <w:bottom w:val="none" w:sz="0" w:space="0" w:color="auto"/>
            <w:right w:val="none" w:sz="0" w:space="0" w:color="auto"/>
          </w:divBdr>
        </w:div>
        <w:div w:id="690495984">
          <w:marLeft w:val="640"/>
          <w:marRight w:val="0"/>
          <w:marTop w:val="0"/>
          <w:marBottom w:val="0"/>
          <w:divBdr>
            <w:top w:val="none" w:sz="0" w:space="0" w:color="auto"/>
            <w:left w:val="none" w:sz="0" w:space="0" w:color="auto"/>
            <w:bottom w:val="none" w:sz="0" w:space="0" w:color="auto"/>
            <w:right w:val="none" w:sz="0" w:space="0" w:color="auto"/>
          </w:divBdr>
        </w:div>
        <w:div w:id="1161583644">
          <w:marLeft w:val="640"/>
          <w:marRight w:val="0"/>
          <w:marTop w:val="0"/>
          <w:marBottom w:val="0"/>
          <w:divBdr>
            <w:top w:val="none" w:sz="0" w:space="0" w:color="auto"/>
            <w:left w:val="none" w:sz="0" w:space="0" w:color="auto"/>
            <w:bottom w:val="none" w:sz="0" w:space="0" w:color="auto"/>
            <w:right w:val="none" w:sz="0" w:space="0" w:color="auto"/>
          </w:divBdr>
        </w:div>
        <w:div w:id="674457483">
          <w:marLeft w:val="640"/>
          <w:marRight w:val="0"/>
          <w:marTop w:val="0"/>
          <w:marBottom w:val="0"/>
          <w:divBdr>
            <w:top w:val="none" w:sz="0" w:space="0" w:color="auto"/>
            <w:left w:val="none" w:sz="0" w:space="0" w:color="auto"/>
            <w:bottom w:val="none" w:sz="0" w:space="0" w:color="auto"/>
            <w:right w:val="none" w:sz="0" w:space="0" w:color="auto"/>
          </w:divBdr>
        </w:div>
        <w:div w:id="395785556">
          <w:marLeft w:val="640"/>
          <w:marRight w:val="0"/>
          <w:marTop w:val="0"/>
          <w:marBottom w:val="0"/>
          <w:divBdr>
            <w:top w:val="none" w:sz="0" w:space="0" w:color="auto"/>
            <w:left w:val="none" w:sz="0" w:space="0" w:color="auto"/>
            <w:bottom w:val="none" w:sz="0" w:space="0" w:color="auto"/>
            <w:right w:val="none" w:sz="0" w:space="0" w:color="auto"/>
          </w:divBdr>
        </w:div>
        <w:div w:id="2106416694">
          <w:marLeft w:val="640"/>
          <w:marRight w:val="0"/>
          <w:marTop w:val="0"/>
          <w:marBottom w:val="0"/>
          <w:divBdr>
            <w:top w:val="none" w:sz="0" w:space="0" w:color="auto"/>
            <w:left w:val="none" w:sz="0" w:space="0" w:color="auto"/>
            <w:bottom w:val="none" w:sz="0" w:space="0" w:color="auto"/>
            <w:right w:val="none" w:sz="0" w:space="0" w:color="auto"/>
          </w:divBdr>
        </w:div>
        <w:div w:id="439372058">
          <w:marLeft w:val="640"/>
          <w:marRight w:val="0"/>
          <w:marTop w:val="0"/>
          <w:marBottom w:val="0"/>
          <w:divBdr>
            <w:top w:val="none" w:sz="0" w:space="0" w:color="auto"/>
            <w:left w:val="none" w:sz="0" w:space="0" w:color="auto"/>
            <w:bottom w:val="none" w:sz="0" w:space="0" w:color="auto"/>
            <w:right w:val="none" w:sz="0" w:space="0" w:color="auto"/>
          </w:divBdr>
        </w:div>
        <w:div w:id="658074357">
          <w:marLeft w:val="640"/>
          <w:marRight w:val="0"/>
          <w:marTop w:val="0"/>
          <w:marBottom w:val="0"/>
          <w:divBdr>
            <w:top w:val="none" w:sz="0" w:space="0" w:color="auto"/>
            <w:left w:val="none" w:sz="0" w:space="0" w:color="auto"/>
            <w:bottom w:val="none" w:sz="0" w:space="0" w:color="auto"/>
            <w:right w:val="none" w:sz="0" w:space="0" w:color="auto"/>
          </w:divBdr>
        </w:div>
        <w:div w:id="1582988391">
          <w:marLeft w:val="640"/>
          <w:marRight w:val="0"/>
          <w:marTop w:val="0"/>
          <w:marBottom w:val="0"/>
          <w:divBdr>
            <w:top w:val="none" w:sz="0" w:space="0" w:color="auto"/>
            <w:left w:val="none" w:sz="0" w:space="0" w:color="auto"/>
            <w:bottom w:val="none" w:sz="0" w:space="0" w:color="auto"/>
            <w:right w:val="none" w:sz="0" w:space="0" w:color="auto"/>
          </w:divBdr>
        </w:div>
        <w:div w:id="945306312">
          <w:marLeft w:val="640"/>
          <w:marRight w:val="0"/>
          <w:marTop w:val="0"/>
          <w:marBottom w:val="0"/>
          <w:divBdr>
            <w:top w:val="none" w:sz="0" w:space="0" w:color="auto"/>
            <w:left w:val="none" w:sz="0" w:space="0" w:color="auto"/>
            <w:bottom w:val="none" w:sz="0" w:space="0" w:color="auto"/>
            <w:right w:val="none" w:sz="0" w:space="0" w:color="auto"/>
          </w:divBdr>
        </w:div>
        <w:div w:id="839541976">
          <w:marLeft w:val="640"/>
          <w:marRight w:val="0"/>
          <w:marTop w:val="0"/>
          <w:marBottom w:val="0"/>
          <w:divBdr>
            <w:top w:val="none" w:sz="0" w:space="0" w:color="auto"/>
            <w:left w:val="none" w:sz="0" w:space="0" w:color="auto"/>
            <w:bottom w:val="none" w:sz="0" w:space="0" w:color="auto"/>
            <w:right w:val="none" w:sz="0" w:space="0" w:color="auto"/>
          </w:divBdr>
        </w:div>
        <w:div w:id="1926721823">
          <w:marLeft w:val="640"/>
          <w:marRight w:val="0"/>
          <w:marTop w:val="0"/>
          <w:marBottom w:val="0"/>
          <w:divBdr>
            <w:top w:val="none" w:sz="0" w:space="0" w:color="auto"/>
            <w:left w:val="none" w:sz="0" w:space="0" w:color="auto"/>
            <w:bottom w:val="none" w:sz="0" w:space="0" w:color="auto"/>
            <w:right w:val="none" w:sz="0" w:space="0" w:color="auto"/>
          </w:divBdr>
        </w:div>
        <w:div w:id="749621422">
          <w:marLeft w:val="640"/>
          <w:marRight w:val="0"/>
          <w:marTop w:val="0"/>
          <w:marBottom w:val="0"/>
          <w:divBdr>
            <w:top w:val="none" w:sz="0" w:space="0" w:color="auto"/>
            <w:left w:val="none" w:sz="0" w:space="0" w:color="auto"/>
            <w:bottom w:val="none" w:sz="0" w:space="0" w:color="auto"/>
            <w:right w:val="none" w:sz="0" w:space="0" w:color="auto"/>
          </w:divBdr>
        </w:div>
        <w:div w:id="312294502">
          <w:marLeft w:val="640"/>
          <w:marRight w:val="0"/>
          <w:marTop w:val="0"/>
          <w:marBottom w:val="0"/>
          <w:divBdr>
            <w:top w:val="none" w:sz="0" w:space="0" w:color="auto"/>
            <w:left w:val="none" w:sz="0" w:space="0" w:color="auto"/>
            <w:bottom w:val="none" w:sz="0" w:space="0" w:color="auto"/>
            <w:right w:val="none" w:sz="0" w:space="0" w:color="auto"/>
          </w:divBdr>
        </w:div>
        <w:div w:id="1024936608">
          <w:marLeft w:val="640"/>
          <w:marRight w:val="0"/>
          <w:marTop w:val="0"/>
          <w:marBottom w:val="0"/>
          <w:divBdr>
            <w:top w:val="none" w:sz="0" w:space="0" w:color="auto"/>
            <w:left w:val="none" w:sz="0" w:space="0" w:color="auto"/>
            <w:bottom w:val="none" w:sz="0" w:space="0" w:color="auto"/>
            <w:right w:val="none" w:sz="0" w:space="0" w:color="auto"/>
          </w:divBdr>
        </w:div>
        <w:div w:id="685405083">
          <w:marLeft w:val="640"/>
          <w:marRight w:val="0"/>
          <w:marTop w:val="0"/>
          <w:marBottom w:val="0"/>
          <w:divBdr>
            <w:top w:val="none" w:sz="0" w:space="0" w:color="auto"/>
            <w:left w:val="none" w:sz="0" w:space="0" w:color="auto"/>
            <w:bottom w:val="none" w:sz="0" w:space="0" w:color="auto"/>
            <w:right w:val="none" w:sz="0" w:space="0" w:color="auto"/>
          </w:divBdr>
        </w:div>
        <w:div w:id="415177274">
          <w:marLeft w:val="640"/>
          <w:marRight w:val="0"/>
          <w:marTop w:val="0"/>
          <w:marBottom w:val="0"/>
          <w:divBdr>
            <w:top w:val="none" w:sz="0" w:space="0" w:color="auto"/>
            <w:left w:val="none" w:sz="0" w:space="0" w:color="auto"/>
            <w:bottom w:val="none" w:sz="0" w:space="0" w:color="auto"/>
            <w:right w:val="none" w:sz="0" w:space="0" w:color="auto"/>
          </w:divBdr>
        </w:div>
        <w:div w:id="1212382691">
          <w:marLeft w:val="640"/>
          <w:marRight w:val="0"/>
          <w:marTop w:val="0"/>
          <w:marBottom w:val="0"/>
          <w:divBdr>
            <w:top w:val="none" w:sz="0" w:space="0" w:color="auto"/>
            <w:left w:val="none" w:sz="0" w:space="0" w:color="auto"/>
            <w:bottom w:val="none" w:sz="0" w:space="0" w:color="auto"/>
            <w:right w:val="none" w:sz="0" w:space="0" w:color="auto"/>
          </w:divBdr>
        </w:div>
        <w:div w:id="1573782057">
          <w:marLeft w:val="640"/>
          <w:marRight w:val="0"/>
          <w:marTop w:val="0"/>
          <w:marBottom w:val="0"/>
          <w:divBdr>
            <w:top w:val="none" w:sz="0" w:space="0" w:color="auto"/>
            <w:left w:val="none" w:sz="0" w:space="0" w:color="auto"/>
            <w:bottom w:val="none" w:sz="0" w:space="0" w:color="auto"/>
            <w:right w:val="none" w:sz="0" w:space="0" w:color="auto"/>
          </w:divBdr>
        </w:div>
        <w:div w:id="552233889">
          <w:marLeft w:val="640"/>
          <w:marRight w:val="0"/>
          <w:marTop w:val="0"/>
          <w:marBottom w:val="0"/>
          <w:divBdr>
            <w:top w:val="none" w:sz="0" w:space="0" w:color="auto"/>
            <w:left w:val="none" w:sz="0" w:space="0" w:color="auto"/>
            <w:bottom w:val="none" w:sz="0" w:space="0" w:color="auto"/>
            <w:right w:val="none" w:sz="0" w:space="0" w:color="auto"/>
          </w:divBdr>
        </w:div>
        <w:div w:id="1387991755">
          <w:marLeft w:val="640"/>
          <w:marRight w:val="0"/>
          <w:marTop w:val="0"/>
          <w:marBottom w:val="0"/>
          <w:divBdr>
            <w:top w:val="none" w:sz="0" w:space="0" w:color="auto"/>
            <w:left w:val="none" w:sz="0" w:space="0" w:color="auto"/>
            <w:bottom w:val="none" w:sz="0" w:space="0" w:color="auto"/>
            <w:right w:val="none" w:sz="0" w:space="0" w:color="auto"/>
          </w:divBdr>
        </w:div>
        <w:div w:id="1591158453">
          <w:marLeft w:val="640"/>
          <w:marRight w:val="0"/>
          <w:marTop w:val="0"/>
          <w:marBottom w:val="0"/>
          <w:divBdr>
            <w:top w:val="none" w:sz="0" w:space="0" w:color="auto"/>
            <w:left w:val="none" w:sz="0" w:space="0" w:color="auto"/>
            <w:bottom w:val="none" w:sz="0" w:space="0" w:color="auto"/>
            <w:right w:val="none" w:sz="0" w:space="0" w:color="auto"/>
          </w:divBdr>
        </w:div>
        <w:div w:id="1076633560">
          <w:marLeft w:val="640"/>
          <w:marRight w:val="0"/>
          <w:marTop w:val="0"/>
          <w:marBottom w:val="0"/>
          <w:divBdr>
            <w:top w:val="none" w:sz="0" w:space="0" w:color="auto"/>
            <w:left w:val="none" w:sz="0" w:space="0" w:color="auto"/>
            <w:bottom w:val="none" w:sz="0" w:space="0" w:color="auto"/>
            <w:right w:val="none" w:sz="0" w:space="0" w:color="auto"/>
          </w:divBdr>
        </w:div>
        <w:div w:id="409666394">
          <w:marLeft w:val="640"/>
          <w:marRight w:val="0"/>
          <w:marTop w:val="0"/>
          <w:marBottom w:val="0"/>
          <w:divBdr>
            <w:top w:val="none" w:sz="0" w:space="0" w:color="auto"/>
            <w:left w:val="none" w:sz="0" w:space="0" w:color="auto"/>
            <w:bottom w:val="none" w:sz="0" w:space="0" w:color="auto"/>
            <w:right w:val="none" w:sz="0" w:space="0" w:color="auto"/>
          </w:divBdr>
        </w:div>
        <w:div w:id="608776965">
          <w:marLeft w:val="640"/>
          <w:marRight w:val="0"/>
          <w:marTop w:val="0"/>
          <w:marBottom w:val="0"/>
          <w:divBdr>
            <w:top w:val="none" w:sz="0" w:space="0" w:color="auto"/>
            <w:left w:val="none" w:sz="0" w:space="0" w:color="auto"/>
            <w:bottom w:val="none" w:sz="0" w:space="0" w:color="auto"/>
            <w:right w:val="none" w:sz="0" w:space="0" w:color="auto"/>
          </w:divBdr>
        </w:div>
        <w:div w:id="792207971">
          <w:marLeft w:val="640"/>
          <w:marRight w:val="0"/>
          <w:marTop w:val="0"/>
          <w:marBottom w:val="0"/>
          <w:divBdr>
            <w:top w:val="none" w:sz="0" w:space="0" w:color="auto"/>
            <w:left w:val="none" w:sz="0" w:space="0" w:color="auto"/>
            <w:bottom w:val="none" w:sz="0" w:space="0" w:color="auto"/>
            <w:right w:val="none" w:sz="0" w:space="0" w:color="auto"/>
          </w:divBdr>
        </w:div>
        <w:div w:id="1310283129">
          <w:marLeft w:val="640"/>
          <w:marRight w:val="0"/>
          <w:marTop w:val="0"/>
          <w:marBottom w:val="0"/>
          <w:divBdr>
            <w:top w:val="none" w:sz="0" w:space="0" w:color="auto"/>
            <w:left w:val="none" w:sz="0" w:space="0" w:color="auto"/>
            <w:bottom w:val="none" w:sz="0" w:space="0" w:color="auto"/>
            <w:right w:val="none" w:sz="0" w:space="0" w:color="auto"/>
          </w:divBdr>
        </w:div>
        <w:div w:id="738477033">
          <w:marLeft w:val="640"/>
          <w:marRight w:val="0"/>
          <w:marTop w:val="0"/>
          <w:marBottom w:val="0"/>
          <w:divBdr>
            <w:top w:val="none" w:sz="0" w:space="0" w:color="auto"/>
            <w:left w:val="none" w:sz="0" w:space="0" w:color="auto"/>
            <w:bottom w:val="none" w:sz="0" w:space="0" w:color="auto"/>
            <w:right w:val="none" w:sz="0" w:space="0" w:color="auto"/>
          </w:divBdr>
        </w:div>
        <w:div w:id="1574509518">
          <w:marLeft w:val="640"/>
          <w:marRight w:val="0"/>
          <w:marTop w:val="0"/>
          <w:marBottom w:val="0"/>
          <w:divBdr>
            <w:top w:val="none" w:sz="0" w:space="0" w:color="auto"/>
            <w:left w:val="none" w:sz="0" w:space="0" w:color="auto"/>
            <w:bottom w:val="none" w:sz="0" w:space="0" w:color="auto"/>
            <w:right w:val="none" w:sz="0" w:space="0" w:color="auto"/>
          </w:divBdr>
        </w:div>
        <w:div w:id="964967694">
          <w:marLeft w:val="640"/>
          <w:marRight w:val="0"/>
          <w:marTop w:val="0"/>
          <w:marBottom w:val="0"/>
          <w:divBdr>
            <w:top w:val="none" w:sz="0" w:space="0" w:color="auto"/>
            <w:left w:val="none" w:sz="0" w:space="0" w:color="auto"/>
            <w:bottom w:val="none" w:sz="0" w:space="0" w:color="auto"/>
            <w:right w:val="none" w:sz="0" w:space="0" w:color="auto"/>
          </w:divBdr>
        </w:div>
        <w:div w:id="1909226627">
          <w:marLeft w:val="640"/>
          <w:marRight w:val="0"/>
          <w:marTop w:val="0"/>
          <w:marBottom w:val="0"/>
          <w:divBdr>
            <w:top w:val="none" w:sz="0" w:space="0" w:color="auto"/>
            <w:left w:val="none" w:sz="0" w:space="0" w:color="auto"/>
            <w:bottom w:val="none" w:sz="0" w:space="0" w:color="auto"/>
            <w:right w:val="none" w:sz="0" w:space="0" w:color="auto"/>
          </w:divBdr>
        </w:div>
        <w:div w:id="1673532899">
          <w:marLeft w:val="640"/>
          <w:marRight w:val="0"/>
          <w:marTop w:val="0"/>
          <w:marBottom w:val="0"/>
          <w:divBdr>
            <w:top w:val="none" w:sz="0" w:space="0" w:color="auto"/>
            <w:left w:val="none" w:sz="0" w:space="0" w:color="auto"/>
            <w:bottom w:val="none" w:sz="0" w:space="0" w:color="auto"/>
            <w:right w:val="none" w:sz="0" w:space="0" w:color="auto"/>
          </w:divBdr>
        </w:div>
      </w:divsChild>
    </w:div>
    <w:div w:id="1676418125">
      <w:bodyDiv w:val="1"/>
      <w:marLeft w:val="0"/>
      <w:marRight w:val="0"/>
      <w:marTop w:val="0"/>
      <w:marBottom w:val="0"/>
      <w:divBdr>
        <w:top w:val="none" w:sz="0" w:space="0" w:color="auto"/>
        <w:left w:val="none" w:sz="0" w:space="0" w:color="auto"/>
        <w:bottom w:val="none" w:sz="0" w:space="0" w:color="auto"/>
        <w:right w:val="none" w:sz="0" w:space="0" w:color="auto"/>
      </w:divBdr>
      <w:divsChild>
        <w:div w:id="1603025470">
          <w:marLeft w:val="640"/>
          <w:marRight w:val="0"/>
          <w:marTop w:val="0"/>
          <w:marBottom w:val="0"/>
          <w:divBdr>
            <w:top w:val="none" w:sz="0" w:space="0" w:color="auto"/>
            <w:left w:val="none" w:sz="0" w:space="0" w:color="auto"/>
            <w:bottom w:val="none" w:sz="0" w:space="0" w:color="auto"/>
            <w:right w:val="none" w:sz="0" w:space="0" w:color="auto"/>
          </w:divBdr>
        </w:div>
        <w:div w:id="1177618393">
          <w:marLeft w:val="640"/>
          <w:marRight w:val="0"/>
          <w:marTop w:val="0"/>
          <w:marBottom w:val="0"/>
          <w:divBdr>
            <w:top w:val="none" w:sz="0" w:space="0" w:color="auto"/>
            <w:left w:val="none" w:sz="0" w:space="0" w:color="auto"/>
            <w:bottom w:val="none" w:sz="0" w:space="0" w:color="auto"/>
            <w:right w:val="none" w:sz="0" w:space="0" w:color="auto"/>
          </w:divBdr>
        </w:div>
        <w:div w:id="2023697256">
          <w:marLeft w:val="640"/>
          <w:marRight w:val="0"/>
          <w:marTop w:val="0"/>
          <w:marBottom w:val="0"/>
          <w:divBdr>
            <w:top w:val="none" w:sz="0" w:space="0" w:color="auto"/>
            <w:left w:val="none" w:sz="0" w:space="0" w:color="auto"/>
            <w:bottom w:val="none" w:sz="0" w:space="0" w:color="auto"/>
            <w:right w:val="none" w:sz="0" w:space="0" w:color="auto"/>
          </w:divBdr>
        </w:div>
        <w:div w:id="781192289">
          <w:marLeft w:val="640"/>
          <w:marRight w:val="0"/>
          <w:marTop w:val="0"/>
          <w:marBottom w:val="0"/>
          <w:divBdr>
            <w:top w:val="none" w:sz="0" w:space="0" w:color="auto"/>
            <w:left w:val="none" w:sz="0" w:space="0" w:color="auto"/>
            <w:bottom w:val="none" w:sz="0" w:space="0" w:color="auto"/>
            <w:right w:val="none" w:sz="0" w:space="0" w:color="auto"/>
          </w:divBdr>
        </w:div>
        <w:div w:id="306397007">
          <w:marLeft w:val="640"/>
          <w:marRight w:val="0"/>
          <w:marTop w:val="0"/>
          <w:marBottom w:val="0"/>
          <w:divBdr>
            <w:top w:val="none" w:sz="0" w:space="0" w:color="auto"/>
            <w:left w:val="none" w:sz="0" w:space="0" w:color="auto"/>
            <w:bottom w:val="none" w:sz="0" w:space="0" w:color="auto"/>
            <w:right w:val="none" w:sz="0" w:space="0" w:color="auto"/>
          </w:divBdr>
        </w:div>
        <w:div w:id="1406731744">
          <w:marLeft w:val="640"/>
          <w:marRight w:val="0"/>
          <w:marTop w:val="0"/>
          <w:marBottom w:val="0"/>
          <w:divBdr>
            <w:top w:val="none" w:sz="0" w:space="0" w:color="auto"/>
            <w:left w:val="none" w:sz="0" w:space="0" w:color="auto"/>
            <w:bottom w:val="none" w:sz="0" w:space="0" w:color="auto"/>
            <w:right w:val="none" w:sz="0" w:space="0" w:color="auto"/>
          </w:divBdr>
        </w:div>
        <w:div w:id="1625578520">
          <w:marLeft w:val="640"/>
          <w:marRight w:val="0"/>
          <w:marTop w:val="0"/>
          <w:marBottom w:val="0"/>
          <w:divBdr>
            <w:top w:val="none" w:sz="0" w:space="0" w:color="auto"/>
            <w:left w:val="none" w:sz="0" w:space="0" w:color="auto"/>
            <w:bottom w:val="none" w:sz="0" w:space="0" w:color="auto"/>
            <w:right w:val="none" w:sz="0" w:space="0" w:color="auto"/>
          </w:divBdr>
        </w:div>
        <w:div w:id="2109613475">
          <w:marLeft w:val="640"/>
          <w:marRight w:val="0"/>
          <w:marTop w:val="0"/>
          <w:marBottom w:val="0"/>
          <w:divBdr>
            <w:top w:val="none" w:sz="0" w:space="0" w:color="auto"/>
            <w:left w:val="none" w:sz="0" w:space="0" w:color="auto"/>
            <w:bottom w:val="none" w:sz="0" w:space="0" w:color="auto"/>
            <w:right w:val="none" w:sz="0" w:space="0" w:color="auto"/>
          </w:divBdr>
        </w:div>
        <w:div w:id="17703440">
          <w:marLeft w:val="640"/>
          <w:marRight w:val="0"/>
          <w:marTop w:val="0"/>
          <w:marBottom w:val="0"/>
          <w:divBdr>
            <w:top w:val="none" w:sz="0" w:space="0" w:color="auto"/>
            <w:left w:val="none" w:sz="0" w:space="0" w:color="auto"/>
            <w:bottom w:val="none" w:sz="0" w:space="0" w:color="auto"/>
            <w:right w:val="none" w:sz="0" w:space="0" w:color="auto"/>
          </w:divBdr>
        </w:div>
        <w:div w:id="1237129479">
          <w:marLeft w:val="640"/>
          <w:marRight w:val="0"/>
          <w:marTop w:val="0"/>
          <w:marBottom w:val="0"/>
          <w:divBdr>
            <w:top w:val="none" w:sz="0" w:space="0" w:color="auto"/>
            <w:left w:val="none" w:sz="0" w:space="0" w:color="auto"/>
            <w:bottom w:val="none" w:sz="0" w:space="0" w:color="auto"/>
            <w:right w:val="none" w:sz="0" w:space="0" w:color="auto"/>
          </w:divBdr>
        </w:div>
        <w:div w:id="1272204400">
          <w:marLeft w:val="640"/>
          <w:marRight w:val="0"/>
          <w:marTop w:val="0"/>
          <w:marBottom w:val="0"/>
          <w:divBdr>
            <w:top w:val="none" w:sz="0" w:space="0" w:color="auto"/>
            <w:left w:val="none" w:sz="0" w:space="0" w:color="auto"/>
            <w:bottom w:val="none" w:sz="0" w:space="0" w:color="auto"/>
            <w:right w:val="none" w:sz="0" w:space="0" w:color="auto"/>
          </w:divBdr>
        </w:div>
        <w:div w:id="1307247426">
          <w:marLeft w:val="640"/>
          <w:marRight w:val="0"/>
          <w:marTop w:val="0"/>
          <w:marBottom w:val="0"/>
          <w:divBdr>
            <w:top w:val="none" w:sz="0" w:space="0" w:color="auto"/>
            <w:left w:val="none" w:sz="0" w:space="0" w:color="auto"/>
            <w:bottom w:val="none" w:sz="0" w:space="0" w:color="auto"/>
            <w:right w:val="none" w:sz="0" w:space="0" w:color="auto"/>
          </w:divBdr>
        </w:div>
        <w:div w:id="1870338594">
          <w:marLeft w:val="640"/>
          <w:marRight w:val="0"/>
          <w:marTop w:val="0"/>
          <w:marBottom w:val="0"/>
          <w:divBdr>
            <w:top w:val="none" w:sz="0" w:space="0" w:color="auto"/>
            <w:left w:val="none" w:sz="0" w:space="0" w:color="auto"/>
            <w:bottom w:val="none" w:sz="0" w:space="0" w:color="auto"/>
            <w:right w:val="none" w:sz="0" w:space="0" w:color="auto"/>
          </w:divBdr>
        </w:div>
        <w:div w:id="737557325">
          <w:marLeft w:val="640"/>
          <w:marRight w:val="0"/>
          <w:marTop w:val="0"/>
          <w:marBottom w:val="0"/>
          <w:divBdr>
            <w:top w:val="none" w:sz="0" w:space="0" w:color="auto"/>
            <w:left w:val="none" w:sz="0" w:space="0" w:color="auto"/>
            <w:bottom w:val="none" w:sz="0" w:space="0" w:color="auto"/>
            <w:right w:val="none" w:sz="0" w:space="0" w:color="auto"/>
          </w:divBdr>
        </w:div>
        <w:div w:id="2072119316">
          <w:marLeft w:val="640"/>
          <w:marRight w:val="0"/>
          <w:marTop w:val="0"/>
          <w:marBottom w:val="0"/>
          <w:divBdr>
            <w:top w:val="none" w:sz="0" w:space="0" w:color="auto"/>
            <w:left w:val="none" w:sz="0" w:space="0" w:color="auto"/>
            <w:bottom w:val="none" w:sz="0" w:space="0" w:color="auto"/>
            <w:right w:val="none" w:sz="0" w:space="0" w:color="auto"/>
          </w:divBdr>
        </w:div>
        <w:div w:id="466313292">
          <w:marLeft w:val="640"/>
          <w:marRight w:val="0"/>
          <w:marTop w:val="0"/>
          <w:marBottom w:val="0"/>
          <w:divBdr>
            <w:top w:val="none" w:sz="0" w:space="0" w:color="auto"/>
            <w:left w:val="none" w:sz="0" w:space="0" w:color="auto"/>
            <w:bottom w:val="none" w:sz="0" w:space="0" w:color="auto"/>
            <w:right w:val="none" w:sz="0" w:space="0" w:color="auto"/>
          </w:divBdr>
        </w:div>
        <w:div w:id="628361361">
          <w:marLeft w:val="640"/>
          <w:marRight w:val="0"/>
          <w:marTop w:val="0"/>
          <w:marBottom w:val="0"/>
          <w:divBdr>
            <w:top w:val="none" w:sz="0" w:space="0" w:color="auto"/>
            <w:left w:val="none" w:sz="0" w:space="0" w:color="auto"/>
            <w:bottom w:val="none" w:sz="0" w:space="0" w:color="auto"/>
            <w:right w:val="none" w:sz="0" w:space="0" w:color="auto"/>
          </w:divBdr>
        </w:div>
        <w:div w:id="666623">
          <w:marLeft w:val="640"/>
          <w:marRight w:val="0"/>
          <w:marTop w:val="0"/>
          <w:marBottom w:val="0"/>
          <w:divBdr>
            <w:top w:val="none" w:sz="0" w:space="0" w:color="auto"/>
            <w:left w:val="none" w:sz="0" w:space="0" w:color="auto"/>
            <w:bottom w:val="none" w:sz="0" w:space="0" w:color="auto"/>
            <w:right w:val="none" w:sz="0" w:space="0" w:color="auto"/>
          </w:divBdr>
        </w:div>
        <w:div w:id="117796630">
          <w:marLeft w:val="640"/>
          <w:marRight w:val="0"/>
          <w:marTop w:val="0"/>
          <w:marBottom w:val="0"/>
          <w:divBdr>
            <w:top w:val="none" w:sz="0" w:space="0" w:color="auto"/>
            <w:left w:val="none" w:sz="0" w:space="0" w:color="auto"/>
            <w:bottom w:val="none" w:sz="0" w:space="0" w:color="auto"/>
            <w:right w:val="none" w:sz="0" w:space="0" w:color="auto"/>
          </w:divBdr>
        </w:div>
        <w:div w:id="152528622">
          <w:marLeft w:val="640"/>
          <w:marRight w:val="0"/>
          <w:marTop w:val="0"/>
          <w:marBottom w:val="0"/>
          <w:divBdr>
            <w:top w:val="none" w:sz="0" w:space="0" w:color="auto"/>
            <w:left w:val="none" w:sz="0" w:space="0" w:color="auto"/>
            <w:bottom w:val="none" w:sz="0" w:space="0" w:color="auto"/>
            <w:right w:val="none" w:sz="0" w:space="0" w:color="auto"/>
          </w:divBdr>
        </w:div>
        <w:div w:id="76750450">
          <w:marLeft w:val="640"/>
          <w:marRight w:val="0"/>
          <w:marTop w:val="0"/>
          <w:marBottom w:val="0"/>
          <w:divBdr>
            <w:top w:val="none" w:sz="0" w:space="0" w:color="auto"/>
            <w:left w:val="none" w:sz="0" w:space="0" w:color="auto"/>
            <w:bottom w:val="none" w:sz="0" w:space="0" w:color="auto"/>
            <w:right w:val="none" w:sz="0" w:space="0" w:color="auto"/>
          </w:divBdr>
        </w:div>
        <w:div w:id="1519081942">
          <w:marLeft w:val="640"/>
          <w:marRight w:val="0"/>
          <w:marTop w:val="0"/>
          <w:marBottom w:val="0"/>
          <w:divBdr>
            <w:top w:val="none" w:sz="0" w:space="0" w:color="auto"/>
            <w:left w:val="none" w:sz="0" w:space="0" w:color="auto"/>
            <w:bottom w:val="none" w:sz="0" w:space="0" w:color="auto"/>
            <w:right w:val="none" w:sz="0" w:space="0" w:color="auto"/>
          </w:divBdr>
        </w:div>
        <w:div w:id="998197117">
          <w:marLeft w:val="640"/>
          <w:marRight w:val="0"/>
          <w:marTop w:val="0"/>
          <w:marBottom w:val="0"/>
          <w:divBdr>
            <w:top w:val="none" w:sz="0" w:space="0" w:color="auto"/>
            <w:left w:val="none" w:sz="0" w:space="0" w:color="auto"/>
            <w:bottom w:val="none" w:sz="0" w:space="0" w:color="auto"/>
            <w:right w:val="none" w:sz="0" w:space="0" w:color="auto"/>
          </w:divBdr>
        </w:div>
        <w:div w:id="1525168171">
          <w:marLeft w:val="640"/>
          <w:marRight w:val="0"/>
          <w:marTop w:val="0"/>
          <w:marBottom w:val="0"/>
          <w:divBdr>
            <w:top w:val="none" w:sz="0" w:space="0" w:color="auto"/>
            <w:left w:val="none" w:sz="0" w:space="0" w:color="auto"/>
            <w:bottom w:val="none" w:sz="0" w:space="0" w:color="auto"/>
            <w:right w:val="none" w:sz="0" w:space="0" w:color="auto"/>
          </w:divBdr>
        </w:div>
        <w:div w:id="521092531">
          <w:marLeft w:val="640"/>
          <w:marRight w:val="0"/>
          <w:marTop w:val="0"/>
          <w:marBottom w:val="0"/>
          <w:divBdr>
            <w:top w:val="none" w:sz="0" w:space="0" w:color="auto"/>
            <w:left w:val="none" w:sz="0" w:space="0" w:color="auto"/>
            <w:bottom w:val="none" w:sz="0" w:space="0" w:color="auto"/>
            <w:right w:val="none" w:sz="0" w:space="0" w:color="auto"/>
          </w:divBdr>
        </w:div>
        <w:div w:id="2065832422">
          <w:marLeft w:val="640"/>
          <w:marRight w:val="0"/>
          <w:marTop w:val="0"/>
          <w:marBottom w:val="0"/>
          <w:divBdr>
            <w:top w:val="none" w:sz="0" w:space="0" w:color="auto"/>
            <w:left w:val="none" w:sz="0" w:space="0" w:color="auto"/>
            <w:bottom w:val="none" w:sz="0" w:space="0" w:color="auto"/>
            <w:right w:val="none" w:sz="0" w:space="0" w:color="auto"/>
          </w:divBdr>
        </w:div>
        <w:div w:id="864100690">
          <w:marLeft w:val="640"/>
          <w:marRight w:val="0"/>
          <w:marTop w:val="0"/>
          <w:marBottom w:val="0"/>
          <w:divBdr>
            <w:top w:val="none" w:sz="0" w:space="0" w:color="auto"/>
            <w:left w:val="none" w:sz="0" w:space="0" w:color="auto"/>
            <w:bottom w:val="none" w:sz="0" w:space="0" w:color="auto"/>
            <w:right w:val="none" w:sz="0" w:space="0" w:color="auto"/>
          </w:divBdr>
        </w:div>
        <w:div w:id="645667706">
          <w:marLeft w:val="640"/>
          <w:marRight w:val="0"/>
          <w:marTop w:val="0"/>
          <w:marBottom w:val="0"/>
          <w:divBdr>
            <w:top w:val="none" w:sz="0" w:space="0" w:color="auto"/>
            <w:left w:val="none" w:sz="0" w:space="0" w:color="auto"/>
            <w:bottom w:val="none" w:sz="0" w:space="0" w:color="auto"/>
            <w:right w:val="none" w:sz="0" w:space="0" w:color="auto"/>
          </w:divBdr>
        </w:div>
        <w:div w:id="1557668926">
          <w:marLeft w:val="640"/>
          <w:marRight w:val="0"/>
          <w:marTop w:val="0"/>
          <w:marBottom w:val="0"/>
          <w:divBdr>
            <w:top w:val="none" w:sz="0" w:space="0" w:color="auto"/>
            <w:left w:val="none" w:sz="0" w:space="0" w:color="auto"/>
            <w:bottom w:val="none" w:sz="0" w:space="0" w:color="auto"/>
            <w:right w:val="none" w:sz="0" w:space="0" w:color="auto"/>
          </w:divBdr>
        </w:div>
        <w:div w:id="872615415">
          <w:marLeft w:val="640"/>
          <w:marRight w:val="0"/>
          <w:marTop w:val="0"/>
          <w:marBottom w:val="0"/>
          <w:divBdr>
            <w:top w:val="none" w:sz="0" w:space="0" w:color="auto"/>
            <w:left w:val="none" w:sz="0" w:space="0" w:color="auto"/>
            <w:bottom w:val="none" w:sz="0" w:space="0" w:color="auto"/>
            <w:right w:val="none" w:sz="0" w:space="0" w:color="auto"/>
          </w:divBdr>
        </w:div>
        <w:div w:id="1105078631">
          <w:marLeft w:val="640"/>
          <w:marRight w:val="0"/>
          <w:marTop w:val="0"/>
          <w:marBottom w:val="0"/>
          <w:divBdr>
            <w:top w:val="none" w:sz="0" w:space="0" w:color="auto"/>
            <w:left w:val="none" w:sz="0" w:space="0" w:color="auto"/>
            <w:bottom w:val="none" w:sz="0" w:space="0" w:color="auto"/>
            <w:right w:val="none" w:sz="0" w:space="0" w:color="auto"/>
          </w:divBdr>
        </w:div>
        <w:div w:id="575943034">
          <w:marLeft w:val="640"/>
          <w:marRight w:val="0"/>
          <w:marTop w:val="0"/>
          <w:marBottom w:val="0"/>
          <w:divBdr>
            <w:top w:val="none" w:sz="0" w:space="0" w:color="auto"/>
            <w:left w:val="none" w:sz="0" w:space="0" w:color="auto"/>
            <w:bottom w:val="none" w:sz="0" w:space="0" w:color="auto"/>
            <w:right w:val="none" w:sz="0" w:space="0" w:color="auto"/>
          </w:divBdr>
        </w:div>
        <w:div w:id="409694183">
          <w:marLeft w:val="640"/>
          <w:marRight w:val="0"/>
          <w:marTop w:val="0"/>
          <w:marBottom w:val="0"/>
          <w:divBdr>
            <w:top w:val="none" w:sz="0" w:space="0" w:color="auto"/>
            <w:left w:val="none" w:sz="0" w:space="0" w:color="auto"/>
            <w:bottom w:val="none" w:sz="0" w:space="0" w:color="auto"/>
            <w:right w:val="none" w:sz="0" w:space="0" w:color="auto"/>
          </w:divBdr>
        </w:div>
        <w:div w:id="1931153660">
          <w:marLeft w:val="640"/>
          <w:marRight w:val="0"/>
          <w:marTop w:val="0"/>
          <w:marBottom w:val="0"/>
          <w:divBdr>
            <w:top w:val="none" w:sz="0" w:space="0" w:color="auto"/>
            <w:left w:val="none" w:sz="0" w:space="0" w:color="auto"/>
            <w:bottom w:val="none" w:sz="0" w:space="0" w:color="auto"/>
            <w:right w:val="none" w:sz="0" w:space="0" w:color="auto"/>
          </w:divBdr>
        </w:div>
        <w:div w:id="890581324">
          <w:marLeft w:val="640"/>
          <w:marRight w:val="0"/>
          <w:marTop w:val="0"/>
          <w:marBottom w:val="0"/>
          <w:divBdr>
            <w:top w:val="none" w:sz="0" w:space="0" w:color="auto"/>
            <w:left w:val="none" w:sz="0" w:space="0" w:color="auto"/>
            <w:bottom w:val="none" w:sz="0" w:space="0" w:color="auto"/>
            <w:right w:val="none" w:sz="0" w:space="0" w:color="auto"/>
          </w:divBdr>
        </w:div>
        <w:div w:id="872035957">
          <w:marLeft w:val="640"/>
          <w:marRight w:val="0"/>
          <w:marTop w:val="0"/>
          <w:marBottom w:val="0"/>
          <w:divBdr>
            <w:top w:val="none" w:sz="0" w:space="0" w:color="auto"/>
            <w:left w:val="none" w:sz="0" w:space="0" w:color="auto"/>
            <w:bottom w:val="none" w:sz="0" w:space="0" w:color="auto"/>
            <w:right w:val="none" w:sz="0" w:space="0" w:color="auto"/>
          </w:divBdr>
        </w:div>
        <w:div w:id="557478229">
          <w:marLeft w:val="640"/>
          <w:marRight w:val="0"/>
          <w:marTop w:val="0"/>
          <w:marBottom w:val="0"/>
          <w:divBdr>
            <w:top w:val="none" w:sz="0" w:space="0" w:color="auto"/>
            <w:left w:val="none" w:sz="0" w:space="0" w:color="auto"/>
            <w:bottom w:val="none" w:sz="0" w:space="0" w:color="auto"/>
            <w:right w:val="none" w:sz="0" w:space="0" w:color="auto"/>
          </w:divBdr>
        </w:div>
      </w:divsChild>
    </w:div>
    <w:div w:id="1678846539">
      <w:bodyDiv w:val="1"/>
      <w:marLeft w:val="0"/>
      <w:marRight w:val="0"/>
      <w:marTop w:val="0"/>
      <w:marBottom w:val="0"/>
      <w:divBdr>
        <w:top w:val="none" w:sz="0" w:space="0" w:color="auto"/>
        <w:left w:val="none" w:sz="0" w:space="0" w:color="auto"/>
        <w:bottom w:val="none" w:sz="0" w:space="0" w:color="auto"/>
        <w:right w:val="none" w:sz="0" w:space="0" w:color="auto"/>
      </w:divBdr>
      <w:divsChild>
        <w:div w:id="1196961217">
          <w:marLeft w:val="640"/>
          <w:marRight w:val="0"/>
          <w:marTop w:val="0"/>
          <w:marBottom w:val="0"/>
          <w:divBdr>
            <w:top w:val="none" w:sz="0" w:space="0" w:color="auto"/>
            <w:left w:val="none" w:sz="0" w:space="0" w:color="auto"/>
            <w:bottom w:val="none" w:sz="0" w:space="0" w:color="auto"/>
            <w:right w:val="none" w:sz="0" w:space="0" w:color="auto"/>
          </w:divBdr>
        </w:div>
        <w:div w:id="730346168">
          <w:marLeft w:val="640"/>
          <w:marRight w:val="0"/>
          <w:marTop w:val="0"/>
          <w:marBottom w:val="0"/>
          <w:divBdr>
            <w:top w:val="none" w:sz="0" w:space="0" w:color="auto"/>
            <w:left w:val="none" w:sz="0" w:space="0" w:color="auto"/>
            <w:bottom w:val="none" w:sz="0" w:space="0" w:color="auto"/>
            <w:right w:val="none" w:sz="0" w:space="0" w:color="auto"/>
          </w:divBdr>
        </w:div>
        <w:div w:id="1790470251">
          <w:marLeft w:val="640"/>
          <w:marRight w:val="0"/>
          <w:marTop w:val="0"/>
          <w:marBottom w:val="0"/>
          <w:divBdr>
            <w:top w:val="none" w:sz="0" w:space="0" w:color="auto"/>
            <w:left w:val="none" w:sz="0" w:space="0" w:color="auto"/>
            <w:bottom w:val="none" w:sz="0" w:space="0" w:color="auto"/>
            <w:right w:val="none" w:sz="0" w:space="0" w:color="auto"/>
          </w:divBdr>
        </w:div>
        <w:div w:id="131404937">
          <w:marLeft w:val="640"/>
          <w:marRight w:val="0"/>
          <w:marTop w:val="0"/>
          <w:marBottom w:val="0"/>
          <w:divBdr>
            <w:top w:val="none" w:sz="0" w:space="0" w:color="auto"/>
            <w:left w:val="none" w:sz="0" w:space="0" w:color="auto"/>
            <w:bottom w:val="none" w:sz="0" w:space="0" w:color="auto"/>
            <w:right w:val="none" w:sz="0" w:space="0" w:color="auto"/>
          </w:divBdr>
        </w:div>
        <w:div w:id="2115857610">
          <w:marLeft w:val="640"/>
          <w:marRight w:val="0"/>
          <w:marTop w:val="0"/>
          <w:marBottom w:val="0"/>
          <w:divBdr>
            <w:top w:val="none" w:sz="0" w:space="0" w:color="auto"/>
            <w:left w:val="none" w:sz="0" w:space="0" w:color="auto"/>
            <w:bottom w:val="none" w:sz="0" w:space="0" w:color="auto"/>
            <w:right w:val="none" w:sz="0" w:space="0" w:color="auto"/>
          </w:divBdr>
        </w:div>
        <w:div w:id="1069960027">
          <w:marLeft w:val="640"/>
          <w:marRight w:val="0"/>
          <w:marTop w:val="0"/>
          <w:marBottom w:val="0"/>
          <w:divBdr>
            <w:top w:val="none" w:sz="0" w:space="0" w:color="auto"/>
            <w:left w:val="none" w:sz="0" w:space="0" w:color="auto"/>
            <w:bottom w:val="none" w:sz="0" w:space="0" w:color="auto"/>
            <w:right w:val="none" w:sz="0" w:space="0" w:color="auto"/>
          </w:divBdr>
        </w:div>
        <w:div w:id="1151558711">
          <w:marLeft w:val="640"/>
          <w:marRight w:val="0"/>
          <w:marTop w:val="0"/>
          <w:marBottom w:val="0"/>
          <w:divBdr>
            <w:top w:val="none" w:sz="0" w:space="0" w:color="auto"/>
            <w:left w:val="none" w:sz="0" w:space="0" w:color="auto"/>
            <w:bottom w:val="none" w:sz="0" w:space="0" w:color="auto"/>
            <w:right w:val="none" w:sz="0" w:space="0" w:color="auto"/>
          </w:divBdr>
        </w:div>
        <w:div w:id="1057316438">
          <w:marLeft w:val="640"/>
          <w:marRight w:val="0"/>
          <w:marTop w:val="0"/>
          <w:marBottom w:val="0"/>
          <w:divBdr>
            <w:top w:val="none" w:sz="0" w:space="0" w:color="auto"/>
            <w:left w:val="none" w:sz="0" w:space="0" w:color="auto"/>
            <w:bottom w:val="none" w:sz="0" w:space="0" w:color="auto"/>
            <w:right w:val="none" w:sz="0" w:space="0" w:color="auto"/>
          </w:divBdr>
        </w:div>
        <w:div w:id="379324028">
          <w:marLeft w:val="640"/>
          <w:marRight w:val="0"/>
          <w:marTop w:val="0"/>
          <w:marBottom w:val="0"/>
          <w:divBdr>
            <w:top w:val="none" w:sz="0" w:space="0" w:color="auto"/>
            <w:left w:val="none" w:sz="0" w:space="0" w:color="auto"/>
            <w:bottom w:val="none" w:sz="0" w:space="0" w:color="auto"/>
            <w:right w:val="none" w:sz="0" w:space="0" w:color="auto"/>
          </w:divBdr>
        </w:div>
        <w:div w:id="678699649">
          <w:marLeft w:val="640"/>
          <w:marRight w:val="0"/>
          <w:marTop w:val="0"/>
          <w:marBottom w:val="0"/>
          <w:divBdr>
            <w:top w:val="none" w:sz="0" w:space="0" w:color="auto"/>
            <w:left w:val="none" w:sz="0" w:space="0" w:color="auto"/>
            <w:bottom w:val="none" w:sz="0" w:space="0" w:color="auto"/>
            <w:right w:val="none" w:sz="0" w:space="0" w:color="auto"/>
          </w:divBdr>
        </w:div>
        <w:div w:id="1248274596">
          <w:marLeft w:val="640"/>
          <w:marRight w:val="0"/>
          <w:marTop w:val="0"/>
          <w:marBottom w:val="0"/>
          <w:divBdr>
            <w:top w:val="none" w:sz="0" w:space="0" w:color="auto"/>
            <w:left w:val="none" w:sz="0" w:space="0" w:color="auto"/>
            <w:bottom w:val="none" w:sz="0" w:space="0" w:color="auto"/>
            <w:right w:val="none" w:sz="0" w:space="0" w:color="auto"/>
          </w:divBdr>
        </w:div>
        <w:div w:id="1973779810">
          <w:marLeft w:val="640"/>
          <w:marRight w:val="0"/>
          <w:marTop w:val="0"/>
          <w:marBottom w:val="0"/>
          <w:divBdr>
            <w:top w:val="none" w:sz="0" w:space="0" w:color="auto"/>
            <w:left w:val="none" w:sz="0" w:space="0" w:color="auto"/>
            <w:bottom w:val="none" w:sz="0" w:space="0" w:color="auto"/>
            <w:right w:val="none" w:sz="0" w:space="0" w:color="auto"/>
          </w:divBdr>
        </w:div>
        <w:div w:id="801457827">
          <w:marLeft w:val="640"/>
          <w:marRight w:val="0"/>
          <w:marTop w:val="0"/>
          <w:marBottom w:val="0"/>
          <w:divBdr>
            <w:top w:val="none" w:sz="0" w:space="0" w:color="auto"/>
            <w:left w:val="none" w:sz="0" w:space="0" w:color="auto"/>
            <w:bottom w:val="none" w:sz="0" w:space="0" w:color="auto"/>
            <w:right w:val="none" w:sz="0" w:space="0" w:color="auto"/>
          </w:divBdr>
        </w:div>
        <w:div w:id="1724982151">
          <w:marLeft w:val="640"/>
          <w:marRight w:val="0"/>
          <w:marTop w:val="0"/>
          <w:marBottom w:val="0"/>
          <w:divBdr>
            <w:top w:val="none" w:sz="0" w:space="0" w:color="auto"/>
            <w:left w:val="none" w:sz="0" w:space="0" w:color="auto"/>
            <w:bottom w:val="none" w:sz="0" w:space="0" w:color="auto"/>
            <w:right w:val="none" w:sz="0" w:space="0" w:color="auto"/>
          </w:divBdr>
        </w:div>
        <w:div w:id="1908684919">
          <w:marLeft w:val="640"/>
          <w:marRight w:val="0"/>
          <w:marTop w:val="0"/>
          <w:marBottom w:val="0"/>
          <w:divBdr>
            <w:top w:val="none" w:sz="0" w:space="0" w:color="auto"/>
            <w:left w:val="none" w:sz="0" w:space="0" w:color="auto"/>
            <w:bottom w:val="none" w:sz="0" w:space="0" w:color="auto"/>
            <w:right w:val="none" w:sz="0" w:space="0" w:color="auto"/>
          </w:divBdr>
        </w:div>
        <w:div w:id="866019009">
          <w:marLeft w:val="640"/>
          <w:marRight w:val="0"/>
          <w:marTop w:val="0"/>
          <w:marBottom w:val="0"/>
          <w:divBdr>
            <w:top w:val="none" w:sz="0" w:space="0" w:color="auto"/>
            <w:left w:val="none" w:sz="0" w:space="0" w:color="auto"/>
            <w:bottom w:val="none" w:sz="0" w:space="0" w:color="auto"/>
            <w:right w:val="none" w:sz="0" w:space="0" w:color="auto"/>
          </w:divBdr>
        </w:div>
        <w:div w:id="470366825">
          <w:marLeft w:val="640"/>
          <w:marRight w:val="0"/>
          <w:marTop w:val="0"/>
          <w:marBottom w:val="0"/>
          <w:divBdr>
            <w:top w:val="none" w:sz="0" w:space="0" w:color="auto"/>
            <w:left w:val="none" w:sz="0" w:space="0" w:color="auto"/>
            <w:bottom w:val="none" w:sz="0" w:space="0" w:color="auto"/>
            <w:right w:val="none" w:sz="0" w:space="0" w:color="auto"/>
          </w:divBdr>
        </w:div>
        <w:div w:id="954753046">
          <w:marLeft w:val="640"/>
          <w:marRight w:val="0"/>
          <w:marTop w:val="0"/>
          <w:marBottom w:val="0"/>
          <w:divBdr>
            <w:top w:val="none" w:sz="0" w:space="0" w:color="auto"/>
            <w:left w:val="none" w:sz="0" w:space="0" w:color="auto"/>
            <w:bottom w:val="none" w:sz="0" w:space="0" w:color="auto"/>
            <w:right w:val="none" w:sz="0" w:space="0" w:color="auto"/>
          </w:divBdr>
        </w:div>
        <w:div w:id="84114810">
          <w:marLeft w:val="640"/>
          <w:marRight w:val="0"/>
          <w:marTop w:val="0"/>
          <w:marBottom w:val="0"/>
          <w:divBdr>
            <w:top w:val="none" w:sz="0" w:space="0" w:color="auto"/>
            <w:left w:val="none" w:sz="0" w:space="0" w:color="auto"/>
            <w:bottom w:val="none" w:sz="0" w:space="0" w:color="auto"/>
            <w:right w:val="none" w:sz="0" w:space="0" w:color="auto"/>
          </w:divBdr>
        </w:div>
        <w:div w:id="923610305">
          <w:marLeft w:val="640"/>
          <w:marRight w:val="0"/>
          <w:marTop w:val="0"/>
          <w:marBottom w:val="0"/>
          <w:divBdr>
            <w:top w:val="none" w:sz="0" w:space="0" w:color="auto"/>
            <w:left w:val="none" w:sz="0" w:space="0" w:color="auto"/>
            <w:bottom w:val="none" w:sz="0" w:space="0" w:color="auto"/>
            <w:right w:val="none" w:sz="0" w:space="0" w:color="auto"/>
          </w:divBdr>
        </w:div>
        <w:div w:id="1170875087">
          <w:marLeft w:val="640"/>
          <w:marRight w:val="0"/>
          <w:marTop w:val="0"/>
          <w:marBottom w:val="0"/>
          <w:divBdr>
            <w:top w:val="none" w:sz="0" w:space="0" w:color="auto"/>
            <w:left w:val="none" w:sz="0" w:space="0" w:color="auto"/>
            <w:bottom w:val="none" w:sz="0" w:space="0" w:color="auto"/>
            <w:right w:val="none" w:sz="0" w:space="0" w:color="auto"/>
          </w:divBdr>
        </w:div>
        <w:div w:id="1378318705">
          <w:marLeft w:val="640"/>
          <w:marRight w:val="0"/>
          <w:marTop w:val="0"/>
          <w:marBottom w:val="0"/>
          <w:divBdr>
            <w:top w:val="none" w:sz="0" w:space="0" w:color="auto"/>
            <w:left w:val="none" w:sz="0" w:space="0" w:color="auto"/>
            <w:bottom w:val="none" w:sz="0" w:space="0" w:color="auto"/>
            <w:right w:val="none" w:sz="0" w:space="0" w:color="auto"/>
          </w:divBdr>
        </w:div>
        <w:div w:id="1089543024">
          <w:marLeft w:val="640"/>
          <w:marRight w:val="0"/>
          <w:marTop w:val="0"/>
          <w:marBottom w:val="0"/>
          <w:divBdr>
            <w:top w:val="none" w:sz="0" w:space="0" w:color="auto"/>
            <w:left w:val="none" w:sz="0" w:space="0" w:color="auto"/>
            <w:bottom w:val="none" w:sz="0" w:space="0" w:color="auto"/>
            <w:right w:val="none" w:sz="0" w:space="0" w:color="auto"/>
          </w:divBdr>
        </w:div>
        <w:div w:id="1644654713">
          <w:marLeft w:val="640"/>
          <w:marRight w:val="0"/>
          <w:marTop w:val="0"/>
          <w:marBottom w:val="0"/>
          <w:divBdr>
            <w:top w:val="none" w:sz="0" w:space="0" w:color="auto"/>
            <w:left w:val="none" w:sz="0" w:space="0" w:color="auto"/>
            <w:bottom w:val="none" w:sz="0" w:space="0" w:color="auto"/>
            <w:right w:val="none" w:sz="0" w:space="0" w:color="auto"/>
          </w:divBdr>
        </w:div>
        <w:div w:id="934094149">
          <w:marLeft w:val="640"/>
          <w:marRight w:val="0"/>
          <w:marTop w:val="0"/>
          <w:marBottom w:val="0"/>
          <w:divBdr>
            <w:top w:val="none" w:sz="0" w:space="0" w:color="auto"/>
            <w:left w:val="none" w:sz="0" w:space="0" w:color="auto"/>
            <w:bottom w:val="none" w:sz="0" w:space="0" w:color="auto"/>
            <w:right w:val="none" w:sz="0" w:space="0" w:color="auto"/>
          </w:divBdr>
        </w:div>
        <w:div w:id="1499347821">
          <w:marLeft w:val="640"/>
          <w:marRight w:val="0"/>
          <w:marTop w:val="0"/>
          <w:marBottom w:val="0"/>
          <w:divBdr>
            <w:top w:val="none" w:sz="0" w:space="0" w:color="auto"/>
            <w:left w:val="none" w:sz="0" w:space="0" w:color="auto"/>
            <w:bottom w:val="none" w:sz="0" w:space="0" w:color="auto"/>
            <w:right w:val="none" w:sz="0" w:space="0" w:color="auto"/>
          </w:divBdr>
        </w:div>
        <w:div w:id="2104834256">
          <w:marLeft w:val="640"/>
          <w:marRight w:val="0"/>
          <w:marTop w:val="0"/>
          <w:marBottom w:val="0"/>
          <w:divBdr>
            <w:top w:val="none" w:sz="0" w:space="0" w:color="auto"/>
            <w:left w:val="none" w:sz="0" w:space="0" w:color="auto"/>
            <w:bottom w:val="none" w:sz="0" w:space="0" w:color="auto"/>
            <w:right w:val="none" w:sz="0" w:space="0" w:color="auto"/>
          </w:divBdr>
        </w:div>
        <w:div w:id="2089111641">
          <w:marLeft w:val="640"/>
          <w:marRight w:val="0"/>
          <w:marTop w:val="0"/>
          <w:marBottom w:val="0"/>
          <w:divBdr>
            <w:top w:val="none" w:sz="0" w:space="0" w:color="auto"/>
            <w:left w:val="none" w:sz="0" w:space="0" w:color="auto"/>
            <w:bottom w:val="none" w:sz="0" w:space="0" w:color="auto"/>
            <w:right w:val="none" w:sz="0" w:space="0" w:color="auto"/>
          </w:divBdr>
        </w:div>
        <w:div w:id="2080663346">
          <w:marLeft w:val="640"/>
          <w:marRight w:val="0"/>
          <w:marTop w:val="0"/>
          <w:marBottom w:val="0"/>
          <w:divBdr>
            <w:top w:val="none" w:sz="0" w:space="0" w:color="auto"/>
            <w:left w:val="none" w:sz="0" w:space="0" w:color="auto"/>
            <w:bottom w:val="none" w:sz="0" w:space="0" w:color="auto"/>
            <w:right w:val="none" w:sz="0" w:space="0" w:color="auto"/>
          </w:divBdr>
        </w:div>
        <w:div w:id="1386752750">
          <w:marLeft w:val="640"/>
          <w:marRight w:val="0"/>
          <w:marTop w:val="0"/>
          <w:marBottom w:val="0"/>
          <w:divBdr>
            <w:top w:val="none" w:sz="0" w:space="0" w:color="auto"/>
            <w:left w:val="none" w:sz="0" w:space="0" w:color="auto"/>
            <w:bottom w:val="none" w:sz="0" w:space="0" w:color="auto"/>
            <w:right w:val="none" w:sz="0" w:space="0" w:color="auto"/>
          </w:divBdr>
        </w:div>
        <w:div w:id="775716148">
          <w:marLeft w:val="640"/>
          <w:marRight w:val="0"/>
          <w:marTop w:val="0"/>
          <w:marBottom w:val="0"/>
          <w:divBdr>
            <w:top w:val="none" w:sz="0" w:space="0" w:color="auto"/>
            <w:left w:val="none" w:sz="0" w:space="0" w:color="auto"/>
            <w:bottom w:val="none" w:sz="0" w:space="0" w:color="auto"/>
            <w:right w:val="none" w:sz="0" w:space="0" w:color="auto"/>
          </w:divBdr>
        </w:div>
        <w:div w:id="264121049">
          <w:marLeft w:val="640"/>
          <w:marRight w:val="0"/>
          <w:marTop w:val="0"/>
          <w:marBottom w:val="0"/>
          <w:divBdr>
            <w:top w:val="none" w:sz="0" w:space="0" w:color="auto"/>
            <w:left w:val="none" w:sz="0" w:space="0" w:color="auto"/>
            <w:bottom w:val="none" w:sz="0" w:space="0" w:color="auto"/>
            <w:right w:val="none" w:sz="0" w:space="0" w:color="auto"/>
          </w:divBdr>
        </w:div>
        <w:div w:id="2098406648">
          <w:marLeft w:val="640"/>
          <w:marRight w:val="0"/>
          <w:marTop w:val="0"/>
          <w:marBottom w:val="0"/>
          <w:divBdr>
            <w:top w:val="none" w:sz="0" w:space="0" w:color="auto"/>
            <w:left w:val="none" w:sz="0" w:space="0" w:color="auto"/>
            <w:bottom w:val="none" w:sz="0" w:space="0" w:color="auto"/>
            <w:right w:val="none" w:sz="0" w:space="0" w:color="auto"/>
          </w:divBdr>
        </w:div>
        <w:div w:id="171532502">
          <w:marLeft w:val="640"/>
          <w:marRight w:val="0"/>
          <w:marTop w:val="0"/>
          <w:marBottom w:val="0"/>
          <w:divBdr>
            <w:top w:val="none" w:sz="0" w:space="0" w:color="auto"/>
            <w:left w:val="none" w:sz="0" w:space="0" w:color="auto"/>
            <w:bottom w:val="none" w:sz="0" w:space="0" w:color="auto"/>
            <w:right w:val="none" w:sz="0" w:space="0" w:color="auto"/>
          </w:divBdr>
        </w:div>
        <w:div w:id="2032025195">
          <w:marLeft w:val="640"/>
          <w:marRight w:val="0"/>
          <w:marTop w:val="0"/>
          <w:marBottom w:val="0"/>
          <w:divBdr>
            <w:top w:val="none" w:sz="0" w:space="0" w:color="auto"/>
            <w:left w:val="none" w:sz="0" w:space="0" w:color="auto"/>
            <w:bottom w:val="none" w:sz="0" w:space="0" w:color="auto"/>
            <w:right w:val="none" w:sz="0" w:space="0" w:color="auto"/>
          </w:divBdr>
        </w:div>
        <w:div w:id="1790850694">
          <w:marLeft w:val="640"/>
          <w:marRight w:val="0"/>
          <w:marTop w:val="0"/>
          <w:marBottom w:val="0"/>
          <w:divBdr>
            <w:top w:val="none" w:sz="0" w:space="0" w:color="auto"/>
            <w:left w:val="none" w:sz="0" w:space="0" w:color="auto"/>
            <w:bottom w:val="none" w:sz="0" w:space="0" w:color="auto"/>
            <w:right w:val="none" w:sz="0" w:space="0" w:color="auto"/>
          </w:divBdr>
        </w:div>
        <w:div w:id="1333336684">
          <w:marLeft w:val="640"/>
          <w:marRight w:val="0"/>
          <w:marTop w:val="0"/>
          <w:marBottom w:val="0"/>
          <w:divBdr>
            <w:top w:val="none" w:sz="0" w:space="0" w:color="auto"/>
            <w:left w:val="none" w:sz="0" w:space="0" w:color="auto"/>
            <w:bottom w:val="none" w:sz="0" w:space="0" w:color="auto"/>
            <w:right w:val="none" w:sz="0" w:space="0" w:color="auto"/>
          </w:divBdr>
        </w:div>
        <w:div w:id="1025522409">
          <w:marLeft w:val="640"/>
          <w:marRight w:val="0"/>
          <w:marTop w:val="0"/>
          <w:marBottom w:val="0"/>
          <w:divBdr>
            <w:top w:val="none" w:sz="0" w:space="0" w:color="auto"/>
            <w:left w:val="none" w:sz="0" w:space="0" w:color="auto"/>
            <w:bottom w:val="none" w:sz="0" w:space="0" w:color="auto"/>
            <w:right w:val="none" w:sz="0" w:space="0" w:color="auto"/>
          </w:divBdr>
        </w:div>
        <w:div w:id="1164124535">
          <w:marLeft w:val="640"/>
          <w:marRight w:val="0"/>
          <w:marTop w:val="0"/>
          <w:marBottom w:val="0"/>
          <w:divBdr>
            <w:top w:val="none" w:sz="0" w:space="0" w:color="auto"/>
            <w:left w:val="none" w:sz="0" w:space="0" w:color="auto"/>
            <w:bottom w:val="none" w:sz="0" w:space="0" w:color="auto"/>
            <w:right w:val="none" w:sz="0" w:space="0" w:color="auto"/>
          </w:divBdr>
        </w:div>
        <w:div w:id="1218201155">
          <w:marLeft w:val="640"/>
          <w:marRight w:val="0"/>
          <w:marTop w:val="0"/>
          <w:marBottom w:val="0"/>
          <w:divBdr>
            <w:top w:val="none" w:sz="0" w:space="0" w:color="auto"/>
            <w:left w:val="none" w:sz="0" w:space="0" w:color="auto"/>
            <w:bottom w:val="none" w:sz="0" w:space="0" w:color="auto"/>
            <w:right w:val="none" w:sz="0" w:space="0" w:color="auto"/>
          </w:divBdr>
        </w:div>
        <w:div w:id="1157381201">
          <w:marLeft w:val="640"/>
          <w:marRight w:val="0"/>
          <w:marTop w:val="0"/>
          <w:marBottom w:val="0"/>
          <w:divBdr>
            <w:top w:val="none" w:sz="0" w:space="0" w:color="auto"/>
            <w:left w:val="none" w:sz="0" w:space="0" w:color="auto"/>
            <w:bottom w:val="none" w:sz="0" w:space="0" w:color="auto"/>
            <w:right w:val="none" w:sz="0" w:space="0" w:color="auto"/>
          </w:divBdr>
        </w:div>
        <w:div w:id="1524320553">
          <w:marLeft w:val="640"/>
          <w:marRight w:val="0"/>
          <w:marTop w:val="0"/>
          <w:marBottom w:val="0"/>
          <w:divBdr>
            <w:top w:val="none" w:sz="0" w:space="0" w:color="auto"/>
            <w:left w:val="none" w:sz="0" w:space="0" w:color="auto"/>
            <w:bottom w:val="none" w:sz="0" w:space="0" w:color="auto"/>
            <w:right w:val="none" w:sz="0" w:space="0" w:color="auto"/>
          </w:divBdr>
        </w:div>
        <w:div w:id="768231339">
          <w:marLeft w:val="640"/>
          <w:marRight w:val="0"/>
          <w:marTop w:val="0"/>
          <w:marBottom w:val="0"/>
          <w:divBdr>
            <w:top w:val="none" w:sz="0" w:space="0" w:color="auto"/>
            <w:left w:val="none" w:sz="0" w:space="0" w:color="auto"/>
            <w:bottom w:val="none" w:sz="0" w:space="0" w:color="auto"/>
            <w:right w:val="none" w:sz="0" w:space="0" w:color="auto"/>
          </w:divBdr>
        </w:div>
        <w:div w:id="760219872">
          <w:marLeft w:val="640"/>
          <w:marRight w:val="0"/>
          <w:marTop w:val="0"/>
          <w:marBottom w:val="0"/>
          <w:divBdr>
            <w:top w:val="none" w:sz="0" w:space="0" w:color="auto"/>
            <w:left w:val="none" w:sz="0" w:space="0" w:color="auto"/>
            <w:bottom w:val="none" w:sz="0" w:space="0" w:color="auto"/>
            <w:right w:val="none" w:sz="0" w:space="0" w:color="auto"/>
          </w:divBdr>
        </w:div>
      </w:divsChild>
    </w:div>
    <w:div w:id="1682732187">
      <w:bodyDiv w:val="1"/>
      <w:marLeft w:val="0"/>
      <w:marRight w:val="0"/>
      <w:marTop w:val="0"/>
      <w:marBottom w:val="0"/>
      <w:divBdr>
        <w:top w:val="none" w:sz="0" w:space="0" w:color="auto"/>
        <w:left w:val="none" w:sz="0" w:space="0" w:color="auto"/>
        <w:bottom w:val="none" w:sz="0" w:space="0" w:color="auto"/>
        <w:right w:val="none" w:sz="0" w:space="0" w:color="auto"/>
      </w:divBdr>
      <w:divsChild>
        <w:div w:id="1380517364">
          <w:marLeft w:val="640"/>
          <w:marRight w:val="0"/>
          <w:marTop w:val="0"/>
          <w:marBottom w:val="0"/>
          <w:divBdr>
            <w:top w:val="none" w:sz="0" w:space="0" w:color="auto"/>
            <w:left w:val="none" w:sz="0" w:space="0" w:color="auto"/>
            <w:bottom w:val="none" w:sz="0" w:space="0" w:color="auto"/>
            <w:right w:val="none" w:sz="0" w:space="0" w:color="auto"/>
          </w:divBdr>
        </w:div>
        <w:div w:id="1821387279">
          <w:marLeft w:val="640"/>
          <w:marRight w:val="0"/>
          <w:marTop w:val="0"/>
          <w:marBottom w:val="0"/>
          <w:divBdr>
            <w:top w:val="none" w:sz="0" w:space="0" w:color="auto"/>
            <w:left w:val="none" w:sz="0" w:space="0" w:color="auto"/>
            <w:bottom w:val="none" w:sz="0" w:space="0" w:color="auto"/>
            <w:right w:val="none" w:sz="0" w:space="0" w:color="auto"/>
          </w:divBdr>
        </w:div>
        <w:div w:id="859706336">
          <w:marLeft w:val="640"/>
          <w:marRight w:val="0"/>
          <w:marTop w:val="0"/>
          <w:marBottom w:val="0"/>
          <w:divBdr>
            <w:top w:val="none" w:sz="0" w:space="0" w:color="auto"/>
            <w:left w:val="none" w:sz="0" w:space="0" w:color="auto"/>
            <w:bottom w:val="none" w:sz="0" w:space="0" w:color="auto"/>
            <w:right w:val="none" w:sz="0" w:space="0" w:color="auto"/>
          </w:divBdr>
        </w:div>
        <w:div w:id="1985355625">
          <w:marLeft w:val="640"/>
          <w:marRight w:val="0"/>
          <w:marTop w:val="0"/>
          <w:marBottom w:val="0"/>
          <w:divBdr>
            <w:top w:val="none" w:sz="0" w:space="0" w:color="auto"/>
            <w:left w:val="none" w:sz="0" w:space="0" w:color="auto"/>
            <w:bottom w:val="none" w:sz="0" w:space="0" w:color="auto"/>
            <w:right w:val="none" w:sz="0" w:space="0" w:color="auto"/>
          </w:divBdr>
        </w:div>
        <w:div w:id="1496215599">
          <w:marLeft w:val="640"/>
          <w:marRight w:val="0"/>
          <w:marTop w:val="0"/>
          <w:marBottom w:val="0"/>
          <w:divBdr>
            <w:top w:val="none" w:sz="0" w:space="0" w:color="auto"/>
            <w:left w:val="none" w:sz="0" w:space="0" w:color="auto"/>
            <w:bottom w:val="none" w:sz="0" w:space="0" w:color="auto"/>
            <w:right w:val="none" w:sz="0" w:space="0" w:color="auto"/>
          </w:divBdr>
        </w:div>
        <w:div w:id="1136989882">
          <w:marLeft w:val="640"/>
          <w:marRight w:val="0"/>
          <w:marTop w:val="0"/>
          <w:marBottom w:val="0"/>
          <w:divBdr>
            <w:top w:val="none" w:sz="0" w:space="0" w:color="auto"/>
            <w:left w:val="none" w:sz="0" w:space="0" w:color="auto"/>
            <w:bottom w:val="none" w:sz="0" w:space="0" w:color="auto"/>
            <w:right w:val="none" w:sz="0" w:space="0" w:color="auto"/>
          </w:divBdr>
        </w:div>
        <w:div w:id="1655450998">
          <w:marLeft w:val="640"/>
          <w:marRight w:val="0"/>
          <w:marTop w:val="0"/>
          <w:marBottom w:val="0"/>
          <w:divBdr>
            <w:top w:val="none" w:sz="0" w:space="0" w:color="auto"/>
            <w:left w:val="none" w:sz="0" w:space="0" w:color="auto"/>
            <w:bottom w:val="none" w:sz="0" w:space="0" w:color="auto"/>
            <w:right w:val="none" w:sz="0" w:space="0" w:color="auto"/>
          </w:divBdr>
        </w:div>
        <w:div w:id="2067027002">
          <w:marLeft w:val="640"/>
          <w:marRight w:val="0"/>
          <w:marTop w:val="0"/>
          <w:marBottom w:val="0"/>
          <w:divBdr>
            <w:top w:val="none" w:sz="0" w:space="0" w:color="auto"/>
            <w:left w:val="none" w:sz="0" w:space="0" w:color="auto"/>
            <w:bottom w:val="none" w:sz="0" w:space="0" w:color="auto"/>
            <w:right w:val="none" w:sz="0" w:space="0" w:color="auto"/>
          </w:divBdr>
        </w:div>
        <w:div w:id="1975942470">
          <w:marLeft w:val="640"/>
          <w:marRight w:val="0"/>
          <w:marTop w:val="0"/>
          <w:marBottom w:val="0"/>
          <w:divBdr>
            <w:top w:val="none" w:sz="0" w:space="0" w:color="auto"/>
            <w:left w:val="none" w:sz="0" w:space="0" w:color="auto"/>
            <w:bottom w:val="none" w:sz="0" w:space="0" w:color="auto"/>
            <w:right w:val="none" w:sz="0" w:space="0" w:color="auto"/>
          </w:divBdr>
        </w:div>
        <w:div w:id="1500273726">
          <w:marLeft w:val="640"/>
          <w:marRight w:val="0"/>
          <w:marTop w:val="0"/>
          <w:marBottom w:val="0"/>
          <w:divBdr>
            <w:top w:val="none" w:sz="0" w:space="0" w:color="auto"/>
            <w:left w:val="none" w:sz="0" w:space="0" w:color="auto"/>
            <w:bottom w:val="none" w:sz="0" w:space="0" w:color="auto"/>
            <w:right w:val="none" w:sz="0" w:space="0" w:color="auto"/>
          </w:divBdr>
        </w:div>
        <w:div w:id="1223324270">
          <w:marLeft w:val="640"/>
          <w:marRight w:val="0"/>
          <w:marTop w:val="0"/>
          <w:marBottom w:val="0"/>
          <w:divBdr>
            <w:top w:val="none" w:sz="0" w:space="0" w:color="auto"/>
            <w:left w:val="none" w:sz="0" w:space="0" w:color="auto"/>
            <w:bottom w:val="none" w:sz="0" w:space="0" w:color="auto"/>
            <w:right w:val="none" w:sz="0" w:space="0" w:color="auto"/>
          </w:divBdr>
        </w:div>
        <w:div w:id="442379103">
          <w:marLeft w:val="640"/>
          <w:marRight w:val="0"/>
          <w:marTop w:val="0"/>
          <w:marBottom w:val="0"/>
          <w:divBdr>
            <w:top w:val="none" w:sz="0" w:space="0" w:color="auto"/>
            <w:left w:val="none" w:sz="0" w:space="0" w:color="auto"/>
            <w:bottom w:val="none" w:sz="0" w:space="0" w:color="auto"/>
            <w:right w:val="none" w:sz="0" w:space="0" w:color="auto"/>
          </w:divBdr>
        </w:div>
        <w:div w:id="1752265525">
          <w:marLeft w:val="640"/>
          <w:marRight w:val="0"/>
          <w:marTop w:val="0"/>
          <w:marBottom w:val="0"/>
          <w:divBdr>
            <w:top w:val="none" w:sz="0" w:space="0" w:color="auto"/>
            <w:left w:val="none" w:sz="0" w:space="0" w:color="auto"/>
            <w:bottom w:val="none" w:sz="0" w:space="0" w:color="auto"/>
            <w:right w:val="none" w:sz="0" w:space="0" w:color="auto"/>
          </w:divBdr>
        </w:div>
        <w:div w:id="297758894">
          <w:marLeft w:val="640"/>
          <w:marRight w:val="0"/>
          <w:marTop w:val="0"/>
          <w:marBottom w:val="0"/>
          <w:divBdr>
            <w:top w:val="none" w:sz="0" w:space="0" w:color="auto"/>
            <w:left w:val="none" w:sz="0" w:space="0" w:color="auto"/>
            <w:bottom w:val="none" w:sz="0" w:space="0" w:color="auto"/>
            <w:right w:val="none" w:sz="0" w:space="0" w:color="auto"/>
          </w:divBdr>
        </w:div>
        <w:div w:id="1708024305">
          <w:marLeft w:val="640"/>
          <w:marRight w:val="0"/>
          <w:marTop w:val="0"/>
          <w:marBottom w:val="0"/>
          <w:divBdr>
            <w:top w:val="none" w:sz="0" w:space="0" w:color="auto"/>
            <w:left w:val="none" w:sz="0" w:space="0" w:color="auto"/>
            <w:bottom w:val="none" w:sz="0" w:space="0" w:color="auto"/>
            <w:right w:val="none" w:sz="0" w:space="0" w:color="auto"/>
          </w:divBdr>
        </w:div>
        <w:div w:id="556548606">
          <w:marLeft w:val="640"/>
          <w:marRight w:val="0"/>
          <w:marTop w:val="0"/>
          <w:marBottom w:val="0"/>
          <w:divBdr>
            <w:top w:val="none" w:sz="0" w:space="0" w:color="auto"/>
            <w:left w:val="none" w:sz="0" w:space="0" w:color="auto"/>
            <w:bottom w:val="none" w:sz="0" w:space="0" w:color="auto"/>
            <w:right w:val="none" w:sz="0" w:space="0" w:color="auto"/>
          </w:divBdr>
        </w:div>
        <w:div w:id="650870204">
          <w:marLeft w:val="640"/>
          <w:marRight w:val="0"/>
          <w:marTop w:val="0"/>
          <w:marBottom w:val="0"/>
          <w:divBdr>
            <w:top w:val="none" w:sz="0" w:space="0" w:color="auto"/>
            <w:left w:val="none" w:sz="0" w:space="0" w:color="auto"/>
            <w:bottom w:val="none" w:sz="0" w:space="0" w:color="auto"/>
            <w:right w:val="none" w:sz="0" w:space="0" w:color="auto"/>
          </w:divBdr>
        </w:div>
        <w:div w:id="1007364299">
          <w:marLeft w:val="640"/>
          <w:marRight w:val="0"/>
          <w:marTop w:val="0"/>
          <w:marBottom w:val="0"/>
          <w:divBdr>
            <w:top w:val="none" w:sz="0" w:space="0" w:color="auto"/>
            <w:left w:val="none" w:sz="0" w:space="0" w:color="auto"/>
            <w:bottom w:val="none" w:sz="0" w:space="0" w:color="auto"/>
            <w:right w:val="none" w:sz="0" w:space="0" w:color="auto"/>
          </w:divBdr>
        </w:div>
        <w:div w:id="47581074">
          <w:marLeft w:val="640"/>
          <w:marRight w:val="0"/>
          <w:marTop w:val="0"/>
          <w:marBottom w:val="0"/>
          <w:divBdr>
            <w:top w:val="none" w:sz="0" w:space="0" w:color="auto"/>
            <w:left w:val="none" w:sz="0" w:space="0" w:color="auto"/>
            <w:bottom w:val="none" w:sz="0" w:space="0" w:color="auto"/>
            <w:right w:val="none" w:sz="0" w:space="0" w:color="auto"/>
          </w:divBdr>
        </w:div>
        <w:div w:id="498958291">
          <w:marLeft w:val="640"/>
          <w:marRight w:val="0"/>
          <w:marTop w:val="0"/>
          <w:marBottom w:val="0"/>
          <w:divBdr>
            <w:top w:val="none" w:sz="0" w:space="0" w:color="auto"/>
            <w:left w:val="none" w:sz="0" w:space="0" w:color="auto"/>
            <w:bottom w:val="none" w:sz="0" w:space="0" w:color="auto"/>
            <w:right w:val="none" w:sz="0" w:space="0" w:color="auto"/>
          </w:divBdr>
        </w:div>
        <w:div w:id="1632634426">
          <w:marLeft w:val="640"/>
          <w:marRight w:val="0"/>
          <w:marTop w:val="0"/>
          <w:marBottom w:val="0"/>
          <w:divBdr>
            <w:top w:val="none" w:sz="0" w:space="0" w:color="auto"/>
            <w:left w:val="none" w:sz="0" w:space="0" w:color="auto"/>
            <w:bottom w:val="none" w:sz="0" w:space="0" w:color="auto"/>
            <w:right w:val="none" w:sz="0" w:space="0" w:color="auto"/>
          </w:divBdr>
        </w:div>
        <w:div w:id="1005866289">
          <w:marLeft w:val="640"/>
          <w:marRight w:val="0"/>
          <w:marTop w:val="0"/>
          <w:marBottom w:val="0"/>
          <w:divBdr>
            <w:top w:val="none" w:sz="0" w:space="0" w:color="auto"/>
            <w:left w:val="none" w:sz="0" w:space="0" w:color="auto"/>
            <w:bottom w:val="none" w:sz="0" w:space="0" w:color="auto"/>
            <w:right w:val="none" w:sz="0" w:space="0" w:color="auto"/>
          </w:divBdr>
        </w:div>
        <w:div w:id="1012032100">
          <w:marLeft w:val="640"/>
          <w:marRight w:val="0"/>
          <w:marTop w:val="0"/>
          <w:marBottom w:val="0"/>
          <w:divBdr>
            <w:top w:val="none" w:sz="0" w:space="0" w:color="auto"/>
            <w:left w:val="none" w:sz="0" w:space="0" w:color="auto"/>
            <w:bottom w:val="none" w:sz="0" w:space="0" w:color="auto"/>
            <w:right w:val="none" w:sz="0" w:space="0" w:color="auto"/>
          </w:divBdr>
        </w:div>
        <w:div w:id="1149983738">
          <w:marLeft w:val="640"/>
          <w:marRight w:val="0"/>
          <w:marTop w:val="0"/>
          <w:marBottom w:val="0"/>
          <w:divBdr>
            <w:top w:val="none" w:sz="0" w:space="0" w:color="auto"/>
            <w:left w:val="none" w:sz="0" w:space="0" w:color="auto"/>
            <w:bottom w:val="none" w:sz="0" w:space="0" w:color="auto"/>
            <w:right w:val="none" w:sz="0" w:space="0" w:color="auto"/>
          </w:divBdr>
        </w:div>
        <w:div w:id="1565096263">
          <w:marLeft w:val="640"/>
          <w:marRight w:val="0"/>
          <w:marTop w:val="0"/>
          <w:marBottom w:val="0"/>
          <w:divBdr>
            <w:top w:val="none" w:sz="0" w:space="0" w:color="auto"/>
            <w:left w:val="none" w:sz="0" w:space="0" w:color="auto"/>
            <w:bottom w:val="none" w:sz="0" w:space="0" w:color="auto"/>
            <w:right w:val="none" w:sz="0" w:space="0" w:color="auto"/>
          </w:divBdr>
        </w:div>
        <w:div w:id="1121001192">
          <w:marLeft w:val="640"/>
          <w:marRight w:val="0"/>
          <w:marTop w:val="0"/>
          <w:marBottom w:val="0"/>
          <w:divBdr>
            <w:top w:val="none" w:sz="0" w:space="0" w:color="auto"/>
            <w:left w:val="none" w:sz="0" w:space="0" w:color="auto"/>
            <w:bottom w:val="none" w:sz="0" w:space="0" w:color="auto"/>
            <w:right w:val="none" w:sz="0" w:space="0" w:color="auto"/>
          </w:divBdr>
        </w:div>
        <w:div w:id="795804408">
          <w:marLeft w:val="640"/>
          <w:marRight w:val="0"/>
          <w:marTop w:val="0"/>
          <w:marBottom w:val="0"/>
          <w:divBdr>
            <w:top w:val="none" w:sz="0" w:space="0" w:color="auto"/>
            <w:left w:val="none" w:sz="0" w:space="0" w:color="auto"/>
            <w:bottom w:val="none" w:sz="0" w:space="0" w:color="auto"/>
            <w:right w:val="none" w:sz="0" w:space="0" w:color="auto"/>
          </w:divBdr>
        </w:div>
        <w:div w:id="957637927">
          <w:marLeft w:val="640"/>
          <w:marRight w:val="0"/>
          <w:marTop w:val="0"/>
          <w:marBottom w:val="0"/>
          <w:divBdr>
            <w:top w:val="none" w:sz="0" w:space="0" w:color="auto"/>
            <w:left w:val="none" w:sz="0" w:space="0" w:color="auto"/>
            <w:bottom w:val="none" w:sz="0" w:space="0" w:color="auto"/>
            <w:right w:val="none" w:sz="0" w:space="0" w:color="auto"/>
          </w:divBdr>
        </w:div>
        <w:div w:id="162823484">
          <w:marLeft w:val="640"/>
          <w:marRight w:val="0"/>
          <w:marTop w:val="0"/>
          <w:marBottom w:val="0"/>
          <w:divBdr>
            <w:top w:val="none" w:sz="0" w:space="0" w:color="auto"/>
            <w:left w:val="none" w:sz="0" w:space="0" w:color="auto"/>
            <w:bottom w:val="none" w:sz="0" w:space="0" w:color="auto"/>
            <w:right w:val="none" w:sz="0" w:space="0" w:color="auto"/>
          </w:divBdr>
        </w:div>
        <w:div w:id="273638505">
          <w:marLeft w:val="640"/>
          <w:marRight w:val="0"/>
          <w:marTop w:val="0"/>
          <w:marBottom w:val="0"/>
          <w:divBdr>
            <w:top w:val="none" w:sz="0" w:space="0" w:color="auto"/>
            <w:left w:val="none" w:sz="0" w:space="0" w:color="auto"/>
            <w:bottom w:val="none" w:sz="0" w:space="0" w:color="auto"/>
            <w:right w:val="none" w:sz="0" w:space="0" w:color="auto"/>
          </w:divBdr>
        </w:div>
        <w:div w:id="2054497454">
          <w:marLeft w:val="640"/>
          <w:marRight w:val="0"/>
          <w:marTop w:val="0"/>
          <w:marBottom w:val="0"/>
          <w:divBdr>
            <w:top w:val="none" w:sz="0" w:space="0" w:color="auto"/>
            <w:left w:val="none" w:sz="0" w:space="0" w:color="auto"/>
            <w:bottom w:val="none" w:sz="0" w:space="0" w:color="auto"/>
            <w:right w:val="none" w:sz="0" w:space="0" w:color="auto"/>
          </w:divBdr>
        </w:div>
        <w:div w:id="1337422248">
          <w:marLeft w:val="640"/>
          <w:marRight w:val="0"/>
          <w:marTop w:val="0"/>
          <w:marBottom w:val="0"/>
          <w:divBdr>
            <w:top w:val="none" w:sz="0" w:space="0" w:color="auto"/>
            <w:left w:val="none" w:sz="0" w:space="0" w:color="auto"/>
            <w:bottom w:val="none" w:sz="0" w:space="0" w:color="auto"/>
            <w:right w:val="none" w:sz="0" w:space="0" w:color="auto"/>
          </w:divBdr>
        </w:div>
        <w:div w:id="18747188">
          <w:marLeft w:val="640"/>
          <w:marRight w:val="0"/>
          <w:marTop w:val="0"/>
          <w:marBottom w:val="0"/>
          <w:divBdr>
            <w:top w:val="none" w:sz="0" w:space="0" w:color="auto"/>
            <w:left w:val="none" w:sz="0" w:space="0" w:color="auto"/>
            <w:bottom w:val="none" w:sz="0" w:space="0" w:color="auto"/>
            <w:right w:val="none" w:sz="0" w:space="0" w:color="auto"/>
          </w:divBdr>
        </w:div>
        <w:div w:id="1190100154">
          <w:marLeft w:val="640"/>
          <w:marRight w:val="0"/>
          <w:marTop w:val="0"/>
          <w:marBottom w:val="0"/>
          <w:divBdr>
            <w:top w:val="none" w:sz="0" w:space="0" w:color="auto"/>
            <w:left w:val="none" w:sz="0" w:space="0" w:color="auto"/>
            <w:bottom w:val="none" w:sz="0" w:space="0" w:color="auto"/>
            <w:right w:val="none" w:sz="0" w:space="0" w:color="auto"/>
          </w:divBdr>
        </w:div>
        <w:div w:id="410271597">
          <w:marLeft w:val="640"/>
          <w:marRight w:val="0"/>
          <w:marTop w:val="0"/>
          <w:marBottom w:val="0"/>
          <w:divBdr>
            <w:top w:val="none" w:sz="0" w:space="0" w:color="auto"/>
            <w:left w:val="none" w:sz="0" w:space="0" w:color="auto"/>
            <w:bottom w:val="none" w:sz="0" w:space="0" w:color="auto"/>
            <w:right w:val="none" w:sz="0" w:space="0" w:color="auto"/>
          </w:divBdr>
        </w:div>
        <w:div w:id="1227834941">
          <w:marLeft w:val="640"/>
          <w:marRight w:val="0"/>
          <w:marTop w:val="0"/>
          <w:marBottom w:val="0"/>
          <w:divBdr>
            <w:top w:val="none" w:sz="0" w:space="0" w:color="auto"/>
            <w:left w:val="none" w:sz="0" w:space="0" w:color="auto"/>
            <w:bottom w:val="none" w:sz="0" w:space="0" w:color="auto"/>
            <w:right w:val="none" w:sz="0" w:space="0" w:color="auto"/>
          </w:divBdr>
        </w:div>
        <w:div w:id="1320764138">
          <w:marLeft w:val="640"/>
          <w:marRight w:val="0"/>
          <w:marTop w:val="0"/>
          <w:marBottom w:val="0"/>
          <w:divBdr>
            <w:top w:val="none" w:sz="0" w:space="0" w:color="auto"/>
            <w:left w:val="none" w:sz="0" w:space="0" w:color="auto"/>
            <w:bottom w:val="none" w:sz="0" w:space="0" w:color="auto"/>
            <w:right w:val="none" w:sz="0" w:space="0" w:color="auto"/>
          </w:divBdr>
        </w:div>
        <w:div w:id="1834107117">
          <w:marLeft w:val="640"/>
          <w:marRight w:val="0"/>
          <w:marTop w:val="0"/>
          <w:marBottom w:val="0"/>
          <w:divBdr>
            <w:top w:val="none" w:sz="0" w:space="0" w:color="auto"/>
            <w:left w:val="none" w:sz="0" w:space="0" w:color="auto"/>
            <w:bottom w:val="none" w:sz="0" w:space="0" w:color="auto"/>
            <w:right w:val="none" w:sz="0" w:space="0" w:color="auto"/>
          </w:divBdr>
        </w:div>
        <w:div w:id="1722825868">
          <w:marLeft w:val="640"/>
          <w:marRight w:val="0"/>
          <w:marTop w:val="0"/>
          <w:marBottom w:val="0"/>
          <w:divBdr>
            <w:top w:val="none" w:sz="0" w:space="0" w:color="auto"/>
            <w:left w:val="none" w:sz="0" w:space="0" w:color="auto"/>
            <w:bottom w:val="none" w:sz="0" w:space="0" w:color="auto"/>
            <w:right w:val="none" w:sz="0" w:space="0" w:color="auto"/>
          </w:divBdr>
        </w:div>
        <w:div w:id="379328565">
          <w:marLeft w:val="640"/>
          <w:marRight w:val="0"/>
          <w:marTop w:val="0"/>
          <w:marBottom w:val="0"/>
          <w:divBdr>
            <w:top w:val="none" w:sz="0" w:space="0" w:color="auto"/>
            <w:left w:val="none" w:sz="0" w:space="0" w:color="auto"/>
            <w:bottom w:val="none" w:sz="0" w:space="0" w:color="auto"/>
            <w:right w:val="none" w:sz="0" w:space="0" w:color="auto"/>
          </w:divBdr>
        </w:div>
        <w:div w:id="401563169">
          <w:marLeft w:val="640"/>
          <w:marRight w:val="0"/>
          <w:marTop w:val="0"/>
          <w:marBottom w:val="0"/>
          <w:divBdr>
            <w:top w:val="none" w:sz="0" w:space="0" w:color="auto"/>
            <w:left w:val="none" w:sz="0" w:space="0" w:color="auto"/>
            <w:bottom w:val="none" w:sz="0" w:space="0" w:color="auto"/>
            <w:right w:val="none" w:sz="0" w:space="0" w:color="auto"/>
          </w:divBdr>
        </w:div>
        <w:div w:id="121655512">
          <w:marLeft w:val="640"/>
          <w:marRight w:val="0"/>
          <w:marTop w:val="0"/>
          <w:marBottom w:val="0"/>
          <w:divBdr>
            <w:top w:val="none" w:sz="0" w:space="0" w:color="auto"/>
            <w:left w:val="none" w:sz="0" w:space="0" w:color="auto"/>
            <w:bottom w:val="none" w:sz="0" w:space="0" w:color="auto"/>
            <w:right w:val="none" w:sz="0" w:space="0" w:color="auto"/>
          </w:divBdr>
        </w:div>
        <w:div w:id="291787531">
          <w:marLeft w:val="640"/>
          <w:marRight w:val="0"/>
          <w:marTop w:val="0"/>
          <w:marBottom w:val="0"/>
          <w:divBdr>
            <w:top w:val="none" w:sz="0" w:space="0" w:color="auto"/>
            <w:left w:val="none" w:sz="0" w:space="0" w:color="auto"/>
            <w:bottom w:val="none" w:sz="0" w:space="0" w:color="auto"/>
            <w:right w:val="none" w:sz="0" w:space="0" w:color="auto"/>
          </w:divBdr>
        </w:div>
      </w:divsChild>
    </w:div>
    <w:div w:id="1686903896">
      <w:bodyDiv w:val="1"/>
      <w:marLeft w:val="0"/>
      <w:marRight w:val="0"/>
      <w:marTop w:val="0"/>
      <w:marBottom w:val="0"/>
      <w:divBdr>
        <w:top w:val="none" w:sz="0" w:space="0" w:color="auto"/>
        <w:left w:val="none" w:sz="0" w:space="0" w:color="auto"/>
        <w:bottom w:val="none" w:sz="0" w:space="0" w:color="auto"/>
        <w:right w:val="none" w:sz="0" w:space="0" w:color="auto"/>
      </w:divBdr>
      <w:divsChild>
        <w:div w:id="1275792679">
          <w:marLeft w:val="640"/>
          <w:marRight w:val="0"/>
          <w:marTop w:val="0"/>
          <w:marBottom w:val="0"/>
          <w:divBdr>
            <w:top w:val="none" w:sz="0" w:space="0" w:color="auto"/>
            <w:left w:val="none" w:sz="0" w:space="0" w:color="auto"/>
            <w:bottom w:val="none" w:sz="0" w:space="0" w:color="auto"/>
            <w:right w:val="none" w:sz="0" w:space="0" w:color="auto"/>
          </w:divBdr>
        </w:div>
        <w:div w:id="2098626431">
          <w:marLeft w:val="640"/>
          <w:marRight w:val="0"/>
          <w:marTop w:val="0"/>
          <w:marBottom w:val="0"/>
          <w:divBdr>
            <w:top w:val="none" w:sz="0" w:space="0" w:color="auto"/>
            <w:left w:val="none" w:sz="0" w:space="0" w:color="auto"/>
            <w:bottom w:val="none" w:sz="0" w:space="0" w:color="auto"/>
            <w:right w:val="none" w:sz="0" w:space="0" w:color="auto"/>
          </w:divBdr>
        </w:div>
        <w:div w:id="1135492411">
          <w:marLeft w:val="640"/>
          <w:marRight w:val="0"/>
          <w:marTop w:val="0"/>
          <w:marBottom w:val="0"/>
          <w:divBdr>
            <w:top w:val="none" w:sz="0" w:space="0" w:color="auto"/>
            <w:left w:val="none" w:sz="0" w:space="0" w:color="auto"/>
            <w:bottom w:val="none" w:sz="0" w:space="0" w:color="auto"/>
            <w:right w:val="none" w:sz="0" w:space="0" w:color="auto"/>
          </w:divBdr>
        </w:div>
        <w:div w:id="140931877">
          <w:marLeft w:val="640"/>
          <w:marRight w:val="0"/>
          <w:marTop w:val="0"/>
          <w:marBottom w:val="0"/>
          <w:divBdr>
            <w:top w:val="none" w:sz="0" w:space="0" w:color="auto"/>
            <w:left w:val="none" w:sz="0" w:space="0" w:color="auto"/>
            <w:bottom w:val="none" w:sz="0" w:space="0" w:color="auto"/>
            <w:right w:val="none" w:sz="0" w:space="0" w:color="auto"/>
          </w:divBdr>
        </w:div>
        <w:div w:id="410393448">
          <w:marLeft w:val="640"/>
          <w:marRight w:val="0"/>
          <w:marTop w:val="0"/>
          <w:marBottom w:val="0"/>
          <w:divBdr>
            <w:top w:val="none" w:sz="0" w:space="0" w:color="auto"/>
            <w:left w:val="none" w:sz="0" w:space="0" w:color="auto"/>
            <w:bottom w:val="none" w:sz="0" w:space="0" w:color="auto"/>
            <w:right w:val="none" w:sz="0" w:space="0" w:color="auto"/>
          </w:divBdr>
        </w:div>
        <w:div w:id="2104495158">
          <w:marLeft w:val="640"/>
          <w:marRight w:val="0"/>
          <w:marTop w:val="0"/>
          <w:marBottom w:val="0"/>
          <w:divBdr>
            <w:top w:val="none" w:sz="0" w:space="0" w:color="auto"/>
            <w:left w:val="none" w:sz="0" w:space="0" w:color="auto"/>
            <w:bottom w:val="none" w:sz="0" w:space="0" w:color="auto"/>
            <w:right w:val="none" w:sz="0" w:space="0" w:color="auto"/>
          </w:divBdr>
        </w:div>
        <w:div w:id="718624722">
          <w:marLeft w:val="640"/>
          <w:marRight w:val="0"/>
          <w:marTop w:val="0"/>
          <w:marBottom w:val="0"/>
          <w:divBdr>
            <w:top w:val="none" w:sz="0" w:space="0" w:color="auto"/>
            <w:left w:val="none" w:sz="0" w:space="0" w:color="auto"/>
            <w:bottom w:val="none" w:sz="0" w:space="0" w:color="auto"/>
            <w:right w:val="none" w:sz="0" w:space="0" w:color="auto"/>
          </w:divBdr>
        </w:div>
        <w:div w:id="1561549068">
          <w:marLeft w:val="640"/>
          <w:marRight w:val="0"/>
          <w:marTop w:val="0"/>
          <w:marBottom w:val="0"/>
          <w:divBdr>
            <w:top w:val="none" w:sz="0" w:space="0" w:color="auto"/>
            <w:left w:val="none" w:sz="0" w:space="0" w:color="auto"/>
            <w:bottom w:val="none" w:sz="0" w:space="0" w:color="auto"/>
            <w:right w:val="none" w:sz="0" w:space="0" w:color="auto"/>
          </w:divBdr>
        </w:div>
        <w:div w:id="1904441990">
          <w:marLeft w:val="640"/>
          <w:marRight w:val="0"/>
          <w:marTop w:val="0"/>
          <w:marBottom w:val="0"/>
          <w:divBdr>
            <w:top w:val="none" w:sz="0" w:space="0" w:color="auto"/>
            <w:left w:val="none" w:sz="0" w:space="0" w:color="auto"/>
            <w:bottom w:val="none" w:sz="0" w:space="0" w:color="auto"/>
            <w:right w:val="none" w:sz="0" w:space="0" w:color="auto"/>
          </w:divBdr>
        </w:div>
        <w:div w:id="1983539732">
          <w:marLeft w:val="640"/>
          <w:marRight w:val="0"/>
          <w:marTop w:val="0"/>
          <w:marBottom w:val="0"/>
          <w:divBdr>
            <w:top w:val="none" w:sz="0" w:space="0" w:color="auto"/>
            <w:left w:val="none" w:sz="0" w:space="0" w:color="auto"/>
            <w:bottom w:val="none" w:sz="0" w:space="0" w:color="auto"/>
            <w:right w:val="none" w:sz="0" w:space="0" w:color="auto"/>
          </w:divBdr>
        </w:div>
        <w:div w:id="534853681">
          <w:marLeft w:val="640"/>
          <w:marRight w:val="0"/>
          <w:marTop w:val="0"/>
          <w:marBottom w:val="0"/>
          <w:divBdr>
            <w:top w:val="none" w:sz="0" w:space="0" w:color="auto"/>
            <w:left w:val="none" w:sz="0" w:space="0" w:color="auto"/>
            <w:bottom w:val="none" w:sz="0" w:space="0" w:color="auto"/>
            <w:right w:val="none" w:sz="0" w:space="0" w:color="auto"/>
          </w:divBdr>
        </w:div>
        <w:div w:id="799764468">
          <w:marLeft w:val="640"/>
          <w:marRight w:val="0"/>
          <w:marTop w:val="0"/>
          <w:marBottom w:val="0"/>
          <w:divBdr>
            <w:top w:val="none" w:sz="0" w:space="0" w:color="auto"/>
            <w:left w:val="none" w:sz="0" w:space="0" w:color="auto"/>
            <w:bottom w:val="none" w:sz="0" w:space="0" w:color="auto"/>
            <w:right w:val="none" w:sz="0" w:space="0" w:color="auto"/>
          </w:divBdr>
        </w:div>
        <w:div w:id="640497383">
          <w:marLeft w:val="640"/>
          <w:marRight w:val="0"/>
          <w:marTop w:val="0"/>
          <w:marBottom w:val="0"/>
          <w:divBdr>
            <w:top w:val="none" w:sz="0" w:space="0" w:color="auto"/>
            <w:left w:val="none" w:sz="0" w:space="0" w:color="auto"/>
            <w:bottom w:val="none" w:sz="0" w:space="0" w:color="auto"/>
            <w:right w:val="none" w:sz="0" w:space="0" w:color="auto"/>
          </w:divBdr>
        </w:div>
        <w:div w:id="1548764259">
          <w:marLeft w:val="640"/>
          <w:marRight w:val="0"/>
          <w:marTop w:val="0"/>
          <w:marBottom w:val="0"/>
          <w:divBdr>
            <w:top w:val="none" w:sz="0" w:space="0" w:color="auto"/>
            <w:left w:val="none" w:sz="0" w:space="0" w:color="auto"/>
            <w:bottom w:val="none" w:sz="0" w:space="0" w:color="auto"/>
            <w:right w:val="none" w:sz="0" w:space="0" w:color="auto"/>
          </w:divBdr>
        </w:div>
        <w:div w:id="799152086">
          <w:marLeft w:val="640"/>
          <w:marRight w:val="0"/>
          <w:marTop w:val="0"/>
          <w:marBottom w:val="0"/>
          <w:divBdr>
            <w:top w:val="none" w:sz="0" w:space="0" w:color="auto"/>
            <w:left w:val="none" w:sz="0" w:space="0" w:color="auto"/>
            <w:bottom w:val="none" w:sz="0" w:space="0" w:color="auto"/>
            <w:right w:val="none" w:sz="0" w:space="0" w:color="auto"/>
          </w:divBdr>
        </w:div>
        <w:div w:id="567230801">
          <w:marLeft w:val="640"/>
          <w:marRight w:val="0"/>
          <w:marTop w:val="0"/>
          <w:marBottom w:val="0"/>
          <w:divBdr>
            <w:top w:val="none" w:sz="0" w:space="0" w:color="auto"/>
            <w:left w:val="none" w:sz="0" w:space="0" w:color="auto"/>
            <w:bottom w:val="none" w:sz="0" w:space="0" w:color="auto"/>
            <w:right w:val="none" w:sz="0" w:space="0" w:color="auto"/>
          </w:divBdr>
        </w:div>
        <w:div w:id="745499580">
          <w:marLeft w:val="640"/>
          <w:marRight w:val="0"/>
          <w:marTop w:val="0"/>
          <w:marBottom w:val="0"/>
          <w:divBdr>
            <w:top w:val="none" w:sz="0" w:space="0" w:color="auto"/>
            <w:left w:val="none" w:sz="0" w:space="0" w:color="auto"/>
            <w:bottom w:val="none" w:sz="0" w:space="0" w:color="auto"/>
            <w:right w:val="none" w:sz="0" w:space="0" w:color="auto"/>
          </w:divBdr>
        </w:div>
        <w:div w:id="717825949">
          <w:marLeft w:val="640"/>
          <w:marRight w:val="0"/>
          <w:marTop w:val="0"/>
          <w:marBottom w:val="0"/>
          <w:divBdr>
            <w:top w:val="none" w:sz="0" w:space="0" w:color="auto"/>
            <w:left w:val="none" w:sz="0" w:space="0" w:color="auto"/>
            <w:bottom w:val="none" w:sz="0" w:space="0" w:color="auto"/>
            <w:right w:val="none" w:sz="0" w:space="0" w:color="auto"/>
          </w:divBdr>
        </w:div>
        <w:div w:id="1684360473">
          <w:marLeft w:val="640"/>
          <w:marRight w:val="0"/>
          <w:marTop w:val="0"/>
          <w:marBottom w:val="0"/>
          <w:divBdr>
            <w:top w:val="none" w:sz="0" w:space="0" w:color="auto"/>
            <w:left w:val="none" w:sz="0" w:space="0" w:color="auto"/>
            <w:bottom w:val="none" w:sz="0" w:space="0" w:color="auto"/>
            <w:right w:val="none" w:sz="0" w:space="0" w:color="auto"/>
          </w:divBdr>
        </w:div>
        <w:div w:id="1734887619">
          <w:marLeft w:val="640"/>
          <w:marRight w:val="0"/>
          <w:marTop w:val="0"/>
          <w:marBottom w:val="0"/>
          <w:divBdr>
            <w:top w:val="none" w:sz="0" w:space="0" w:color="auto"/>
            <w:left w:val="none" w:sz="0" w:space="0" w:color="auto"/>
            <w:bottom w:val="none" w:sz="0" w:space="0" w:color="auto"/>
            <w:right w:val="none" w:sz="0" w:space="0" w:color="auto"/>
          </w:divBdr>
        </w:div>
        <w:div w:id="1775897661">
          <w:marLeft w:val="640"/>
          <w:marRight w:val="0"/>
          <w:marTop w:val="0"/>
          <w:marBottom w:val="0"/>
          <w:divBdr>
            <w:top w:val="none" w:sz="0" w:space="0" w:color="auto"/>
            <w:left w:val="none" w:sz="0" w:space="0" w:color="auto"/>
            <w:bottom w:val="none" w:sz="0" w:space="0" w:color="auto"/>
            <w:right w:val="none" w:sz="0" w:space="0" w:color="auto"/>
          </w:divBdr>
        </w:div>
        <w:div w:id="954091945">
          <w:marLeft w:val="640"/>
          <w:marRight w:val="0"/>
          <w:marTop w:val="0"/>
          <w:marBottom w:val="0"/>
          <w:divBdr>
            <w:top w:val="none" w:sz="0" w:space="0" w:color="auto"/>
            <w:left w:val="none" w:sz="0" w:space="0" w:color="auto"/>
            <w:bottom w:val="none" w:sz="0" w:space="0" w:color="auto"/>
            <w:right w:val="none" w:sz="0" w:space="0" w:color="auto"/>
          </w:divBdr>
        </w:div>
        <w:div w:id="14891676">
          <w:marLeft w:val="640"/>
          <w:marRight w:val="0"/>
          <w:marTop w:val="0"/>
          <w:marBottom w:val="0"/>
          <w:divBdr>
            <w:top w:val="none" w:sz="0" w:space="0" w:color="auto"/>
            <w:left w:val="none" w:sz="0" w:space="0" w:color="auto"/>
            <w:bottom w:val="none" w:sz="0" w:space="0" w:color="auto"/>
            <w:right w:val="none" w:sz="0" w:space="0" w:color="auto"/>
          </w:divBdr>
        </w:div>
        <w:div w:id="953484616">
          <w:marLeft w:val="640"/>
          <w:marRight w:val="0"/>
          <w:marTop w:val="0"/>
          <w:marBottom w:val="0"/>
          <w:divBdr>
            <w:top w:val="none" w:sz="0" w:space="0" w:color="auto"/>
            <w:left w:val="none" w:sz="0" w:space="0" w:color="auto"/>
            <w:bottom w:val="none" w:sz="0" w:space="0" w:color="auto"/>
            <w:right w:val="none" w:sz="0" w:space="0" w:color="auto"/>
          </w:divBdr>
        </w:div>
        <w:div w:id="756100718">
          <w:marLeft w:val="640"/>
          <w:marRight w:val="0"/>
          <w:marTop w:val="0"/>
          <w:marBottom w:val="0"/>
          <w:divBdr>
            <w:top w:val="none" w:sz="0" w:space="0" w:color="auto"/>
            <w:left w:val="none" w:sz="0" w:space="0" w:color="auto"/>
            <w:bottom w:val="none" w:sz="0" w:space="0" w:color="auto"/>
            <w:right w:val="none" w:sz="0" w:space="0" w:color="auto"/>
          </w:divBdr>
        </w:div>
        <w:div w:id="1397122677">
          <w:marLeft w:val="640"/>
          <w:marRight w:val="0"/>
          <w:marTop w:val="0"/>
          <w:marBottom w:val="0"/>
          <w:divBdr>
            <w:top w:val="none" w:sz="0" w:space="0" w:color="auto"/>
            <w:left w:val="none" w:sz="0" w:space="0" w:color="auto"/>
            <w:bottom w:val="none" w:sz="0" w:space="0" w:color="auto"/>
            <w:right w:val="none" w:sz="0" w:space="0" w:color="auto"/>
          </w:divBdr>
        </w:div>
        <w:div w:id="1551377558">
          <w:marLeft w:val="640"/>
          <w:marRight w:val="0"/>
          <w:marTop w:val="0"/>
          <w:marBottom w:val="0"/>
          <w:divBdr>
            <w:top w:val="none" w:sz="0" w:space="0" w:color="auto"/>
            <w:left w:val="none" w:sz="0" w:space="0" w:color="auto"/>
            <w:bottom w:val="none" w:sz="0" w:space="0" w:color="auto"/>
            <w:right w:val="none" w:sz="0" w:space="0" w:color="auto"/>
          </w:divBdr>
        </w:div>
        <w:div w:id="1090543344">
          <w:marLeft w:val="640"/>
          <w:marRight w:val="0"/>
          <w:marTop w:val="0"/>
          <w:marBottom w:val="0"/>
          <w:divBdr>
            <w:top w:val="none" w:sz="0" w:space="0" w:color="auto"/>
            <w:left w:val="none" w:sz="0" w:space="0" w:color="auto"/>
            <w:bottom w:val="none" w:sz="0" w:space="0" w:color="auto"/>
            <w:right w:val="none" w:sz="0" w:space="0" w:color="auto"/>
          </w:divBdr>
        </w:div>
        <w:div w:id="718743995">
          <w:marLeft w:val="640"/>
          <w:marRight w:val="0"/>
          <w:marTop w:val="0"/>
          <w:marBottom w:val="0"/>
          <w:divBdr>
            <w:top w:val="none" w:sz="0" w:space="0" w:color="auto"/>
            <w:left w:val="none" w:sz="0" w:space="0" w:color="auto"/>
            <w:bottom w:val="none" w:sz="0" w:space="0" w:color="auto"/>
            <w:right w:val="none" w:sz="0" w:space="0" w:color="auto"/>
          </w:divBdr>
        </w:div>
        <w:div w:id="1189828718">
          <w:marLeft w:val="640"/>
          <w:marRight w:val="0"/>
          <w:marTop w:val="0"/>
          <w:marBottom w:val="0"/>
          <w:divBdr>
            <w:top w:val="none" w:sz="0" w:space="0" w:color="auto"/>
            <w:left w:val="none" w:sz="0" w:space="0" w:color="auto"/>
            <w:bottom w:val="none" w:sz="0" w:space="0" w:color="auto"/>
            <w:right w:val="none" w:sz="0" w:space="0" w:color="auto"/>
          </w:divBdr>
        </w:div>
        <w:div w:id="1204633220">
          <w:marLeft w:val="640"/>
          <w:marRight w:val="0"/>
          <w:marTop w:val="0"/>
          <w:marBottom w:val="0"/>
          <w:divBdr>
            <w:top w:val="none" w:sz="0" w:space="0" w:color="auto"/>
            <w:left w:val="none" w:sz="0" w:space="0" w:color="auto"/>
            <w:bottom w:val="none" w:sz="0" w:space="0" w:color="auto"/>
            <w:right w:val="none" w:sz="0" w:space="0" w:color="auto"/>
          </w:divBdr>
        </w:div>
        <w:div w:id="2137092799">
          <w:marLeft w:val="640"/>
          <w:marRight w:val="0"/>
          <w:marTop w:val="0"/>
          <w:marBottom w:val="0"/>
          <w:divBdr>
            <w:top w:val="none" w:sz="0" w:space="0" w:color="auto"/>
            <w:left w:val="none" w:sz="0" w:space="0" w:color="auto"/>
            <w:bottom w:val="none" w:sz="0" w:space="0" w:color="auto"/>
            <w:right w:val="none" w:sz="0" w:space="0" w:color="auto"/>
          </w:divBdr>
        </w:div>
        <w:div w:id="1687639020">
          <w:marLeft w:val="640"/>
          <w:marRight w:val="0"/>
          <w:marTop w:val="0"/>
          <w:marBottom w:val="0"/>
          <w:divBdr>
            <w:top w:val="none" w:sz="0" w:space="0" w:color="auto"/>
            <w:left w:val="none" w:sz="0" w:space="0" w:color="auto"/>
            <w:bottom w:val="none" w:sz="0" w:space="0" w:color="auto"/>
            <w:right w:val="none" w:sz="0" w:space="0" w:color="auto"/>
          </w:divBdr>
        </w:div>
        <w:div w:id="485587114">
          <w:marLeft w:val="640"/>
          <w:marRight w:val="0"/>
          <w:marTop w:val="0"/>
          <w:marBottom w:val="0"/>
          <w:divBdr>
            <w:top w:val="none" w:sz="0" w:space="0" w:color="auto"/>
            <w:left w:val="none" w:sz="0" w:space="0" w:color="auto"/>
            <w:bottom w:val="none" w:sz="0" w:space="0" w:color="auto"/>
            <w:right w:val="none" w:sz="0" w:space="0" w:color="auto"/>
          </w:divBdr>
        </w:div>
        <w:div w:id="1304387806">
          <w:marLeft w:val="640"/>
          <w:marRight w:val="0"/>
          <w:marTop w:val="0"/>
          <w:marBottom w:val="0"/>
          <w:divBdr>
            <w:top w:val="none" w:sz="0" w:space="0" w:color="auto"/>
            <w:left w:val="none" w:sz="0" w:space="0" w:color="auto"/>
            <w:bottom w:val="none" w:sz="0" w:space="0" w:color="auto"/>
            <w:right w:val="none" w:sz="0" w:space="0" w:color="auto"/>
          </w:divBdr>
        </w:div>
        <w:div w:id="1937010304">
          <w:marLeft w:val="640"/>
          <w:marRight w:val="0"/>
          <w:marTop w:val="0"/>
          <w:marBottom w:val="0"/>
          <w:divBdr>
            <w:top w:val="none" w:sz="0" w:space="0" w:color="auto"/>
            <w:left w:val="none" w:sz="0" w:space="0" w:color="auto"/>
            <w:bottom w:val="none" w:sz="0" w:space="0" w:color="auto"/>
            <w:right w:val="none" w:sz="0" w:space="0" w:color="auto"/>
          </w:divBdr>
        </w:div>
        <w:div w:id="1075392108">
          <w:marLeft w:val="640"/>
          <w:marRight w:val="0"/>
          <w:marTop w:val="0"/>
          <w:marBottom w:val="0"/>
          <w:divBdr>
            <w:top w:val="none" w:sz="0" w:space="0" w:color="auto"/>
            <w:left w:val="none" w:sz="0" w:space="0" w:color="auto"/>
            <w:bottom w:val="none" w:sz="0" w:space="0" w:color="auto"/>
            <w:right w:val="none" w:sz="0" w:space="0" w:color="auto"/>
          </w:divBdr>
        </w:div>
        <w:div w:id="406268895">
          <w:marLeft w:val="640"/>
          <w:marRight w:val="0"/>
          <w:marTop w:val="0"/>
          <w:marBottom w:val="0"/>
          <w:divBdr>
            <w:top w:val="none" w:sz="0" w:space="0" w:color="auto"/>
            <w:left w:val="none" w:sz="0" w:space="0" w:color="auto"/>
            <w:bottom w:val="none" w:sz="0" w:space="0" w:color="auto"/>
            <w:right w:val="none" w:sz="0" w:space="0" w:color="auto"/>
          </w:divBdr>
        </w:div>
        <w:div w:id="794251824">
          <w:marLeft w:val="640"/>
          <w:marRight w:val="0"/>
          <w:marTop w:val="0"/>
          <w:marBottom w:val="0"/>
          <w:divBdr>
            <w:top w:val="none" w:sz="0" w:space="0" w:color="auto"/>
            <w:left w:val="none" w:sz="0" w:space="0" w:color="auto"/>
            <w:bottom w:val="none" w:sz="0" w:space="0" w:color="auto"/>
            <w:right w:val="none" w:sz="0" w:space="0" w:color="auto"/>
          </w:divBdr>
        </w:div>
        <w:div w:id="491218715">
          <w:marLeft w:val="640"/>
          <w:marRight w:val="0"/>
          <w:marTop w:val="0"/>
          <w:marBottom w:val="0"/>
          <w:divBdr>
            <w:top w:val="none" w:sz="0" w:space="0" w:color="auto"/>
            <w:left w:val="none" w:sz="0" w:space="0" w:color="auto"/>
            <w:bottom w:val="none" w:sz="0" w:space="0" w:color="auto"/>
            <w:right w:val="none" w:sz="0" w:space="0" w:color="auto"/>
          </w:divBdr>
        </w:div>
        <w:div w:id="1956133330">
          <w:marLeft w:val="640"/>
          <w:marRight w:val="0"/>
          <w:marTop w:val="0"/>
          <w:marBottom w:val="0"/>
          <w:divBdr>
            <w:top w:val="none" w:sz="0" w:space="0" w:color="auto"/>
            <w:left w:val="none" w:sz="0" w:space="0" w:color="auto"/>
            <w:bottom w:val="none" w:sz="0" w:space="0" w:color="auto"/>
            <w:right w:val="none" w:sz="0" w:space="0" w:color="auto"/>
          </w:divBdr>
        </w:div>
      </w:divsChild>
    </w:div>
    <w:div w:id="1702704940">
      <w:bodyDiv w:val="1"/>
      <w:marLeft w:val="0"/>
      <w:marRight w:val="0"/>
      <w:marTop w:val="0"/>
      <w:marBottom w:val="0"/>
      <w:divBdr>
        <w:top w:val="none" w:sz="0" w:space="0" w:color="auto"/>
        <w:left w:val="none" w:sz="0" w:space="0" w:color="auto"/>
        <w:bottom w:val="none" w:sz="0" w:space="0" w:color="auto"/>
        <w:right w:val="none" w:sz="0" w:space="0" w:color="auto"/>
      </w:divBdr>
      <w:divsChild>
        <w:div w:id="116796992">
          <w:marLeft w:val="0"/>
          <w:marRight w:val="0"/>
          <w:marTop w:val="0"/>
          <w:marBottom w:val="0"/>
          <w:divBdr>
            <w:top w:val="none" w:sz="0" w:space="0" w:color="auto"/>
            <w:left w:val="none" w:sz="0" w:space="0" w:color="auto"/>
            <w:bottom w:val="none" w:sz="0" w:space="0" w:color="auto"/>
            <w:right w:val="none" w:sz="0" w:space="0" w:color="auto"/>
          </w:divBdr>
          <w:divsChild>
            <w:div w:id="554315075">
              <w:marLeft w:val="0"/>
              <w:marRight w:val="0"/>
              <w:marTop w:val="0"/>
              <w:marBottom w:val="0"/>
              <w:divBdr>
                <w:top w:val="none" w:sz="0" w:space="0" w:color="auto"/>
                <w:left w:val="none" w:sz="0" w:space="0" w:color="auto"/>
                <w:bottom w:val="none" w:sz="0" w:space="0" w:color="auto"/>
                <w:right w:val="none" w:sz="0" w:space="0" w:color="auto"/>
              </w:divBdr>
              <w:divsChild>
                <w:div w:id="1420249227">
                  <w:marLeft w:val="0"/>
                  <w:marRight w:val="0"/>
                  <w:marTop w:val="0"/>
                  <w:marBottom w:val="0"/>
                  <w:divBdr>
                    <w:top w:val="none" w:sz="0" w:space="0" w:color="auto"/>
                    <w:left w:val="none" w:sz="0" w:space="0" w:color="auto"/>
                    <w:bottom w:val="none" w:sz="0" w:space="0" w:color="auto"/>
                    <w:right w:val="none" w:sz="0" w:space="0" w:color="auto"/>
                  </w:divBdr>
                  <w:divsChild>
                    <w:div w:id="708333649">
                      <w:marLeft w:val="0"/>
                      <w:marRight w:val="0"/>
                      <w:marTop w:val="0"/>
                      <w:marBottom w:val="0"/>
                      <w:divBdr>
                        <w:top w:val="none" w:sz="0" w:space="0" w:color="auto"/>
                        <w:left w:val="none" w:sz="0" w:space="0" w:color="auto"/>
                        <w:bottom w:val="none" w:sz="0" w:space="0" w:color="auto"/>
                        <w:right w:val="none" w:sz="0" w:space="0" w:color="auto"/>
                      </w:divBdr>
                      <w:divsChild>
                        <w:div w:id="2110198212">
                          <w:marLeft w:val="0"/>
                          <w:marRight w:val="0"/>
                          <w:marTop w:val="0"/>
                          <w:marBottom w:val="0"/>
                          <w:divBdr>
                            <w:top w:val="none" w:sz="0" w:space="0" w:color="auto"/>
                            <w:left w:val="none" w:sz="0" w:space="0" w:color="auto"/>
                            <w:bottom w:val="none" w:sz="0" w:space="0" w:color="auto"/>
                            <w:right w:val="none" w:sz="0" w:space="0" w:color="auto"/>
                          </w:divBdr>
                          <w:divsChild>
                            <w:div w:id="72263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6711102">
      <w:bodyDiv w:val="1"/>
      <w:marLeft w:val="0"/>
      <w:marRight w:val="0"/>
      <w:marTop w:val="0"/>
      <w:marBottom w:val="0"/>
      <w:divBdr>
        <w:top w:val="none" w:sz="0" w:space="0" w:color="auto"/>
        <w:left w:val="none" w:sz="0" w:space="0" w:color="auto"/>
        <w:bottom w:val="none" w:sz="0" w:space="0" w:color="auto"/>
        <w:right w:val="none" w:sz="0" w:space="0" w:color="auto"/>
      </w:divBdr>
      <w:divsChild>
        <w:div w:id="1611426586">
          <w:marLeft w:val="0"/>
          <w:marRight w:val="0"/>
          <w:marTop w:val="0"/>
          <w:marBottom w:val="0"/>
          <w:divBdr>
            <w:top w:val="none" w:sz="0" w:space="0" w:color="auto"/>
            <w:left w:val="none" w:sz="0" w:space="0" w:color="auto"/>
            <w:bottom w:val="none" w:sz="0" w:space="0" w:color="auto"/>
            <w:right w:val="none" w:sz="0" w:space="0" w:color="auto"/>
          </w:divBdr>
          <w:divsChild>
            <w:div w:id="358774751">
              <w:marLeft w:val="0"/>
              <w:marRight w:val="0"/>
              <w:marTop w:val="0"/>
              <w:marBottom w:val="0"/>
              <w:divBdr>
                <w:top w:val="none" w:sz="0" w:space="0" w:color="auto"/>
                <w:left w:val="none" w:sz="0" w:space="0" w:color="auto"/>
                <w:bottom w:val="none" w:sz="0" w:space="0" w:color="auto"/>
                <w:right w:val="none" w:sz="0" w:space="0" w:color="auto"/>
              </w:divBdr>
              <w:divsChild>
                <w:div w:id="290480018">
                  <w:marLeft w:val="0"/>
                  <w:marRight w:val="0"/>
                  <w:marTop w:val="0"/>
                  <w:marBottom w:val="0"/>
                  <w:divBdr>
                    <w:top w:val="none" w:sz="0" w:space="0" w:color="auto"/>
                    <w:left w:val="none" w:sz="0" w:space="0" w:color="auto"/>
                    <w:bottom w:val="none" w:sz="0" w:space="0" w:color="auto"/>
                    <w:right w:val="none" w:sz="0" w:space="0" w:color="auto"/>
                  </w:divBdr>
                  <w:divsChild>
                    <w:div w:id="909577774">
                      <w:marLeft w:val="0"/>
                      <w:marRight w:val="0"/>
                      <w:marTop w:val="0"/>
                      <w:marBottom w:val="0"/>
                      <w:divBdr>
                        <w:top w:val="none" w:sz="0" w:space="0" w:color="auto"/>
                        <w:left w:val="none" w:sz="0" w:space="0" w:color="auto"/>
                        <w:bottom w:val="none" w:sz="0" w:space="0" w:color="auto"/>
                        <w:right w:val="none" w:sz="0" w:space="0" w:color="auto"/>
                      </w:divBdr>
                      <w:divsChild>
                        <w:div w:id="1621766499">
                          <w:marLeft w:val="0"/>
                          <w:marRight w:val="0"/>
                          <w:marTop w:val="0"/>
                          <w:marBottom w:val="0"/>
                          <w:divBdr>
                            <w:top w:val="none" w:sz="0" w:space="0" w:color="auto"/>
                            <w:left w:val="none" w:sz="0" w:space="0" w:color="auto"/>
                            <w:bottom w:val="none" w:sz="0" w:space="0" w:color="auto"/>
                            <w:right w:val="none" w:sz="0" w:space="0" w:color="auto"/>
                          </w:divBdr>
                          <w:divsChild>
                            <w:div w:id="142372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1125699">
      <w:bodyDiv w:val="1"/>
      <w:marLeft w:val="0"/>
      <w:marRight w:val="0"/>
      <w:marTop w:val="0"/>
      <w:marBottom w:val="0"/>
      <w:divBdr>
        <w:top w:val="none" w:sz="0" w:space="0" w:color="auto"/>
        <w:left w:val="none" w:sz="0" w:space="0" w:color="auto"/>
        <w:bottom w:val="none" w:sz="0" w:space="0" w:color="auto"/>
        <w:right w:val="none" w:sz="0" w:space="0" w:color="auto"/>
      </w:divBdr>
      <w:divsChild>
        <w:div w:id="1743680870">
          <w:marLeft w:val="640"/>
          <w:marRight w:val="0"/>
          <w:marTop w:val="0"/>
          <w:marBottom w:val="0"/>
          <w:divBdr>
            <w:top w:val="none" w:sz="0" w:space="0" w:color="auto"/>
            <w:left w:val="none" w:sz="0" w:space="0" w:color="auto"/>
            <w:bottom w:val="none" w:sz="0" w:space="0" w:color="auto"/>
            <w:right w:val="none" w:sz="0" w:space="0" w:color="auto"/>
          </w:divBdr>
        </w:div>
        <w:div w:id="1428769094">
          <w:marLeft w:val="640"/>
          <w:marRight w:val="0"/>
          <w:marTop w:val="0"/>
          <w:marBottom w:val="0"/>
          <w:divBdr>
            <w:top w:val="none" w:sz="0" w:space="0" w:color="auto"/>
            <w:left w:val="none" w:sz="0" w:space="0" w:color="auto"/>
            <w:bottom w:val="none" w:sz="0" w:space="0" w:color="auto"/>
            <w:right w:val="none" w:sz="0" w:space="0" w:color="auto"/>
          </w:divBdr>
        </w:div>
        <w:div w:id="118839051">
          <w:marLeft w:val="640"/>
          <w:marRight w:val="0"/>
          <w:marTop w:val="0"/>
          <w:marBottom w:val="0"/>
          <w:divBdr>
            <w:top w:val="none" w:sz="0" w:space="0" w:color="auto"/>
            <w:left w:val="none" w:sz="0" w:space="0" w:color="auto"/>
            <w:bottom w:val="none" w:sz="0" w:space="0" w:color="auto"/>
            <w:right w:val="none" w:sz="0" w:space="0" w:color="auto"/>
          </w:divBdr>
        </w:div>
        <w:div w:id="2044287987">
          <w:marLeft w:val="640"/>
          <w:marRight w:val="0"/>
          <w:marTop w:val="0"/>
          <w:marBottom w:val="0"/>
          <w:divBdr>
            <w:top w:val="none" w:sz="0" w:space="0" w:color="auto"/>
            <w:left w:val="none" w:sz="0" w:space="0" w:color="auto"/>
            <w:bottom w:val="none" w:sz="0" w:space="0" w:color="auto"/>
            <w:right w:val="none" w:sz="0" w:space="0" w:color="auto"/>
          </w:divBdr>
        </w:div>
        <w:div w:id="1711372584">
          <w:marLeft w:val="640"/>
          <w:marRight w:val="0"/>
          <w:marTop w:val="0"/>
          <w:marBottom w:val="0"/>
          <w:divBdr>
            <w:top w:val="none" w:sz="0" w:space="0" w:color="auto"/>
            <w:left w:val="none" w:sz="0" w:space="0" w:color="auto"/>
            <w:bottom w:val="none" w:sz="0" w:space="0" w:color="auto"/>
            <w:right w:val="none" w:sz="0" w:space="0" w:color="auto"/>
          </w:divBdr>
        </w:div>
        <w:div w:id="1082219057">
          <w:marLeft w:val="640"/>
          <w:marRight w:val="0"/>
          <w:marTop w:val="0"/>
          <w:marBottom w:val="0"/>
          <w:divBdr>
            <w:top w:val="none" w:sz="0" w:space="0" w:color="auto"/>
            <w:left w:val="none" w:sz="0" w:space="0" w:color="auto"/>
            <w:bottom w:val="none" w:sz="0" w:space="0" w:color="auto"/>
            <w:right w:val="none" w:sz="0" w:space="0" w:color="auto"/>
          </w:divBdr>
        </w:div>
        <w:div w:id="140584199">
          <w:marLeft w:val="640"/>
          <w:marRight w:val="0"/>
          <w:marTop w:val="0"/>
          <w:marBottom w:val="0"/>
          <w:divBdr>
            <w:top w:val="none" w:sz="0" w:space="0" w:color="auto"/>
            <w:left w:val="none" w:sz="0" w:space="0" w:color="auto"/>
            <w:bottom w:val="none" w:sz="0" w:space="0" w:color="auto"/>
            <w:right w:val="none" w:sz="0" w:space="0" w:color="auto"/>
          </w:divBdr>
        </w:div>
        <w:div w:id="473327894">
          <w:marLeft w:val="640"/>
          <w:marRight w:val="0"/>
          <w:marTop w:val="0"/>
          <w:marBottom w:val="0"/>
          <w:divBdr>
            <w:top w:val="none" w:sz="0" w:space="0" w:color="auto"/>
            <w:left w:val="none" w:sz="0" w:space="0" w:color="auto"/>
            <w:bottom w:val="none" w:sz="0" w:space="0" w:color="auto"/>
            <w:right w:val="none" w:sz="0" w:space="0" w:color="auto"/>
          </w:divBdr>
        </w:div>
        <w:div w:id="2044746503">
          <w:marLeft w:val="640"/>
          <w:marRight w:val="0"/>
          <w:marTop w:val="0"/>
          <w:marBottom w:val="0"/>
          <w:divBdr>
            <w:top w:val="none" w:sz="0" w:space="0" w:color="auto"/>
            <w:left w:val="none" w:sz="0" w:space="0" w:color="auto"/>
            <w:bottom w:val="none" w:sz="0" w:space="0" w:color="auto"/>
            <w:right w:val="none" w:sz="0" w:space="0" w:color="auto"/>
          </w:divBdr>
        </w:div>
        <w:div w:id="1383748476">
          <w:marLeft w:val="640"/>
          <w:marRight w:val="0"/>
          <w:marTop w:val="0"/>
          <w:marBottom w:val="0"/>
          <w:divBdr>
            <w:top w:val="none" w:sz="0" w:space="0" w:color="auto"/>
            <w:left w:val="none" w:sz="0" w:space="0" w:color="auto"/>
            <w:bottom w:val="none" w:sz="0" w:space="0" w:color="auto"/>
            <w:right w:val="none" w:sz="0" w:space="0" w:color="auto"/>
          </w:divBdr>
        </w:div>
        <w:div w:id="441193463">
          <w:marLeft w:val="640"/>
          <w:marRight w:val="0"/>
          <w:marTop w:val="0"/>
          <w:marBottom w:val="0"/>
          <w:divBdr>
            <w:top w:val="none" w:sz="0" w:space="0" w:color="auto"/>
            <w:left w:val="none" w:sz="0" w:space="0" w:color="auto"/>
            <w:bottom w:val="none" w:sz="0" w:space="0" w:color="auto"/>
            <w:right w:val="none" w:sz="0" w:space="0" w:color="auto"/>
          </w:divBdr>
        </w:div>
        <w:div w:id="1216813720">
          <w:marLeft w:val="640"/>
          <w:marRight w:val="0"/>
          <w:marTop w:val="0"/>
          <w:marBottom w:val="0"/>
          <w:divBdr>
            <w:top w:val="none" w:sz="0" w:space="0" w:color="auto"/>
            <w:left w:val="none" w:sz="0" w:space="0" w:color="auto"/>
            <w:bottom w:val="none" w:sz="0" w:space="0" w:color="auto"/>
            <w:right w:val="none" w:sz="0" w:space="0" w:color="auto"/>
          </w:divBdr>
        </w:div>
        <w:div w:id="1543782522">
          <w:marLeft w:val="640"/>
          <w:marRight w:val="0"/>
          <w:marTop w:val="0"/>
          <w:marBottom w:val="0"/>
          <w:divBdr>
            <w:top w:val="none" w:sz="0" w:space="0" w:color="auto"/>
            <w:left w:val="none" w:sz="0" w:space="0" w:color="auto"/>
            <w:bottom w:val="none" w:sz="0" w:space="0" w:color="auto"/>
            <w:right w:val="none" w:sz="0" w:space="0" w:color="auto"/>
          </w:divBdr>
        </w:div>
        <w:div w:id="242760029">
          <w:marLeft w:val="640"/>
          <w:marRight w:val="0"/>
          <w:marTop w:val="0"/>
          <w:marBottom w:val="0"/>
          <w:divBdr>
            <w:top w:val="none" w:sz="0" w:space="0" w:color="auto"/>
            <w:left w:val="none" w:sz="0" w:space="0" w:color="auto"/>
            <w:bottom w:val="none" w:sz="0" w:space="0" w:color="auto"/>
            <w:right w:val="none" w:sz="0" w:space="0" w:color="auto"/>
          </w:divBdr>
        </w:div>
        <w:div w:id="2028410198">
          <w:marLeft w:val="640"/>
          <w:marRight w:val="0"/>
          <w:marTop w:val="0"/>
          <w:marBottom w:val="0"/>
          <w:divBdr>
            <w:top w:val="none" w:sz="0" w:space="0" w:color="auto"/>
            <w:left w:val="none" w:sz="0" w:space="0" w:color="auto"/>
            <w:bottom w:val="none" w:sz="0" w:space="0" w:color="auto"/>
            <w:right w:val="none" w:sz="0" w:space="0" w:color="auto"/>
          </w:divBdr>
        </w:div>
        <w:div w:id="2109037017">
          <w:marLeft w:val="640"/>
          <w:marRight w:val="0"/>
          <w:marTop w:val="0"/>
          <w:marBottom w:val="0"/>
          <w:divBdr>
            <w:top w:val="none" w:sz="0" w:space="0" w:color="auto"/>
            <w:left w:val="none" w:sz="0" w:space="0" w:color="auto"/>
            <w:bottom w:val="none" w:sz="0" w:space="0" w:color="auto"/>
            <w:right w:val="none" w:sz="0" w:space="0" w:color="auto"/>
          </w:divBdr>
        </w:div>
        <w:div w:id="1224951884">
          <w:marLeft w:val="640"/>
          <w:marRight w:val="0"/>
          <w:marTop w:val="0"/>
          <w:marBottom w:val="0"/>
          <w:divBdr>
            <w:top w:val="none" w:sz="0" w:space="0" w:color="auto"/>
            <w:left w:val="none" w:sz="0" w:space="0" w:color="auto"/>
            <w:bottom w:val="none" w:sz="0" w:space="0" w:color="auto"/>
            <w:right w:val="none" w:sz="0" w:space="0" w:color="auto"/>
          </w:divBdr>
        </w:div>
        <w:div w:id="642732433">
          <w:marLeft w:val="640"/>
          <w:marRight w:val="0"/>
          <w:marTop w:val="0"/>
          <w:marBottom w:val="0"/>
          <w:divBdr>
            <w:top w:val="none" w:sz="0" w:space="0" w:color="auto"/>
            <w:left w:val="none" w:sz="0" w:space="0" w:color="auto"/>
            <w:bottom w:val="none" w:sz="0" w:space="0" w:color="auto"/>
            <w:right w:val="none" w:sz="0" w:space="0" w:color="auto"/>
          </w:divBdr>
        </w:div>
        <w:div w:id="1588921545">
          <w:marLeft w:val="640"/>
          <w:marRight w:val="0"/>
          <w:marTop w:val="0"/>
          <w:marBottom w:val="0"/>
          <w:divBdr>
            <w:top w:val="none" w:sz="0" w:space="0" w:color="auto"/>
            <w:left w:val="none" w:sz="0" w:space="0" w:color="auto"/>
            <w:bottom w:val="none" w:sz="0" w:space="0" w:color="auto"/>
            <w:right w:val="none" w:sz="0" w:space="0" w:color="auto"/>
          </w:divBdr>
        </w:div>
        <w:div w:id="756438402">
          <w:marLeft w:val="640"/>
          <w:marRight w:val="0"/>
          <w:marTop w:val="0"/>
          <w:marBottom w:val="0"/>
          <w:divBdr>
            <w:top w:val="none" w:sz="0" w:space="0" w:color="auto"/>
            <w:left w:val="none" w:sz="0" w:space="0" w:color="auto"/>
            <w:bottom w:val="none" w:sz="0" w:space="0" w:color="auto"/>
            <w:right w:val="none" w:sz="0" w:space="0" w:color="auto"/>
          </w:divBdr>
        </w:div>
        <w:div w:id="198787365">
          <w:marLeft w:val="640"/>
          <w:marRight w:val="0"/>
          <w:marTop w:val="0"/>
          <w:marBottom w:val="0"/>
          <w:divBdr>
            <w:top w:val="none" w:sz="0" w:space="0" w:color="auto"/>
            <w:left w:val="none" w:sz="0" w:space="0" w:color="auto"/>
            <w:bottom w:val="none" w:sz="0" w:space="0" w:color="auto"/>
            <w:right w:val="none" w:sz="0" w:space="0" w:color="auto"/>
          </w:divBdr>
        </w:div>
        <w:div w:id="2032871869">
          <w:marLeft w:val="640"/>
          <w:marRight w:val="0"/>
          <w:marTop w:val="0"/>
          <w:marBottom w:val="0"/>
          <w:divBdr>
            <w:top w:val="none" w:sz="0" w:space="0" w:color="auto"/>
            <w:left w:val="none" w:sz="0" w:space="0" w:color="auto"/>
            <w:bottom w:val="none" w:sz="0" w:space="0" w:color="auto"/>
            <w:right w:val="none" w:sz="0" w:space="0" w:color="auto"/>
          </w:divBdr>
        </w:div>
        <w:div w:id="793673351">
          <w:marLeft w:val="640"/>
          <w:marRight w:val="0"/>
          <w:marTop w:val="0"/>
          <w:marBottom w:val="0"/>
          <w:divBdr>
            <w:top w:val="none" w:sz="0" w:space="0" w:color="auto"/>
            <w:left w:val="none" w:sz="0" w:space="0" w:color="auto"/>
            <w:bottom w:val="none" w:sz="0" w:space="0" w:color="auto"/>
            <w:right w:val="none" w:sz="0" w:space="0" w:color="auto"/>
          </w:divBdr>
        </w:div>
        <w:div w:id="1907454948">
          <w:marLeft w:val="640"/>
          <w:marRight w:val="0"/>
          <w:marTop w:val="0"/>
          <w:marBottom w:val="0"/>
          <w:divBdr>
            <w:top w:val="none" w:sz="0" w:space="0" w:color="auto"/>
            <w:left w:val="none" w:sz="0" w:space="0" w:color="auto"/>
            <w:bottom w:val="none" w:sz="0" w:space="0" w:color="auto"/>
            <w:right w:val="none" w:sz="0" w:space="0" w:color="auto"/>
          </w:divBdr>
        </w:div>
        <w:div w:id="1088428473">
          <w:marLeft w:val="640"/>
          <w:marRight w:val="0"/>
          <w:marTop w:val="0"/>
          <w:marBottom w:val="0"/>
          <w:divBdr>
            <w:top w:val="none" w:sz="0" w:space="0" w:color="auto"/>
            <w:left w:val="none" w:sz="0" w:space="0" w:color="auto"/>
            <w:bottom w:val="none" w:sz="0" w:space="0" w:color="auto"/>
            <w:right w:val="none" w:sz="0" w:space="0" w:color="auto"/>
          </w:divBdr>
        </w:div>
        <w:div w:id="1036999648">
          <w:marLeft w:val="640"/>
          <w:marRight w:val="0"/>
          <w:marTop w:val="0"/>
          <w:marBottom w:val="0"/>
          <w:divBdr>
            <w:top w:val="none" w:sz="0" w:space="0" w:color="auto"/>
            <w:left w:val="none" w:sz="0" w:space="0" w:color="auto"/>
            <w:bottom w:val="none" w:sz="0" w:space="0" w:color="auto"/>
            <w:right w:val="none" w:sz="0" w:space="0" w:color="auto"/>
          </w:divBdr>
        </w:div>
        <w:div w:id="88307976">
          <w:marLeft w:val="640"/>
          <w:marRight w:val="0"/>
          <w:marTop w:val="0"/>
          <w:marBottom w:val="0"/>
          <w:divBdr>
            <w:top w:val="none" w:sz="0" w:space="0" w:color="auto"/>
            <w:left w:val="none" w:sz="0" w:space="0" w:color="auto"/>
            <w:bottom w:val="none" w:sz="0" w:space="0" w:color="auto"/>
            <w:right w:val="none" w:sz="0" w:space="0" w:color="auto"/>
          </w:divBdr>
        </w:div>
        <w:div w:id="325937676">
          <w:marLeft w:val="640"/>
          <w:marRight w:val="0"/>
          <w:marTop w:val="0"/>
          <w:marBottom w:val="0"/>
          <w:divBdr>
            <w:top w:val="none" w:sz="0" w:space="0" w:color="auto"/>
            <w:left w:val="none" w:sz="0" w:space="0" w:color="auto"/>
            <w:bottom w:val="none" w:sz="0" w:space="0" w:color="auto"/>
            <w:right w:val="none" w:sz="0" w:space="0" w:color="auto"/>
          </w:divBdr>
        </w:div>
        <w:div w:id="780150375">
          <w:marLeft w:val="640"/>
          <w:marRight w:val="0"/>
          <w:marTop w:val="0"/>
          <w:marBottom w:val="0"/>
          <w:divBdr>
            <w:top w:val="none" w:sz="0" w:space="0" w:color="auto"/>
            <w:left w:val="none" w:sz="0" w:space="0" w:color="auto"/>
            <w:bottom w:val="none" w:sz="0" w:space="0" w:color="auto"/>
            <w:right w:val="none" w:sz="0" w:space="0" w:color="auto"/>
          </w:divBdr>
        </w:div>
        <w:div w:id="1445155377">
          <w:marLeft w:val="640"/>
          <w:marRight w:val="0"/>
          <w:marTop w:val="0"/>
          <w:marBottom w:val="0"/>
          <w:divBdr>
            <w:top w:val="none" w:sz="0" w:space="0" w:color="auto"/>
            <w:left w:val="none" w:sz="0" w:space="0" w:color="auto"/>
            <w:bottom w:val="none" w:sz="0" w:space="0" w:color="auto"/>
            <w:right w:val="none" w:sz="0" w:space="0" w:color="auto"/>
          </w:divBdr>
        </w:div>
        <w:div w:id="2066289931">
          <w:marLeft w:val="640"/>
          <w:marRight w:val="0"/>
          <w:marTop w:val="0"/>
          <w:marBottom w:val="0"/>
          <w:divBdr>
            <w:top w:val="none" w:sz="0" w:space="0" w:color="auto"/>
            <w:left w:val="none" w:sz="0" w:space="0" w:color="auto"/>
            <w:bottom w:val="none" w:sz="0" w:space="0" w:color="auto"/>
            <w:right w:val="none" w:sz="0" w:space="0" w:color="auto"/>
          </w:divBdr>
        </w:div>
        <w:div w:id="1214272152">
          <w:marLeft w:val="640"/>
          <w:marRight w:val="0"/>
          <w:marTop w:val="0"/>
          <w:marBottom w:val="0"/>
          <w:divBdr>
            <w:top w:val="none" w:sz="0" w:space="0" w:color="auto"/>
            <w:left w:val="none" w:sz="0" w:space="0" w:color="auto"/>
            <w:bottom w:val="none" w:sz="0" w:space="0" w:color="auto"/>
            <w:right w:val="none" w:sz="0" w:space="0" w:color="auto"/>
          </w:divBdr>
        </w:div>
        <w:div w:id="1823542684">
          <w:marLeft w:val="640"/>
          <w:marRight w:val="0"/>
          <w:marTop w:val="0"/>
          <w:marBottom w:val="0"/>
          <w:divBdr>
            <w:top w:val="none" w:sz="0" w:space="0" w:color="auto"/>
            <w:left w:val="none" w:sz="0" w:space="0" w:color="auto"/>
            <w:bottom w:val="none" w:sz="0" w:space="0" w:color="auto"/>
            <w:right w:val="none" w:sz="0" w:space="0" w:color="auto"/>
          </w:divBdr>
        </w:div>
        <w:div w:id="1732969255">
          <w:marLeft w:val="640"/>
          <w:marRight w:val="0"/>
          <w:marTop w:val="0"/>
          <w:marBottom w:val="0"/>
          <w:divBdr>
            <w:top w:val="none" w:sz="0" w:space="0" w:color="auto"/>
            <w:left w:val="none" w:sz="0" w:space="0" w:color="auto"/>
            <w:bottom w:val="none" w:sz="0" w:space="0" w:color="auto"/>
            <w:right w:val="none" w:sz="0" w:space="0" w:color="auto"/>
          </w:divBdr>
        </w:div>
        <w:div w:id="1158378705">
          <w:marLeft w:val="640"/>
          <w:marRight w:val="0"/>
          <w:marTop w:val="0"/>
          <w:marBottom w:val="0"/>
          <w:divBdr>
            <w:top w:val="none" w:sz="0" w:space="0" w:color="auto"/>
            <w:left w:val="none" w:sz="0" w:space="0" w:color="auto"/>
            <w:bottom w:val="none" w:sz="0" w:space="0" w:color="auto"/>
            <w:right w:val="none" w:sz="0" w:space="0" w:color="auto"/>
          </w:divBdr>
        </w:div>
        <w:div w:id="1780103204">
          <w:marLeft w:val="640"/>
          <w:marRight w:val="0"/>
          <w:marTop w:val="0"/>
          <w:marBottom w:val="0"/>
          <w:divBdr>
            <w:top w:val="none" w:sz="0" w:space="0" w:color="auto"/>
            <w:left w:val="none" w:sz="0" w:space="0" w:color="auto"/>
            <w:bottom w:val="none" w:sz="0" w:space="0" w:color="auto"/>
            <w:right w:val="none" w:sz="0" w:space="0" w:color="auto"/>
          </w:divBdr>
        </w:div>
        <w:div w:id="1075519137">
          <w:marLeft w:val="640"/>
          <w:marRight w:val="0"/>
          <w:marTop w:val="0"/>
          <w:marBottom w:val="0"/>
          <w:divBdr>
            <w:top w:val="none" w:sz="0" w:space="0" w:color="auto"/>
            <w:left w:val="none" w:sz="0" w:space="0" w:color="auto"/>
            <w:bottom w:val="none" w:sz="0" w:space="0" w:color="auto"/>
            <w:right w:val="none" w:sz="0" w:space="0" w:color="auto"/>
          </w:divBdr>
        </w:div>
        <w:div w:id="300765823">
          <w:marLeft w:val="640"/>
          <w:marRight w:val="0"/>
          <w:marTop w:val="0"/>
          <w:marBottom w:val="0"/>
          <w:divBdr>
            <w:top w:val="none" w:sz="0" w:space="0" w:color="auto"/>
            <w:left w:val="none" w:sz="0" w:space="0" w:color="auto"/>
            <w:bottom w:val="none" w:sz="0" w:space="0" w:color="auto"/>
            <w:right w:val="none" w:sz="0" w:space="0" w:color="auto"/>
          </w:divBdr>
        </w:div>
        <w:div w:id="787048137">
          <w:marLeft w:val="640"/>
          <w:marRight w:val="0"/>
          <w:marTop w:val="0"/>
          <w:marBottom w:val="0"/>
          <w:divBdr>
            <w:top w:val="none" w:sz="0" w:space="0" w:color="auto"/>
            <w:left w:val="none" w:sz="0" w:space="0" w:color="auto"/>
            <w:bottom w:val="none" w:sz="0" w:space="0" w:color="auto"/>
            <w:right w:val="none" w:sz="0" w:space="0" w:color="auto"/>
          </w:divBdr>
        </w:div>
        <w:div w:id="1891500793">
          <w:marLeft w:val="640"/>
          <w:marRight w:val="0"/>
          <w:marTop w:val="0"/>
          <w:marBottom w:val="0"/>
          <w:divBdr>
            <w:top w:val="none" w:sz="0" w:space="0" w:color="auto"/>
            <w:left w:val="none" w:sz="0" w:space="0" w:color="auto"/>
            <w:bottom w:val="none" w:sz="0" w:space="0" w:color="auto"/>
            <w:right w:val="none" w:sz="0" w:space="0" w:color="auto"/>
          </w:divBdr>
        </w:div>
        <w:div w:id="1739017902">
          <w:marLeft w:val="640"/>
          <w:marRight w:val="0"/>
          <w:marTop w:val="0"/>
          <w:marBottom w:val="0"/>
          <w:divBdr>
            <w:top w:val="none" w:sz="0" w:space="0" w:color="auto"/>
            <w:left w:val="none" w:sz="0" w:space="0" w:color="auto"/>
            <w:bottom w:val="none" w:sz="0" w:space="0" w:color="auto"/>
            <w:right w:val="none" w:sz="0" w:space="0" w:color="auto"/>
          </w:divBdr>
        </w:div>
        <w:div w:id="2089374937">
          <w:marLeft w:val="640"/>
          <w:marRight w:val="0"/>
          <w:marTop w:val="0"/>
          <w:marBottom w:val="0"/>
          <w:divBdr>
            <w:top w:val="none" w:sz="0" w:space="0" w:color="auto"/>
            <w:left w:val="none" w:sz="0" w:space="0" w:color="auto"/>
            <w:bottom w:val="none" w:sz="0" w:space="0" w:color="auto"/>
            <w:right w:val="none" w:sz="0" w:space="0" w:color="auto"/>
          </w:divBdr>
        </w:div>
        <w:div w:id="1548373600">
          <w:marLeft w:val="640"/>
          <w:marRight w:val="0"/>
          <w:marTop w:val="0"/>
          <w:marBottom w:val="0"/>
          <w:divBdr>
            <w:top w:val="none" w:sz="0" w:space="0" w:color="auto"/>
            <w:left w:val="none" w:sz="0" w:space="0" w:color="auto"/>
            <w:bottom w:val="none" w:sz="0" w:space="0" w:color="auto"/>
            <w:right w:val="none" w:sz="0" w:space="0" w:color="auto"/>
          </w:divBdr>
        </w:div>
        <w:div w:id="366609994">
          <w:marLeft w:val="640"/>
          <w:marRight w:val="0"/>
          <w:marTop w:val="0"/>
          <w:marBottom w:val="0"/>
          <w:divBdr>
            <w:top w:val="none" w:sz="0" w:space="0" w:color="auto"/>
            <w:left w:val="none" w:sz="0" w:space="0" w:color="auto"/>
            <w:bottom w:val="none" w:sz="0" w:space="0" w:color="auto"/>
            <w:right w:val="none" w:sz="0" w:space="0" w:color="auto"/>
          </w:divBdr>
        </w:div>
      </w:divsChild>
    </w:div>
    <w:div w:id="1727532780">
      <w:bodyDiv w:val="1"/>
      <w:marLeft w:val="0"/>
      <w:marRight w:val="0"/>
      <w:marTop w:val="0"/>
      <w:marBottom w:val="0"/>
      <w:divBdr>
        <w:top w:val="none" w:sz="0" w:space="0" w:color="auto"/>
        <w:left w:val="none" w:sz="0" w:space="0" w:color="auto"/>
        <w:bottom w:val="none" w:sz="0" w:space="0" w:color="auto"/>
        <w:right w:val="none" w:sz="0" w:space="0" w:color="auto"/>
      </w:divBdr>
      <w:divsChild>
        <w:div w:id="2094546526">
          <w:marLeft w:val="640"/>
          <w:marRight w:val="0"/>
          <w:marTop w:val="0"/>
          <w:marBottom w:val="0"/>
          <w:divBdr>
            <w:top w:val="none" w:sz="0" w:space="0" w:color="auto"/>
            <w:left w:val="none" w:sz="0" w:space="0" w:color="auto"/>
            <w:bottom w:val="none" w:sz="0" w:space="0" w:color="auto"/>
            <w:right w:val="none" w:sz="0" w:space="0" w:color="auto"/>
          </w:divBdr>
        </w:div>
        <w:div w:id="577985074">
          <w:marLeft w:val="640"/>
          <w:marRight w:val="0"/>
          <w:marTop w:val="0"/>
          <w:marBottom w:val="0"/>
          <w:divBdr>
            <w:top w:val="none" w:sz="0" w:space="0" w:color="auto"/>
            <w:left w:val="none" w:sz="0" w:space="0" w:color="auto"/>
            <w:bottom w:val="none" w:sz="0" w:space="0" w:color="auto"/>
            <w:right w:val="none" w:sz="0" w:space="0" w:color="auto"/>
          </w:divBdr>
        </w:div>
        <w:div w:id="1769036024">
          <w:marLeft w:val="640"/>
          <w:marRight w:val="0"/>
          <w:marTop w:val="0"/>
          <w:marBottom w:val="0"/>
          <w:divBdr>
            <w:top w:val="none" w:sz="0" w:space="0" w:color="auto"/>
            <w:left w:val="none" w:sz="0" w:space="0" w:color="auto"/>
            <w:bottom w:val="none" w:sz="0" w:space="0" w:color="auto"/>
            <w:right w:val="none" w:sz="0" w:space="0" w:color="auto"/>
          </w:divBdr>
        </w:div>
        <w:div w:id="1697537047">
          <w:marLeft w:val="640"/>
          <w:marRight w:val="0"/>
          <w:marTop w:val="0"/>
          <w:marBottom w:val="0"/>
          <w:divBdr>
            <w:top w:val="none" w:sz="0" w:space="0" w:color="auto"/>
            <w:left w:val="none" w:sz="0" w:space="0" w:color="auto"/>
            <w:bottom w:val="none" w:sz="0" w:space="0" w:color="auto"/>
            <w:right w:val="none" w:sz="0" w:space="0" w:color="auto"/>
          </w:divBdr>
        </w:div>
        <w:div w:id="2017689089">
          <w:marLeft w:val="640"/>
          <w:marRight w:val="0"/>
          <w:marTop w:val="0"/>
          <w:marBottom w:val="0"/>
          <w:divBdr>
            <w:top w:val="none" w:sz="0" w:space="0" w:color="auto"/>
            <w:left w:val="none" w:sz="0" w:space="0" w:color="auto"/>
            <w:bottom w:val="none" w:sz="0" w:space="0" w:color="auto"/>
            <w:right w:val="none" w:sz="0" w:space="0" w:color="auto"/>
          </w:divBdr>
        </w:div>
        <w:div w:id="1056659020">
          <w:marLeft w:val="640"/>
          <w:marRight w:val="0"/>
          <w:marTop w:val="0"/>
          <w:marBottom w:val="0"/>
          <w:divBdr>
            <w:top w:val="none" w:sz="0" w:space="0" w:color="auto"/>
            <w:left w:val="none" w:sz="0" w:space="0" w:color="auto"/>
            <w:bottom w:val="none" w:sz="0" w:space="0" w:color="auto"/>
            <w:right w:val="none" w:sz="0" w:space="0" w:color="auto"/>
          </w:divBdr>
        </w:div>
        <w:div w:id="1525367507">
          <w:marLeft w:val="640"/>
          <w:marRight w:val="0"/>
          <w:marTop w:val="0"/>
          <w:marBottom w:val="0"/>
          <w:divBdr>
            <w:top w:val="none" w:sz="0" w:space="0" w:color="auto"/>
            <w:left w:val="none" w:sz="0" w:space="0" w:color="auto"/>
            <w:bottom w:val="none" w:sz="0" w:space="0" w:color="auto"/>
            <w:right w:val="none" w:sz="0" w:space="0" w:color="auto"/>
          </w:divBdr>
        </w:div>
        <w:div w:id="1979457250">
          <w:marLeft w:val="640"/>
          <w:marRight w:val="0"/>
          <w:marTop w:val="0"/>
          <w:marBottom w:val="0"/>
          <w:divBdr>
            <w:top w:val="none" w:sz="0" w:space="0" w:color="auto"/>
            <w:left w:val="none" w:sz="0" w:space="0" w:color="auto"/>
            <w:bottom w:val="none" w:sz="0" w:space="0" w:color="auto"/>
            <w:right w:val="none" w:sz="0" w:space="0" w:color="auto"/>
          </w:divBdr>
        </w:div>
        <w:div w:id="106236222">
          <w:marLeft w:val="640"/>
          <w:marRight w:val="0"/>
          <w:marTop w:val="0"/>
          <w:marBottom w:val="0"/>
          <w:divBdr>
            <w:top w:val="none" w:sz="0" w:space="0" w:color="auto"/>
            <w:left w:val="none" w:sz="0" w:space="0" w:color="auto"/>
            <w:bottom w:val="none" w:sz="0" w:space="0" w:color="auto"/>
            <w:right w:val="none" w:sz="0" w:space="0" w:color="auto"/>
          </w:divBdr>
        </w:div>
        <w:div w:id="2044550399">
          <w:marLeft w:val="640"/>
          <w:marRight w:val="0"/>
          <w:marTop w:val="0"/>
          <w:marBottom w:val="0"/>
          <w:divBdr>
            <w:top w:val="none" w:sz="0" w:space="0" w:color="auto"/>
            <w:left w:val="none" w:sz="0" w:space="0" w:color="auto"/>
            <w:bottom w:val="none" w:sz="0" w:space="0" w:color="auto"/>
            <w:right w:val="none" w:sz="0" w:space="0" w:color="auto"/>
          </w:divBdr>
        </w:div>
        <w:div w:id="1990359444">
          <w:marLeft w:val="640"/>
          <w:marRight w:val="0"/>
          <w:marTop w:val="0"/>
          <w:marBottom w:val="0"/>
          <w:divBdr>
            <w:top w:val="none" w:sz="0" w:space="0" w:color="auto"/>
            <w:left w:val="none" w:sz="0" w:space="0" w:color="auto"/>
            <w:bottom w:val="none" w:sz="0" w:space="0" w:color="auto"/>
            <w:right w:val="none" w:sz="0" w:space="0" w:color="auto"/>
          </w:divBdr>
        </w:div>
        <w:div w:id="1901820080">
          <w:marLeft w:val="640"/>
          <w:marRight w:val="0"/>
          <w:marTop w:val="0"/>
          <w:marBottom w:val="0"/>
          <w:divBdr>
            <w:top w:val="none" w:sz="0" w:space="0" w:color="auto"/>
            <w:left w:val="none" w:sz="0" w:space="0" w:color="auto"/>
            <w:bottom w:val="none" w:sz="0" w:space="0" w:color="auto"/>
            <w:right w:val="none" w:sz="0" w:space="0" w:color="auto"/>
          </w:divBdr>
        </w:div>
      </w:divsChild>
    </w:div>
    <w:div w:id="1734157948">
      <w:bodyDiv w:val="1"/>
      <w:marLeft w:val="0"/>
      <w:marRight w:val="0"/>
      <w:marTop w:val="0"/>
      <w:marBottom w:val="0"/>
      <w:divBdr>
        <w:top w:val="none" w:sz="0" w:space="0" w:color="auto"/>
        <w:left w:val="none" w:sz="0" w:space="0" w:color="auto"/>
        <w:bottom w:val="none" w:sz="0" w:space="0" w:color="auto"/>
        <w:right w:val="none" w:sz="0" w:space="0" w:color="auto"/>
      </w:divBdr>
    </w:div>
    <w:div w:id="1735153490">
      <w:bodyDiv w:val="1"/>
      <w:marLeft w:val="0"/>
      <w:marRight w:val="0"/>
      <w:marTop w:val="0"/>
      <w:marBottom w:val="0"/>
      <w:divBdr>
        <w:top w:val="none" w:sz="0" w:space="0" w:color="auto"/>
        <w:left w:val="none" w:sz="0" w:space="0" w:color="auto"/>
        <w:bottom w:val="none" w:sz="0" w:space="0" w:color="auto"/>
        <w:right w:val="none" w:sz="0" w:space="0" w:color="auto"/>
      </w:divBdr>
      <w:divsChild>
        <w:div w:id="1003700374">
          <w:marLeft w:val="640"/>
          <w:marRight w:val="0"/>
          <w:marTop w:val="0"/>
          <w:marBottom w:val="0"/>
          <w:divBdr>
            <w:top w:val="none" w:sz="0" w:space="0" w:color="auto"/>
            <w:left w:val="none" w:sz="0" w:space="0" w:color="auto"/>
            <w:bottom w:val="none" w:sz="0" w:space="0" w:color="auto"/>
            <w:right w:val="none" w:sz="0" w:space="0" w:color="auto"/>
          </w:divBdr>
        </w:div>
        <w:div w:id="70858685">
          <w:marLeft w:val="640"/>
          <w:marRight w:val="0"/>
          <w:marTop w:val="0"/>
          <w:marBottom w:val="0"/>
          <w:divBdr>
            <w:top w:val="none" w:sz="0" w:space="0" w:color="auto"/>
            <w:left w:val="none" w:sz="0" w:space="0" w:color="auto"/>
            <w:bottom w:val="none" w:sz="0" w:space="0" w:color="auto"/>
            <w:right w:val="none" w:sz="0" w:space="0" w:color="auto"/>
          </w:divBdr>
        </w:div>
        <w:div w:id="2071464820">
          <w:marLeft w:val="640"/>
          <w:marRight w:val="0"/>
          <w:marTop w:val="0"/>
          <w:marBottom w:val="0"/>
          <w:divBdr>
            <w:top w:val="none" w:sz="0" w:space="0" w:color="auto"/>
            <w:left w:val="none" w:sz="0" w:space="0" w:color="auto"/>
            <w:bottom w:val="none" w:sz="0" w:space="0" w:color="auto"/>
            <w:right w:val="none" w:sz="0" w:space="0" w:color="auto"/>
          </w:divBdr>
        </w:div>
        <w:div w:id="1470592664">
          <w:marLeft w:val="640"/>
          <w:marRight w:val="0"/>
          <w:marTop w:val="0"/>
          <w:marBottom w:val="0"/>
          <w:divBdr>
            <w:top w:val="none" w:sz="0" w:space="0" w:color="auto"/>
            <w:left w:val="none" w:sz="0" w:space="0" w:color="auto"/>
            <w:bottom w:val="none" w:sz="0" w:space="0" w:color="auto"/>
            <w:right w:val="none" w:sz="0" w:space="0" w:color="auto"/>
          </w:divBdr>
        </w:div>
        <w:div w:id="2080394581">
          <w:marLeft w:val="640"/>
          <w:marRight w:val="0"/>
          <w:marTop w:val="0"/>
          <w:marBottom w:val="0"/>
          <w:divBdr>
            <w:top w:val="none" w:sz="0" w:space="0" w:color="auto"/>
            <w:left w:val="none" w:sz="0" w:space="0" w:color="auto"/>
            <w:bottom w:val="none" w:sz="0" w:space="0" w:color="auto"/>
            <w:right w:val="none" w:sz="0" w:space="0" w:color="auto"/>
          </w:divBdr>
        </w:div>
        <w:div w:id="1998613011">
          <w:marLeft w:val="640"/>
          <w:marRight w:val="0"/>
          <w:marTop w:val="0"/>
          <w:marBottom w:val="0"/>
          <w:divBdr>
            <w:top w:val="none" w:sz="0" w:space="0" w:color="auto"/>
            <w:left w:val="none" w:sz="0" w:space="0" w:color="auto"/>
            <w:bottom w:val="none" w:sz="0" w:space="0" w:color="auto"/>
            <w:right w:val="none" w:sz="0" w:space="0" w:color="auto"/>
          </w:divBdr>
        </w:div>
        <w:div w:id="1689334124">
          <w:marLeft w:val="640"/>
          <w:marRight w:val="0"/>
          <w:marTop w:val="0"/>
          <w:marBottom w:val="0"/>
          <w:divBdr>
            <w:top w:val="none" w:sz="0" w:space="0" w:color="auto"/>
            <w:left w:val="none" w:sz="0" w:space="0" w:color="auto"/>
            <w:bottom w:val="none" w:sz="0" w:space="0" w:color="auto"/>
            <w:right w:val="none" w:sz="0" w:space="0" w:color="auto"/>
          </w:divBdr>
        </w:div>
        <w:div w:id="211188769">
          <w:marLeft w:val="640"/>
          <w:marRight w:val="0"/>
          <w:marTop w:val="0"/>
          <w:marBottom w:val="0"/>
          <w:divBdr>
            <w:top w:val="none" w:sz="0" w:space="0" w:color="auto"/>
            <w:left w:val="none" w:sz="0" w:space="0" w:color="auto"/>
            <w:bottom w:val="none" w:sz="0" w:space="0" w:color="auto"/>
            <w:right w:val="none" w:sz="0" w:space="0" w:color="auto"/>
          </w:divBdr>
        </w:div>
        <w:div w:id="1546985381">
          <w:marLeft w:val="640"/>
          <w:marRight w:val="0"/>
          <w:marTop w:val="0"/>
          <w:marBottom w:val="0"/>
          <w:divBdr>
            <w:top w:val="none" w:sz="0" w:space="0" w:color="auto"/>
            <w:left w:val="none" w:sz="0" w:space="0" w:color="auto"/>
            <w:bottom w:val="none" w:sz="0" w:space="0" w:color="auto"/>
            <w:right w:val="none" w:sz="0" w:space="0" w:color="auto"/>
          </w:divBdr>
        </w:div>
        <w:div w:id="2041735918">
          <w:marLeft w:val="640"/>
          <w:marRight w:val="0"/>
          <w:marTop w:val="0"/>
          <w:marBottom w:val="0"/>
          <w:divBdr>
            <w:top w:val="none" w:sz="0" w:space="0" w:color="auto"/>
            <w:left w:val="none" w:sz="0" w:space="0" w:color="auto"/>
            <w:bottom w:val="none" w:sz="0" w:space="0" w:color="auto"/>
            <w:right w:val="none" w:sz="0" w:space="0" w:color="auto"/>
          </w:divBdr>
        </w:div>
        <w:div w:id="1889560690">
          <w:marLeft w:val="640"/>
          <w:marRight w:val="0"/>
          <w:marTop w:val="0"/>
          <w:marBottom w:val="0"/>
          <w:divBdr>
            <w:top w:val="none" w:sz="0" w:space="0" w:color="auto"/>
            <w:left w:val="none" w:sz="0" w:space="0" w:color="auto"/>
            <w:bottom w:val="none" w:sz="0" w:space="0" w:color="auto"/>
            <w:right w:val="none" w:sz="0" w:space="0" w:color="auto"/>
          </w:divBdr>
        </w:div>
        <w:div w:id="1859658870">
          <w:marLeft w:val="640"/>
          <w:marRight w:val="0"/>
          <w:marTop w:val="0"/>
          <w:marBottom w:val="0"/>
          <w:divBdr>
            <w:top w:val="none" w:sz="0" w:space="0" w:color="auto"/>
            <w:left w:val="none" w:sz="0" w:space="0" w:color="auto"/>
            <w:bottom w:val="none" w:sz="0" w:space="0" w:color="auto"/>
            <w:right w:val="none" w:sz="0" w:space="0" w:color="auto"/>
          </w:divBdr>
        </w:div>
        <w:div w:id="1816296759">
          <w:marLeft w:val="640"/>
          <w:marRight w:val="0"/>
          <w:marTop w:val="0"/>
          <w:marBottom w:val="0"/>
          <w:divBdr>
            <w:top w:val="none" w:sz="0" w:space="0" w:color="auto"/>
            <w:left w:val="none" w:sz="0" w:space="0" w:color="auto"/>
            <w:bottom w:val="none" w:sz="0" w:space="0" w:color="auto"/>
            <w:right w:val="none" w:sz="0" w:space="0" w:color="auto"/>
          </w:divBdr>
        </w:div>
        <w:div w:id="1536851880">
          <w:marLeft w:val="640"/>
          <w:marRight w:val="0"/>
          <w:marTop w:val="0"/>
          <w:marBottom w:val="0"/>
          <w:divBdr>
            <w:top w:val="none" w:sz="0" w:space="0" w:color="auto"/>
            <w:left w:val="none" w:sz="0" w:space="0" w:color="auto"/>
            <w:bottom w:val="none" w:sz="0" w:space="0" w:color="auto"/>
            <w:right w:val="none" w:sz="0" w:space="0" w:color="auto"/>
          </w:divBdr>
        </w:div>
        <w:div w:id="2137137451">
          <w:marLeft w:val="640"/>
          <w:marRight w:val="0"/>
          <w:marTop w:val="0"/>
          <w:marBottom w:val="0"/>
          <w:divBdr>
            <w:top w:val="none" w:sz="0" w:space="0" w:color="auto"/>
            <w:left w:val="none" w:sz="0" w:space="0" w:color="auto"/>
            <w:bottom w:val="none" w:sz="0" w:space="0" w:color="auto"/>
            <w:right w:val="none" w:sz="0" w:space="0" w:color="auto"/>
          </w:divBdr>
        </w:div>
        <w:div w:id="292178741">
          <w:marLeft w:val="640"/>
          <w:marRight w:val="0"/>
          <w:marTop w:val="0"/>
          <w:marBottom w:val="0"/>
          <w:divBdr>
            <w:top w:val="none" w:sz="0" w:space="0" w:color="auto"/>
            <w:left w:val="none" w:sz="0" w:space="0" w:color="auto"/>
            <w:bottom w:val="none" w:sz="0" w:space="0" w:color="auto"/>
            <w:right w:val="none" w:sz="0" w:space="0" w:color="auto"/>
          </w:divBdr>
        </w:div>
        <w:div w:id="211118386">
          <w:marLeft w:val="640"/>
          <w:marRight w:val="0"/>
          <w:marTop w:val="0"/>
          <w:marBottom w:val="0"/>
          <w:divBdr>
            <w:top w:val="none" w:sz="0" w:space="0" w:color="auto"/>
            <w:left w:val="none" w:sz="0" w:space="0" w:color="auto"/>
            <w:bottom w:val="none" w:sz="0" w:space="0" w:color="auto"/>
            <w:right w:val="none" w:sz="0" w:space="0" w:color="auto"/>
          </w:divBdr>
        </w:div>
        <w:div w:id="1002389442">
          <w:marLeft w:val="640"/>
          <w:marRight w:val="0"/>
          <w:marTop w:val="0"/>
          <w:marBottom w:val="0"/>
          <w:divBdr>
            <w:top w:val="none" w:sz="0" w:space="0" w:color="auto"/>
            <w:left w:val="none" w:sz="0" w:space="0" w:color="auto"/>
            <w:bottom w:val="none" w:sz="0" w:space="0" w:color="auto"/>
            <w:right w:val="none" w:sz="0" w:space="0" w:color="auto"/>
          </w:divBdr>
        </w:div>
        <w:div w:id="336618414">
          <w:marLeft w:val="640"/>
          <w:marRight w:val="0"/>
          <w:marTop w:val="0"/>
          <w:marBottom w:val="0"/>
          <w:divBdr>
            <w:top w:val="none" w:sz="0" w:space="0" w:color="auto"/>
            <w:left w:val="none" w:sz="0" w:space="0" w:color="auto"/>
            <w:bottom w:val="none" w:sz="0" w:space="0" w:color="auto"/>
            <w:right w:val="none" w:sz="0" w:space="0" w:color="auto"/>
          </w:divBdr>
        </w:div>
        <w:div w:id="2034260344">
          <w:marLeft w:val="640"/>
          <w:marRight w:val="0"/>
          <w:marTop w:val="0"/>
          <w:marBottom w:val="0"/>
          <w:divBdr>
            <w:top w:val="none" w:sz="0" w:space="0" w:color="auto"/>
            <w:left w:val="none" w:sz="0" w:space="0" w:color="auto"/>
            <w:bottom w:val="none" w:sz="0" w:space="0" w:color="auto"/>
            <w:right w:val="none" w:sz="0" w:space="0" w:color="auto"/>
          </w:divBdr>
        </w:div>
        <w:div w:id="952831437">
          <w:marLeft w:val="640"/>
          <w:marRight w:val="0"/>
          <w:marTop w:val="0"/>
          <w:marBottom w:val="0"/>
          <w:divBdr>
            <w:top w:val="none" w:sz="0" w:space="0" w:color="auto"/>
            <w:left w:val="none" w:sz="0" w:space="0" w:color="auto"/>
            <w:bottom w:val="none" w:sz="0" w:space="0" w:color="auto"/>
            <w:right w:val="none" w:sz="0" w:space="0" w:color="auto"/>
          </w:divBdr>
        </w:div>
        <w:div w:id="1029792390">
          <w:marLeft w:val="640"/>
          <w:marRight w:val="0"/>
          <w:marTop w:val="0"/>
          <w:marBottom w:val="0"/>
          <w:divBdr>
            <w:top w:val="none" w:sz="0" w:space="0" w:color="auto"/>
            <w:left w:val="none" w:sz="0" w:space="0" w:color="auto"/>
            <w:bottom w:val="none" w:sz="0" w:space="0" w:color="auto"/>
            <w:right w:val="none" w:sz="0" w:space="0" w:color="auto"/>
          </w:divBdr>
        </w:div>
        <w:div w:id="406071263">
          <w:marLeft w:val="640"/>
          <w:marRight w:val="0"/>
          <w:marTop w:val="0"/>
          <w:marBottom w:val="0"/>
          <w:divBdr>
            <w:top w:val="none" w:sz="0" w:space="0" w:color="auto"/>
            <w:left w:val="none" w:sz="0" w:space="0" w:color="auto"/>
            <w:bottom w:val="none" w:sz="0" w:space="0" w:color="auto"/>
            <w:right w:val="none" w:sz="0" w:space="0" w:color="auto"/>
          </w:divBdr>
        </w:div>
        <w:div w:id="1925868765">
          <w:marLeft w:val="640"/>
          <w:marRight w:val="0"/>
          <w:marTop w:val="0"/>
          <w:marBottom w:val="0"/>
          <w:divBdr>
            <w:top w:val="none" w:sz="0" w:space="0" w:color="auto"/>
            <w:left w:val="none" w:sz="0" w:space="0" w:color="auto"/>
            <w:bottom w:val="none" w:sz="0" w:space="0" w:color="auto"/>
            <w:right w:val="none" w:sz="0" w:space="0" w:color="auto"/>
          </w:divBdr>
        </w:div>
        <w:div w:id="1891991205">
          <w:marLeft w:val="640"/>
          <w:marRight w:val="0"/>
          <w:marTop w:val="0"/>
          <w:marBottom w:val="0"/>
          <w:divBdr>
            <w:top w:val="none" w:sz="0" w:space="0" w:color="auto"/>
            <w:left w:val="none" w:sz="0" w:space="0" w:color="auto"/>
            <w:bottom w:val="none" w:sz="0" w:space="0" w:color="auto"/>
            <w:right w:val="none" w:sz="0" w:space="0" w:color="auto"/>
          </w:divBdr>
        </w:div>
        <w:div w:id="374502095">
          <w:marLeft w:val="640"/>
          <w:marRight w:val="0"/>
          <w:marTop w:val="0"/>
          <w:marBottom w:val="0"/>
          <w:divBdr>
            <w:top w:val="none" w:sz="0" w:space="0" w:color="auto"/>
            <w:left w:val="none" w:sz="0" w:space="0" w:color="auto"/>
            <w:bottom w:val="none" w:sz="0" w:space="0" w:color="auto"/>
            <w:right w:val="none" w:sz="0" w:space="0" w:color="auto"/>
          </w:divBdr>
        </w:div>
        <w:div w:id="1426224399">
          <w:marLeft w:val="640"/>
          <w:marRight w:val="0"/>
          <w:marTop w:val="0"/>
          <w:marBottom w:val="0"/>
          <w:divBdr>
            <w:top w:val="none" w:sz="0" w:space="0" w:color="auto"/>
            <w:left w:val="none" w:sz="0" w:space="0" w:color="auto"/>
            <w:bottom w:val="none" w:sz="0" w:space="0" w:color="auto"/>
            <w:right w:val="none" w:sz="0" w:space="0" w:color="auto"/>
          </w:divBdr>
        </w:div>
        <w:div w:id="527107503">
          <w:marLeft w:val="640"/>
          <w:marRight w:val="0"/>
          <w:marTop w:val="0"/>
          <w:marBottom w:val="0"/>
          <w:divBdr>
            <w:top w:val="none" w:sz="0" w:space="0" w:color="auto"/>
            <w:left w:val="none" w:sz="0" w:space="0" w:color="auto"/>
            <w:bottom w:val="none" w:sz="0" w:space="0" w:color="auto"/>
            <w:right w:val="none" w:sz="0" w:space="0" w:color="auto"/>
          </w:divBdr>
        </w:div>
        <w:div w:id="107509184">
          <w:marLeft w:val="640"/>
          <w:marRight w:val="0"/>
          <w:marTop w:val="0"/>
          <w:marBottom w:val="0"/>
          <w:divBdr>
            <w:top w:val="none" w:sz="0" w:space="0" w:color="auto"/>
            <w:left w:val="none" w:sz="0" w:space="0" w:color="auto"/>
            <w:bottom w:val="none" w:sz="0" w:space="0" w:color="auto"/>
            <w:right w:val="none" w:sz="0" w:space="0" w:color="auto"/>
          </w:divBdr>
        </w:div>
        <w:div w:id="438330386">
          <w:marLeft w:val="640"/>
          <w:marRight w:val="0"/>
          <w:marTop w:val="0"/>
          <w:marBottom w:val="0"/>
          <w:divBdr>
            <w:top w:val="none" w:sz="0" w:space="0" w:color="auto"/>
            <w:left w:val="none" w:sz="0" w:space="0" w:color="auto"/>
            <w:bottom w:val="none" w:sz="0" w:space="0" w:color="auto"/>
            <w:right w:val="none" w:sz="0" w:space="0" w:color="auto"/>
          </w:divBdr>
        </w:div>
        <w:div w:id="1936160394">
          <w:marLeft w:val="640"/>
          <w:marRight w:val="0"/>
          <w:marTop w:val="0"/>
          <w:marBottom w:val="0"/>
          <w:divBdr>
            <w:top w:val="none" w:sz="0" w:space="0" w:color="auto"/>
            <w:left w:val="none" w:sz="0" w:space="0" w:color="auto"/>
            <w:bottom w:val="none" w:sz="0" w:space="0" w:color="auto"/>
            <w:right w:val="none" w:sz="0" w:space="0" w:color="auto"/>
          </w:divBdr>
        </w:div>
        <w:div w:id="1783063088">
          <w:marLeft w:val="640"/>
          <w:marRight w:val="0"/>
          <w:marTop w:val="0"/>
          <w:marBottom w:val="0"/>
          <w:divBdr>
            <w:top w:val="none" w:sz="0" w:space="0" w:color="auto"/>
            <w:left w:val="none" w:sz="0" w:space="0" w:color="auto"/>
            <w:bottom w:val="none" w:sz="0" w:space="0" w:color="auto"/>
            <w:right w:val="none" w:sz="0" w:space="0" w:color="auto"/>
          </w:divBdr>
        </w:div>
        <w:div w:id="88746177">
          <w:marLeft w:val="640"/>
          <w:marRight w:val="0"/>
          <w:marTop w:val="0"/>
          <w:marBottom w:val="0"/>
          <w:divBdr>
            <w:top w:val="none" w:sz="0" w:space="0" w:color="auto"/>
            <w:left w:val="none" w:sz="0" w:space="0" w:color="auto"/>
            <w:bottom w:val="none" w:sz="0" w:space="0" w:color="auto"/>
            <w:right w:val="none" w:sz="0" w:space="0" w:color="auto"/>
          </w:divBdr>
        </w:div>
        <w:div w:id="1848246808">
          <w:marLeft w:val="640"/>
          <w:marRight w:val="0"/>
          <w:marTop w:val="0"/>
          <w:marBottom w:val="0"/>
          <w:divBdr>
            <w:top w:val="none" w:sz="0" w:space="0" w:color="auto"/>
            <w:left w:val="none" w:sz="0" w:space="0" w:color="auto"/>
            <w:bottom w:val="none" w:sz="0" w:space="0" w:color="auto"/>
            <w:right w:val="none" w:sz="0" w:space="0" w:color="auto"/>
          </w:divBdr>
        </w:div>
        <w:div w:id="1019431273">
          <w:marLeft w:val="640"/>
          <w:marRight w:val="0"/>
          <w:marTop w:val="0"/>
          <w:marBottom w:val="0"/>
          <w:divBdr>
            <w:top w:val="none" w:sz="0" w:space="0" w:color="auto"/>
            <w:left w:val="none" w:sz="0" w:space="0" w:color="auto"/>
            <w:bottom w:val="none" w:sz="0" w:space="0" w:color="auto"/>
            <w:right w:val="none" w:sz="0" w:space="0" w:color="auto"/>
          </w:divBdr>
        </w:div>
        <w:div w:id="1962489391">
          <w:marLeft w:val="640"/>
          <w:marRight w:val="0"/>
          <w:marTop w:val="0"/>
          <w:marBottom w:val="0"/>
          <w:divBdr>
            <w:top w:val="none" w:sz="0" w:space="0" w:color="auto"/>
            <w:left w:val="none" w:sz="0" w:space="0" w:color="auto"/>
            <w:bottom w:val="none" w:sz="0" w:space="0" w:color="auto"/>
            <w:right w:val="none" w:sz="0" w:space="0" w:color="auto"/>
          </w:divBdr>
        </w:div>
        <w:div w:id="646596763">
          <w:marLeft w:val="640"/>
          <w:marRight w:val="0"/>
          <w:marTop w:val="0"/>
          <w:marBottom w:val="0"/>
          <w:divBdr>
            <w:top w:val="none" w:sz="0" w:space="0" w:color="auto"/>
            <w:left w:val="none" w:sz="0" w:space="0" w:color="auto"/>
            <w:bottom w:val="none" w:sz="0" w:space="0" w:color="auto"/>
            <w:right w:val="none" w:sz="0" w:space="0" w:color="auto"/>
          </w:divBdr>
        </w:div>
        <w:div w:id="1334794065">
          <w:marLeft w:val="640"/>
          <w:marRight w:val="0"/>
          <w:marTop w:val="0"/>
          <w:marBottom w:val="0"/>
          <w:divBdr>
            <w:top w:val="none" w:sz="0" w:space="0" w:color="auto"/>
            <w:left w:val="none" w:sz="0" w:space="0" w:color="auto"/>
            <w:bottom w:val="none" w:sz="0" w:space="0" w:color="auto"/>
            <w:right w:val="none" w:sz="0" w:space="0" w:color="auto"/>
          </w:divBdr>
        </w:div>
        <w:div w:id="1043791984">
          <w:marLeft w:val="640"/>
          <w:marRight w:val="0"/>
          <w:marTop w:val="0"/>
          <w:marBottom w:val="0"/>
          <w:divBdr>
            <w:top w:val="none" w:sz="0" w:space="0" w:color="auto"/>
            <w:left w:val="none" w:sz="0" w:space="0" w:color="auto"/>
            <w:bottom w:val="none" w:sz="0" w:space="0" w:color="auto"/>
            <w:right w:val="none" w:sz="0" w:space="0" w:color="auto"/>
          </w:divBdr>
        </w:div>
      </w:divsChild>
    </w:div>
    <w:div w:id="1752702008">
      <w:bodyDiv w:val="1"/>
      <w:marLeft w:val="0"/>
      <w:marRight w:val="0"/>
      <w:marTop w:val="0"/>
      <w:marBottom w:val="0"/>
      <w:divBdr>
        <w:top w:val="none" w:sz="0" w:space="0" w:color="auto"/>
        <w:left w:val="none" w:sz="0" w:space="0" w:color="auto"/>
        <w:bottom w:val="none" w:sz="0" w:space="0" w:color="auto"/>
        <w:right w:val="none" w:sz="0" w:space="0" w:color="auto"/>
      </w:divBdr>
      <w:divsChild>
        <w:div w:id="1462071163">
          <w:marLeft w:val="640"/>
          <w:marRight w:val="0"/>
          <w:marTop w:val="0"/>
          <w:marBottom w:val="0"/>
          <w:divBdr>
            <w:top w:val="none" w:sz="0" w:space="0" w:color="auto"/>
            <w:left w:val="none" w:sz="0" w:space="0" w:color="auto"/>
            <w:bottom w:val="none" w:sz="0" w:space="0" w:color="auto"/>
            <w:right w:val="none" w:sz="0" w:space="0" w:color="auto"/>
          </w:divBdr>
        </w:div>
        <w:div w:id="621881930">
          <w:marLeft w:val="640"/>
          <w:marRight w:val="0"/>
          <w:marTop w:val="0"/>
          <w:marBottom w:val="0"/>
          <w:divBdr>
            <w:top w:val="none" w:sz="0" w:space="0" w:color="auto"/>
            <w:left w:val="none" w:sz="0" w:space="0" w:color="auto"/>
            <w:bottom w:val="none" w:sz="0" w:space="0" w:color="auto"/>
            <w:right w:val="none" w:sz="0" w:space="0" w:color="auto"/>
          </w:divBdr>
        </w:div>
        <w:div w:id="100270185">
          <w:marLeft w:val="640"/>
          <w:marRight w:val="0"/>
          <w:marTop w:val="0"/>
          <w:marBottom w:val="0"/>
          <w:divBdr>
            <w:top w:val="none" w:sz="0" w:space="0" w:color="auto"/>
            <w:left w:val="none" w:sz="0" w:space="0" w:color="auto"/>
            <w:bottom w:val="none" w:sz="0" w:space="0" w:color="auto"/>
            <w:right w:val="none" w:sz="0" w:space="0" w:color="auto"/>
          </w:divBdr>
        </w:div>
        <w:div w:id="1193958612">
          <w:marLeft w:val="640"/>
          <w:marRight w:val="0"/>
          <w:marTop w:val="0"/>
          <w:marBottom w:val="0"/>
          <w:divBdr>
            <w:top w:val="none" w:sz="0" w:space="0" w:color="auto"/>
            <w:left w:val="none" w:sz="0" w:space="0" w:color="auto"/>
            <w:bottom w:val="none" w:sz="0" w:space="0" w:color="auto"/>
            <w:right w:val="none" w:sz="0" w:space="0" w:color="auto"/>
          </w:divBdr>
        </w:div>
        <w:div w:id="940993944">
          <w:marLeft w:val="640"/>
          <w:marRight w:val="0"/>
          <w:marTop w:val="0"/>
          <w:marBottom w:val="0"/>
          <w:divBdr>
            <w:top w:val="none" w:sz="0" w:space="0" w:color="auto"/>
            <w:left w:val="none" w:sz="0" w:space="0" w:color="auto"/>
            <w:bottom w:val="none" w:sz="0" w:space="0" w:color="auto"/>
            <w:right w:val="none" w:sz="0" w:space="0" w:color="auto"/>
          </w:divBdr>
        </w:div>
        <w:div w:id="1420520135">
          <w:marLeft w:val="640"/>
          <w:marRight w:val="0"/>
          <w:marTop w:val="0"/>
          <w:marBottom w:val="0"/>
          <w:divBdr>
            <w:top w:val="none" w:sz="0" w:space="0" w:color="auto"/>
            <w:left w:val="none" w:sz="0" w:space="0" w:color="auto"/>
            <w:bottom w:val="none" w:sz="0" w:space="0" w:color="auto"/>
            <w:right w:val="none" w:sz="0" w:space="0" w:color="auto"/>
          </w:divBdr>
        </w:div>
        <w:div w:id="1079640139">
          <w:marLeft w:val="640"/>
          <w:marRight w:val="0"/>
          <w:marTop w:val="0"/>
          <w:marBottom w:val="0"/>
          <w:divBdr>
            <w:top w:val="none" w:sz="0" w:space="0" w:color="auto"/>
            <w:left w:val="none" w:sz="0" w:space="0" w:color="auto"/>
            <w:bottom w:val="none" w:sz="0" w:space="0" w:color="auto"/>
            <w:right w:val="none" w:sz="0" w:space="0" w:color="auto"/>
          </w:divBdr>
        </w:div>
        <w:div w:id="673918958">
          <w:marLeft w:val="640"/>
          <w:marRight w:val="0"/>
          <w:marTop w:val="0"/>
          <w:marBottom w:val="0"/>
          <w:divBdr>
            <w:top w:val="none" w:sz="0" w:space="0" w:color="auto"/>
            <w:left w:val="none" w:sz="0" w:space="0" w:color="auto"/>
            <w:bottom w:val="none" w:sz="0" w:space="0" w:color="auto"/>
            <w:right w:val="none" w:sz="0" w:space="0" w:color="auto"/>
          </w:divBdr>
        </w:div>
        <w:div w:id="1563758600">
          <w:marLeft w:val="640"/>
          <w:marRight w:val="0"/>
          <w:marTop w:val="0"/>
          <w:marBottom w:val="0"/>
          <w:divBdr>
            <w:top w:val="none" w:sz="0" w:space="0" w:color="auto"/>
            <w:left w:val="none" w:sz="0" w:space="0" w:color="auto"/>
            <w:bottom w:val="none" w:sz="0" w:space="0" w:color="auto"/>
            <w:right w:val="none" w:sz="0" w:space="0" w:color="auto"/>
          </w:divBdr>
        </w:div>
        <w:div w:id="1359502415">
          <w:marLeft w:val="640"/>
          <w:marRight w:val="0"/>
          <w:marTop w:val="0"/>
          <w:marBottom w:val="0"/>
          <w:divBdr>
            <w:top w:val="none" w:sz="0" w:space="0" w:color="auto"/>
            <w:left w:val="none" w:sz="0" w:space="0" w:color="auto"/>
            <w:bottom w:val="none" w:sz="0" w:space="0" w:color="auto"/>
            <w:right w:val="none" w:sz="0" w:space="0" w:color="auto"/>
          </w:divBdr>
        </w:div>
        <w:div w:id="334385279">
          <w:marLeft w:val="640"/>
          <w:marRight w:val="0"/>
          <w:marTop w:val="0"/>
          <w:marBottom w:val="0"/>
          <w:divBdr>
            <w:top w:val="none" w:sz="0" w:space="0" w:color="auto"/>
            <w:left w:val="none" w:sz="0" w:space="0" w:color="auto"/>
            <w:bottom w:val="none" w:sz="0" w:space="0" w:color="auto"/>
            <w:right w:val="none" w:sz="0" w:space="0" w:color="auto"/>
          </w:divBdr>
        </w:div>
        <w:div w:id="1088960449">
          <w:marLeft w:val="640"/>
          <w:marRight w:val="0"/>
          <w:marTop w:val="0"/>
          <w:marBottom w:val="0"/>
          <w:divBdr>
            <w:top w:val="none" w:sz="0" w:space="0" w:color="auto"/>
            <w:left w:val="none" w:sz="0" w:space="0" w:color="auto"/>
            <w:bottom w:val="none" w:sz="0" w:space="0" w:color="auto"/>
            <w:right w:val="none" w:sz="0" w:space="0" w:color="auto"/>
          </w:divBdr>
        </w:div>
        <w:div w:id="1352991137">
          <w:marLeft w:val="640"/>
          <w:marRight w:val="0"/>
          <w:marTop w:val="0"/>
          <w:marBottom w:val="0"/>
          <w:divBdr>
            <w:top w:val="none" w:sz="0" w:space="0" w:color="auto"/>
            <w:left w:val="none" w:sz="0" w:space="0" w:color="auto"/>
            <w:bottom w:val="none" w:sz="0" w:space="0" w:color="auto"/>
            <w:right w:val="none" w:sz="0" w:space="0" w:color="auto"/>
          </w:divBdr>
        </w:div>
        <w:div w:id="1372412697">
          <w:marLeft w:val="640"/>
          <w:marRight w:val="0"/>
          <w:marTop w:val="0"/>
          <w:marBottom w:val="0"/>
          <w:divBdr>
            <w:top w:val="none" w:sz="0" w:space="0" w:color="auto"/>
            <w:left w:val="none" w:sz="0" w:space="0" w:color="auto"/>
            <w:bottom w:val="none" w:sz="0" w:space="0" w:color="auto"/>
            <w:right w:val="none" w:sz="0" w:space="0" w:color="auto"/>
          </w:divBdr>
        </w:div>
        <w:div w:id="2056079891">
          <w:marLeft w:val="640"/>
          <w:marRight w:val="0"/>
          <w:marTop w:val="0"/>
          <w:marBottom w:val="0"/>
          <w:divBdr>
            <w:top w:val="none" w:sz="0" w:space="0" w:color="auto"/>
            <w:left w:val="none" w:sz="0" w:space="0" w:color="auto"/>
            <w:bottom w:val="none" w:sz="0" w:space="0" w:color="auto"/>
            <w:right w:val="none" w:sz="0" w:space="0" w:color="auto"/>
          </w:divBdr>
        </w:div>
        <w:div w:id="1236470613">
          <w:marLeft w:val="640"/>
          <w:marRight w:val="0"/>
          <w:marTop w:val="0"/>
          <w:marBottom w:val="0"/>
          <w:divBdr>
            <w:top w:val="none" w:sz="0" w:space="0" w:color="auto"/>
            <w:left w:val="none" w:sz="0" w:space="0" w:color="auto"/>
            <w:bottom w:val="none" w:sz="0" w:space="0" w:color="auto"/>
            <w:right w:val="none" w:sz="0" w:space="0" w:color="auto"/>
          </w:divBdr>
        </w:div>
        <w:div w:id="1929539104">
          <w:marLeft w:val="640"/>
          <w:marRight w:val="0"/>
          <w:marTop w:val="0"/>
          <w:marBottom w:val="0"/>
          <w:divBdr>
            <w:top w:val="none" w:sz="0" w:space="0" w:color="auto"/>
            <w:left w:val="none" w:sz="0" w:space="0" w:color="auto"/>
            <w:bottom w:val="none" w:sz="0" w:space="0" w:color="auto"/>
            <w:right w:val="none" w:sz="0" w:space="0" w:color="auto"/>
          </w:divBdr>
        </w:div>
        <w:div w:id="195967410">
          <w:marLeft w:val="640"/>
          <w:marRight w:val="0"/>
          <w:marTop w:val="0"/>
          <w:marBottom w:val="0"/>
          <w:divBdr>
            <w:top w:val="none" w:sz="0" w:space="0" w:color="auto"/>
            <w:left w:val="none" w:sz="0" w:space="0" w:color="auto"/>
            <w:bottom w:val="none" w:sz="0" w:space="0" w:color="auto"/>
            <w:right w:val="none" w:sz="0" w:space="0" w:color="auto"/>
          </w:divBdr>
        </w:div>
        <w:div w:id="46029922">
          <w:marLeft w:val="640"/>
          <w:marRight w:val="0"/>
          <w:marTop w:val="0"/>
          <w:marBottom w:val="0"/>
          <w:divBdr>
            <w:top w:val="none" w:sz="0" w:space="0" w:color="auto"/>
            <w:left w:val="none" w:sz="0" w:space="0" w:color="auto"/>
            <w:bottom w:val="none" w:sz="0" w:space="0" w:color="auto"/>
            <w:right w:val="none" w:sz="0" w:space="0" w:color="auto"/>
          </w:divBdr>
        </w:div>
        <w:div w:id="155996380">
          <w:marLeft w:val="640"/>
          <w:marRight w:val="0"/>
          <w:marTop w:val="0"/>
          <w:marBottom w:val="0"/>
          <w:divBdr>
            <w:top w:val="none" w:sz="0" w:space="0" w:color="auto"/>
            <w:left w:val="none" w:sz="0" w:space="0" w:color="auto"/>
            <w:bottom w:val="none" w:sz="0" w:space="0" w:color="auto"/>
            <w:right w:val="none" w:sz="0" w:space="0" w:color="auto"/>
          </w:divBdr>
        </w:div>
        <w:div w:id="1023943674">
          <w:marLeft w:val="640"/>
          <w:marRight w:val="0"/>
          <w:marTop w:val="0"/>
          <w:marBottom w:val="0"/>
          <w:divBdr>
            <w:top w:val="none" w:sz="0" w:space="0" w:color="auto"/>
            <w:left w:val="none" w:sz="0" w:space="0" w:color="auto"/>
            <w:bottom w:val="none" w:sz="0" w:space="0" w:color="auto"/>
            <w:right w:val="none" w:sz="0" w:space="0" w:color="auto"/>
          </w:divBdr>
        </w:div>
        <w:div w:id="1070075969">
          <w:marLeft w:val="640"/>
          <w:marRight w:val="0"/>
          <w:marTop w:val="0"/>
          <w:marBottom w:val="0"/>
          <w:divBdr>
            <w:top w:val="none" w:sz="0" w:space="0" w:color="auto"/>
            <w:left w:val="none" w:sz="0" w:space="0" w:color="auto"/>
            <w:bottom w:val="none" w:sz="0" w:space="0" w:color="auto"/>
            <w:right w:val="none" w:sz="0" w:space="0" w:color="auto"/>
          </w:divBdr>
        </w:div>
        <w:div w:id="1515874507">
          <w:marLeft w:val="640"/>
          <w:marRight w:val="0"/>
          <w:marTop w:val="0"/>
          <w:marBottom w:val="0"/>
          <w:divBdr>
            <w:top w:val="none" w:sz="0" w:space="0" w:color="auto"/>
            <w:left w:val="none" w:sz="0" w:space="0" w:color="auto"/>
            <w:bottom w:val="none" w:sz="0" w:space="0" w:color="auto"/>
            <w:right w:val="none" w:sz="0" w:space="0" w:color="auto"/>
          </w:divBdr>
        </w:div>
        <w:div w:id="2089108210">
          <w:marLeft w:val="640"/>
          <w:marRight w:val="0"/>
          <w:marTop w:val="0"/>
          <w:marBottom w:val="0"/>
          <w:divBdr>
            <w:top w:val="none" w:sz="0" w:space="0" w:color="auto"/>
            <w:left w:val="none" w:sz="0" w:space="0" w:color="auto"/>
            <w:bottom w:val="none" w:sz="0" w:space="0" w:color="auto"/>
            <w:right w:val="none" w:sz="0" w:space="0" w:color="auto"/>
          </w:divBdr>
        </w:div>
        <w:div w:id="1308389939">
          <w:marLeft w:val="640"/>
          <w:marRight w:val="0"/>
          <w:marTop w:val="0"/>
          <w:marBottom w:val="0"/>
          <w:divBdr>
            <w:top w:val="none" w:sz="0" w:space="0" w:color="auto"/>
            <w:left w:val="none" w:sz="0" w:space="0" w:color="auto"/>
            <w:bottom w:val="none" w:sz="0" w:space="0" w:color="auto"/>
            <w:right w:val="none" w:sz="0" w:space="0" w:color="auto"/>
          </w:divBdr>
        </w:div>
        <w:div w:id="1380474328">
          <w:marLeft w:val="640"/>
          <w:marRight w:val="0"/>
          <w:marTop w:val="0"/>
          <w:marBottom w:val="0"/>
          <w:divBdr>
            <w:top w:val="none" w:sz="0" w:space="0" w:color="auto"/>
            <w:left w:val="none" w:sz="0" w:space="0" w:color="auto"/>
            <w:bottom w:val="none" w:sz="0" w:space="0" w:color="auto"/>
            <w:right w:val="none" w:sz="0" w:space="0" w:color="auto"/>
          </w:divBdr>
        </w:div>
        <w:div w:id="757795719">
          <w:marLeft w:val="640"/>
          <w:marRight w:val="0"/>
          <w:marTop w:val="0"/>
          <w:marBottom w:val="0"/>
          <w:divBdr>
            <w:top w:val="none" w:sz="0" w:space="0" w:color="auto"/>
            <w:left w:val="none" w:sz="0" w:space="0" w:color="auto"/>
            <w:bottom w:val="none" w:sz="0" w:space="0" w:color="auto"/>
            <w:right w:val="none" w:sz="0" w:space="0" w:color="auto"/>
          </w:divBdr>
        </w:div>
        <w:div w:id="1113985229">
          <w:marLeft w:val="640"/>
          <w:marRight w:val="0"/>
          <w:marTop w:val="0"/>
          <w:marBottom w:val="0"/>
          <w:divBdr>
            <w:top w:val="none" w:sz="0" w:space="0" w:color="auto"/>
            <w:left w:val="none" w:sz="0" w:space="0" w:color="auto"/>
            <w:bottom w:val="none" w:sz="0" w:space="0" w:color="auto"/>
            <w:right w:val="none" w:sz="0" w:space="0" w:color="auto"/>
          </w:divBdr>
        </w:div>
        <w:div w:id="1774352670">
          <w:marLeft w:val="640"/>
          <w:marRight w:val="0"/>
          <w:marTop w:val="0"/>
          <w:marBottom w:val="0"/>
          <w:divBdr>
            <w:top w:val="none" w:sz="0" w:space="0" w:color="auto"/>
            <w:left w:val="none" w:sz="0" w:space="0" w:color="auto"/>
            <w:bottom w:val="none" w:sz="0" w:space="0" w:color="auto"/>
            <w:right w:val="none" w:sz="0" w:space="0" w:color="auto"/>
          </w:divBdr>
        </w:div>
        <w:div w:id="299770205">
          <w:marLeft w:val="640"/>
          <w:marRight w:val="0"/>
          <w:marTop w:val="0"/>
          <w:marBottom w:val="0"/>
          <w:divBdr>
            <w:top w:val="none" w:sz="0" w:space="0" w:color="auto"/>
            <w:left w:val="none" w:sz="0" w:space="0" w:color="auto"/>
            <w:bottom w:val="none" w:sz="0" w:space="0" w:color="auto"/>
            <w:right w:val="none" w:sz="0" w:space="0" w:color="auto"/>
          </w:divBdr>
        </w:div>
        <w:div w:id="879126477">
          <w:marLeft w:val="640"/>
          <w:marRight w:val="0"/>
          <w:marTop w:val="0"/>
          <w:marBottom w:val="0"/>
          <w:divBdr>
            <w:top w:val="none" w:sz="0" w:space="0" w:color="auto"/>
            <w:left w:val="none" w:sz="0" w:space="0" w:color="auto"/>
            <w:bottom w:val="none" w:sz="0" w:space="0" w:color="auto"/>
            <w:right w:val="none" w:sz="0" w:space="0" w:color="auto"/>
          </w:divBdr>
        </w:div>
        <w:div w:id="488130327">
          <w:marLeft w:val="640"/>
          <w:marRight w:val="0"/>
          <w:marTop w:val="0"/>
          <w:marBottom w:val="0"/>
          <w:divBdr>
            <w:top w:val="none" w:sz="0" w:space="0" w:color="auto"/>
            <w:left w:val="none" w:sz="0" w:space="0" w:color="auto"/>
            <w:bottom w:val="none" w:sz="0" w:space="0" w:color="auto"/>
            <w:right w:val="none" w:sz="0" w:space="0" w:color="auto"/>
          </w:divBdr>
        </w:div>
        <w:div w:id="1231695884">
          <w:marLeft w:val="640"/>
          <w:marRight w:val="0"/>
          <w:marTop w:val="0"/>
          <w:marBottom w:val="0"/>
          <w:divBdr>
            <w:top w:val="none" w:sz="0" w:space="0" w:color="auto"/>
            <w:left w:val="none" w:sz="0" w:space="0" w:color="auto"/>
            <w:bottom w:val="none" w:sz="0" w:space="0" w:color="auto"/>
            <w:right w:val="none" w:sz="0" w:space="0" w:color="auto"/>
          </w:divBdr>
        </w:div>
        <w:div w:id="515727241">
          <w:marLeft w:val="640"/>
          <w:marRight w:val="0"/>
          <w:marTop w:val="0"/>
          <w:marBottom w:val="0"/>
          <w:divBdr>
            <w:top w:val="none" w:sz="0" w:space="0" w:color="auto"/>
            <w:left w:val="none" w:sz="0" w:space="0" w:color="auto"/>
            <w:bottom w:val="none" w:sz="0" w:space="0" w:color="auto"/>
            <w:right w:val="none" w:sz="0" w:space="0" w:color="auto"/>
          </w:divBdr>
        </w:div>
        <w:div w:id="155154151">
          <w:marLeft w:val="640"/>
          <w:marRight w:val="0"/>
          <w:marTop w:val="0"/>
          <w:marBottom w:val="0"/>
          <w:divBdr>
            <w:top w:val="none" w:sz="0" w:space="0" w:color="auto"/>
            <w:left w:val="none" w:sz="0" w:space="0" w:color="auto"/>
            <w:bottom w:val="none" w:sz="0" w:space="0" w:color="auto"/>
            <w:right w:val="none" w:sz="0" w:space="0" w:color="auto"/>
          </w:divBdr>
        </w:div>
        <w:div w:id="94445315">
          <w:marLeft w:val="640"/>
          <w:marRight w:val="0"/>
          <w:marTop w:val="0"/>
          <w:marBottom w:val="0"/>
          <w:divBdr>
            <w:top w:val="none" w:sz="0" w:space="0" w:color="auto"/>
            <w:left w:val="none" w:sz="0" w:space="0" w:color="auto"/>
            <w:bottom w:val="none" w:sz="0" w:space="0" w:color="auto"/>
            <w:right w:val="none" w:sz="0" w:space="0" w:color="auto"/>
          </w:divBdr>
        </w:div>
        <w:div w:id="1853446786">
          <w:marLeft w:val="640"/>
          <w:marRight w:val="0"/>
          <w:marTop w:val="0"/>
          <w:marBottom w:val="0"/>
          <w:divBdr>
            <w:top w:val="none" w:sz="0" w:space="0" w:color="auto"/>
            <w:left w:val="none" w:sz="0" w:space="0" w:color="auto"/>
            <w:bottom w:val="none" w:sz="0" w:space="0" w:color="auto"/>
            <w:right w:val="none" w:sz="0" w:space="0" w:color="auto"/>
          </w:divBdr>
        </w:div>
        <w:div w:id="1129321417">
          <w:marLeft w:val="640"/>
          <w:marRight w:val="0"/>
          <w:marTop w:val="0"/>
          <w:marBottom w:val="0"/>
          <w:divBdr>
            <w:top w:val="none" w:sz="0" w:space="0" w:color="auto"/>
            <w:left w:val="none" w:sz="0" w:space="0" w:color="auto"/>
            <w:bottom w:val="none" w:sz="0" w:space="0" w:color="auto"/>
            <w:right w:val="none" w:sz="0" w:space="0" w:color="auto"/>
          </w:divBdr>
        </w:div>
        <w:div w:id="64768912">
          <w:marLeft w:val="640"/>
          <w:marRight w:val="0"/>
          <w:marTop w:val="0"/>
          <w:marBottom w:val="0"/>
          <w:divBdr>
            <w:top w:val="none" w:sz="0" w:space="0" w:color="auto"/>
            <w:left w:val="none" w:sz="0" w:space="0" w:color="auto"/>
            <w:bottom w:val="none" w:sz="0" w:space="0" w:color="auto"/>
            <w:right w:val="none" w:sz="0" w:space="0" w:color="auto"/>
          </w:divBdr>
        </w:div>
        <w:div w:id="764149891">
          <w:marLeft w:val="640"/>
          <w:marRight w:val="0"/>
          <w:marTop w:val="0"/>
          <w:marBottom w:val="0"/>
          <w:divBdr>
            <w:top w:val="none" w:sz="0" w:space="0" w:color="auto"/>
            <w:left w:val="none" w:sz="0" w:space="0" w:color="auto"/>
            <w:bottom w:val="none" w:sz="0" w:space="0" w:color="auto"/>
            <w:right w:val="none" w:sz="0" w:space="0" w:color="auto"/>
          </w:divBdr>
        </w:div>
        <w:div w:id="707725313">
          <w:marLeft w:val="640"/>
          <w:marRight w:val="0"/>
          <w:marTop w:val="0"/>
          <w:marBottom w:val="0"/>
          <w:divBdr>
            <w:top w:val="none" w:sz="0" w:space="0" w:color="auto"/>
            <w:left w:val="none" w:sz="0" w:space="0" w:color="auto"/>
            <w:bottom w:val="none" w:sz="0" w:space="0" w:color="auto"/>
            <w:right w:val="none" w:sz="0" w:space="0" w:color="auto"/>
          </w:divBdr>
        </w:div>
        <w:div w:id="806969540">
          <w:marLeft w:val="640"/>
          <w:marRight w:val="0"/>
          <w:marTop w:val="0"/>
          <w:marBottom w:val="0"/>
          <w:divBdr>
            <w:top w:val="none" w:sz="0" w:space="0" w:color="auto"/>
            <w:left w:val="none" w:sz="0" w:space="0" w:color="auto"/>
            <w:bottom w:val="none" w:sz="0" w:space="0" w:color="auto"/>
            <w:right w:val="none" w:sz="0" w:space="0" w:color="auto"/>
          </w:divBdr>
        </w:div>
      </w:divsChild>
    </w:div>
    <w:div w:id="1758135084">
      <w:bodyDiv w:val="1"/>
      <w:marLeft w:val="0"/>
      <w:marRight w:val="0"/>
      <w:marTop w:val="0"/>
      <w:marBottom w:val="0"/>
      <w:divBdr>
        <w:top w:val="none" w:sz="0" w:space="0" w:color="auto"/>
        <w:left w:val="none" w:sz="0" w:space="0" w:color="auto"/>
        <w:bottom w:val="none" w:sz="0" w:space="0" w:color="auto"/>
        <w:right w:val="none" w:sz="0" w:space="0" w:color="auto"/>
      </w:divBdr>
      <w:divsChild>
        <w:div w:id="572084011">
          <w:marLeft w:val="640"/>
          <w:marRight w:val="0"/>
          <w:marTop w:val="0"/>
          <w:marBottom w:val="0"/>
          <w:divBdr>
            <w:top w:val="none" w:sz="0" w:space="0" w:color="auto"/>
            <w:left w:val="none" w:sz="0" w:space="0" w:color="auto"/>
            <w:bottom w:val="none" w:sz="0" w:space="0" w:color="auto"/>
            <w:right w:val="none" w:sz="0" w:space="0" w:color="auto"/>
          </w:divBdr>
        </w:div>
        <w:div w:id="1025254153">
          <w:marLeft w:val="640"/>
          <w:marRight w:val="0"/>
          <w:marTop w:val="0"/>
          <w:marBottom w:val="0"/>
          <w:divBdr>
            <w:top w:val="none" w:sz="0" w:space="0" w:color="auto"/>
            <w:left w:val="none" w:sz="0" w:space="0" w:color="auto"/>
            <w:bottom w:val="none" w:sz="0" w:space="0" w:color="auto"/>
            <w:right w:val="none" w:sz="0" w:space="0" w:color="auto"/>
          </w:divBdr>
        </w:div>
        <w:div w:id="96558382">
          <w:marLeft w:val="640"/>
          <w:marRight w:val="0"/>
          <w:marTop w:val="0"/>
          <w:marBottom w:val="0"/>
          <w:divBdr>
            <w:top w:val="none" w:sz="0" w:space="0" w:color="auto"/>
            <w:left w:val="none" w:sz="0" w:space="0" w:color="auto"/>
            <w:bottom w:val="none" w:sz="0" w:space="0" w:color="auto"/>
            <w:right w:val="none" w:sz="0" w:space="0" w:color="auto"/>
          </w:divBdr>
        </w:div>
        <w:div w:id="622536830">
          <w:marLeft w:val="640"/>
          <w:marRight w:val="0"/>
          <w:marTop w:val="0"/>
          <w:marBottom w:val="0"/>
          <w:divBdr>
            <w:top w:val="none" w:sz="0" w:space="0" w:color="auto"/>
            <w:left w:val="none" w:sz="0" w:space="0" w:color="auto"/>
            <w:bottom w:val="none" w:sz="0" w:space="0" w:color="auto"/>
            <w:right w:val="none" w:sz="0" w:space="0" w:color="auto"/>
          </w:divBdr>
        </w:div>
        <w:div w:id="75131944">
          <w:marLeft w:val="640"/>
          <w:marRight w:val="0"/>
          <w:marTop w:val="0"/>
          <w:marBottom w:val="0"/>
          <w:divBdr>
            <w:top w:val="none" w:sz="0" w:space="0" w:color="auto"/>
            <w:left w:val="none" w:sz="0" w:space="0" w:color="auto"/>
            <w:bottom w:val="none" w:sz="0" w:space="0" w:color="auto"/>
            <w:right w:val="none" w:sz="0" w:space="0" w:color="auto"/>
          </w:divBdr>
        </w:div>
        <w:div w:id="1552425631">
          <w:marLeft w:val="640"/>
          <w:marRight w:val="0"/>
          <w:marTop w:val="0"/>
          <w:marBottom w:val="0"/>
          <w:divBdr>
            <w:top w:val="none" w:sz="0" w:space="0" w:color="auto"/>
            <w:left w:val="none" w:sz="0" w:space="0" w:color="auto"/>
            <w:bottom w:val="none" w:sz="0" w:space="0" w:color="auto"/>
            <w:right w:val="none" w:sz="0" w:space="0" w:color="auto"/>
          </w:divBdr>
        </w:div>
        <w:div w:id="1497650925">
          <w:marLeft w:val="640"/>
          <w:marRight w:val="0"/>
          <w:marTop w:val="0"/>
          <w:marBottom w:val="0"/>
          <w:divBdr>
            <w:top w:val="none" w:sz="0" w:space="0" w:color="auto"/>
            <w:left w:val="none" w:sz="0" w:space="0" w:color="auto"/>
            <w:bottom w:val="none" w:sz="0" w:space="0" w:color="auto"/>
            <w:right w:val="none" w:sz="0" w:space="0" w:color="auto"/>
          </w:divBdr>
        </w:div>
        <w:div w:id="1906138715">
          <w:marLeft w:val="640"/>
          <w:marRight w:val="0"/>
          <w:marTop w:val="0"/>
          <w:marBottom w:val="0"/>
          <w:divBdr>
            <w:top w:val="none" w:sz="0" w:space="0" w:color="auto"/>
            <w:left w:val="none" w:sz="0" w:space="0" w:color="auto"/>
            <w:bottom w:val="none" w:sz="0" w:space="0" w:color="auto"/>
            <w:right w:val="none" w:sz="0" w:space="0" w:color="auto"/>
          </w:divBdr>
        </w:div>
        <w:div w:id="1547450435">
          <w:marLeft w:val="640"/>
          <w:marRight w:val="0"/>
          <w:marTop w:val="0"/>
          <w:marBottom w:val="0"/>
          <w:divBdr>
            <w:top w:val="none" w:sz="0" w:space="0" w:color="auto"/>
            <w:left w:val="none" w:sz="0" w:space="0" w:color="auto"/>
            <w:bottom w:val="none" w:sz="0" w:space="0" w:color="auto"/>
            <w:right w:val="none" w:sz="0" w:space="0" w:color="auto"/>
          </w:divBdr>
        </w:div>
        <w:div w:id="1890141086">
          <w:marLeft w:val="640"/>
          <w:marRight w:val="0"/>
          <w:marTop w:val="0"/>
          <w:marBottom w:val="0"/>
          <w:divBdr>
            <w:top w:val="none" w:sz="0" w:space="0" w:color="auto"/>
            <w:left w:val="none" w:sz="0" w:space="0" w:color="auto"/>
            <w:bottom w:val="none" w:sz="0" w:space="0" w:color="auto"/>
            <w:right w:val="none" w:sz="0" w:space="0" w:color="auto"/>
          </w:divBdr>
        </w:div>
        <w:div w:id="1971858659">
          <w:marLeft w:val="640"/>
          <w:marRight w:val="0"/>
          <w:marTop w:val="0"/>
          <w:marBottom w:val="0"/>
          <w:divBdr>
            <w:top w:val="none" w:sz="0" w:space="0" w:color="auto"/>
            <w:left w:val="none" w:sz="0" w:space="0" w:color="auto"/>
            <w:bottom w:val="none" w:sz="0" w:space="0" w:color="auto"/>
            <w:right w:val="none" w:sz="0" w:space="0" w:color="auto"/>
          </w:divBdr>
        </w:div>
        <w:div w:id="290595195">
          <w:marLeft w:val="640"/>
          <w:marRight w:val="0"/>
          <w:marTop w:val="0"/>
          <w:marBottom w:val="0"/>
          <w:divBdr>
            <w:top w:val="none" w:sz="0" w:space="0" w:color="auto"/>
            <w:left w:val="none" w:sz="0" w:space="0" w:color="auto"/>
            <w:bottom w:val="none" w:sz="0" w:space="0" w:color="auto"/>
            <w:right w:val="none" w:sz="0" w:space="0" w:color="auto"/>
          </w:divBdr>
        </w:div>
        <w:div w:id="713429440">
          <w:marLeft w:val="640"/>
          <w:marRight w:val="0"/>
          <w:marTop w:val="0"/>
          <w:marBottom w:val="0"/>
          <w:divBdr>
            <w:top w:val="none" w:sz="0" w:space="0" w:color="auto"/>
            <w:left w:val="none" w:sz="0" w:space="0" w:color="auto"/>
            <w:bottom w:val="none" w:sz="0" w:space="0" w:color="auto"/>
            <w:right w:val="none" w:sz="0" w:space="0" w:color="auto"/>
          </w:divBdr>
        </w:div>
        <w:div w:id="103815240">
          <w:marLeft w:val="640"/>
          <w:marRight w:val="0"/>
          <w:marTop w:val="0"/>
          <w:marBottom w:val="0"/>
          <w:divBdr>
            <w:top w:val="none" w:sz="0" w:space="0" w:color="auto"/>
            <w:left w:val="none" w:sz="0" w:space="0" w:color="auto"/>
            <w:bottom w:val="none" w:sz="0" w:space="0" w:color="auto"/>
            <w:right w:val="none" w:sz="0" w:space="0" w:color="auto"/>
          </w:divBdr>
        </w:div>
        <w:div w:id="1635714779">
          <w:marLeft w:val="640"/>
          <w:marRight w:val="0"/>
          <w:marTop w:val="0"/>
          <w:marBottom w:val="0"/>
          <w:divBdr>
            <w:top w:val="none" w:sz="0" w:space="0" w:color="auto"/>
            <w:left w:val="none" w:sz="0" w:space="0" w:color="auto"/>
            <w:bottom w:val="none" w:sz="0" w:space="0" w:color="auto"/>
            <w:right w:val="none" w:sz="0" w:space="0" w:color="auto"/>
          </w:divBdr>
        </w:div>
        <w:div w:id="493498361">
          <w:marLeft w:val="640"/>
          <w:marRight w:val="0"/>
          <w:marTop w:val="0"/>
          <w:marBottom w:val="0"/>
          <w:divBdr>
            <w:top w:val="none" w:sz="0" w:space="0" w:color="auto"/>
            <w:left w:val="none" w:sz="0" w:space="0" w:color="auto"/>
            <w:bottom w:val="none" w:sz="0" w:space="0" w:color="auto"/>
            <w:right w:val="none" w:sz="0" w:space="0" w:color="auto"/>
          </w:divBdr>
        </w:div>
        <w:div w:id="1297223899">
          <w:marLeft w:val="640"/>
          <w:marRight w:val="0"/>
          <w:marTop w:val="0"/>
          <w:marBottom w:val="0"/>
          <w:divBdr>
            <w:top w:val="none" w:sz="0" w:space="0" w:color="auto"/>
            <w:left w:val="none" w:sz="0" w:space="0" w:color="auto"/>
            <w:bottom w:val="none" w:sz="0" w:space="0" w:color="auto"/>
            <w:right w:val="none" w:sz="0" w:space="0" w:color="auto"/>
          </w:divBdr>
        </w:div>
        <w:div w:id="1792623755">
          <w:marLeft w:val="640"/>
          <w:marRight w:val="0"/>
          <w:marTop w:val="0"/>
          <w:marBottom w:val="0"/>
          <w:divBdr>
            <w:top w:val="none" w:sz="0" w:space="0" w:color="auto"/>
            <w:left w:val="none" w:sz="0" w:space="0" w:color="auto"/>
            <w:bottom w:val="none" w:sz="0" w:space="0" w:color="auto"/>
            <w:right w:val="none" w:sz="0" w:space="0" w:color="auto"/>
          </w:divBdr>
        </w:div>
        <w:div w:id="1259606310">
          <w:marLeft w:val="640"/>
          <w:marRight w:val="0"/>
          <w:marTop w:val="0"/>
          <w:marBottom w:val="0"/>
          <w:divBdr>
            <w:top w:val="none" w:sz="0" w:space="0" w:color="auto"/>
            <w:left w:val="none" w:sz="0" w:space="0" w:color="auto"/>
            <w:bottom w:val="none" w:sz="0" w:space="0" w:color="auto"/>
            <w:right w:val="none" w:sz="0" w:space="0" w:color="auto"/>
          </w:divBdr>
        </w:div>
        <w:div w:id="637876914">
          <w:marLeft w:val="640"/>
          <w:marRight w:val="0"/>
          <w:marTop w:val="0"/>
          <w:marBottom w:val="0"/>
          <w:divBdr>
            <w:top w:val="none" w:sz="0" w:space="0" w:color="auto"/>
            <w:left w:val="none" w:sz="0" w:space="0" w:color="auto"/>
            <w:bottom w:val="none" w:sz="0" w:space="0" w:color="auto"/>
            <w:right w:val="none" w:sz="0" w:space="0" w:color="auto"/>
          </w:divBdr>
        </w:div>
        <w:div w:id="1876579111">
          <w:marLeft w:val="640"/>
          <w:marRight w:val="0"/>
          <w:marTop w:val="0"/>
          <w:marBottom w:val="0"/>
          <w:divBdr>
            <w:top w:val="none" w:sz="0" w:space="0" w:color="auto"/>
            <w:left w:val="none" w:sz="0" w:space="0" w:color="auto"/>
            <w:bottom w:val="none" w:sz="0" w:space="0" w:color="auto"/>
            <w:right w:val="none" w:sz="0" w:space="0" w:color="auto"/>
          </w:divBdr>
        </w:div>
        <w:div w:id="1602908241">
          <w:marLeft w:val="640"/>
          <w:marRight w:val="0"/>
          <w:marTop w:val="0"/>
          <w:marBottom w:val="0"/>
          <w:divBdr>
            <w:top w:val="none" w:sz="0" w:space="0" w:color="auto"/>
            <w:left w:val="none" w:sz="0" w:space="0" w:color="auto"/>
            <w:bottom w:val="none" w:sz="0" w:space="0" w:color="auto"/>
            <w:right w:val="none" w:sz="0" w:space="0" w:color="auto"/>
          </w:divBdr>
        </w:div>
        <w:div w:id="1301963964">
          <w:marLeft w:val="640"/>
          <w:marRight w:val="0"/>
          <w:marTop w:val="0"/>
          <w:marBottom w:val="0"/>
          <w:divBdr>
            <w:top w:val="none" w:sz="0" w:space="0" w:color="auto"/>
            <w:left w:val="none" w:sz="0" w:space="0" w:color="auto"/>
            <w:bottom w:val="none" w:sz="0" w:space="0" w:color="auto"/>
            <w:right w:val="none" w:sz="0" w:space="0" w:color="auto"/>
          </w:divBdr>
        </w:div>
        <w:div w:id="1799835213">
          <w:marLeft w:val="640"/>
          <w:marRight w:val="0"/>
          <w:marTop w:val="0"/>
          <w:marBottom w:val="0"/>
          <w:divBdr>
            <w:top w:val="none" w:sz="0" w:space="0" w:color="auto"/>
            <w:left w:val="none" w:sz="0" w:space="0" w:color="auto"/>
            <w:bottom w:val="none" w:sz="0" w:space="0" w:color="auto"/>
            <w:right w:val="none" w:sz="0" w:space="0" w:color="auto"/>
          </w:divBdr>
        </w:div>
        <w:div w:id="2016031503">
          <w:marLeft w:val="640"/>
          <w:marRight w:val="0"/>
          <w:marTop w:val="0"/>
          <w:marBottom w:val="0"/>
          <w:divBdr>
            <w:top w:val="none" w:sz="0" w:space="0" w:color="auto"/>
            <w:left w:val="none" w:sz="0" w:space="0" w:color="auto"/>
            <w:bottom w:val="none" w:sz="0" w:space="0" w:color="auto"/>
            <w:right w:val="none" w:sz="0" w:space="0" w:color="auto"/>
          </w:divBdr>
        </w:div>
        <w:div w:id="190457485">
          <w:marLeft w:val="640"/>
          <w:marRight w:val="0"/>
          <w:marTop w:val="0"/>
          <w:marBottom w:val="0"/>
          <w:divBdr>
            <w:top w:val="none" w:sz="0" w:space="0" w:color="auto"/>
            <w:left w:val="none" w:sz="0" w:space="0" w:color="auto"/>
            <w:bottom w:val="none" w:sz="0" w:space="0" w:color="auto"/>
            <w:right w:val="none" w:sz="0" w:space="0" w:color="auto"/>
          </w:divBdr>
        </w:div>
        <w:div w:id="981884475">
          <w:marLeft w:val="640"/>
          <w:marRight w:val="0"/>
          <w:marTop w:val="0"/>
          <w:marBottom w:val="0"/>
          <w:divBdr>
            <w:top w:val="none" w:sz="0" w:space="0" w:color="auto"/>
            <w:left w:val="none" w:sz="0" w:space="0" w:color="auto"/>
            <w:bottom w:val="none" w:sz="0" w:space="0" w:color="auto"/>
            <w:right w:val="none" w:sz="0" w:space="0" w:color="auto"/>
          </w:divBdr>
        </w:div>
        <w:div w:id="1170605053">
          <w:marLeft w:val="640"/>
          <w:marRight w:val="0"/>
          <w:marTop w:val="0"/>
          <w:marBottom w:val="0"/>
          <w:divBdr>
            <w:top w:val="none" w:sz="0" w:space="0" w:color="auto"/>
            <w:left w:val="none" w:sz="0" w:space="0" w:color="auto"/>
            <w:bottom w:val="none" w:sz="0" w:space="0" w:color="auto"/>
            <w:right w:val="none" w:sz="0" w:space="0" w:color="auto"/>
          </w:divBdr>
        </w:div>
        <w:div w:id="21516457">
          <w:marLeft w:val="640"/>
          <w:marRight w:val="0"/>
          <w:marTop w:val="0"/>
          <w:marBottom w:val="0"/>
          <w:divBdr>
            <w:top w:val="none" w:sz="0" w:space="0" w:color="auto"/>
            <w:left w:val="none" w:sz="0" w:space="0" w:color="auto"/>
            <w:bottom w:val="none" w:sz="0" w:space="0" w:color="auto"/>
            <w:right w:val="none" w:sz="0" w:space="0" w:color="auto"/>
          </w:divBdr>
        </w:div>
        <w:div w:id="249124037">
          <w:marLeft w:val="640"/>
          <w:marRight w:val="0"/>
          <w:marTop w:val="0"/>
          <w:marBottom w:val="0"/>
          <w:divBdr>
            <w:top w:val="none" w:sz="0" w:space="0" w:color="auto"/>
            <w:left w:val="none" w:sz="0" w:space="0" w:color="auto"/>
            <w:bottom w:val="none" w:sz="0" w:space="0" w:color="auto"/>
            <w:right w:val="none" w:sz="0" w:space="0" w:color="auto"/>
          </w:divBdr>
        </w:div>
        <w:div w:id="843133905">
          <w:marLeft w:val="640"/>
          <w:marRight w:val="0"/>
          <w:marTop w:val="0"/>
          <w:marBottom w:val="0"/>
          <w:divBdr>
            <w:top w:val="none" w:sz="0" w:space="0" w:color="auto"/>
            <w:left w:val="none" w:sz="0" w:space="0" w:color="auto"/>
            <w:bottom w:val="none" w:sz="0" w:space="0" w:color="auto"/>
            <w:right w:val="none" w:sz="0" w:space="0" w:color="auto"/>
          </w:divBdr>
        </w:div>
        <w:div w:id="1181893049">
          <w:marLeft w:val="640"/>
          <w:marRight w:val="0"/>
          <w:marTop w:val="0"/>
          <w:marBottom w:val="0"/>
          <w:divBdr>
            <w:top w:val="none" w:sz="0" w:space="0" w:color="auto"/>
            <w:left w:val="none" w:sz="0" w:space="0" w:color="auto"/>
            <w:bottom w:val="none" w:sz="0" w:space="0" w:color="auto"/>
            <w:right w:val="none" w:sz="0" w:space="0" w:color="auto"/>
          </w:divBdr>
        </w:div>
        <w:div w:id="786579045">
          <w:marLeft w:val="640"/>
          <w:marRight w:val="0"/>
          <w:marTop w:val="0"/>
          <w:marBottom w:val="0"/>
          <w:divBdr>
            <w:top w:val="none" w:sz="0" w:space="0" w:color="auto"/>
            <w:left w:val="none" w:sz="0" w:space="0" w:color="auto"/>
            <w:bottom w:val="none" w:sz="0" w:space="0" w:color="auto"/>
            <w:right w:val="none" w:sz="0" w:space="0" w:color="auto"/>
          </w:divBdr>
        </w:div>
        <w:div w:id="25066021">
          <w:marLeft w:val="640"/>
          <w:marRight w:val="0"/>
          <w:marTop w:val="0"/>
          <w:marBottom w:val="0"/>
          <w:divBdr>
            <w:top w:val="none" w:sz="0" w:space="0" w:color="auto"/>
            <w:left w:val="none" w:sz="0" w:space="0" w:color="auto"/>
            <w:bottom w:val="none" w:sz="0" w:space="0" w:color="auto"/>
            <w:right w:val="none" w:sz="0" w:space="0" w:color="auto"/>
          </w:divBdr>
        </w:div>
        <w:div w:id="350766744">
          <w:marLeft w:val="640"/>
          <w:marRight w:val="0"/>
          <w:marTop w:val="0"/>
          <w:marBottom w:val="0"/>
          <w:divBdr>
            <w:top w:val="none" w:sz="0" w:space="0" w:color="auto"/>
            <w:left w:val="none" w:sz="0" w:space="0" w:color="auto"/>
            <w:bottom w:val="none" w:sz="0" w:space="0" w:color="auto"/>
            <w:right w:val="none" w:sz="0" w:space="0" w:color="auto"/>
          </w:divBdr>
        </w:div>
        <w:div w:id="477496615">
          <w:marLeft w:val="640"/>
          <w:marRight w:val="0"/>
          <w:marTop w:val="0"/>
          <w:marBottom w:val="0"/>
          <w:divBdr>
            <w:top w:val="none" w:sz="0" w:space="0" w:color="auto"/>
            <w:left w:val="none" w:sz="0" w:space="0" w:color="auto"/>
            <w:bottom w:val="none" w:sz="0" w:space="0" w:color="auto"/>
            <w:right w:val="none" w:sz="0" w:space="0" w:color="auto"/>
          </w:divBdr>
        </w:div>
        <w:div w:id="1445230572">
          <w:marLeft w:val="640"/>
          <w:marRight w:val="0"/>
          <w:marTop w:val="0"/>
          <w:marBottom w:val="0"/>
          <w:divBdr>
            <w:top w:val="none" w:sz="0" w:space="0" w:color="auto"/>
            <w:left w:val="none" w:sz="0" w:space="0" w:color="auto"/>
            <w:bottom w:val="none" w:sz="0" w:space="0" w:color="auto"/>
            <w:right w:val="none" w:sz="0" w:space="0" w:color="auto"/>
          </w:divBdr>
        </w:div>
        <w:div w:id="754010331">
          <w:marLeft w:val="640"/>
          <w:marRight w:val="0"/>
          <w:marTop w:val="0"/>
          <w:marBottom w:val="0"/>
          <w:divBdr>
            <w:top w:val="none" w:sz="0" w:space="0" w:color="auto"/>
            <w:left w:val="none" w:sz="0" w:space="0" w:color="auto"/>
            <w:bottom w:val="none" w:sz="0" w:space="0" w:color="auto"/>
            <w:right w:val="none" w:sz="0" w:space="0" w:color="auto"/>
          </w:divBdr>
        </w:div>
        <w:div w:id="751467174">
          <w:marLeft w:val="640"/>
          <w:marRight w:val="0"/>
          <w:marTop w:val="0"/>
          <w:marBottom w:val="0"/>
          <w:divBdr>
            <w:top w:val="none" w:sz="0" w:space="0" w:color="auto"/>
            <w:left w:val="none" w:sz="0" w:space="0" w:color="auto"/>
            <w:bottom w:val="none" w:sz="0" w:space="0" w:color="auto"/>
            <w:right w:val="none" w:sz="0" w:space="0" w:color="auto"/>
          </w:divBdr>
        </w:div>
        <w:div w:id="498934654">
          <w:marLeft w:val="640"/>
          <w:marRight w:val="0"/>
          <w:marTop w:val="0"/>
          <w:marBottom w:val="0"/>
          <w:divBdr>
            <w:top w:val="none" w:sz="0" w:space="0" w:color="auto"/>
            <w:left w:val="none" w:sz="0" w:space="0" w:color="auto"/>
            <w:bottom w:val="none" w:sz="0" w:space="0" w:color="auto"/>
            <w:right w:val="none" w:sz="0" w:space="0" w:color="auto"/>
          </w:divBdr>
        </w:div>
        <w:div w:id="1221211841">
          <w:marLeft w:val="640"/>
          <w:marRight w:val="0"/>
          <w:marTop w:val="0"/>
          <w:marBottom w:val="0"/>
          <w:divBdr>
            <w:top w:val="none" w:sz="0" w:space="0" w:color="auto"/>
            <w:left w:val="none" w:sz="0" w:space="0" w:color="auto"/>
            <w:bottom w:val="none" w:sz="0" w:space="0" w:color="auto"/>
            <w:right w:val="none" w:sz="0" w:space="0" w:color="auto"/>
          </w:divBdr>
        </w:div>
        <w:div w:id="1286351253">
          <w:marLeft w:val="640"/>
          <w:marRight w:val="0"/>
          <w:marTop w:val="0"/>
          <w:marBottom w:val="0"/>
          <w:divBdr>
            <w:top w:val="none" w:sz="0" w:space="0" w:color="auto"/>
            <w:left w:val="none" w:sz="0" w:space="0" w:color="auto"/>
            <w:bottom w:val="none" w:sz="0" w:space="0" w:color="auto"/>
            <w:right w:val="none" w:sz="0" w:space="0" w:color="auto"/>
          </w:divBdr>
        </w:div>
      </w:divsChild>
    </w:div>
    <w:div w:id="1770389996">
      <w:bodyDiv w:val="1"/>
      <w:marLeft w:val="0"/>
      <w:marRight w:val="0"/>
      <w:marTop w:val="0"/>
      <w:marBottom w:val="0"/>
      <w:divBdr>
        <w:top w:val="none" w:sz="0" w:space="0" w:color="auto"/>
        <w:left w:val="none" w:sz="0" w:space="0" w:color="auto"/>
        <w:bottom w:val="none" w:sz="0" w:space="0" w:color="auto"/>
        <w:right w:val="none" w:sz="0" w:space="0" w:color="auto"/>
      </w:divBdr>
      <w:divsChild>
        <w:div w:id="1232274204">
          <w:marLeft w:val="640"/>
          <w:marRight w:val="0"/>
          <w:marTop w:val="0"/>
          <w:marBottom w:val="0"/>
          <w:divBdr>
            <w:top w:val="none" w:sz="0" w:space="0" w:color="auto"/>
            <w:left w:val="none" w:sz="0" w:space="0" w:color="auto"/>
            <w:bottom w:val="none" w:sz="0" w:space="0" w:color="auto"/>
            <w:right w:val="none" w:sz="0" w:space="0" w:color="auto"/>
          </w:divBdr>
        </w:div>
        <w:div w:id="465661051">
          <w:marLeft w:val="640"/>
          <w:marRight w:val="0"/>
          <w:marTop w:val="0"/>
          <w:marBottom w:val="0"/>
          <w:divBdr>
            <w:top w:val="none" w:sz="0" w:space="0" w:color="auto"/>
            <w:left w:val="none" w:sz="0" w:space="0" w:color="auto"/>
            <w:bottom w:val="none" w:sz="0" w:space="0" w:color="auto"/>
            <w:right w:val="none" w:sz="0" w:space="0" w:color="auto"/>
          </w:divBdr>
        </w:div>
        <w:div w:id="1055003765">
          <w:marLeft w:val="640"/>
          <w:marRight w:val="0"/>
          <w:marTop w:val="0"/>
          <w:marBottom w:val="0"/>
          <w:divBdr>
            <w:top w:val="none" w:sz="0" w:space="0" w:color="auto"/>
            <w:left w:val="none" w:sz="0" w:space="0" w:color="auto"/>
            <w:bottom w:val="none" w:sz="0" w:space="0" w:color="auto"/>
            <w:right w:val="none" w:sz="0" w:space="0" w:color="auto"/>
          </w:divBdr>
        </w:div>
        <w:div w:id="318585329">
          <w:marLeft w:val="640"/>
          <w:marRight w:val="0"/>
          <w:marTop w:val="0"/>
          <w:marBottom w:val="0"/>
          <w:divBdr>
            <w:top w:val="none" w:sz="0" w:space="0" w:color="auto"/>
            <w:left w:val="none" w:sz="0" w:space="0" w:color="auto"/>
            <w:bottom w:val="none" w:sz="0" w:space="0" w:color="auto"/>
            <w:right w:val="none" w:sz="0" w:space="0" w:color="auto"/>
          </w:divBdr>
        </w:div>
        <w:div w:id="1711607437">
          <w:marLeft w:val="640"/>
          <w:marRight w:val="0"/>
          <w:marTop w:val="0"/>
          <w:marBottom w:val="0"/>
          <w:divBdr>
            <w:top w:val="none" w:sz="0" w:space="0" w:color="auto"/>
            <w:left w:val="none" w:sz="0" w:space="0" w:color="auto"/>
            <w:bottom w:val="none" w:sz="0" w:space="0" w:color="auto"/>
            <w:right w:val="none" w:sz="0" w:space="0" w:color="auto"/>
          </w:divBdr>
        </w:div>
        <w:div w:id="704059545">
          <w:marLeft w:val="640"/>
          <w:marRight w:val="0"/>
          <w:marTop w:val="0"/>
          <w:marBottom w:val="0"/>
          <w:divBdr>
            <w:top w:val="none" w:sz="0" w:space="0" w:color="auto"/>
            <w:left w:val="none" w:sz="0" w:space="0" w:color="auto"/>
            <w:bottom w:val="none" w:sz="0" w:space="0" w:color="auto"/>
            <w:right w:val="none" w:sz="0" w:space="0" w:color="auto"/>
          </w:divBdr>
        </w:div>
        <w:div w:id="414592355">
          <w:marLeft w:val="640"/>
          <w:marRight w:val="0"/>
          <w:marTop w:val="0"/>
          <w:marBottom w:val="0"/>
          <w:divBdr>
            <w:top w:val="none" w:sz="0" w:space="0" w:color="auto"/>
            <w:left w:val="none" w:sz="0" w:space="0" w:color="auto"/>
            <w:bottom w:val="none" w:sz="0" w:space="0" w:color="auto"/>
            <w:right w:val="none" w:sz="0" w:space="0" w:color="auto"/>
          </w:divBdr>
        </w:div>
        <w:div w:id="509180198">
          <w:marLeft w:val="640"/>
          <w:marRight w:val="0"/>
          <w:marTop w:val="0"/>
          <w:marBottom w:val="0"/>
          <w:divBdr>
            <w:top w:val="none" w:sz="0" w:space="0" w:color="auto"/>
            <w:left w:val="none" w:sz="0" w:space="0" w:color="auto"/>
            <w:bottom w:val="none" w:sz="0" w:space="0" w:color="auto"/>
            <w:right w:val="none" w:sz="0" w:space="0" w:color="auto"/>
          </w:divBdr>
        </w:div>
        <w:div w:id="983630629">
          <w:marLeft w:val="640"/>
          <w:marRight w:val="0"/>
          <w:marTop w:val="0"/>
          <w:marBottom w:val="0"/>
          <w:divBdr>
            <w:top w:val="none" w:sz="0" w:space="0" w:color="auto"/>
            <w:left w:val="none" w:sz="0" w:space="0" w:color="auto"/>
            <w:bottom w:val="none" w:sz="0" w:space="0" w:color="auto"/>
            <w:right w:val="none" w:sz="0" w:space="0" w:color="auto"/>
          </w:divBdr>
        </w:div>
        <w:div w:id="943999393">
          <w:marLeft w:val="640"/>
          <w:marRight w:val="0"/>
          <w:marTop w:val="0"/>
          <w:marBottom w:val="0"/>
          <w:divBdr>
            <w:top w:val="none" w:sz="0" w:space="0" w:color="auto"/>
            <w:left w:val="none" w:sz="0" w:space="0" w:color="auto"/>
            <w:bottom w:val="none" w:sz="0" w:space="0" w:color="auto"/>
            <w:right w:val="none" w:sz="0" w:space="0" w:color="auto"/>
          </w:divBdr>
        </w:div>
        <w:div w:id="2035645667">
          <w:marLeft w:val="640"/>
          <w:marRight w:val="0"/>
          <w:marTop w:val="0"/>
          <w:marBottom w:val="0"/>
          <w:divBdr>
            <w:top w:val="none" w:sz="0" w:space="0" w:color="auto"/>
            <w:left w:val="none" w:sz="0" w:space="0" w:color="auto"/>
            <w:bottom w:val="none" w:sz="0" w:space="0" w:color="auto"/>
            <w:right w:val="none" w:sz="0" w:space="0" w:color="auto"/>
          </w:divBdr>
        </w:div>
        <w:div w:id="1982466299">
          <w:marLeft w:val="640"/>
          <w:marRight w:val="0"/>
          <w:marTop w:val="0"/>
          <w:marBottom w:val="0"/>
          <w:divBdr>
            <w:top w:val="none" w:sz="0" w:space="0" w:color="auto"/>
            <w:left w:val="none" w:sz="0" w:space="0" w:color="auto"/>
            <w:bottom w:val="none" w:sz="0" w:space="0" w:color="auto"/>
            <w:right w:val="none" w:sz="0" w:space="0" w:color="auto"/>
          </w:divBdr>
        </w:div>
        <w:div w:id="483788459">
          <w:marLeft w:val="640"/>
          <w:marRight w:val="0"/>
          <w:marTop w:val="0"/>
          <w:marBottom w:val="0"/>
          <w:divBdr>
            <w:top w:val="none" w:sz="0" w:space="0" w:color="auto"/>
            <w:left w:val="none" w:sz="0" w:space="0" w:color="auto"/>
            <w:bottom w:val="none" w:sz="0" w:space="0" w:color="auto"/>
            <w:right w:val="none" w:sz="0" w:space="0" w:color="auto"/>
          </w:divBdr>
        </w:div>
        <w:div w:id="1068920933">
          <w:marLeft w:val="640"/>
          <w:marRight w:val="0"/>
          <w:marTop w:val="0"/>
          <w:marBottom w:val="0"/>
          <w:divBdr>
            <w:top w:val="none" w:sz="0" w:space="0" w:color="auto"/>
            <w:left w:val="none" w:sz="0" w:space="0" w:color="auto"/>
            <w:bottom w:val="none" w:sz="0" w:space="0" w:color="auto"/>
            <w:right w:val="none" w:sz="0" w:space="0" w:color="auto"/>
          </w:divBdr>
        </w:div>
        <w:div w:id="1954747911">
          <w:marLeft w:val="640"/>
          <w:marRight w:val="0"/>
          <w:marTop w:val="0"/>
          <w:marBottom w:val="0"/>
          <w:divBdr>
            <w:top w:val="none" w:sz="0" w:space="0" w:color="auto"/>
            <w:left w:val="none" w:sz="0" w:space="0" w:color="auto"/>
            <w:bottom w:val="none" w:sz="0" w:space="0" w:color="auto"/>
            <w:right w:val="none" w:sz="0" w:space="0" w:color="auto"/>
          </w:divBdr>
        </w:div>
        <w:div w:id="1744983060">
          <w:marLeft w:val="640"/>
          <w:marRight w:val="0"/>
          <w:marTop w:val="0"/>
          <w:marBottom w:val="0"/>
          <w:divBdr>
            <w:top w:val="none" w:sz="0" w:space="0" w:color="auto"/>
            <w:left w:val="none" w:sz="0" w:space="0" w:color="auto"/>
            <w:bottom w:val="none" w:sz="0" w:space="0" w:color="auto"/>
            <w:right w:val="none" w:sz="0" w:space="0" w:color="auto"/>
          </w:divBdr>
        </w:div>
        <w:div w:id="1078405422">
          <w:marLeft w:val="640"/>
          <w:marRight w:val="0"/>
          <w:marTop w:val="0"/>
          <w:marBottom w:val="0"/>
          <w:divBdr>
            <w:top w:val="none" w:sz="0" w:space="0" w:color="auto"/>
            <w:left w:val="none" w:sz="0" w:space="0" w:color="auto"/>
            <w:bottom w:val="none" w:sz="0" w:space="0" w:color="auto"/>
            <w:right w:val="none" w:sz="0" w:space="0" w:color="auto"/>
          </w:divBdr>
        </w:div>
        <w:div w:id="2037923197">
          <w:marLeft w:val="640"/>
          <w:marRight w:val="0"/>
          <w:marTop w:val="0"/>
          <w:marBottom w:val="0"/>
          <w:divBdr>
            <w:top w:val="none" w:sz="0" w:space="0" w:color="auto"/>
            <w:left w:val="none" w:sz="0" w:space="0" w:color="auto"/>
            <w:bottom w:val="none" w:sz="0" w:space="0" w:color="auto"/>
            <w:right w:val="none" w:sz="0" w:space="0" w:color="auto"/>
          </w:divBdr>
        </w:div>
        <w:div w:id="723916730">
          <w:marLeft w:val="640"/>
          <w:marRight w:val="0"/>
          <w:marTop w:val="0"/>
          <w:marBottom w:val="0"/>
          <w:divBdr>
            <w:top w:val="none" w:sz="0" w:space="0" w:color="auto"/>
            <w:left w:val="none" w:sz="0" w:space="0" w:color="auto"/>
            <w:bottom w:val="none" w:sz="0" w:space="0" w:color="auto"/>
            <w:right w:val="none" w:sz="0" w:space="0" w:color="auto"/>
          </w:divBdr>
        </w:div>
        <w:div w:id="798763678">
          <w:marLeft w:val="640"/>
          <w:marRight w:val="0"/>
          <w:marTop w:val="0"/>
          <w:marBottom w:val="0"/>
          <w:divBdr>
            <w:top w:val="none" w:sz="0" w:space="0" w:color="auto"/>
            <w:left w:val="none" w:sz="0" w:space="0" w:color="auto"/>
            <w:bottom w:val="none" w:sz="0" w:space="0" w:color="auto"/>
            <w:right w:val="none" w:sz="0" w:space="0" w:color="auto"/>
          </w:divBdr>
        </w:div>
        <w:div w:id="244074571">
          <w:marLeft w:val="640"/>
          <w:marRight w:val="0"/>
          <w:marTop w:val="0"/>
          <w:marBottom w:val="0"/>
          <w:divBdr>
            <w:top w:val="none" w:sz="0" w:space="0" w:color="auto"/>
            <w:left w:val="none" w:sz="0" w:space="0" w:color="auto"/>
            <w:bottom w:val="none" w:sz="0" w:space="0" w:color="auto"/>
            <w:right w:val="none" w:sz="0" w:space="0" w:color="auto"/>
          </w:divBdr>
        </w:div>
        <w:div w:id="1384593702">
          <w:marLeft w:val="640"/>
          <w:marRight w:val="0"/>
          <w:marTop w:val="0"/>
          <w:marBottom w:val="0"/>
          <w:divBdr>
            <w:top w:val="none" w:sz="0" w:space="0" w:color="auto"/>
            <w:left w:val="none" w:sz="0" w:space="0" w:color="auto"/>
            <w:bottom w:val="none" w:sz="0" w:space="0" w:color="auto"/>
            <w:right w:val="none" w:sz="0" w:space="0" w:color="auto"/>
          </w:divBdr>
        </w:div>
        <w:div w:id="2080131876">
          <w:marLeft w:val="640"/>
          <w:marRight w:val="0"/>
          <w:marTop w:val="0"/>
          <w:marBottom w:val="0"/>
          <w:divBdr>
            <w:top w:val="none" w:sz="0" w:space="0" w:color="auto"/>
            <w:left w:val="none" w:sz="0" w:space="0" w:color="auto"/>
            <w:bottom w:val="none" w:sz="0" w:space="0" w:color="auto"/>
            <w:right w:val="none" w:sz="0" w:space="0" w:color="auto"/>
          </w:divBdr>
        </w:div>
        <w:div w:id="844397251">
          <w:marLeft w:val="640"/>
          <w:marRight w:val="0"/>
          <w:marTop w:val="0"/>
          <w:marBottom w:val="0"/>
          <w:divBdr>
            <w:top w:val="none" w:sz="0" w:space="0" w:color="auto"/>
            <w:left w:val="none" w:sz="0" w:space="0" w:color="auto"/>
            <w:bottom w:val="none" w:sz="0" w:space="0" w:color="auto"/>
            <w:right w:val="none" w:sz="0" w:space="0" w:color="auto"/>
          </w:divBdr>
        </w:div>
        <w:div w:id="258566770">
          <w:marLeft w:val="640"/>
          <w:marRight w:val="0"/>
          <w:marTop w:val="0"/>
          <w:marBottom w:val="0"/>
          <w:divBdr>
            <w:top w:val="none" w:sz="0" w:space="0" w:color="auto"/>
            <w:left w:val="none" w:sz="0" w:space="0" w:color="auto"/>
            <w:bottom w:val="none" w:sz="0" w:space="0" w:color="auto"/>
            <w:right w:val="none" w:sz="0" w:space="0" w:color="auto"/>
          </w:divBdr>
        </w:div>
        <w:div w:id="337196352">
          <w:marLeft w:val="640"/>
          <w:marRight w:val="0"/>
          <w:marTop w:val="0"/>
          <w:marBottom w:val="0"/>
          <w:divBdr>
            <w:top w:val="none" w:sz="0" w:space="0" w:color="auto"/>
            <w:left w:val="none" w:sz="0" w:space="0" w:color="auto"/>
            <w:bottom w:val="none" w:sz="0" w:space="0" w:color="auto"/>
            <w:right w:val="none" w:sz="0" w:space="0" w:color="auto"/>
          </w:divBdr>
        </w:div>
        <w:div w:id="301155464">
          <w:marLeft w:val="640"/>
          <w:marRight w:val="0"/>
          <w:marTop w:val="0"/>
          <w:marBottom w:val="0"/>
          <w:divBdr>
            <w:top w:val="none" w:sz="0" w:space="0" w:color="auto"/>
            <w:left w:val="none" w:sz="0" w:space="0" w:color="auto"/>
            <w:bottom w:val="none" w:sz="0" w:space="0" w:color="auto"/>
            <w:right w:val="none" w:sz="0" w:space="0" w:color="auto"/>
          </w:divBdr>
        </w:div>
        <w:div w:id="901524459">
          <w:marLeft w:val="640"/>
          <w:marRight w:val="0"/>
          <w:marTop w:val="0"/>
          <w:marBottom w:val="0"/>
          <w:divBdr>
            <w:top w:val="none" w:sz="0" w:space="0" w:color="auto"/>
            <w:left w:val="none" w:sz="0" w:space="0" w:color="auto"/>
            <w:bottom w:val="none" w:sz="0" w:space="0" w:color="auto"/>
            <w:right w:val="none" w:sz="0" w:space="0" w:color="auto"/>
          </w:divBdr>
        </w:div>
        <w:div w:id="1844197147">
          <w:marLeft w:val="640"/>
          <w:marRight w:val="0"/>
          <w:marTop w:val="0"/>
          <w:marBottom w:val="0"/>
          <w:divBdr>
            <w:top w:val="none" w:sz="0" w:space="0" w:color="auto"/>
            <w:left w:val="none" w:sz="0" w:space="0" w:color="auto"/>
            <w:bottom w:val="none" w:sz="0" w:space="0" w:color="auto"/>
            <w:right w:val="none" w:sz="0" w:space="0" w:color="auto"/>
          </w:divBdr>
        </w:div>
        <w:div w:id="1926303428">
          <w:marLeft w:val="640"/>
          <w:marRight w:val="0"/>
          <w:marTop w:val="0"/>
          <w:marBottom w:val="0"/>
          <w:divBdr>
            <w:top w:val="none" w:sz="0" w:space="0" w:color="auto"/>
            <w:left w:val="none" w:sz="0" w:space="0" w:color="auto"/>
            <w:bottom w:val="none" w:sz="0" w:space="0" w:color="auto"/>
            <w:right w:val="none" w:sz="0" w:space="0" w:color="auto"/>
          </w:divBdr>
        </w:div>
        <w:div w:id="1674188889">
          <w:marLeft w:val="640"/>
          <w:marRight w:val="0"/>
          <w:marTop w:val="0"/>
          <w:marBottom w:val="0"/>
          <w:divBdr>
            <w:top w:val="none" w:sz="0" w:space="0" w:color="auto"/>
            <w:left w:val="none" w:sz="0" w:space="0" w:color="auto"/>
            <w:bottom w:val="none" w:sz="0" w:space="0" w:color="auto"/>
            <w:right w:val="none" w:sz="0" w:space="0" w:color="auto"/>
          </w:divBdr>
        </w:div>
        <w:div w:id="556740300">
          <w:marLeft w:val="640"/>
          <w:marRight w:val="0"/>
          <w:marTop w:val="0"/>
          <w:marBottom w:val="0"/>
          <w:divBdr>
            <w:top w:val="none" w:sz="0" w:space="0" w:color="auto"/>
            <w:left w:val="none" w:sz="0" w:space="0" w:color="auto"/>
            <w:bottom w:val="none" w:sz="0" w:space="0" w:color="auto"/>
            <w:right w:val="none" w:sz="0" w:space="0" w:color="auto"/>
          </w:divBdr>
        </w:div>
        <w:div w:id="478421442">
          <w:marLeft w:val="640"/>
          <w:marRight w:val="0"/>
          <w:marTop w:val="0"/>
          <w:marBottom w:val="0"/>
          <w:divBdr>
            <w:top w:val="none" w:sz="0" w:space="0" w:color="auto"/>
            <w:left w:val="none" w:sz="0" w:space="0" w:color="auto"/>
            <w:bottom w:val="none" w:sz="0" w:space="0" w:color="auto"/>
            <w:right w:val="none" w:sz="0" w:space="0" w:color="auto"/>
          </w:divBdr>
        </w:div>
        <w:div w:id="498739719">
          <w:marLeft w:val="640"/>
          <w:marRight w:val="0"/>
          <w:marTop w:val="0"/>
          <w:marBottom w:val="0"/>
          <w:divBdr>
            <w:top w:val="none" w:sz="0" w:space="0" w:color="auto"/>
            <w:left w:val="none" w:sz="0" w:space="0" w:color="auto"/>
            <w:bottom w:val="none" w:sz="0" w:space="0" w:color="auto"/>
            <w:right w:val="none" w:sz="0" w:space="0" w:color="auto"/>
          </w:divBdr>
        </w:div>
        <w:div w:id="1091656678">
          <w:marLeft w:val="640"/>
          <w:marRight w:val="0"/>
          <w:marTop w:val="0"/>
          <w:marBottom w:val="0"/>
          <w:divBdr>
            <w:top w:val="none" w:sz="0" w:space="0" w:color="auto"/>
            <w:left w:val="none" w:sz="0" w:space="0" w:color="auto"/>
            <w:bottom w:val="none" w:sz="0" w:space="0" w:color="auto"/>
            <w:right w:val="none" w:sz="0" w:space="0" w:color="auto"/>
          </w:divBdr>
        </w:div>
        <w:div w:id="1783450955">
          <w:marLeft w:val="640"/>
          <w:marRight w:val="0"/>
          <w:marTop w:val="0"/>
          <w:marBottom w:val="0"/>
          <w:divBdr>
            <w:top w:val="none" w:sz="0" w:space="0" w:color="auto"/>
            <w:left w:val="none" w:sz="0" w:space="0" w:color="auto"/>
            <w:bottom w:val="none" w:sz="0" w:space="0" w:color="auto"/>
            <w:right w:val="none" w:sz="0" w:space="0" w:color="auto"/>
          </w:divBdr>
        </w:div>
        <w:div w:id="1773937933">
          <w:marLeft w:val="640"/>
          <w:marRight w:val="0"/>
          <w:marTop w:val="0"/>
          <w:marBottom w:val="0"/>
          <w:divBdr>
            <w:top w:val="none" w:sz="0" w:space="0" w:color="auto"/>
            <w:left w:val="none" w:sz="0" w:space="0" w:color="auto"/>
            <w:bottom w:val="none" w:sz="0" w:space="0" w:color="auto"/>
            <w:right w:val="none" w:sz="0" w:space="0" w:color="auto"/>
          </w:divBdr>
        </w:div>
        <w:div w:id="1890873311">
          <w:marLeft w:val="640"/>
          <w:marRight w:val="0"/>
          <w:marTop w:val="0"/>
          <w:marBottom w:val="0"/>
          <w:divBdr>
            <w:top w:val="none" w:sz="0" w:space="0" w:color="auto"/>
            <w:left w:val="none" w:sz="0" w:space="0" w:color="auto"/>
            <w:bottom w:val="none" w:sz="0" w:space="0" w:color="auto"/>
            <w:right w:val="none" w:sz="0" w:space="0" w:color="auto"/>
          </w:divBdr>
        </w:div>
        <w:div w:id="237636966">
          <w:marLeft w:val="640"/>
          <w:marRight w:val="0"/>
          <w:marTop w:val="0"/>
          <w:marBottom w:val="0"/>
          <w:divBdr>
            <w:top w:val="none" w:sz="0" w:space="0" w:color="auto"/>
            <w:left w:val="none" w:sz="0" w:space="0" w:color="auto"/>
            <w:bottom w:val="none" w:sz="0" w:space="0" w:color="auto"/>
            <w:right w:val="none" w:sz="0" w:space="0" w:color="auto"/>
          </w:divBdr>
        </w:div>
        <w:div w:id="1664503730">
          <w:marLeft w:val="640"/>
          <w:marRight w:val="0"/>
          <w:marTop w:val="0"/>
          <w:marBottom w:val="0"/>
          <w:divBdr>
            <w:top w:val="none" w:sz="0" w:space="0" w:color="auto"/>
            <w:left w:val="none" w:sz="0" w:space="0" w:color="auto"/>
            <w:bottom w:val="none" w:sz="0" w:space="0" w:color="auto"/>
            <w:right w:val="none" w:sz="0" w:space="0" w:color="auto"/>
          </w:divBdr>
        </w:div>
        <w:div w:id="1370952286">
          <w:marLeft w:val="640"/>
          <w:marRight w:val="0"/>
          <w:marTop w:val="0"/>
          <w:marBottom w:val="0"/>
          <w:divBdr>
            <w:top w:val="none" w:sz="0" w:space="0" w:color="auto"/>
            <w:left w:val="none" w:sz="0" w:space="0" w:color="auto"/>
            <w:bottom w:val="none" w:sz="0" w:space="0" w:color="auto"/>
            <w:right w:val="none" w:sz="0" w:space="0" w:color="auto"/>
          </w:divBdr>
        </w:div>
        <w:div w:id="109589774">
          <w:marLeft w:val="640"/>
          <w:marRight w:val="0"/>
          <w:marTop w:val="0"/>
          <w:marBottom w:val="0"/>
          <w:divBdr>
            <w:top w:val="none" w:sz="0" w:space="0" w:color="auto"/>
            <w:left w:val="none" w:sz="0" w:space="0" w:color="auto"/>
            <w:bottom w:val="none" w:sz="0" w:space="0" w:color="auto"/>
            <w:right w:val="none" w:sz="0" w:space="0" w:color="auto"/>
          </w:divBdr>
        </w:div>
        <w:div w:id="9990999">
          <w:marLeft w:val="640"/>
          <w:marRight w:val="0"/>
          <w:marTop w:val="0"/>
          <w:marBottom w:val="0"/>
          <w:divBdr>
            <w:top w:val="none" w:sz="0" w:space="0" w:color="auto"/>
            <w:left w:val="none" w:sz="0" w:space="0" w:color="auto"/>
            <w:bottom w:val="none" w:sz="0" w:space="0" w:color="auto"/>
            <w:right w:val="none" w:sz="0" w:space="0" w:color="auto"/>
          </w:divBdr>
        </w:div>
      </w:divsChild>
    </w:div>
    <w:div w:id="1772043383">
      <w:bodyDiv w:val="1"/>
      <w:marLeft w:val="0"/>
      <w:marRight w:val="0"/>
      <w:marTop w:val="0"/>
      <w:marBottom w:val="0"/>
      <w:divBdr>
        <w:top w:val="none" w:sz="0" w:space="0" w:color="auto"/>
        <w:left w:val="none" w:sz="0" w:space="0" w:color="auto"/>
        <w:bottom w:val="none" w:sz="0" w:space="0" w:color="auto"/>
        <w:right w:val="none" w:sz="0" w:space="0" w:color="auto"/>
      </w:divBdr>
      <w:divsChild>
        <w:div w:id="1690376182">
          <w:marLeft w:val="640"/>
          <w:marRight w:val="0"/>
          <w:marTop w:val="0"/>
          <w:marBottom w:val="0"/>
          <w:divBdr>
            <w:top w:val="none" w:sz="0" w:space="0" w:color="auto"/>
            <w:left w:val="none" w:sz="0" w:space="0" w:color="auto"/>
            <w:bottom w:val="none" w:sz="0" w:space="0" w:color="auto"/>
            <w:right w:val="none" w:sz="0" w:space="0" w:color="auto"/>
          </w:divBdr>
        </w:div>
        <w:div w:id="1931113636">
          <w:marLeft w:val="640"/>
          <w:marRight w:val="0"/>
          <w:marTop w:val="0"/>
          <w:marBottom w:val="0"/>
          <w:divBdr>
            <w:top w:val="none" w:sz="0" w:space="0" w:color="auto"/>
            <w:left w:val="none" w:sz="0" w:space="0" w:color="auto"/>
            <w:bottom w:val="none" w:sz="0" w:space="0" w:color="auto"/>
            <w:right w:val="none" w:sz="0" w:space="0" w:color="auto"/>
          </w:divBdr>
        </w:div>
        <w:div w:id="40713042">
          <w:marLeft w:val="640"/>
          <w:marRight w:val="0"/>
          <w:marTop w:val="0"/>
          <w:marBottom w:val="0"/>
          <w:divBdr>
            <w:top w:val="none" w:sz="0" w:space="0" w:color="auto"/>
            <w:left w:val="none" w:sz="0" w:space="0" w:color="auto"/>
            <w:bottom w:val="none" w:sz="0" w:space="0" w:color="auto"/>
            <w:right w:val="none" w:sz="0" w:space="0" w:color="auto"/>
          </w:divBdr>
        </w:div>
        <w:div w:id="748305784">
          <w:marLeft w:val="640"/>
          <w:marRight w:val="0"/>
          <w:marTop w:val="0"/>
          <w:marBottom w:val="0"/>
          <w:divBdr>
            <w:top w:val="none" w:sz="0" w:space="0" w:color="auto"/>
            <w:left w:val="none" w:sz="0" w:space="0" w:color="auto"/>
            <w:bottom w:val="none" w:sz="0" w:space="0" w:color="auto"/>
            <w:right w:val="none" w:sz="0" w:space="0" w:color="auto"/>
          </w:divBdr>
        </w:div>
        <w:div w:id="517934807">
          <w:marLeft w:val="640"/>
          <w:marRight w:val="0"/>
          <w:marTop w:val="0"/>
          <w:marBottom w:val="0"/>
          <w:divBdr>
            <w:top w:val="none" w:sz="0" w:space="0" w:color="auto"/>
            <w:left w:val="none" w:sz="0" w:space="0" w:color="auto"/>
            <w:bottom w:val="none" w:sz="0" w:space="0" w:color="auto"/>
            <w:right w:val="none" w:sz="0" w:space="0" w:color="auto"/>
          </w:divBdr>
        </w:div>
        <w:div w:id="1985431712">
          <w:marLeft w:val="640"/>
          <w:marRight w:val="0"/>
          <w:marTop w:val="0"/>
          <w:marBottom w:val="0"/>
          <w:divBdr>
            <w:top w:val="none" w:sz="0" w:space="0" w:color="auto"/>
            <w:left w:val="none" w:sz="0" w:space="0" w:color="auto"/>
            <w:bottom w:val="none" w:sz="0" w:space="0" w:color="auto"/>
            <w:right w:val="none" w:sz="0" w:space="0" w:color="auto"/>
          </w:divBdr>
        </w:div>
        <w:div w:id="103962200">
          <w:marLeft w:val="640"/>
          <w:marRight w:val="0"/>
          <w:marTop w:val="0"/>
          <w:marBottom w:val="0"/>
          <w:divBdr>
            <w:top w:val="none" w:sz="0" w:space="0" w:color="auto"/>
            <w:left w:val="none" w:sz="0" w:space="0" w:color="auto"/>
            <w:bottom w:val="none" w:sz="0" w:space="0" w:color="auto"/>
            <w:right w:val="none" w:sz="0" w:space="0" w:color="auto"/>
          </w:divBdr>
        </w:div>
        <w:div w:id="1699967572">
          <w:marLeft w:val="640"/>
          <w:marRight w:val="0"/>
          <w:marTop w:val="0"/>
          <w:marBottom w:val="0"/>
          <w:divBdr>
            <w:top w:val="none" w:sz="0" w:space="0" w:color="auto"/>
            <w:left w:val="none" w:sz="0" w:space="0" w:color="auto"/>
            <w:bottom w:val="none" w:sz="0" w:space="0" w:color="auto"/>
            <w:right w:val="none" w:sz="0" w:space="0" w:color="auto"/>
          </w:divBdr>
        </w:div>
        <w:div w:id="1949043763">
          <w:marLeft w:val="640"/>
          <w:marRight w:val="0"/>
          <w:marTop w:val="0"/>
          <w:marBottom w:val="0"/>
          <w:divBdr>
            <w:top w:val="none" w:sz="0" w:space="0" w:color="auto"/>
            <w:left w:val="none" w:sz="0" w:space="0" w:color="auto"/>
            <w:bottom w:val="none" w:sz="0" w:space="0" w:color="auto"/>
            <w:right w:val="none" w:sz="0" w:space="0" w:color="auto"/>
          </w:divBdr>
        </w:div>
        <w:div w:id="787552641">
          <w:marLeft w:val="640"/>
          <w:marRight w:val="0"/>
          <w:marTop w:val="0"/>
          <w:marBottom w:val="0"/>
          <w:divBdr>
            <w:top w:val="none" w:sz="0" w:space="0" w:color="auto"/>
            <w:left w:val="none" w:sz="0" w:space="0" w:color="auto"/>
            <w:bottom w:val="none" w:sz="0" w:space="0" w:color="auto"/>
            <w:right w:val="none" w:sz="0" w:space="0" w:color="auto"/>
          </w:divBdr>
        </w:div>
        <w:div w:id="1789928326">
          <w:marLeft w:val="640"/>
          <w:marRight w:val="0"/>
          <w:marTop w:val="0"/>
          <w:marBottom w:val="0"/>
          <w:divBdr>
            <w:top w:val="none" w:sz="0" w:space="0" w:color="auto"/>
            <w:left w:val="none" w:sz="0" w:space="0" w:color="auto"/>
            <w:bottom w:val="none" w:sz="0" w:space="0" w:color="auto"/>
            <w:right w:val="none" w:sz="0" w:space="0" w:color="auto"/>
          </w:divBdr>
        </w:div>
        <w:div w:id="661814394">
          <w:marLeft w:val="640"/>
          <w:marRight w:val="0"/>
          <w:marTop w:val="0"/>
          <w:marBottom w:val="0"/>
          <w:divBdr>
            <w:top w:val="none" w:sz="0" w:space="0" w:color="auto"/>
            <w:left w:val="none" w:sz="0" w:space="0" w:color="auto"/>
            <w:bottom w:val="none" w:sz="0" w:space="0" w:color="auto"/>
            <w:right w:val="none" w:sz="0" w:space="0" w:color="auto"/>
          </w:divBdr>
        </w:div>
        <w:div w:id="1877766561">
          <w:marLeft w:val="640"/>
          <w:marRight w:val="0"/>
          <w:marTop w:val="0"/>
          <w:marBottom w:val="0"/>
          <w:divBdr>
            <w:top w:val="none" w:sz="0" w:space="0" w:color="auto"/>
            <w:left w:val="none" w:sz="0" w:space="0" w:color="auto"/>
            <w:bottom w:val="none" w:sz="0" w:space="0" w:color="auto"/>
            <w:right w:val="none" w:sz="0" w:space="0" w:color="auto"/>
          </w:divBdr>
        </w:div>
        <w:div w:id="1464039791">
          <w:marLeft w:val="640"/>
          <w:marRight w:val="0"/>
          <w:marTop w:val="0"/>
          <w:marBottom w:val="0"/>
          <w:divBdr>
            <w:top w:val="none" w:sz="0" w:space="0" w:color="auto"/>
            <w:left w:val="none" w:sz="0" w:space="0" w:color="auto"/>
            <w:bottom w:val="none" w:sz="0" w:space="0" w:color="auto"/>
            <w:right w:val="none" w:sz="0" w:space="0" w:color="auto"/>
          </w:divBdr>
        </w:div>
        <w:div w:id="347292157">
          <w:marLeft w:val="640"/>
          <w:marRight w:val="0"/>
          <w:marTop w:val="0"/>
          <w:marBottom w:val="0"/>
          <w:divBdr>
            <w:top w:val="none" w:sz="0" w:space="0" w:color="auto"/>
            <w:left w:val="none" w:sz="0" w:space="0" w:color="auto"/>
            <w:bottom w:val="none" w:sz="0" w:space="0" w:color="auto"/>
            <w:right w:val="none" w:sz="0" w:space="0" w:color="auto"/>
          </w:divBdr>
        </w:div>
        <w:div w:id="376778959">
          <w:marLeft w:val="640"/>
          <w:marRight w:val="0"/>
          <w:marTop w:val="0"/>
          <w:marBottom w:val="0"/>
          <w:divBdr>
            <w:top w:val="none" w:sz="0" w:space="0" w:color="auto"/>
            <w:left w:val="none" w:sz="0" w:space="0" w:color="auto"/>
            <w:bottom w:val="none" w:sz="0" w:space="0" w:color="auto"/>
            <w:right w:val="none" w:sz="0" w:space="0" w:color="auto"/>
          </w:divBdr>
        </w:div>
        <w:div w:id="1144927111">
          <w:marLeft w:val="640"/>
          <w:marRight w:val="0"/>
          <w:marTop w:val="0"/>
          <w:marBottom w:val="0"/>
          <w:divBdr>
            <w:top w:val="none" w:sz="0" w:space="0" w:color="auto"/>
            <w:left w:val="none" w:sz="0" w:space="0" w:color="auto"/>
            <w:bottom w:val="none" w:sz="0" w:space="0" w:color="auto"/>
            <w:right w:val="none" w:sz="0" w:space="0" w:color="auto"/>
          </w:divBdr>
        </w:div>
        <w:div w:id="206573889">
          <w:marLeft w:val="640"/>
          <w:marRight w:val="0"/>
          <w:marTop w:val="0"/>
          <w:marBottom w:val="0"/>
          <w:divBdr>
            <w:top w:val="none" w:sz="0" w:space="0" w:color="auto"/>
            <w:left w:val="none" w:sz="0" w:space="0" w:color="auto"/>
            <w:bottom w:val="none" w:sz="0" w:space="0" w:color="auto"/>
            <w:right w:val="none" w:sz="0" w:space="0" w:color="auto"/>
          </w:divBdr>
        </w:div>
        <w:div w:id="1340620218">
          <w:marLeft w:val="640"/>
          <w:marRight w:val="0"/>
          <w:marTop w:val="0"/>
          <w:marBottom w:val="0"/>
          <w:divBdr>
            <w:top w:val="none" w:sz="0" w:space="0" w:color="auto"/>
            <w:left w:val="none" w:sz="0" w:space="0" w:color="auto"/>
            <w:bottom w:val="none" w:sz="0" w:space="0" w:color="auto"/>
            <w:right w:val="none" w:sz="0" w:space="0" w:color="auto"/>
          </w:divBdr>
        </w:div>
        <w:div w:id="1682201318">
          <w:marLeft w:val="640"/>
          <w:marRight w:val="0"/>
          <w:marTop w:val="0"/>
          <w:marBottom w:val="0"/>
          <w:divBdr>
            <w:top w:val="none" w:sz="0" w:space="0" w:color="auto"/>
            <w:left w:val="none" w:sz="0" w:space="0" w:color="auto"/>
            <w:bottom w:val="none" w:sz="0" w:space="0" w:color="auto"/>
            <w:right w:val="none" w:sz="0" w:space="0" w:color="auto"/>
          </w:divBdr>
        </w:div>
        <w:div w:id="335425510">
          <w:marLeft w:val="640"/>
          <w:marRight w:val="0"/>
          <w:marTop w:val="0"/>
          <w:marBottom w:val="0"/>
          <w:divBdr>
            <w:top w:val="none" w:sz="0" w:space="0" w:color="auto"/>
            <w:left w:val="none" w:sz="0" w:space="0" w:color="auto"/>
            <w:bottom w:val="none" w:sz="0" w:space="0" w:color="auto"/>
            <w:right w:val="none" w:sz="0" w:space="0" w:color="auto"/>
          </w:divBdr>
        </w:div>
        <w:div w:id="930241332">
          <w:marLeft w:val="640"/>
          <w:marRight w:val="0"/>
          <w:marTop w:val="0"/>
          <w:marBottom w:val="0"/>
          <w:divBdr>
            <w:top w:val="none" w:sz="0" w:space="0" w:color="auto"/>
            <w:left w:val="none" w:sz="0" w:space="0" w:color="auto"/>
            <w:bottom w:val="none" w:sz="0" w:space="0" w:color="auto"/>
            <w:right w:val="none" w:sz="0" w:space="0" w:color="auto"/>
          </w:divBdr>
        </w:div>
        <w:div w:id="2013336277">
          <w:marLeft w:val="640"/>
          <w:marRight w:val="0"/>
          <w:marTop w:val="0"/>
          <w:marBottom w:val="0"/>
          <w:divBdr>
            <w:top w:val="none" w:sz="0" w:space="0" w:color="auto"/>
            <w:left w:val="none" w:sz="0" w:space="0" w:color="auto"/>
            <w:bottom w:val="none" w:sz="0" w:space="0" w:color="auto"/>
            <w:right w:val="none" w:sz="0" w:space="0" w:color="auto"/>
          </w:divBdr>
        </w:div>
        <w:div w:id="929200182">
          <w:marLeft w:val="640"/>
          <w:marRight w:val="0"/>
          <w:marTop w:val="0"/>
          <w:marBottom w:val="0"/>
          <w:divBdr>
            <w:top w:val="none" w:sz="0" w:space="0" w:color="auto"/>
            <w:left w:val="none" w:sz="0" w:space="0" w:color="auto"/>
            <w:bottom w:val="none" w:sz="0" w:space="0" w:color="auto"/>
            <w:right w:val="none" w:sz="0" w:space="0" w:color="auto"/>
          </w:divBdr>
        </w:div>
        <w:div w:id="1974170158">
          <w:marLeft w:val="640"/>
          <w:marRight w:val="0"/>
          <w:marTop w:val="0"/>
          <w:marBottom w:val="0"/>
          <w:divBdr>
            <w:top w:val="none" w:sz="0" w:space="0" w:color="auto"/>
            <w:left w:val="none" w:sz="0" w:space="0" w:color="auto"/>
            <w:bottom w:val="none" w:sz="0" w:space="0" w:color="auto"/>
            <w:right w:val="none" w:sz="0" w:space="0" w:color="auto"/>
          </w:divBdr>
        </w:div>
        <w:div w:id="185873834">
          <w:marLeft w:val="640"/>
          <w:marRight w:val="0"/>
          <w:marTop w:val="0"/>
          <w:marBottom w:val="0"/>
          <w:divBdr>
            <w:top w:val="none" w:sz="0" w:space="0" w:color="auto"/>
            <w:left w:val="none" w:sz="0" w:space="0" w:color="auto"/>
            <w:bottom w:val="none" w:sz="0" w:space="0" w:color="auto"/>
            <w:right w:val="none" w:sz="0" w:space="0" w:color="auto"/>
          </w:divBdr>
        </w:div>
        <w:div w:id="1581789167">
          <w:marLeft w:val="640"/>
          <w:marRight w:val="0"/>
          <w:marTop w:val="0"/>
          <w:marBottom w:val="0"/>
          <w:divBdr>
            <w:top w:val="none" w:sz="0" w:space="0" w:color="auto"/>
            <w:left w:val="none" w:sz="0" w:space="0" w:color="auto"/>
            <w:bottom w:val="none" w:sz="0" w:space="0" w:color="auto"/>
            <w:right w:val="none" w:sz="0" w:space="0" w:color="auto"/>
          </w:divBdr>
        </w:div>
        <w:div w:id="761992162">
          <w:marLeft w:val="640"/>
          <w:marRight w:val="0"/>
          <w:marTop w:val="0"/>
          <w:marBottom w:val="0"/>
          <w:divBdr>
            <w:top w:val="none" w:sz="0" w:space="0" w:color="auto"/>
            <w:left w:val="none" w:sz="0" w:space="0" w:color="auto"/>
            <w:bottom w:val="none" w:sz="0" w:space="0" w:color="auto"/>
            <w:right w:val="none" w:sz="0" w:space="0" w:color="auto"/>
          </w:divBdr>
        </w:div>
        <w:div w:id="2047562880">
          <w:marLeft w:val="640"/>
          <w:marRight w:val="0"/>
          <w:marTop w:val="0"/>
          <w:marBottom w:val="0"/>
          <w:divBdr>
            <w:top w:val="none" w:sz="0" w:space="0" w:color="auto"/>
            <w:left w:val="none" w:sz="0" w:space="0" w:color="auto"/>
            <w:bottom w:val="none" w:sz="0" w:space="0" w:color="auto"/>
            <w:right w:val="none" w:sz="0" w:space="0" w:color="auto"/>
          </w:divBdr>
        </w:div>
        <w:div w:id="1892383805">
          <w:marLeft w:val="640"/>
          <w:marRight w:val="0"/>
          <w:marTop w:val="0"/>
          <w:marBottom w:val="0"/>
          <w:divBdr>
            <w:top w:val="none" w:sz="0" w:space="0" w:color="auto"/>
            <w:left w:val="none" w:sz="0" w:space="0" w:color="auto"/>
            <w:bottom w:val="none" w:sz="0" w:space="0" w:color="auto"/>
            <w:right w:val="none" w:sz="0" w:space="0" w:color="auto"/>
          </w:divBdr>
        </w:div>
        <w:div w:id="777724441">
          <w:marLeft w:val="640"/>
          <w:marRight w:val="0"/>
          <w:marTop w:val="0"/>
          <w:marBottom w:val="0"/>
          <w:divBdr>
            <w:top w:val="none" w:sz="0" w:space="0" w:color="auto"/>
            <w:left w:val="none" w:sz="0" w:space="0" w:color="auto"/>
            <w:bottom w:val="none" w:sz="0" w:space="0" w:color="auto"/>
            <w:right w:val="none" w:sz="0" w:space="0" w:color="auto"/>
          </w:divBdr>
        </w:div>
        <w:div w:id="1806196902">
          <w:marLeft w:val="640"/>
          <w:marRight w:val="0"/>
          <w:marTop w:val="0"/>
          <w:marBottom w:val="0"/>
          <w:divBdr>
            <w:top w:val="none" w:sz="0" w:space="0" w:color="auto"/>
            <w:left w:val="none" w:sz="0" w:space="0" w:color="auto"/>
            <w:bottom w:val="none" w:sz="0" w:space="0" w:color="auto"/>
            <w:right w:val="none" w:sz="0" w:space="0" w:color="auto"/>
          </w:divBdr>
        </w:div>
        <w:div w:id="262491438">
          <w:marLeft w:val="640"/>
          <w:marRight w:val="0"/>
          <w:marTop w:val="0"/>
          <w:marBottom w:val="0"/>
          <w:divBdr>
            <w:top w:val="none" w:sz="0" w:space="0" w:color="auto"/>
            <w:left w:val="none" w:sz="0" w:space="0" w:color="auto"/>
            <w:bottom w:val="none" w:sz="0" w:space="0" w:color="auto"/>
            <w:right w:val="none" w:sz="0" w:space="0" w:color="auto"/>
          </w:divBdr>
        </w:div>
        <w:div w:id="1743288000">
          <w:marLeft w:val="640"/>
          <w:marRight w:val="0"/>
          <w:marTop w:val="0"/>
          <w:marBottom w:val="0"/>
          <w:divBdr>
            <w:top w:val="none" w:sz="0" w:space="0" w:color="auto"/>
            <w:left w:val="none" w:sz="0" w:space="0" w:color="auto"/>
            <w:bottom w:val="none" w:sz="0" w:space="0" w:color="auto"/>
            <w:right w:val="none" w:sz="0" w:space="0" w:color="auto"/>
          </w:divBdr>
        </w:div>
        <w:div w:id="977150092">
          <w:marLeft w:val="640"/>
          <w:marRight w:val="0"/>
          <w:marTop w:val="0"/>
          <w:marBottom w:val="0"/>
          <w:divBdr>
            <w:top w:val="none" w:sz="0" w:space="0" w:color="auto"/>
            <w:left w:val="none" w:sz="0" w:space="0" w:color="auto"/>
            <w:bottom w:val="none" w:sz="0" w:space="0" w:color="auto"/>
            <w:right w:val="none" w:sz="0" w:space="0" w:color="auto"/>
          </w:divBdr>
        </w:div>
        <w:div w:id="350112492">
          <w:marLeft w:val="640"/>
          <w:marRight w:val="0"/>
          <w:marTop w:val="0"/>
          <w:marBottom w:val="0"/>
          <w:divBdr>
            <w:top w:val="none" w:sz="0" w:space="0" w:color="auto"/>
            <w:left w:val="none" w:sz="0" w:space="0" w:color="auto"/>
            <w:bottom w:val="none" w:sz="0" w:space="0" w:color="auto"/>
            <w:right w:val="none" w:sz="0" w:space="0" w:color="auto"/>
          </w:divBdr>
        </w:div>
        <w:div w:id="1187326933">
          <w:marLeft w:val="640"/>
          <w:marRight w:val="0"/>
          <w:marTop w:val="0"/>
          <w:marBottom w:val="0"/>
          <w:divBdr>
            <w:top w:val="none" w:sz="0" w:space="0" w:color="auto"/>
            <w:left w:val="none" w:sz="0" w:space="0" w:color="auto"/>
            <w:bottom w:val="none" w:sz="0" w:space="0" w:color="auto"/>
            <w:right w:val="none" w:sz="0" w:space="0" w:color="auto"/>
          </w:divBdr>
        </w:div>
        <w:div w:id="1828746965">
          <w:marLeft w:val="640"/>
          <w:marRight w:val="0"/>
          <w:marTop w:val="0"/>
          <w:marBottom w:val="0"/>
          <w:divBdr>
            <w:top w:val="none" w:sz="0" w:space="0" w:color="auto"/>
            <w:left w:val="none" w:sz="0" w:space="0" w:color="auto"/>
            <w:bottom w:val="none" w:sz="0" w:space="0" w:color="auto"/>
            <w:right w:val="none" w:sz="0" w:space="0" w:color="auto"/>
          </w:divBdr>
        </w:div>
        <w:div w:id="908004167">
          <w:marLeft w:val="640"/>
          <w:marRight w:val="0"/>
          <w:marTop w:val="0"/>
          <w:marBottom w:val="0"/>
          <w:divBdr>
            <w:top w:val="none" w:sz="0" w:space="0" w:color="auto"/>
            <w:left w:val="none" w:sz="0" w:space="0" w:color="auto"/>
            <w:bottom w:val="none" w:sz="0" w:space="0" w:color="auto"/>
            <w:right w:val="none" w:sz="0" w:space="0" w:color="auto"/>
          </w:divBdr>
        </w:div>
        <w:div w:id="1907842190">
          <w:marLeft w:val="640"/>
          <w:marRight w:val="0"/>
          <w:marTop w:val="0"/>
          <w:marBottom w:val="0"/>
          <w:divBdr>
            <w:top w:val="none" w:sz="0" w:space="0" w:color="auto"/>
            <w:left w:val="none" w:sz="0" w:space="0" w:color="auto"/>
            <w:bottom w:val="none" w:sz="0" w:space="0" w:color="auto"/>
            <w:right w:val="none" w:sz="0" w:space="0" w:color="auto"/>
          </w:divBdr>
        </w:div>
        <w:div w:id="83379727">
          <w:marLeft w:val="640"/>
          <w:marRight w:val="0"/>
          <w:marTop w:val="0"/>
          <w:marBottom w:val="0"/>
          <w:divBdr>
            <w:top w:val="none" w:sz="0" w:space="0" w:color="auto"/>
            <w:left w:val="none" w:sz="0" w:space="0" w:color="auto"/>
            <w:bottom w:val="none" w:sz="0" w:space="0" w:color="auto"/>
            <w:right w:val="none" w:sz="0" w:space="0" w:color="auto"/>
          </w:divBdr>
        </w:div>
        <w:div w:id="286006025">
          <w:marLeft w:val="640"/>
          <w:marRight w:val="0"/>
          <w:marTop w:val="0"/>
          <w:marBottom w:val="0"/>
          <w:divBdr>
            <w:top w:val="none" w:sz="0" w:space="0" w:color="auto"/>
            <w:left w:val="none" w:sz="0" w:space="0" w:color="auto"/>
            <w:bottom w:val="none" w:sz="0" w:space="0" w:color="auto"/>
            <w:right w:val="none" w:sz="0" w:space="0" w:color="auto"/>
          </w:divBdr>
        </w:div>
        <w:div w:id="311763550">
          <w:marLeft w:val="640"/>
          <w:marRight w:val="0"/>
          <w:marTop w:val="0"/>
          <w:marBottom w:val="0"/>
          <w:divBdr>
            <w:top w:val="none" w:sz="0" w:space="0" w:color="auto"/>
            <w:left w:val="none" w:sz="0" w:space="0" w:color="auto"/>
            <w:bottom w:val="none" w:sz="0" w:space="0" w:color="auto"/>
            <w:right w:val="none" w:sz="0" w:space="0" w:color="auto"/>
          </w:divBdr>
        </w:div>
      </w:divsChild>
    </w:div>
    <w:div w:id="1793934845">
      <w:bodyDiv w:val="1"/>
      <w:marLeft w:val="0"/>
      <w:marRight w:val="0"/>
      <w:marTop w:val="0"/>
      <w:marBottom w:val="0"/>
      <w:divBdr>
        <w:top w:val="none" w:sz="0" w:space="0" w:color="auto"/>
        <w:left w:val="none" w:sz="0" w:space="0" w:color="auto"/>
        <w:bottom w:val="none" w:sz="0" w:space="0" w:color="auto"/>
        <w:right w:val="none" w:sz="0" w:space="0" w:color="auto"/>
      </w:divBdr>
      <w:divsChild>
        <w:div w:id="1219511774">
          <w:marLeft w:val="0"/>
          <w:marRight w:val="0"/>
          <w:marTop w:val="0"/>
          <w:marBottom w:val="0"/>
          <w:divBdr>
            <w:top w:val="none" w:sz="0" w:space="0" w:color="auto"/>
            <w:left w:val="none" w:sz="0" w:space="0" w:color="auto"/>
            <w:bottom w:val="none" w:sz="0" w:space="0" w:color="auto"/>
            <w:right w:val="none" w:sz="0" w:space="0" w:color="auto"/>
          </w:divBdr>
          <w:divsChild>
            <w:div w:id="643856271">
              <w:marLeft w:val="0"/>
              <w:marRight w:val="0"/>
              <w:marTop w:val="0"/>
              <w:marBottom w:val="0"/>
              <w:divBdr>
                <w:top w:val="none" w:sz="0" w:space="0" w:color="auto"/>
                <w:left w:val="none" w:sz="0" w:space="0" w:color="auto"/>
                <w:bottom w:val="none" w:sz="0" w:space="0" w:color="auto"/>
                <w:right w:val="none" w:sz="0" w:space="0" w:color="auto"/>
              </w:divBdr>
              <w:divsChild>
                <w:div w:id="798762171">
                  <w:marLeft w:val="0"/>
                  <w:marRight w:val="0"/>
                  <w:marTop w:val="0"/>
                  <w:marBottom w:val="0"/>
                  <w:divBdr>
                    <w:top w:val="none" w:sz="0" w:space="0" w:color="auto"/>
                    <w:left w:val="none" w:sz="0" w:space="0" w:color="auto"/>
                    <w:bottom w:val="none" w:sz="0" w:space="0" w:color="auto"/>
                    <w:right w:val="none" w:sz="0" w:space="0" w:color="auto"/>
                  </w:divBdr>
                  <w:divsChild>
                    <w:div w:id="1127627948">
                      <w:marLeft w:val="0"/>
                      <w:marRight w:val="0"/>
                      <w:marTop w:val="0"/>
                      <w:marBottom w:val="0"/>
                      <w:divBdr>
                        <w:top w:val="none" w:sz="0" w:space="0" w:color="auto"/>
                        <w:left w:val="none" w:sz="0" w:space="0" w:color="auto"/>
                        <w:bottom w:val="none" w:sz="0" w:space="0" w:color="auto"/>
                        <w:right w:val="none" w:sz="0" w:space="0" w:color="auto"/>
                      </w:divBdr>
                      <w:divsChild>
                        <w:div w:id="1654674082">
                          <w:marLeft w:val="0"/>
                          <w:marRight w:val="0"/>
                          <w:marTop w:val="0"/>
                          <w:marBottom w:val="0"/>
                          <w:divBdr>
                            <w:top w:val="none" w:sz="0" w:space="0" w:color="auto"/>
                            <w:left w:val="none" w:sz="0" w:space="0" w:color="auto"/>
                            <w:bottom w:val="none" w:sz="0" w:space="0" w:color="auto"/>
                            <w:right w:val="none" w:sz="0" w:space="0" w:color="auto"/>
                          </w:divBdr>
                          <w:divsChild>
                            <w:div w:id="199506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8471463">
      <w:bodyDiv w:val="1"/>
      <w:marLeft w:val="0"/>
      <w:marRight w:val="0"/>
      <w:marTop w:val="0"/>
      <w:marBottom w:val="0"/>
      <w:divBdr>
        <w:top w:val="none" w:sz="0" w:space="0" w:color="auto"/>
        <w:left w:val="none" w:sz="0" w:space="0" w:color="auto"/>
        <w:bottom w:val="none" w:sz="0" w:space="0" w:color="auto"/>
        <w:right w:val="none" w:sz="0" w:space="0" w:color="auto"/>
      </w:divBdr>
      <w:divsChild>
        <w:div w:id="2017882674">
          <w:marLeft w:val="640"/>
          <w:marRight w:val="0"/>
          <w:marTop w:val="0"/>
          <w:marBottom w:val="0"/>
          <w:divBdr>
            <w:top w:val="none" w:sz="0" w:space="0" w:color="auto"/>
            <w:left w:val="none" w:sz="0" w:space="0" w:color="auto"/>
            <w:bottom w:val="none" w:sz="0" w:space="0" w:color="auto"/>
            <w:right w:val="none" w:sz="0" w:space="0" w:color="auto"/>
          </w:divBdr>
        </w:div>
        <w:div w:id="997536225">
          <w:marLeft w:val="640"/>
          <w:marRight w:val="0"/>
          <w:marTop w:val="0"/>
          <w:marBottom w:val="0"/>
          <w:divBdr>
            <w:top w:val="none" w:sz="0" w:space="0" w:color="auto"/>
            <w:left w:val="none" w:sz="0" w:space="0" w:color="auto"/>
            <w:bottom w:val="none" w:sz="0" w:space="0" w:color="auto"/>
            <w:right w:val="none" w:sz="0" w:space="0" w:color="auto"/>
          </w:divBdr>
        </w:div>
        <w:div w:id="508638737">
          <w:marLeft w:val="640"/>
          <w:marRight w:val="0"/>
          <w:marTop w:val="0"/>
          <w:marBottom w:val="0"/>
          <w:divBdr>
            <w:top w:val="none" w:sz="0" w:space="0" w:color="auto"/>
            <w:left w:val="none" w:sz="0" w:space="0" w:color="auto"/>
            <w:bottom w:val="none" w:sz="0" w:space="0" w:color="auto"/>
            <w:right w:val="none" w:sz="0" w:space="0" w:color="auto"/>
          </w:divBdr>
        </w:div>
        <w:div w:id="664931">
          <w:marLeft w:val="640"/>
          <w:marRight w:val="0"/>
          <w:marTop w:val="0"/>
          <w:marBottom w:val="0"/>
          <w:divBdr>
            <w:top w:val="none" w:sz="0" w:space="0" w:color="auto"/>
            <w:left w:val="none" w:sz="0" w:space="0" w:color="auto"/>
            <w:bottom w:val="none" w:sz="0" w:space="0" w:color="auto"/>
            <w:right w:val="none" w:sz="0" w:space="0" w:color="auto"/>
          </w:divBdr>
        </w:div>
        <w:div w:id="426922697">
          <w:marLeft w:val="640"/>
          <w:marRight w:val="0"/>
          <w:marTop w:val="0"/>
          <w:marBottom w:val="0"/>
          <w:divBdr>
            <w:top w:val="none" w:sz="0" w:space="0" w:color="auto"/>
            <w:left w:val="none" w:sz="0" w:space="0" w:color="auto"/>
            <w:bottom w:val="none" w:sz="0" w:space="0" w:color="auto"/>
            <w:right w:val="none" w:sz="0" w:space="0" w:color="auto"/>
          </w:divBdr>
        </w:div>
        <w:div w:id="852256756">
          <w:marLeft w:val="640"/>
          <w:marRight w:val="0"/>
          <w:marTop w:val="0"/>
          <w:marBottom w:val="0"/>
          <w:divBdr>
            <w:top w:val="none" w:sz="0" w:space="0" w:color="auto"/>
            <w:left w:val="none" w:sz="0" w:space="0" w:color="auto"/>
            <w:bottom w:val="none" w:sz="0" w:space="0" w:color="auto"/>
            <w:right w:val="none" w:sz="0" w:space="0" w:color="auto"/>
          </w:divBdr>
        </w:div>
        <w:div w:id="1057974083">
          <w:marLeft w:val="640"/>
          <w:marRight w:val="0"/>
          <w:marTop w:val="0"/>
          <w:marBottom w:val="0"/>
          <w:divBdr>
            <w:top w:val="none" w:sz="0" w:space="0" w:color="auto"/>
            <w:left w:val="none" w:sz="0" w:space="0" w:color="auto"/>
            <w:bottom w:val="none" w:sz="0" w:space="0" w:color="auto"/>
            <w:right w:val="none" w:sz="0" w:space="0" w:color="auto"/>
          </w:divBdr>
        </w:div>
        <w:div w:id="745225757">
          <w:marLeft w:val="640"/>
          <w:marRight w:val="0"/>
          <w:marTop w:val="0"/>
          <w:marBottom w:val="0"/>
          <w:divBdr>
            <w:top w:val="none" w:sz="0" w:space="0" w:color="auto"/>
            <w:left w:val="none" w:sz="0" w:space="0" w:color="auto"/>
            <w:bottom w:val="none" w:sz="0" w:space="0" w:color="auto"/>
            <w:right w:val="none" w:sz="0" w:space="0" w:color="auto"/>
          </w:divBdr>
        </w:div>
        <w:div w:id="1651981047">
          <w:marLeft w:val="640"/>
          <w:marRight w:val="0"/>
          <w:marTop w:val="0"/>
          <w:marBottom w:val="0"/>
          <w:divBdr>
            <w:top w:val="none" w:sz="0" w:space="0" w:color="auto"/>
            <w:left w:val="none" w:sz="0" w:space="0" w:color="auto"/>
            <w:bottom w:val="none" w:sz="0" w:space="0" w:color="auto"/>
            <w:right w:val="none" w:sz="0" w:space="0" w:color="auto"/>
          </w:divBdr>
        </w:div>
        <w:div w:id="1279676558">
          <w:marLeft w:val="640"/>
          <w:marRight w:val="0"/>
          <w:marTop w:val="0"/>
          <w:marBottom w:val="0"/>
          <w:divBdr>
            <w:top w:val="none" w:sz="0" w:space="0" w:color="auto"/>
            <w:left w:val="none" w:sz="0" w:space="0" w:color="auto"/>
            <w:bottom w:val="none" w:sz="0" w:space="0" w:color="auto"/>
            <w:right w:val="none" w:sz="0" w:space="0" w:color="auto"/>
          </w:divBdr>
        </w:div>
        <w:div w:id="268398329">
          <w:marLeft w:val="640"/>
          <w:marRight w:val="0"/>
          <w:marTop w:val="0"/>
          <w:marBottom w:val="0"/>
          <w:divBdr>
            <w:top w:val="none" w:sz="0" w:space="0" w:color="auto"/>
            <w:left w:val="none" w:sz="0" w:space="0" w:color="auto"/>
            <w:bottom w:val="none" w:sz="0" w:space="0" w:color="auto"/>
            <w:right w:val="none" w:sz="0" w:space="0" w:color="auto"/>
          </w:divBdr>
        </w:div>
        <w:div w:id="2053650672">
          <w:marLeft w:val="640"/>
          <w:marRight w:val="0"/>
          <w:marTop w:val="0"/>
          <w:marBottom w:val="0"/>
          <w:divBdr>
            <w:top w:val="none" w:sz="0" w:space="0" w:color="auto"/>
            <w:left w:val="none" w:sz="0" w:space="0" w:color="auto"/>
            <w:bottom w:val="none" w:sz="0" w:space="0" w:color="auto"/>
            <w:right w:val="none" w:sz="0" w:space="0" w:color="auto"/>
          </w:divBdr>
        </w:div>
        <w:div w:id="2099329584">
          <w:marLeft w:val="640"/>
          <w:marRight w:val="0"/>
          <w:marTop w:val="0"/>
          <w:marBottom w:val="0"/>
          <w:divBdr>
            <w:top w:val="none" w:sz="0" w:space="0" w:color="auto"/>
            <w:left w:val="none" w:sz="0" w:space="0" w:color="auto"/>
            <w:bottom w:val="none" w:sz="0" w:space="0" w:color="auto"/>
            <w:right w:val="none" w:sz="0" w:space="0" w:color="auto"/>
          </w:divBdr>
        </w:div>
        <w:div w:id="1408383944">
          <w:marLeft w:val="640"/>
          <w:marRight w:val="0"/>
          <w:marTop w:val="0"/>
          <w:marBottom w:val="0"/>
          <w:divBdr>
            <w:top w:val="none" w:sz="0" w:space="0" w:color="auto"/>
            <w:left w:val="none" w:sz="0" w:space="0" w:color="auto"/>
            <w:bottom w:val="none" w:sz="0" w:space="0" w:color="auto"/>
            <w:right w:val="none" w:sz="0" w:space="0" w:color="auto"/>
          </w:divBdr>
        </w:div>
        <w:div w:id="1005018502">
          <w:marLeft w:val="640"/>
          <w:marRight w:val="0"/>
          <w:marTop w:val="0"/>
          <w:marBottom w:val="0"/>
          <w:divBdr>
            <w:top w:val="none" w:sz="0" w:space="0" w:color="auto"/>
            <w:left w:val="none" w:sz="0" w:space="0" w:color="auto"/>
            <w:bottom w:val="none" w:sz="0" w:space="0" w:color="auto"/>
            <w:right w:val="none" w:sz="0" w:space="0" w:color="auto"/>
          </w:divBdr>
        </w:div>
        <w:div w:id="624846278">
          <w:marLeft w:val="640"/>
          <w:marRight w:val="0"/>
          <w:marTop w:val="0"/>
          <w:marBottom w:val="0"/>
          <w:divBdr>
            <w:top w:val="none" w:sz="0" w:space="0" w:color="auto"/>
            <w:left w:val="none" w:sz="0" w:space="0" w:color="auto"/>
            <w:bottom w:val="none" w:sz="0" w:space="0" w:color="auto"/>
            <w:right w:val="none" w:sz="0" w:space="0" w:color="auto"/>
          </w:divBdr>
        </w:div>
        <w:div w:id="1069888224">
          <w:marLeft w:val="640"/>
          <w:marRight w:val="0"/>
          <w:marTop w:val="0"/>
          <w:marBottom w:val="0"/>
          <w:divBdr>
            <w:top w:val="none" w:sz="0" w:space="0" w:color="auto"/>
            <w:left w:val="none" w:sz="0" w:space="0" w:color="auto"/>
            <w:bottom w:val="none" w:sz="0" w:space="0" w:color="auto"/>
            <w:right w:val="none" w:sz="0" w:space="0" w:color="auto"/>
          </w:divBdr>
        </w:div>
        <w:div w:id="1498572373">
          <w:marLeft w:val="640"/>
          <w:marRight w:val="0"/>
          <w:marTop w:val="0"/>
          <w:marBottom w:val="0"/>
          <w:divBdr>
            <w:top w:val="none" w:sz="0" w:space="0" w:color="auto"/>
            <w:left w:val="none" w:sz="0" w:space="0" w:color="auto"/>
            <w:bottom w:val="none" w:sz="0" w:space="0" w:color="auto"/>
            <w:right w:val="none" w:sz="0" w:space="0" w:color="auto"/>
          </w:divBdr>
        </w:div>
        <w:div w:id="1304389753">
          <w:marLeft w:val="640"/>
          <w:marRight w:val="0"/>
          <w:marTop w:val="0"/>
          <w:marBottom w:val="0"/>
          <w:divBdr>
            <w:top w:val="none" w:sz="0" w:space="0" w:color="auto"/>
            <w:left w:val="none" w:sz="0" w:space="0" w:color="auto"/>
            <w:bottom w:val="none" w:sz="0" w:space="0" w:color="auto"/>
            <w:right w:val="none" w:sz="0" w:space="0" w:color="auto"/>
          </w:divBdr>
        </w:div>
        <w:div w:id="2100370149">
          <w:marLeft w:val="640"/>
          <w:marRight w:val="0"/>
          <w:marTop w:val="0"/>
          <w:marBottom w:val="0"/>
          <w:divBdr>
            <w:top w:val="none" w:sz="0" w:space="0" w:color="auto"/>
            <w:left w:val="none" w:sz="0" w:space="0" w:color="auto"/>
            <w:bottom w:val="none" w:sz="0" w:space="0" w:color="auto"/>
            <w:right w:val="none" w:sz="0" w:space="0" w:color="auto"/>
          </w:divBdr>
        </w:div>
        <w:div w:id="305477320">
          <w:marLeft w:val="640"/>
          <w:marRight w:val="0"/>
          <w:marTop w:val="0"/>
          <w:marBottom w:val="0"/>
          <w:divBdr>
            <w:top w:val="none" w:sz="0" w:space="0" w:color="auto"/>
            <w:left w:val="none" w:sz="0" w:space="0" w:color="auto"/>
            <w:bottom w:val="none" w:sz="0" w:space="0" w:color="auto"/>
            <w:right w:val="none" w:sz="0" w:space="0" w:color="auto"/>
          </w:divBdr>
        </w:div>
        <w:div w:id="692926579">
          <w:marLeft w:val="640"/>
          <w:marRight w:val="0"/>
          <w:marTop w:val="0"/>
          <w:marBottom w:val="0"/>
          <w:divBdr>
            <w:top w:val="none" w:sz="0" w:space="0" w:color="auto"/>
            <w:left w:val="none" w:sz="0" w:space="0" w:color="auto"/>
            <w:bottom w:val="none" w:sz="0" w:space="0" w:color="auto"/>
            <w:right w:val="none" w:sz="0" w:space="0" w:color="auto"/>
          </w:divBdr>
        </w:div>
        <w:div w:id="159388317">
          <w:marLeft w:val="640"/>
          <w:marRight w:val="0"/>
          <w:marTop w:val="0"/>
          <w:marBottom w:val="0"/>
          <w:divBdr>
            <w:top w:val="none" w:sz="0" w:space="0" w:color="auto"/>
            <w:left w:val="none" w:sz="0" w:space="0" w:color="auto"/>
            <w:bottom w:val="none" w:sz="0" w:space="0" w:color="auto"/>
            <w:right w:val="none" w:sz="0" w:space="0" w:color="auto"/>
          </w:divBdr>
        </w:div>
        <w:div w:id="1317101353">
          <w:marLeft w:val="640"/>
          <w:marRight w:val="0"/>
          <w:marTop w:val="0"/>
          <w:marBottom w:val="0"/>
          <w:divBdr>
            <w:top w:val="none" w:sz="0" w:space="0" w:color="auto"/>
            <w:left w:val="none" w:sz="0" w:space="0" w:color="auto"/>
            <w:bottom w:val="none" w:sz="0" w:space="0" w:color="auto"/>
            <w:right w:val="none" w:sz="0" w:space="0" w:color="auto"/>
          </w:divBdr>
        </w:div>
        <w:div w:id="1355113197">
          <w:marLeft w:val="640"/>
          <w:marRight w:val="0"/>
          <w:marTop w:val="0"/>
          <w:marBottom w:val="0"/>
          <w:divBdr>
            <w:top w:val="none" w:sz="0" w:space="0" w:color="auto"/>
            <w:left w:val="none" w:sz="0" w:space="0" w:color="auto"/>
            <w:bottom w:val="none" w:sz="0" w:space="0" w:color="auto"/>
            <w:right w:val="none" w:sz="0" w:space="0" w:color="auto"/>
          </w:divBdr>
        </w:div>
        <w:div w:id="1076391996">
          <w:marLeft w:val="640"/>
          <w:marRight w:val="0"/>
          <w:marTop w:val="0"/>
          <w:marBottom w:val="0"/>
          <w:divBdr>
            <w:top w:val="none" w:sz="0" w:space="0" w:color="auto"/>
            <w:left w:val="none" w:sz="0" w:space="0" w:color="auto"/>
            <w:bottom w:val="none" w:sz="0" w:space="0" w:color="auto"/>
            <w:right w:val="none" w:sz="0" w:space="0" w:color="auto"/>
          </w:divBdr>
        </w:div>
        <w:div w:id="1876262176">
          <w:marLeft w:val="640"/>
          <w:marRight w:val="0"/>
          <w:marTop w:val="0"/>
          <w:marBottom w:val="0"/>
          <w:divBdr>
            <w:top w:val="none" w:sz="0" w:space="0" w:color="auto"/>
            <w:left w:val="none" w:sz="0" w:space="0" w:color="auto"/>
            <w:bottom w:val="none" w:sz="0" w:space="0" w:color="auto"/>
            <w:right w:val="none" w:sz="0" w:space="0" w:color="auto"/>
          </w:divBdr>
        </w:div>
        <w:div w:id="1377463719">
          <w:marLeft w:val="640"/>
          <w:marRight w:val="0"/>
          <w:marTop w:val="0"/>
          <w:marBottom w:val="0"/>
          <w:divBdr>
            <w:top w:val="none" w:sz="0" w:space="0" w:color="auto"/>
            <w:left w:val="none" w:sz="0" w:space="0" w:color="auto"/>
            <w:bottom w:val="none" w:sz="0" w:space="0" w:color="auto"/>
            <w:right w:val="none" w:sz="0" w:space="0" w:color="auto"/>
          </w:divBdr>
        </w:div>
        <w:div w:id="1555853958">
          <w:marLeft w:val="640"/>
          <w:marRight w:val="0"/>
          <w:marTop w:val="0"/>
          <w:marBottom w:val="0"/>
          <w:divBdr>
            <w:top w:val="none" w:sz="0" w:space="0" w:color="auto"/>
            <w:left w:val="none" w:sz="0" w:space="0" w:color="auto"/>
            <w:bottom w:val="none" w:sz="0" w:space="0" w:color="auto"/>
            <w:right w:val="none" w:sz="0" w:space="0" w:color="auto"/>
          </w:divBdr>
        </w:div>
        <w:div w:id="1578976544">
          <w:marLeft w:val="640"/>
          <w:marRight w:val="0"/>
          <w:marTop w:val="0"/>
          <w:marBottom w:val="0"/>
          <w:divBdr>
            <w:top w:val="none" w:sz="0" w:space="0" w:color="auto"/>
            <w:left w:val="none" w:sz="0" w:space="0" w:color="auto"/>
            <w:bottom w:val="none" w:sz="0" w:space="0" w:color="auto"/>
            <w:right w:val="none" w:sz="0" w:space="0" w:color="auto"/>
          </w:divBdr>
        </w:div>
        <w:div w:id="1847552663">
          <w:marLeft w:val="640"/>
          <w:marRight w:val="0"/>
          <w:marTop w:val="0"/>
          <w:marBottom w:val="0"/>
          <w:divBdr>
            <w:top w:val="none" w:sz="0" w:space="0" w:color="auto"/>
            <w:left w:val="none" w:sz="0" w:space="0" w:color="auto"/>
            <w:bottom w:val="none" w:sz="0" w:space="0" w:color="auto"/>
            <w:right w:val="none" w:sz="0" w:space="0" w:color="auto"/>
          </w:divBdr>
        </w:div>
        <w:div w:id="2029719865">
          <w:marLeft w:val="640"/>
          <w:marRight w:val="0"/>
          <w:marTop w:val="0"/>
          <w:marBottom w:val="0"/>
          <w:divBdr>
            <w:top w:val="none" w:sz="0" w:space="0" w:color="auto"/>
            <w:left w:val="none" w:sz="0" w:space="0" w:color="auto"/>
            <w:bottom w:val="none" w:sz="0" w:space="0" w:color="auto"/>
            <w:right w:val="none" w:sz="0" w:space="0" w:color="auto"/>
          </w:divBdr>
        </w:div>
        <w:div w:id="742988729">
          <w:marLeft w:val="640"/>
          <w:marRight w:val="0"/>
          <w:marTop w:val="0"/>
          <w:marBottom w:val="0"/>
          <w:divBdr>
            <w:top w:val="none" w:sz="0" w:space="0" w:color="auto"/>
            <w:left w:val="none" w:sz="0" w:space="0" w:color="auto"/>
            <w:bottom w:val="none" w:sz="0" w:space="0" w:color="auto"/>
            <w:right w:val="none" w:sz="0" w:space="0" w:color="auto"/>
          </w:divBdr>
        </w:div>
        <w:div w:id="427822150">
          <w:marLeft w:val="640"/>
          <w:marRight w:val="0"/>
          <w:marTop w:val="0"/>
          <w:marBottom w:val="0"/>
          <w:divBdr>
            <w:top w:val="none" w:sz="0" w:space="0" w:color="auto"/>
            <w:left w:val="none" w:sz="0" w:space="0" w:color="auto"/>
            <w:bottom w:val="none" w:sz="0" w:space="0" w:color="auto"/>
            <w:right w:val="none" w:sz="0" w:space="0" w:color="auto"/>
          </w:divBdr>
        </w:div>
        <w:div w:id="1116875203">
          <w:marLeft w:val="640"/>
          <w:marRight w:val="0"/>
          <w:marTop w:val="0"/>
          <w:marBottom w:val="0"/>
          <w:divBdr>
            <w:top w:val="none" w:sz="0" w:space="0" w:color="auto"/>
            <w:left w:val="none" w:sz="0" w:space="0" w:color="auto"/>
            <w:bottom w:val="none" w:sz="0" w:space="0" w:color="auto"/>
            <w:right w:val="none" w:sz="0" w:space="0" w:color="auto"/>
          </w:divBdr>
        </w:div>
        <w:div w:id="425269102">
          <w:marLeft w:val="640"/>
          <w:marRight w:val="0"/>
          <w:marTop w:val="0"/>
          <w:marBottom w:val="0"/>
          <w:divBdr>
            <w:top w:val="none" w:sz="0" w:space="0" w:color="auto"/>
            <w:left w:val="none" w:sz="0" w:space="0" w:color="auto"/>
            <w:bottom w:val="none" w:sz="0" w:space="0" w:color="auto"/>
            <w:right w:val="none" w:sz="0" w:space="0" w:color="auto"/>
          </w:divBdr>
        </w:div>
        <w:div w:id="1866557470">
          <w:marLeft w:val="640"/>
          <w:marRight w:val="0"/>
          <w:marTop w:val="0"/>
          <w:marBottom w:val="0"/>
          <w:divBdr>
            <w:top w:val="none" w:sz="0" w:space="0" w:color="auto"/>
            <w:left w:val="none" w:sz="0" w:space="0" w:color="auto"/>
            <w:bottom w:val="none" w:sz="0" w:space="0" w:color="auto"/>
            <w:right w:val="none" w:sz="0" w:space="0" w:color="auto"/>
          </w:divBdr>
        </w:div>
        <w:div w:id="810177044">
          <w:marLeft w:val="640"/>
          <w:marRight w:val="0"/>
          <w:marTop w:val="0"/>
          <w:marBottom w:val="0"/>
          <w:divBdr>
            <w:top w:val="none" w:sz="0" w:space="0" w:color="auto"/>
            <w:left w:val="none" w:sz="0" w:space="0" w:color="auto"/>
            <w:bottom w:val="none" w:sz="0" w:space="0" w:color="auto"/>
            <w:right w:val="none" w:sz="0" w:space="0" w:color="auto"/>
          </w:divBdr>
        </w:div>
        <w:div w:id="1843204152">
          <w:marLeft w:val="640"/>
          <w:marRight w:val="0"/>
          <w:marTop w:val="0"/>
          <w:marBottom w:val="0"/>
          <w:divBdr>
            <w:top w:val="none" w:sz="0" w:space="0" w:color="auto"/>
            <w:left w:val="none" w:sz="0" w:space="0" w:color="auto"/>
            <w:bottom w:val="none" w:sz="0" w:space="0" w:color="auto"/>
            <w:right w:val="none" w:sz="0" w:space="0" w:color="auto"/>
          </w:divBdr>
        </w:div>
        <w:div w:id="1322387892">
          <w:marLeft w:val="640"/>
          <w:marRight w:val="0"/>
          <w:marTop w:val="0"/>
          <w:marBottom w:val="0"/>
          <w:divBdr>
            <w:top w:val="none" w:sz="0" w:space="0" w:color="auto"/>
            <w:left w:val="none" w:sz="0" w:space="0" w:color="auto"/>
            <w:bottom w:val="none" w:sz="0" w:space="0" w:color="auto"/>
            <w:right w:val="none" w:sz="0" w:space="0" w:color="auto"/>
          </w:divBdr>
        </w:div>
        <w:div w:id="633605587">
          <w:marLeft w:val="640"/>
          <w:marRight w:val="0"/>
          <w:marTop w:val="0"/>
          <w:marBottom w:val="0"/>
          <w:divBdr>
            <w:top w:val="none" w:sz="0" w:space="0" w:color="auto"/>
            <w:left w:val="none" w:sz="0" w:space="0" w:color="auto"/>
            <w:bottom w:val="none" w:sz="0" w:space="0" w:color="auto"/>
            <w:right w:val="none" w:sz="0" w:space="0" w:color="auto"/>
          </w:divBdr>
        </w:div>
        <w:div w:id="888616030">
          <w:marLeft w:val="640"/>
          <w:marRight w:val="0"/>
          <w:marTop w:val="0"/>
          <w:marBottom w:val="0"/>
          <w:divBdr>
            <w:top w:val="none" w:sz="0" w:space="0" w:color="auto"/>
            <w:left w:val="none" w:sz="0" w:space="0" w:color="auto"/>
            <w:bottom w:val="none" w:sz="0" w:space="0" w:color="auto"/>
            <w:right w:val="none" w:sz="0" w:space="0" w:color="auto"/>
          </w:divBdr>
        </w:div>
        <w:div w:id="1474982715">
          <w:marLeft w:val="640"/>
          <w:marRight w:val="0"/>
          <w:marTop w:val="0"/>
          <w:marBottom w:val="0"/>
          <w:divBdr>
            <w:top w:val="none" w:sz="0" w:space="0" w:color="auto"/>
            <w:left w:val="none" w:sz="0" w:space="0" w:color="auto"/>
            <w:bottom w:val="none" w:sz="0" w:space="0" w:color="auto"/>
            <w:right w:val="none" w:sz="0" w:space="0" w:color="auto"/>
          </w:divBdr>
        </w:div>
      </w:divsChild>
    </w:div>
    <w:div w:id="1827742868">
      <w:bodyDiv w:val="1"/>
      <w:marLeft w:val="0"/>
      <w:marRight w:val="0"/>
      <w:marTop w:val="0"/>
      <w:marBottom w:val="0"/>
      <w:divBdr>
        <w:top w:val="none" w:sz="0" w:space="0" w:color="auto"/>
        <w:left w:val="none" w:sz="0" w:space="0" w:color="auto"/>
        <w:bottom w:val="none" w:sz="0" w:space="0" w:color="auto"/>
        <w:right w:val="none" w:sz="0" w:space="0" w:color="auto"/>
      </w:divBdr>
      <w:divsChild>
        <w:div w:id="1126780434">
          <w:marLeft w:val="640"/>
          <w:marRight w:val="0"/>
          <w:marTop w:val="0"/>
          <w:marBottom w:val="0"/>
          <w:divBdr>
            <w:top w:val="none" w:sz="0" w:space="0" w:color="auto"/>
            <w:left w:val="none" w:sz="0" w:space="0" w:color="auto"/>
            <w:bottom w:val="none" w:sz="0" w:space="0" w:color="auto"/>
            <w:right w:val="none" w:sz="0" w:space="0" w:color="auto"/>
          </w:divBdr>
        </w:div>
        <w:div w:id="524101180">
          <w:marLeft w:val="640"/>
          <w:marRight w:val="0"/>
          <w:marTop w:val="0"/>
          <w:marBottom w:val="0"/>
          <w:divBdr>
            <w:top w:val="none" w:sz="0" w:space="0" w:color="auto"/>
            <w:left w:val="none" w:sz="0" w:space="0" w:color="auto"/>
            <w:bottom w:val="none" w:sz="0" w:space="0" w:color="auto"/>
            <w:right w:val="none" w:sz="0" w:space="0" w:color="auto"/>
          </w:divBdr>
        </w:div>
        <w:div w:id="1393431008">
          <w:marLeft w:val="640"/>
          <w:marRight w:val="0"/>
          <w:marTop w:val="0"/>
          <w:marBottom w:val="0"/>
          <w:divBdr>
            <w:top w:val="none" w:sz="0" w:space="0" w:color="auto"/>
            <w:left w:val="none" w:sz="0" w:space="0" w:color="auto"/>
            <w:bottom w:val="none" w:sz="0" w:space="0" w:color="auto"/>
            <w:right w:val="none" w:sz="0" w:space="0" w:color="auto"/>
          </w:divBdr>
        </w:div>
        <w:div w:id="458836738">
          <w:marLeft w:val="640"/>
          <w:marRight w:val="0"/>
          <w:marTop w:val="0"/>
          <w:marBottom w:val="0"/>
          <w:divBdr>
            <w:top w:val="none" w:sz="0" w:space="0" w:color="auto"/>
            <w:left w:val="none" w:sz="0" w:space="0" w:color="auto"/>
            <w:bottom w:val="none" w:sz="0" w:space="0" w:color="auto"/>
            <w:right w:val="none" w:sz="0" w:space="0" w:color="auto"/>
          </w:divBdr>
        </w:div>
        <w:div w:id="1851796595">
          <w:marLeft w:val="640"/>
          <w:marRight w:val="0"/>
          <w:marTop w:val="0"/>
          <w:marBottom w:val="0"/>
          <w:divBdr>
            <w:top w:val="none" w:sz="0" w:space="0" w:color="auto"/>
            <w:left w:val="none" w:sz="0" w:space="0" w:color="auto"/>
            <w:bottom w:val="none" w:sz="0" w:space="0" w:color="auto"/>
            <w:right w:val="none" w:sz="0" w:space="0" w:color="auto"/>
          </w:divBdr>
        </w:div>
        <w:div w:id="1441338589">
          <w:marLeft w:val="640"/>
          <w:marRight w:val="0"/>
          <w:marTop w:val="0"/>
          <w:marBottom w:val="0"/>
          <w:divBdr>
            <w:top w:val="none" w:sz="0" w:space="0" w:color="auto"/>
            <w:left w:val="none" w:sz="0" w:space="0" w:color="auto"/>
            <w:bottom w:val="none" w:sz="0" w:space="0" w:color="auto"/>
            <w:right w:val="none" w:sz="0" w:space="0" w:color="auto"/>
          </w:divBdr>
        </w:div>
        <w:div w:id="621303119">
          <w:marLeft w:val="640"/>
          <w:marRight w:val="0"/>
          <w:marTop w:val="0"/>
          <w:marBottom w:val="0"/>
          <w:divBdr>
            <w:top w:val="none" w:sz="0" w:space="0" w:color="auto"/>
            <w:left w:val="none" w:sz="0" w:space="0" w:color="auto"/>
            <w:bottom w:val="none" w:sz="0" w:space="0" w:color="auto"/>
            <w:right w:val="none" w:sz="0" w:space="0" w:color="auto"/>
          </w:divBdr>
        </w:div>
        <w:div w:id="2047286925">
          <w:marLeft w:val="640"/>
          <w:marRight w:val="0"/>
          <w:marTop w:val="0"/>
          <w:marBottom w:val="0"/>
          <w:divBdr>
            <w:top w:val="none" w:sz="0" w:space="0" w:color="auto"/>
            <w:left w:val="none" w:sz="0" w:space="0" w:color="auto"/>
            <w:bottom w:val="none" w:sz="0" w:space="0" w:color="auto"/>
            <w:right w:val="none" w:sz="0" w:space="0" w:color="auto"/>
          </w:divBdr>
        </w:div>
        <w:div w:id="818115536">
          <w:marLeft w:val="640"/>
          <w:marRight w:val="0"/>
          <w:marTop w:val="0"/>
          <w:marBottom w:val="0"/>
          <w:divBdr>
            <w:top w:val="none" w:sz="0" w:space="0" w:color="auto"/>
            <w:left w:val="none" w:sz="0" w:space="0" w:color="auto"/>
            <w:bottom w:val="none" w:sz="0" w:space="0" w:color="auto"/>
            <w:right w:val="none" w:sz="0" w:space="0" w:color="auto"/>
          </w:divBdr>
        </w:div>
        <w:div w:id="1381320308">
          <w:marLeft w:val="640"/>
          <w:marRight w:val="0"/>
          <w:marTop w:val="0"/>
          <w:marBottom w:val="0"/>
          <w:divBdr>
            <w:top w:val="none" w:sz="0" w:space="0" w:color="auto"/>
            <w:left w:val="none" w:sz="0" w:space="0" w:color="auto"/>
            <w:bottom w:val="none" w:sz="0" w:space="0" w:color="auto"/>
            <w:right w:val="none" w:sz="0" w:space="0" w:color="auto"/>
          </w:divBdr>
        </w:div>
        <w:div w:id="962224861">
          <w:marLeft w:val="640"/>
          <w:marRight w:val="0"/>
          <w:marTop w:val="0"/>
          <w:marBottom w:val="0"/>
          <w:divBdr>
            <w:top w:val="none" w:sz="0" w:space="0" w:color="auto"/>
            <w:left w:val="none" w:sz="0" w:space="0" w:color="auto"/>
            <w:bottom w:val="none" w:sz="0" w:space="0" w:color="auto"/>
            <w:right w:val="none" w:sz="0" w:space="0" w:color="auto"/>
          </w:divBdr>
        </w:div>
        <w:div w:id="212814956">
          <w:marLeft w:val="640"/>
          <w:marRight w:val="0"/>
          <w:marTop w:val="0"/>
          <w:marBottom w:val="0"/>
          <w:divBdr>
            <w:top w:val="none" w:sz="0" w:space="0" w:color="auto"/>
            <w:left w:val="none" w:sz="0" w:space="0" w:color="auto"/>
            <w:bottom w:val="none" w:sz="0" w:space="0" w:color="auto"/>
            <w:right w:val="none" w:sz="0" w:space="0" w:color="auto"/>
          </w:divBdr>
        </w:div>
        <w:div w:id="1574508389">
          <w:marLeft w:val="640"/>
          <w:marRight w:val="0"/>
          <w:marTop w:val="0"/>
          <w:marBottom w:val="0"/>
          <w:divBdr>
            <w:top w:val="none" w:sz="0" w:space="0" w:color="auto"/>
            <w:left w:val="none" w:sz="0" w:space="0" w:color="auto"/>
            <w:bottom w:val="none" w:sz="0" w:space="0" w:color="auto"/>
            <w:right w:val="none" w:sz="0" w:space="0" w:color="auto"/>
          </w:divBdr>
        </w:div>
        <w:div w:id="677272538">
          <w:marLeft w:val="640"/>
          <w:marRight w:val="0"/>
          <w:marTop w:val="0"/>
          <w:marBottom w:val="0"/>
          <w:divBdr>
            <w:top w:val="none" w:sz="0" w:space="0" w:color="auto"/>
            <w:left w:val="none" w:sz="0" w:space="0" w:color="auto"/>
            <w:bottom w:val="none" w:sz="0" w:space="0" w:color="auto"/>
            <w:right w:val="none" w:sz="0" w:space="0" w:color="auto"/>
          </w:divBdr>
        </w:div>
        <w:div w:id="1707753861">
          <w:marLeft w:val="640"/>
          <w:marRight w:val="0"/>
          <w:marTop w:val="0"/>
          <w:marBottom w:val="0"/>
          <w:divBdr>
            <w:top w:val="none" w:sz="0" w:space="0" w:color="auto"/>
            <w:left w:val="none" w:sz="0" w:space="0" w:color="auto"/>
            <w:bottom w:val="none" w:sz="0" w:space="0" w:color="auto"/>
            <w:right w:val="none" w:sz="0" w:space="0" w:color="auto"/>
          </w:divBdr>
        </w:div>
        <w:div w:id="793906164">
          <w:marLeft w:val="640"/>
          <w:marRight w:val="0"/>
          <w:marTop w:val="0"/>
          <w:marBottom w:val="0"/>
          <w:divBdr>
            <w:top w:val="none" w:sz="0" w:space="0" w:color="auto"/>
            <w:left w:val="none" w:sz="0" w:space="0" w:color="auto"/>
            <w:bottom w:val="none" w:sz="0" w:space="0" w:color="auto"/>
            <w:right w:val="none" w:sz="0" w:space="0" w:color="auto"/>
          </w:divBdr>
        </w:div>
        <w:div w:id="183833709">
          <w:marLeft w:val="640"/>
          <w:marRight w:val="0"/>
          <w:marTop w:val="0"/>
          <w:marBottom w:val="0"/>
          <w:divBdr>
            <w:top w:val="none" w:sz="0" w:space="0" w:color="auto"/>
            <w:left w:val="none" w:sz="0" w:space="0" w:color="auto"/>
            <w:bottom w:val="none" w:sz="0" w:space="0" w:color="auto"/>
            <w:right w:val="none" w:sz="0" w:space="0" w:color="auto"/>
          </w:divBdr>
        </w:div>
        <w:div w:id="974412088">
          <w:marLeft w:val="640"/>
          <w:marRight w:val="0"/>
          <w:marTop w:val="0"/>
          <w:marBottom w:val="0"/>
          <w:divBdr>
            <w:top w:val="none" w:sz="0" w:space="0" w:color="auto"/>
            <w:left w:val="none" w:sz="0" w:space="0" w:color="auto"/>
            <w:bottom w:val="none" w:sz="0" w:space="0" w:color="auto"/>
            <w:right w:val="none" w:sz="0" w:space="0" w:color="auto"/>
          </w:divBdr>
        </w:div>
        <w:div w:id="2441882">
          <w:marLeft w:val="640"/>
          <w:marRight w:val="0"/>
          <w:marTop w:val="0"/>
          <w:marBottom w:val="0"/>
          <w:divBdr>
            <w:top w:val="none" w:sz="0" w:space="0" w:color="auto"/>
            <w:left w:val="none" w:sz="0" w:space="0" w:color="auto"/>
            <w:bottom w:val="none" w:sz="0" w:space="0" w:color="auto"/>
            <w:right w:val="none" w:sz="0" w:space="0" w:color="auto"/>
          </w:divBdr>
        </w:div>
        <w:div w:id="712458605">
          <w:marLeft w:val="640"/>
          <w:marRight w:val="0"/>
          <w:marTop w:val="0"/>
          <w:marBottom w:val="0"/>
          <w:divBdr>
            <w:top w:val="none" w:sz="0" w:space="0" w:color="auto"/>
            <w:left w:val="none" w:sz="0" w:space="0" w:color="auto"/>
            <w:bottom w:val="none" w:sz="0" w:space="0" w:color="auto"/>
            <w:right w:val="none" w:sz="0" w:space="0" w:color="auto"/>
          </w:divBdr>
        </w:div>
        <w:div w:id="1955823291">
          <w:marLeft w:val="640"/>
          <w:marRight w:val="0"/>
          <w:marTop w:val="0"/>
          <w:marBottom w:val="0"/>
          <w:divBdr>
            <w:top w:val="none" w:sz="0" w:space="0" w:color="auto"/>
            <w:left w:val="none" w:sz="0" w:space="0" w:color="auto"/>
            <w:bottom w:val="none" w:sz="0" w:space="0" w:color="auto"/>
            <w:right w:val="none" w:sz="0" w:space="0" w:color="auto"/>
          </w:divBdr>
        </w:div>
        <w:div w:id="609628986">
          <w:marLeft w:val="640"/>
          <w:marRight w:val="0"/>
          <w:marTop w:val="0"/>
          <w:marBottom w:val="0"/>
          <w:divBdr>
            <w:top w:val="none" w:sz="0" w:space="0" w:color="auto"/>
            <w:left w:val="none" w:sz="0" w:space="0" w:color="auto"/>
            <w:bottom w:val="none" w:sz="0" w:space="0" w:color="auto"/>
            <w:right w:val="none" w:sz="0" w:space="0" w:color="auto"/>
          </w:divBdr>
        </w:div>
        <w:div w:id="281806689">
          <w:marLeft w:val="640"/>
          <w:marRight w:val="0"/>
          <w:marTop w:val="0"/>
          <w:marBottom w:val="0"/>
          <w:divBdr>
            <w:top w:val="none" w:sz="0" w:space="0" w:color="auto"/>
            <w:left w:val="none" w:sz="0" w:space="0" w:color="auto"/>
            <w:bottom w:val="none" w:sz="0" w:space="0" w:color="auto"/>
            <w:right w:val="none" w:sz="0" w:space="0" w:color="auto"/>
          </w:divBdr>
        </w:div>
        <w:div w:id="2084135108">
          <w:marLeft w:val="640"/>
          <w:marRight w:val="0"/>
          <w:marTop w:val="0"/>
          <w:marBottom w:val="0"/>
          <w:divBdr>
            <w:top w:val="none" w:sz="0" w:space="0" w:color="auto"/>
            <w:left w:val="none" w:sz="0" w:space="0" w:color="auto"/>
            <w:bottom w:val="none" w:sz="0" w:space="0" w:color="auto"/>
            <w:right w:val="none" w:sz="0" w:space="0" w:color="auto"/>
          </w:divBdr>
        </w:div>
        <w:div w:id="1247811182">
          <w:marLeft w:val="640"/>
          <w:marRight w:val="0"/>
          <w:marTop w:val="0"/>
          <w:marBottom w:val="0"/>
          <w:divBdr>
            <w:top w:val="none" w:sz="0" w:space="0" w:color="auto"/>
            <w:left w:val="none" w:sz="0" w:space="0" w:color="auto"/>
            <w:bottom w:val="none" w:sz="0" w:space="0" w:color="auto"/>
            <w:right w:val="none" w:sz="0" w:space="0" w:color="auto"/>
          </w:divBdr>
        </w:div>
        <w:div w:id="1710107996">
          <w:marLeft w:val="640"/>
          <w:marRight w:val="0"/>
          <w:marTop w:val="0"/>
          <w:marBottom w:val="0"/>
          <w:divBdr>
            <w:top w:val="none" w:sz="0" w:space="0" w:color="auto"/>
            <w:left w:val="none" w:sz="0" w:space="0" w:color="auto"/>
            <w:bottom w:val="none" w:sz="0" w:space="0" w:color="auto"/>
            <w:right w:val="none" w:sz="0" w:space="0" w:color="auto"/>
          </w:divBdr>
        </w:div>
        <w:div w:id="1979526076">
          <w:marLeft w:val="640"/>
          <w:marRight w:val="0"/>
          <w:marTop w:val="0"/>
          <w:marBottom w:val="0"/>
          <w:divBdr>
            <w:top w:val="none" w:sz="0" w:space="0" w:color="auto"/>
            <w:left w:val="none" w:sz="0" w:space="0" w:color="auto"/>
            <w:bottom w:val="none" w:sz="0" w:space="0" w:color="auto"/>
            <w:right w:val="none" w:sz="0" w:space="0" w:color="auto"/>
          </w:divBdr>
        </w:div>
        <w:div w:id="102463208">
          <w:marLeft w:val="640"/>
          <w:marRight w:val="0"/>
          <w:marTop w:val="0"/>
          <w:marBottom w:val="0"/>
          <w:divBdr>
            <w:top w:val="none" w:sz="0" w:space="0" w:color="auto"/>
            <w:left w:val="none" w:sz="0" w:space="0" w:color="auto"/>
            <w:bottom w:val="none" w:sz="0" w:space="0" w:color="auto"/>
            <w:right w:val="none" w:sz="0" w:space="0" w:color="auto"/>
          </w:divBdr>
        </w:div>
        <w:div w:id="333649528">
          <w:marLeft w:val="640"/>
          <w:marRight w:val="0"/>
          <w:marTop w:val="0"/>
          <w:marBottom w:val="0"/>
          <w:divBdr>
            <w:top w:val="none" w:sz="0" w:space="0" w:color="auto"/>
            <w:left w:val="none" w:sz="0" w:space="0" w:color="auto"/>
            <w:bottom w:val="none" w:sz="0" w:space="0" w:color="auto"/>
            <w:right w:val="none" w:sz="0" w:space="0" w:color="auto"/>
          </w:divBdr>
        </w:div>
        <w:div w:id="1535802486">
          <w:marLeft w:val="640"/>
          <w:marRight w:val="0"/>
          <w:marTop w:val="0"/>
          <w:marBottom w:val="0"/>
          <w:divBdr>
            <w:top w:val="none" w:sz="0" w:space="0" w:color="auto"/>
            <w:left w:val="none" w:sz="0" w:space="0" w:color="auto"/>
            <w:bottom w:val="none" w:sz="0" w:space="0" w:color="auto"/>
            <w:right w:val="none" w:sz="0" w:space="0" w:color="auto"/>
          </w:divBdr>
        </w:div>
        <w:div w:id="1362169234">
          <w:marLeft w:val="640"/>
          <w:marRight w:val="0"/>
          <w:marTop w:val="0"/>
          <w:marBottom w:val="0"/>
          <w:divBdr>
            <w:top w:val="none" w:sz="0" w:space="0" w:color="auto"/>
            <w:left w:val="none" w:sz="0" w:space="0" w:color="auto"/>
            <w:bottom w:val="none" w:sz="0" w:space="0" w:color="auto"/>
            <w:right w:val="none" w:sz="0" w:space="0" w:color="auto"/>
          </w:divBdr>
        </w:div>
        <w:div w:id="13389121">
          <w:marLeft w:val="640"/>
          <w:marRight w:val="0"/>
          <w:marTop w:val="0"/>
          <w:marBottom w:val="0"/>
          <w:divBdr>
            <w:top w:val="none" w:sz="0" w:space="0" w:color="auto"/>
            <w:left w:val="none" w:sz="0" w:space="0" w:color="auto"/>
            <w:bottom w:val="none" w:sz="0" w:space="0" w:color="auto"/>
            <w:right w:val="none" w:sz="0" w:space="0" w:color="auto"/>
          </w:divBdr>
        </w:div>
        <w:div w:id="1450008821">
          <w:marLeft w:val="640"/>
          <w:marRight w:val="0"/>
          <w:marTop w:val="0"/>
          <w:marBottom w:val="0"/>
          <w:divBdr>
            <w:top w:val="none" w:sz="0" w:space="0" w:color="auto"/>
            <w:left w:val="none" w:sz="0" w:space="0" w:color="auto"/>
            <w:bottom w:val="none" w:sz="0" w:space="0" w:color="auto"/>
            <w:right w:val="none" w:sz="0" w:space="0" w:color="auto"/>
          </w:divBdr>
        </w:div>
        <w:div w:id="1194265630">
          <w:marLeft w:val="640"/>
          <w:marRight w:val="0"/>
          <w:marTop w:val="0"/>
          <w:marBottom w:val="0"/>
          <w:divBdr>
            <w:top w:val="none" w:sz="0" w:space="0" w:color="auto"/>
            <w:left w:val="none" w:sz="0" w:space="0" w:color="auto"/>
            <w:bottom w:val="none" w:sz="0" w:space="0" w:color="auto"/>
            <w:right w:val="none" w:sz="0" w:space="0" w:color="auto"/>
          </w:divBdr>
        </w:div>
        <w:div w:id="1822577143">
          <w:marLeft w:val="640"/>
          <w:marRight w:val="0"/>
          <w:marTop w:val="0"/>
          <w:marBottom w:val="0"/>
          <w:divBdr>
            <w:top w:val="none" w:sz="0" w:space="0" w:color="auto"/>
            <w:left w:val="none" w:sz="0" w:space="0" w:color="auto"/>
            <w:bottom w:val="none" w:sz="0" w:space="0" w:color="auto"/>
            <w:right w:val="none" w:sz="0" w:space="0" w:color="auto"/>
          </w:divBdr>
        </w:div>
        <w:div w:id="993144180">
          <w:marLeft w:val="640"/>
          <w:marRight w:val="0"/>
          <w:marTop w:val="0"/>
          <w:marBottom w:val="0"/>
          <w:divBdr>
            <w:top w:val="none" w:sz="0" w:space="0" w:color="auto"/>
            <w:left w:val="none" w:sz="0" w:space="0" w:color="auto"/>
            <w:bottom w:val="none" w:sz="0" w:space="0" w:color="auto"/>
            <w:right w:val="none" w:sz="0" w:space="0" w:color="auto"/>
          </w:divBdr>
        </w:div>
        <w:div w:id="1549294055">
          <w:marLeft w:val="640"/>
          <w:marRight w:val="0"/>
          <w:marTop w:val="0"/>
          <w:marBottom w:val="0"/>
          <w:divBdr>
            <w:top w:val="none" w:sz="0" w:space="0" w:color="auto"/>
            <w:left w:val="none" w:sz="0" w:space="0" w:color="auto"/>
            <w:bottom w:val="none" w:sz="0" w:space="0" w:color="auto"/>
            <w:right w:val="none" w:sz="0" w:space="0" w:color="auto"/>
          </w:divBdr>
        </w:div>
        <w:div w:id="2097897142">
          <w:marLeft w:val="640"/>
          <w:marRight w:val="0"/>
          <w:marTop w:val="0"/>
          <w:marBottom w:val="0"/>
          <w:divBdr>
            <w:top w:val="none" w:sz="0" w:space="0" w:color="auto"/>
            <w:left w:val="none" w:sz="0" w:space="0" w:color="auto"/>
            <w:bottom w:val="none" w:sz="0" w:space="0" w:color="auto"/>
            <w:right w:val="none" w:sz="0" w:space="0" w:color="auto"/>
          </w:divBdr>
        </w:div>
        <w:div w:id="429787333">
          <w:marLeft w:val="640"/>
          <w:marRight w:val="0"/>
          <w:marTop w:val="0"/>
          <w:marBottom w:val="0"/>
          <w:divBdr>
            <w:top w:val="none" w:sz="0" w:space="0" w:color="auto"/>
            <w:left w:val="none" w:sz="0" w:space="0" w:color="auto"/>
            <w:bottom w:val="none" w:sz="0" w:space="0" w:color="auto"/>
            <w:right w:val="none" w:sz="0" w:space="0" w:color="auto"/>
          </w:divBdr>
        </w:div>
        <w:div w:id="562646876">
          <w:marLeft w:val="640"/>
          <w:marRight w:val="0"/>
          <w:marTop w:val="0"/>
          <w:marBottom w:val="0"/>
          <w:divBdr>
            <w:top w:val="none" w:sz="0" w:space="0" w:color="auto"/>
            <w:left w:val="none" w:sz="0" w:space="0" w:color="auto"/>
            <w:bottom w:val="none" w:sz="0" w:space="0" w:color="auto"/>
            <w:right w:val="none" w:sz="0" w:space="0" w:color="auto"/>
          </w:divBdr>
        </w:div>
        <w:div w:id="609556513">
          <w:marLeft w:val="640"/>
          <w:marRight w:val="0"/>
          <w:marTop w:val="0"/>
          <w:marBottom w:val="0"/>
          <w:divBdr>
            <w:top w:val="none" w:sz="0" w:space="0" w:color="auto"/>
            <w:left w:val="none" w:sz="0" w:space="0" w:color="auto"/>
            <w:bottom w:val="none" w:sz="0" w:space="0" w:color="auto"/>
            <w:right w:val="none" w:sz="0" w:space="0" w:color="auto"/>
          </w:divBdr>
        </w:div>
        <w:div w:id="1224565183">
          <w:marLeft w:val="640"/>
          <w:marRight w:val="0"/>
          <w:marTop w:val="0"/>
          <w:marBottom w:val="0"/>
          <w:divBdr>
            <w:top w:val="none" w:sz="0" w:space="0" w:color="auto"/>
            <w:left w:val="none" w:sz="0" w:space="0" w:color="auto"/>
            <w:bottom w:val="none" w:sz="0" w:space="0" w:color="auto"/>
            <w:right w:val="none" w:sz="0" w:space="0" w:color="auto"/>
          </w:divBdr>
        </w:div>
        <w:div w:id="2129274154">
          <w:marLeft w:val="640"/>
          <w:marRight w:val="0"/>
          <w:marTop w:val="0"/>
          <w:marBottom w:val="0"/>
          <w:divBdr>
            <w:top w:val="none" w:sz="0" w:space="0" w:color="auto"/>
            <w:left w:val="none" w:sz="0" w:space="0" w:color="auto"/>
            <w:bottom w:val="none" w:sz="0" w:space="0" w:color="auto"/>
            <w:right w:val="none" w:sz="0" w:space="0" w:color="auto"/>
          </w:divBdr>
        </w:div>
        <w:div w:id="969475800">
          <w:marLeft w:val="640"/>
          <w:marRight w:val="0"/>
          <w:marTop w:val="0"/>
          <w:marBottom w:val="0"/>
          <w:divBdr>
            <w:top w:val="none" w:sz="0" w:space="0" w:color="auto"/>
            <w:left w:val="none" w:sz="0" w:space="0" w:color="auto"/>
            <w:bottom w:val="none" w:sz="0" w:space="0" w:color="auto"/>
            <w:right w:val="none" w:sz="0" w:space="0" w:color="auto"/>
          </w:divBdr>
        </w:div>
        <w:div w:id="352415454">
          <w:marLeft w:val="640"/>
          <w:marRight w:val="0"/>
          <w:marTop w:val="0"/>
          <w:marBottom w:val="0"/>
          <w:divBdr>
            <w:top w:val="none" w:sz="0" w:space="0" w:color="auto"/>
            <w:left w:val="none" w:sz="0" w:space="0" w:color="auto"/>
            <w:bottom w:val="none" w:sz="0" w:space="0" w:color="auto"/>
            <w:right w:val="none" w:sz="0" w:space="0" w:color="auto"/>
          </w:divBdr>
        </w:div>
        <w:div w:id="142360022">
          <w:marLeft w:val="640"/>
          <w:marRight w:val="0"/>
          <w:marTop w:val="0"/>
          <w:marBottom w:val="0"/>
          <w:divBdr>
            <w:top w:val="none" w:sz="0" w:space="0" w:color="auto"/>
            <w:left w:val="none" w:sz="0" w:space="0" w:color="auto"/>
            <w:bottom w:val="none" w:sz="0" w:space="0" w:color="auto"/>
            <w:right w:val="none" w:sz="0" w:space="0" w:color="auto"/>
          </w:divBdr>
        </w:div>
        <w:div w:id="245771895">
          <w:marLeft w:val="640"/>
          <w:marRight w:val="0"/>
          <w:marTop w:val="0"/>
          <w:marBottom w:val="0"/>
          <w:divBdr>
            <w:top w:val="none" w:sz="0" w:space="0" w:color="auto"/>
            <w:left w:val="none" w:sz="0" w:space="0" w:color="auto"/>
            <w:bottom w:val="none" w:sz="0" w:space="0" w:color="auto"/>
            <w:right w:val="none" w:sz="0" w:space="0" w:color="auto"/>
          </w:divBdr>
        </w:div>
      </w:divsChild>
    </w:div>
    <w:div w:id="1829053208">
      <w:bodyDiv w:val="1"/>
      <w:marLeft w:val="0"/>
      <w:marRight w:val="0"/>
      <w:marTop w:val="0"/>
      <w:marBottom w:val="0"/>
      <w:divBdr>
        <w:top w:val="none" w:sz="0" w:space="0" w:color="auto"/>
        <w:left w:val="none" w:sz="0" w:space="0" w:color="auto"/>
        <w:bottom w:val="none" w:sz="0" w:space="0" w:color="auto"/>
        <w:right w:val="none" w:sz="0" w:space="0" w:color="auto"/>
      </w:divBdr>
    </w:div>
    <w:div w:id="1831797432">
      <w:bodyDiv w:val="1"/>
      <w:marLeft w:val="0"/>
      <w:marRight w:val="0"/>
      <w:marTop w:val="0"/>
      <w:marBottom w:val="0"/>
      <w:divBdr>
        <w:top w:val="none" w:sz="0" w:space="0" w:color="auto"/>
        <w:left w:val="none" w:sz="0" w:space="0" w:color="auto"/>
        <w:bottom w:val="none" w:sz="0" w:space="0" w:color="auto"/>
        <w:right w:val="none" w:sz="0" w:space="0" w:color="auto"/>
      </w:divBdr>
      <w:divsChild>
        <w:div w:id="1534537966">
          <w:marLeft w:val="640"/>
          <w:marRight w:val="0"/>
          <w:marTop w:val="0"/>
          <w:marBottom w:val="0"/>
          <w:divBdr>
            <w:top w:val="none" w:sz="0" w:space="0" w:color="auto"/>
            <w:left w:val="none" w:sz="0" w:space="0" w:color="auto"/>
            <w:bottom w:val="none" w:sz="0" w:space="0" w:color="auto"/>
            <w:right w:val="none" w:sz="0" w:space="0" w:color="auto"/>
          </w:divBdr>
        </w:div>
        <w:div w:id="1400250846">
          <w:marLeft w:val="640"/>
          <w:marRight w:val="0"/>
          <w:marTop w:val="0"/>
          <w:marBottom w:val="0"/>
          <w:divBdr>
            <w:top w:val="none" w:sz="0" w:space="0" w:color="auto"/>
            <w:left w:val="none" w:sz="0" w:space="0" w:color="auto"/>
            <w:bottom w:val="none" w:sz="0" w:space="0" w:color="auto"/>
            <w:right w:val="none" w:sz="0" w:space="0" w:color="auto"/>
          </w:divBdr>
        </w:div>
        <w:div w:id="289094780">
          <w:marLeft w:val="640"/>
          <w:marRight w:val="0"/>
          <w:marTop w:val="0"/>
          <w:marBottom w:val="0"/>
          <w:divBdr>
            <w:top w:val="none" w:sz="0" w:space="0" w:color="auto"/>
            <w:left w:val="none" w:sz="0" w:space="0" w:color="auto"/>
            <w:bottom w:val="none" w:sz="0" w:space="0" w:color="auto"/>
            <w:right w:val="none" w:sz="0" w:space="0" w:color="auto"/>
          </w:divBdr>
        </w:div>
        <w:div w:id="429130249">
          <w:marLeft w:val="640"/>
          <w:marRight w:val="0"/>
          <w:marTop w:val="0"/>
          <w:marBottom w:val="0"/>
          <w:divBdr>
            <w:top w:val="none" w:sz="0" w:space="0" w:color="auto"/>
            <w:left w:val="none" w:sz="0" w:space="0" w:color="auto"/>
            <w:bottom w:val="none" w:sz="0" w:space="0" w:color="auto"/>
            <w:right w:val="none" w:sz="0" w:space="0" w:color="auto"/>
          </w:divBdr>
        </w:div>
        <w:div w:id="1466121037">
          <w:marLeft w:val="640"/>
          <w:marRight w:val="0"/>
          <w:marTop w:val="0"/>
          <w:marBottom w:val="0"/>
          <w:divBdr>
            <w:top w:val="none" w:sz="0" w:space="0" w:color="auto"/>
            <w:left w:val="none" w:sz="0" w:space="0" w:color="auto"/>
            <w:bottom w:val="none" w:sz="0" w:space="0" w:color="auto"/>
            <w:right w:val="none" w:sz="0" w:space="0" w:color="auto"/>
          </w:divBdr>
        </w:div>
        <w:div w:id="493106507">
          <w:marLeft w:val="640"/>
          <w:marRight w:val="0"/>
          <w:marTop w:val="0"/>
          <w:marBottom w:val="0"/>
          <w:divBdr>
            <w:top w:val="none" w:sz="0" w:space="0" w:color="auto"/>
            <w:left w:val="none" w:sz="0" w:space="0" w:color="auto"/>
            <w:bottom w:val="none" w:sz="0" w:space="0" w:color="auto"/>
            <w:right w:val="none" w:sz="0" w:space="0" w:color="auto"/>
          </w:divBdr>
        </w:div>
        <w:div w:id="1624457957">
          <w:marLeft w:val="640"/>
          <w:marRight w:val="0"/>
          <w:marTop w:val="0"/>
          <w:marBottom w:val="0"/>
          <w:divBdr>
            <w:top w:val="none" w:sz="0" w:space="0" w:color="auto"/>
            <w:left w:val="none" w:sz="0" w:space="0" w:color="auto"/>
            <w:bottom w:val="none" w:sz="0" w:space="0" w:color="auto"/>
            <w:right w:val="none" w:sz="0" w:space="0" w:color="auto"/>
          </w:divBdr>
        </w:div>
        <w:div w:id="658922000">
          <w:marLeft w:val="640"/>
          <w:marRight w:val="0"/>
          <w:marTop w:val="0"/>
          <w:marBottom w:val="0"/>
          <w:divBdr>
            <w:top w:val="none" w:sz="0" w:space="0" w:color="auto"/>
            <w:left w:val="none" w:sz="0" w:space="0" w:color="auto"/>
            <w:bottom w:val="none" w:sz="0" w:space="0" w:color="auto"/>
            <w:right w:val="none" w:sz="0" w:space="0" w:color="auto"/>
          </w:divBdr>
        </w:div>
        <w:div w:id="982387314">
          <w:marLeft w:val="640"/>
          <w:marRight w:val="0"/>
          <w:marTop w:val="0"/>
          <w:marBottom w:val="0"/>
          <w:divBdr>
            <w:top w:val="none" w:sz="0" w:space="0" w:color="auto"/>
            <w:left w:val="none" w:sz="0" w:space="0" w:color="auto"/>
            <w:bottom w:val="none" w:sz="0" w:space="0" w:color="auto"/>
            <w:right w:val="none" w:sz="0" w:space="0" w:color="auto"/>
          </w:divBdr>
        </w:div>
        <w:div w:id="164321938">
          <w:marLeft w:val="640"/>
          <w:marRight w:val="0"/>
          <w:marTop w:val="0"/>
          <w:marBottom w:val="0"/>
          <w:divBdr>
            <w:top w:val="none" w:sz="0" w:space="0" w:color="auto"/>
            <w:left w:val="none" w:sz="0" w:space="0" w:color="auto"/>
            <w:bottom w:val="none" w:sz="0" w:space="0" w:color="auto"/>
            <w:right w:val="none" w:sz="0" w:space="0" w:color="auto"/>
          </w:divBdr>
        </w:div>
        <w:div w:id="1310982843">
          <w:marLeft w:val="640"/>
          <w:marRight w:val="0"/>
          <w:marTop w:val="0"/>
          <w:marBottom w:val="0"/>
          <w:divBdr>
            <w:top w:val="none" w:sz="0" w:space="0" w:color="auto"/>
            <w:left w:val="none" w:sz="0" w:space="0" w:color="auto"/>
            <w:bottom w:val="none" w:sz="0" w:space="0" w:color="auto"/>
            <w:right w:val="none" w:sz="0" w:space="0" w:color="auto"/>
          </w:divBdr>
        </w:div>
        <w:div w:id="977340717">
          <w:marLeft w:val="640"/>
          <w:marRight w:val="0"/>
          <w:marTop w:val="0"/>
          <w:marBottom w:val="0"/>
          <w:divBdr>
            <w:top w:val="none" w:sz="0" w:space="0" w:color="auto"/>
            <w:left w:val="none" w:sz="0" w:space="0" w:color="auto"/>
            <w:bottom w:val="none" w:sz="0" w:space="0" w:color="auto"/>
            <w:right w:val="none" w:sz="0" w:space="0" w:color="auto"/>
          </w:divBdr>
        </w:div>
        <w:div w:id="1760105093">
          <w:marLeft w:val="640"/>
          <w:marRight w:val="0"/>
          <w:marTop w:val="0"/>
          <w:marBottom w:val="0"/>
          <w:divBdr>
            <w:top w:val="none" w:sz="0" w:space="0" w:color="auto"/>
            <w:left w:val="none" w:sz="0" w:space="0" w:color="auto"/>
            <w:bottom w:val="none" w:sz="0" w:space="0" w:color="auto"/>
            <w:right w:val="none" w:sz="0" w:space="0" w:color="auto"/>
          </w:divBdr>
        </w:div>
        <w:div w:id="134104284">
          <w:marLeft w:val="640"/>
          <w:marRight w:val="0"/>
          <w:marTop w:val="0"/>
          <w:marBottom w:val="0"/>
          <w:divBdr>
            <w:top w:val="none" w:sz="0" w:space="0" w:color="auto"/>
            <w:left w:val="none" w:sz="0" w:space="0" w:color="auto"/>
            <w:bottom w:val="none" w:sz="0" w:space="0" w:color="auto"/>
            <w:right w:val="none" w:sz="0" w:space="0" w:color="auto"/>
          </w:divBdr>
        </w:div>
        <w:div w:id="875193940">
          <w:marLeft w:val="640"/>
          <w:marRight w:val="0"/>
          <w:marTop w:val="0"/>
          <w:marBottom w:val="0"/>
          <w:divBdr>
            <w:top w:val="none" w:sz="0" w:space="0" w:color="auto"/>
            <w:left w:val="none" w:sz="0" w:space="0" w:color="auto"/>
            <w:bottom w:val="none" w:sz="0" w:space="0" w:color="auto"/>
            <w:right w:val="none" w:sz="0" w:space="0" w:color="auto"/>
          </w:divBdr>
        </w:div>
        <w:div w:id="1396855396">
          <w:marLeft w:val="640"/>
          <w:marRight w:val="0"/>
          <w:marTop w:val="0"/>
          <w:marBottom w:val="0"/>
          <w:divBdr>
            <w:top w:val="none" w:sz="0" w:space="0" w:color="auto"/>
            <w:left w:val="none" w:sz="0" w:space="0" w:color="auto"/>
            <w:bottom w:val="none" w:sz="0" w:space="0" w:color="auto"/>
            <w:right w:val="none" w:sz="0" w:space="0" w:color="auto"/>
          </w:divBdr>
        </w:div>
        <w:div w:id="1249583147">
          <w:marLeft w:val="640"/>
          <w:marRight w:val="0"/>
          <w:marTop w:val="0"/>
          <w:marBottom w:val="0"/>
          <w:divBdr>
            <w:top w:val="none" w:sz="0" w:space="0" w:color="auto"/>
            <w:left w:val="none" w:sz="0" w:space="0" w:color="auto"/>
            <w:bottom w:val="none" w:sz="0" w:space="0" w:color="auto"/>
            <w:right w:val="none" w:sz="0" w:space="0" w:color="auto"/>
          </w:divBdr>
        </w:div>
        <w:div w:id="1203978864">
          <w:marLeft w:val="640"/>
          <w:marRight w:val="0"/>
          <w:marTop w:val="0"/>
          <w:marBottom w:val="0"/>
          <w:divBdr>
            <w:top w:val="none" w:sz="0" w:space="0" w:color="auto"/>
            <w:left w:val="none" w:sz="0" w:space="0" w:color="auto"/>
            <w:bottom w:val="none" w:sz="0" w:space="0" w:color="auto"/>
            <w:right w:val="none" w:sz="0" w:space="0" w:color="auto"/>
          </w:divBdr>
        </w:div>
        <w:div w:id="1030645250">
          <w:marLeft w:val="640"/>
          <w:marRight w:val="0"/>
          <w:marTop w:val="0"/>
          <w:marBottom w:val="0"/>
          <w:divBdr>
            <w:top w:val="none" w:sz="0" w:space="0" w:color="auto"/>
            <w:left w:val="none" w:sz="0" w:space="0" w:color="auto"/>
            <w:bottom w:val="none" w:sz="0" w:space="0" w:color="auto"/>
            <w:right w:val="none" w:sz="0" w:space="0" w:color="auto"/>
          </w:divBdr>
        </w:div>
        <w:div w:id="337194160">
          <w:marLeft w:val="640"/>
          <w:marRight w:val="0"/>
          <w:marTop w:val="0"/>
          <w:marBottom w:val="0"/>
          <w:divBdr>
            <w:top w:val="none" w:sz="0" w:space="0" w:color="auto"/>
            <w:left w:val="none" w:sz="0" w:space="0" w:color="auto"/>
            <w:bottom w:val="none" w:sz="0" w:space="0" w:color="auto"/>
            <w:right w:val="none" w:sz="0" w:space="0" w:color="auto"/>
          </w:divBdr>
        </w:div>
        <w:div w:id="845679441">
          <w:marLeft w:val="640"/>
          <w:marRight w:val="0"/>
          <w:marTop w:val="0"/>
          <w:marBottom w:val="0"/>
          <w:divBdr>
            <w:top w:val="none" w:sz="0" w:space="0" w:color="auto"/>
            <w:left w:val="none" w:sz="0" w:space="0" w:color="auto"/>
            <w:bottom w:val="none" w:sz="0" w:space="0" w:color="auto"/>
            <w:right w:val="none" w:sz="0" w:space="0" w:color="auto"/>
          </w:divBdr>
        </w:div>
        <w:div w:id="775252822">
          <w:marLeft w:val="640"/>
          <w:marRight w:val="0"/>
          <w:marTop w:val="0"/>
          <w:marBottom w:val="0"/>
          <w:divBdr>
            <w:top w:val="none" w:sz="0" w:space="0" w:color="auto"/>
            <w:left w:val="none" w:sz="0" w:space="0" w:color="auto"/>
            <w:bottom w:val="none" w:sz="0" w:space="0" w:color="auto"/>
            <w:right w:val="none" w:sz="0" w:space="0" w:color="auto"/>
          </w:divBdr>
        </w:div>
        <w:div w:id="1255550017">
          <w:marLeft w:val="640"/>
          <w:marRight w:val="0"/>
          <w:marTop w:val="0"/>
          <w:marBottom w:val="0"/>
          <w:divBdr>
            <w:top w:val="none" w:sz="0" w:space="0" w:color="auto"/>
            <w:left w:val="none" w:sz="0" w:space="0" w:color="auto"/>
            <w:bottom w:val="none" w:sz="0" w:space="0" w:color="auto"/>
            <w:right w:val="none" w:sz="0" w:space="0" w:color="auto"/>
          </w:divBdr>
        </w:div>
        <w:div w:id="1890411368">
          <w:marLeft w:val="640"/>
          <w:marRight w:val="0"/>
          <w:marTop w:val="0"/>
          <w:marBottom w:val="0"/>
          <w:divBdr>
            <w:top w:val="none" w:sz="0" w:space="0" w:color="auto"/>
            <w:left w:val="none" w:sz="0" w:space="0" w:color="auto"/>
            <w:bottom w:val="none" w:sz="0" w:space="0" w:color="auto"/>
            <w:right w:val="none" w:sz="0" w:space="0" w:color="auto"/>
          </w:divBdr>
        </w:div>
        <w:div w:id="610284669">
          <w:marLeft w:val="640"/>
          <w:marRight w:val="0"/>
          <w:marTop w:val="0"/>
          <w:marBottom w:val="0"/>
          <w:divBdr>
            <w:top w:val="none" w:sz="0" w:space="0" w:color="auto"/>
            <w:left w:val="none" w:sz="0" w:space="0" w:color="auto"/>
            <w:bottom w:val="none" w:sz="0" w:space="0" w:color="auto"/>
            <w:right w:val="none" w:sz="0" w:space="0" w:color="auto"/>
          </w:divBdr>
        </w:div>
        <w:div w:id="1603607624">
          <w:marLeft w:val="640"/>
          <w:marRight w:val="0"/>
          <w:marTop w:val="0"/>
          <w:marBottom w:val="0"/>
          <w:divBdr>
            <w:top w:val="none" w:sz="0" w:space="0" w:color="auto"/>
            <w:left w:val="none" w:sz="0" w:space="0" w:color="auto"/>
            <w:bottom w:val="none" w:sz="0" w:space="0" w:color="auto"/>
            <w:right w:val="none" w:sz="0" w:space="0" w:color="auto"/>
          </w:divBdr>
        </w:div>
        <w:div w:id="154959613">
          <w:marLeft w:val="640"/>
          <w:marRight w:val="0"/>
          <w:marTop w:val="0"/>
          <w:marBottom w:val="0"/>
          <w:divBdr>
            <w:top w:val="none" w:sz="0" w:space="0" w:color="auto"/>
            <w:left w:val="none" w:sz="0" w:space="0" w:color="auto"/>
            <w:bottom w:val="none" w:sz="0" w:space="0" w:color="auto"/>
            <w:right w:val="none" w:sz="0" w:space="0" w:color="auto"/>
          </w:divBdr>
        </w:div>
        <w:div w:id="2094664709">
          <w:marLeft w:val="640"/>
          <w:marRight w:val="0"/>
          <w:marTop w:val="0"/>
          <w:marBottom w:val="0"/>
          <w:divBdr>
            <w:top w:val="none" w:sz="0" w:space="0" w:color="auto"/>
            <w:left w:val="none" w:sz="0" w:space="0" w:color="auto"/>
            <w:bottom w:val="none" w:sz="0" w:space="0" w:color="auto"/>
            <w:right w:val="none" w:sz="0" w:space="0" w:color="auto"/>
          </w:divBdr>
        </w:div>
        <w:div w:id="123011469">
          <w:marLeft w:val="640"/>
          <w:marRight w:val="0"/>
          <w:marTop w:val="0"/>
          <w:marBottom w:val="0"/>
          <w:divBdr>
            <w:top w:val="none" w:sz="0" w:space="0" w:color="auto"/>
            <w:left w:val="none" w:sz="0" w:space="0" w:color="auto"/>
            <w:bottom w:val="none" w:sz="0" w:space="0" w:color="auto"/>
            <w:right w:val="none" w:sz="0" w:space="0" w:color="auto"/>
          </w:divBdr>
        </w:div>
        <w:div w:id="1607271392">
          <w:marLeft w:val="640"/>
          <w:marRight w:val="0"/>
          <w:marTop w:val="0"/>
          <w:marBottom w:val="0"/>
          <w:divBdr>
            <w:top w:val="none" w:sz="0" w:space="0" w:color="auto"/>
            <w:left w:val="none" w:sz="0" w:space="0" w:color="auto"/>
            <w:bottom w:val="none" w:sz="0" w:space="0" w:color="auto"/>
            <w:right w:val="none" w:sz="0" w:space="0" w:color="auto"/>
          </w:divBdr>
        </w:div>
        <w:div w:id="1988777992">
          <w:marLeft w:val="640"/>
          <w:marRight w:val="0"/>
          <w:marTop w:val="0"/>
          <w:marBottom w:val="0"/>
          <w:divBdr>
            <w:top w:val="none" w:sz="0" w:space="0" w:color="auto"/>
            <w:left w:val="none" w:sz="0" w:space="0" w:color="auto"/>
            <w:bottom w:val="none" w:sz="0" w:space="0" w:color="auto"/>
            <w:right w:val="none" w:sz="0" w:space="0" w:color="auto"/>
          </w:divBdr>
        </w:div>
        <w:div w:id="1492451583">
          <w:marLeft w:val="640"/>
          <w:marRight w:val="0"/>
          <w:marTop w:val="0"/>
          <w:marBottom w:val="0"/>
          <w:divBdr>
            <w:top w:val="none" w:sz="0" w:space="0" w:color="auto"/>
            <w:left w:val="none" w:sz="0" w:space="0" w:color="auto"/>
            <w:bottom w:val="none" w:sz="0" w:space="0" w:color="auto"/>
            <w:right w:val="none" w:sz="0" w:space="0" w:color="auto"/>
          </w:divBdr>
        </w:div>
        <w:div w:id="533810961">
          <w:marLeft w:val="640"/>
          <w:marRight w:val="0"/>
          <w:marTop w:val="0"/>
          <w:marBottom w:val="0"/>
          <w:divBdr>
            <w:top w:val="none" w:sz="0" w:space="0" w:color="auto"/>
            <w:left w:val="none" w:sz="0" w:space="0" w:color="auto"/>
            <w:bottom w:val="none" w:sz="0" w:space="0" w:color="auto"/>
            <w:right w:val="none" w:sz="0" w:space="0" w:color="auto"/>
          </w:divBdr>
        </w:div>
        <w:div w:id="1907374089">
          <w:marLeft w:val="640"/>
          <w:marRight w:val="0"/>
          <w:marTop w:val="0"/>
          <w:marBottom w:val="0"/>
          <w:divBdr>
            <w:top w:val="none" w:sz="0" w:space="0" w:color="auto"/>
            <w:left w:val="none" w:sz="0" w:space="0" w:color="auto"/>
            <w:bottom w:val="none" w:sz="0" w:space="0" w:color="auto"/>
            <w:right w:val="none" w:sz="0" w:space="0" w:color="auto"/>
          </w:divBdr>
        </w:div>
        <w:div w:id="1518041453">
          <w:marLeft w:val="640"/>
          <w:marRight w:val="0"/>
          <w:marTop w:val="0"/>
          <w:marBottom w:val="0"/>
          <w:divBdr>
            <w:top w:val="none" w:sz="0" w:space="0" w:color="auto"/>
            <w:left w:val="none" w:sz="0" w:space="0" w:color="auto"/>
            <w:bottom w:val="none" w:sz="0" w:space="0" w:color="auto"/>
            <w:right w:val="none" w:sz="0" w:space="0" w:color="auto"/>
          </w:divBdr>
        </w:div>
        <w:div w:id="1607149243">
          <w:marLeft w:val="640"/>
          <w:marRight w:val="0"/>
          <w:marTop w:val="0"/>
          <w:marBottom w:val="0"/>
          <w:divBdr>
            <w:top w:val="none" w:sz="0" w:space="0" w:color="auto"/>
            <w:left w:val="none" w:sz="0" w:space="0" w:color="auto"/>
            <w:bottom w:val="none" w:sz="0" w:space="0" w:color="auto"/>
            <w:right w:val="none" w:sz="0" w:space="0" w:color="auto"/>
          </w:divBdr>
        </w:div>
        <w:div w:id="1563367653">
          <w:marLeft w:val="640"/>
          <w:marRight w:val="0"/>
          <w:marTop w:val="0"/>
          <w:marBottom w:val="0"/>
          <w:divBdr>
            <w:top w:val="none" w:sz="0" w:space="0" w:color="auto"/>
            <w:left w:val="none" w:sz="0" w:space="0" w:color="auto"/>
            <w:bottom w:val="none" w:sz="0" w:space="0" w:color="auto"/>
            <w:right w:val="none" w:sz="0" w:space="0" w:color="auto"/>
          </w:divBdr>
        </w:div>
        <w:div w:id="109327314">
          <w:marLeft w:val="640"/>
          <w:marRight w:val="0"/>
          <w:marTop w:val="0"/>
          <w:marBottom w:val="0"/>
          <w:divBdr>
            <w:top w:val="none" w:sz="0" w:space="0" w:color="auto"/>
            <w:left w:val="none" w:sz="0" w:space="0" w:color="auto"/>
            <w:bottom w:val="none" w:sz="0" w:space="0" w:color="auto"/>
            <w:right w:val="none" w:sz="0" w:space="0" w:color="auto"/>
          </w:divBdr>
        </w:div>
        <w:div w:id="1936279300">
          <w:marLeft w:val="640"/>
          <w:marRight w:val="0"/>
          <w:marTop w:val="0"/>
          <w:marBottom w:val="0"/>
          <w:divBdr>
            <w:top w:val="none" w:sz="0" w:space="0" w:color="auto"/>
            <w:left w:val="none" w:sz="0" w:space="0" w:color="auto"/>
            <w:bottom w:val="none" w:sz="0" w:space="0" w:color="auto"/>
            <w:right w:val="none" w:sz="0" w:space="0" w:color="auto"/>
          </w:divBdr>
        </w:div>
        <w:div w:id="217670852">
          <w:marLeft w:val="640"/>
          <w:marRight w:val="0"/>
          <w:marTop w:val="0"/>
          <w:marBottom w:val="0"/>
          <w:divBdr>
            <w:top w:val="none" w:sz="0" w:space="0" w:color="auto"/>
            <w:left w:val="none" w:sz="0" w:space="0" w:color="auto"/>
            <w:bottom w:val="none" w:sz="0" w:space="0" w:color="auto"/>
            <w:right w:val="none" w:sz="0" w:space="0" w:color="auto"/>
          </w:divBdr>
        </w:div>
        <w:div w:id="1743480080">
          <w:marLeft w:val="640"/>
          <w:marRight w:val="0"/>
          <w:marTop w:val="0"/>
          <w:marBottom w:val="0"/>
          <w:divBdr>
            <w:top w:val="none" w:sz="0" w:space="0" w:color="auto"/>
            <w:left w:val="none" w:sz="0" w:space="0" w:color="auto"/>
            <w:bottom w:val="none" w:sz="0" w:space="0" w:color="auto"/>
            <w:right w:val="none" w:sz="0" w:space="0" w:color="auto"/>
          </w:divBdr>
        </w:div>
        <w:div w:id="580873456">
          <w:marLeft w:val="640"/>
          <w:marRight w:val="0"/>
          <w:marTop w:val="0"/>
          <w:marBottom w:val="0"/>
          <w:divBdr>
            <w:top w:val="none" w:sz="0" w:space="0" w:color="auto"/>
            <w:left w:val="none" w:sz="0" w:space="0" w:color="auto"/>
            <w:bottom w:val="none" w:sz="0" w:space="0" w:color="auto"/>
            <w:right w:val="none" w:sz="0" w:space="0" w:color="auto"/>
          </w:divBdr>
        </w:div>
        <w:div w:id="54162456">
          <w:marLeft w:val="640"/>
          <w:marRight w:val="0"/>
          <w:marTop w:val="0"/>
          <w:marBottom w:val="0"/>
          <w:divBdr>
            <w:top w:val="none" w:sz="0" w:space="0" w:color="auto"/>
            <w:left w:val="none" w:sz="0" w:space="0" w:color="auto"/>
            <w:bottom w:val="none" w:sz="0" w:space="0" w:color="auto"/>
            <w:right w:val="none" w:sz="0" w:space="0" w:color="auto"/>
          </w:divBdr>
        </w:div>
      </w:divsChild>
    </w:div>
    <w:div w:id="1852599427">
      <w:bodyDiv w:val="1"/>
      <w:marLeft w:val="0"/>
      <w:marRight w:val="0"/>
      <w:marTop w:val="0"/>
      <w:marBottom w:val="0"/>
      <w:divBdr>
        <w:top w:val="none" w:sz="0" w:space="0" w:color="auto"/>
        <w:left w:val="none" w:sz="0" w:space="0" w:color="auto"/>
        <w:bottom w:val="none" w:sz="0" w:space="0" w:color="auto"/>
        <w:right w:val="none" w:sz="0" w:space="0" w:color="auto"/>
      </w:divBdr>
    </w:div>
    <w:div w:id="1856382144">
      <w:bodyDiv w:val="1"/>
      <w:marLeft w:val="0"/>
      <w:marRight w:val="0"/>
      <w:marTop w:val="0"/>
      <w:marBottom w:val="0"/>
      <w:divBdr>
        <w:top w:val="none" w:sz="0" w:space="0" w:color="auto"/>
        <w:left w:val="none" w:sz="0" w:space="0" w:color="auto"/>
        <w:bottom w:val="none" w:sz="0" w:space="0" w:color="auto"/>
        <w:right w:val="none" w:sz="0" w:space="0" w:color="auto"/>
      </w:divBdr>
      <w:divsChild>
        <w:div w:id="1077896522">
          <w:marLeft w:val="640"/>
          <w:marRight w:val="0"/>
          <w:marTop w:val="0"/>
          <w:marBottom w:val="0"/>
          <w:divBdr>
            <w:top w:val="none" w:sz="0" w:space="0" w:color="auto"/>
            <w:left w:val="none" w:sz="0" w:space="0" w:color="auto"/>
            <w:bottom w:val="none" w:sz="0" w:space="0" w:color="auto"/>
            <w:right w:val="none" w:sz="0" w:space="0" w:color="auto"/>
          </w:divBdr>
        </w:div>
        <w:div w:id="1661613477">
          <w:marLeft w:val="640"/>
          <w:marRight w:val="0"/>
          <w:marTop w:val="0"/>
          <w:marBottom w:val="0"/>
          <w:divBdr>
            <w:top w:val="none" w:sz="0" w:space="0" w:color="auto"/>
            <w:left w:val="none" w:sz="0" w:space="0" w:color="auto"/>
            <w:bottom w:val="none" w:sz="0" w:space="0" w:color="auto"/>
            <w:right w:val="none" w:sz="0" w:space="0" w:color="auto"/>
          </w:divBdr>
        </w:div>
        <w:div w:id="958030591">
          <w:marLeft w:val="640"/>
          <w:marRight w:val="0"/>
          <w:marTop w:val="0"/>
          <w:marBottom w:val="0"/>
          <w:divBdr>
            <w:top w:val="none" w:sz="0" w:space="0" w:color="auto"/>
            <w:left w:val="none" w:sz="0" w:space="0" w:color="auto"/>
            <w:bottom w:val="none" w:sz="0" w:space="0" w:color="auto"/>
            <w:right w:val="none" w:sz="0" w:space="0" w:color="auto"/>
          </w:divBdr>
        </w:div>
        <w:div w:id="603728944">
          <w:marLeft w:val="640"/>
          <w:marRight w:val="0"/>
          <w:marTop w:val="0"/>
          <w:marBottom w:val="0"/>
          <w:divBdr>
            <w:top w:val="none" w:sz="0" w:space="0" w:color="auto"/>
            <w:left w:val="none" w:sz="0" w:space="0" w:color="auto"/>
            <w:bottom w:val="none" w:sz="0" w:space="0" w:color="auto"/>
            <w:right w:val="none" w:sz="0" w:space="0" w:color="auto"/>
          </w:divBdr>
        </w:div>
        <w:div w:id="115418567">
          <w:marLeft w:val="640"/>
          <w:marRight w:val="0"/>
          <w:marTop w:val="0"/>
          <w:marBottom w:val="0"/>
          <w:divBdr>
            <w:top w:val="none" w:sz="0" w:space="0" w:color="auto"/>
            <w:left w:val="none" w:sz="0" w:space="0" w:color="auto"/>
            <w:bottom w:val="none" w:sz="0" w:space="0" w:color="auto"/>
            <w:right w:val="none" w:sz="0" w:space="0" w:color="auto"/>
          </w:divBdr>
        </w:div>
        <w:div w:id="1553688002">
          <w:marLeft w:val="640"/>
          <w:marRight w:val="0"/>
          <w:marTop w:val="0"/>
          <w:marBottom w:val="0"/>
          <w:divBdr>
            <w:top w:val="none" w:sz="0" w:space="0" w:color="auto"/>
            <w:left w:val="none" w:sz="0" w:space="0" w:color="auto"/>
            <w:bottom w:val="none" w:sz="0" w:space="0" w:color="auto"/>
            <w:right w:val="none" w:sz="0" w:space="0" w:color="auto"/>
          </w:divBdr>
        </w:div>
        <w:div w:id="553930505">
          <w:marLeft w:val="640"/>
          <w:marRight w:val="0"/>
          <w:marTop w:val="0"/>
          <w:marBottom w:val="0"/>
          <w:divBdr>
            <w:top w:val="none" w:sz="0" w:space="0" w:color="auto"/>
            <w:left w:val="none" w:sz="0" w:space="0" w:color="auto"/>
            <w:bottom w:val="none" w:sz="0" w:space="0" w:color="auto"/>
            <w:right w:val="none" w:sz="0" w:space="0" w:color="auto"/>
          </w:divBdr>
        </w:div>
        <w:div w:id="1515802125">
          <w:marLeft w:val="640"/>
          <w:marRight w:val="0"/>
          <w:marTop w:val="0"/>
          <w:marBottom w:val="0"/>
          <w:divBdr>
            <w:top w:val="none" w:sz="0" w:space="0" w:color="auto"/>
            <w:left w:val="none" w:sz="0" w:space="0" w:color="auto"/>
            <w:bottom w:val="none" w:sz="0" w:space="0" w:color="auto"/>
            <w:right w:val="none" w:sz="0" w:space="0" w:color="auto"/>
          </w:divBdr>
        </w:div>
        <w:div w:id="193429220">
          <w:marLeft w:val="640"/>
          <w:marRight w:val="0"/>
          <w:marTop w:val="0"/>
          <w:marBottom w:val="0"/>
          <w:divBdr>
            <w:top w:val="none" w:sz="0" w:space="0" w:color="auto"/>
            <w:left w:val="none" w:sz="0" w:space="0" w:color="auto"/>
            <w:bottom w:val="none" w:sz="0" w:space="0" w:color="auto"/>
            <w:right w:val="none" w:sz="0" w:space="0" w:color="auto"/>
          </w:divBdr>
        </w:div>
        <w:div w:id="1319115372">
          <w:marLeft w:val="640"/>
          <w:marRight w:val="0"/>
          <w:marTop w:val="0"/>
          <w:marBottom w:val="0"/>
          <w:divBdr>
            <w:top w:val="none" w:sz="0" w:space="0" w:color="auto"/>
            <w:left w:val="none" w:sz="0" w:space="0" w:color="auto"/>
            <w:bottom w:val="none" w:sz="0" w:space="0" w:color="auto"/>
            <w:right w:val="none" w:sz="0" w:space="0" w:color="auto"/>
          </w:divBdr>
        </w:div>
        <w:div w:id="1030835966">
          <w:marLeft w:val="640"/>
          <w:marRight w:val="0"/>
          <w:marTop w:val="0"/>
          <w:marBottom w:val="0"/>
          <w:divBdr>
            <w:top w:val="none" w:sz="0" w:space="0" w:color="auto"/>
            <w:left w:val="none" w:sz="0" w:space="0" w:color="auto"/>
            <w:bottom w:val="none" w:sz="0" w:space="0" w:color="auto"/>
            <w:right w:val="none" w:sz="0" w:space="0" w:color="auto"/>
          </w:divBdr>
        </w:div>
        <w:div w:id="704527768">
          <w:marLeft w:val="640"/>
          <w:marRight w:val="0"/>
          <w:marTop w:val="0"/>
          <w:marBottom w:val="0"/>
          <w:divBdr>
            <w:top w:val="none" w:sz="0" w:space="0" w:color="auto"/>
            <w:left w:val="none" w:sz="0" w:space="0" w:color="auto"/>
            <w:bottom w:val="none" w:sz="0" w:space="0" w:color="auto"/>
            <w:right w:val="none" w:sz="0" w:space="0" w:color="auto"/>
          </w:divBdr>
        </w:div>
        <w:div w:id="2105490295">
          <w:marLeft w:val="640"/>
          <w:marRight w:val="0"/>
          <w:marTop w:val="0"/>
          <w:marBottom w:val="0"/>
          <w:divBdr>
            <w:top w:val="none" w:sz="0" w:space="0" w:color="auto"/>
            <w:left w:val="none" w:sz="0" w:space="0" w:color="auto"/>
            <w:bottom w:val="none" w:sz="0" w:space="0" w:color="auto"/>
            <w:right w:val="none" w:sz="0" w:space="0" w:color="auto"/>
          </w:divBdr>
        </w:div>
        <w:div w:id="287708667">
          <w:marLeft w:val="640"/>
          <w:marRight w:val="0"/>
          <w:marTop w:val="0"/>
          <w:marBottom w:val="0"/>
          <w:divBdr>
            <w:top w:val="none" w:sz="0" w:space="0" w:color="auto"/>
            <w:left w:val="none" w:sz="0" w:space="0" w:color="auto"/>
            <w:bottom w:val="none" w:sz="0" w:space="0" w:color="auto"/>
            <w:right w:val="none" w:sz="0" w:space="0" w:color="auto"/>
          </w:divBdr>
        </w:div>
        <w:div w:id="956371823">
          <w:marLeft w:val="640"/>
          <w:marRight w:val="0"/>
          <w:marTop w:val="0"/>
          <w:marBottom w:val="0"/>
          <w:divBdr>
            <w:top w:val="none" w:sz="0" w:space="0" w:color="auto"/>
            <w:left w:val="none" w:sz="0" w:space="0" w:color="auto"/>
            <w:bottom w:val="none" w:sz="0" w:space="0" w:color="auto"/>
            <w:right w:val="none" w:sz="0" w:space="0" w:color="auto"/>
          </w:divBdr>
        </w:div>
        <w:div w:id="2024819855">
          <w:marLeft w:val="640"/>
          <w:marRight w:val="0"/>
          <w:marTop w:val="0"/>
          <w:marBottom w:val="0"/>
          <w:divBdr>
            <w:top w:val="none" w:sz="0" w:space="0" w:color="auto"/>
            <w:left w:val="none" w:sz="0" w:space="0" w:color="auto"/>
            <w:bottom w:val="none" w:sz="0" w:space="0" w:color="auto"/>
            <w:right w:val="none" w:sz="0" w:space="0" w:color="auto"/>
          </w:divBdr>
        </w:div>
        <w:div w:id="1321419575">
          <w:marLeft w:val="640"/>
          <w:marRight w:val="0"/>
          <w:marTop w:val="0"/>
          <w:marBottom w:val="0"/>
          <w:divBdr>
            <w:top w:val="none" w:sz="0" w:space="0" w:color="auto"/>
            <w:left w:val="none" w:sz="0" w:space="0" w:color="auto"/>
            <w:bottom w:val="none" w:sz="0" w:space="0" w:color="auto"/>
            <w:right w:val="none" w:sz="0" w:space="0" w:color="auto"/>
          </w:divBdr>
        </w:div>
        <w:div w:id="1810056120">
          <w:marLeft w:val="640"/>
          <w:marRight w:val="0"/>
          <w:marTop w:val="0"/>
          <w:marBottom w:val="0"/>
          <w:divBdr>
            <w:top w:val="none" w:sz="0" w:space="0" w:color="auto"/>
            <w:left w:val="none" w:sz="0" w:space="0" w:color="auto"/>
            <w:bottom w:val="none" w:sz="0" w:space="0" w:color="auto"/>
            <w:right w:val="none" w:sz="0" w:space="0" w:color="auto"/>
          </w:divBdr>
        </w:div>
        <w:div w:id="843786224">
          <w:marLeft w:val="640"/>
          <w:marRight w:val="0"/>
          <w:marTop w:val="0"/>
          <w:marBottom w:val="0"/>
          <w:divBdr>
            <w:top w:val="none" w:sz="0" w:space="0" w:color="auto"/>
            <w:left w:val="none" w:sz="0" w:space="0" w:color="auto"/>
            <w:bottom w:val="none" w:sz="0" w:space="0" w:color="auto"/>
            <w:right w:val="none" w:sz="0" w:space="0" w:color="auto"/>
          </w:divBdr>
        </w:div>
        <w:div w:id="252594142">
          <w:marLeft w:val="640"/>
          <w:marRight w:val="0"/>
          <w:marTop w:val="0"/>
          <w:marBottom w:val="0"/>
          <w:divBdr>
            <w:top w:val="none" w:sz="0" w:space="0" w:color="auto"/>
            <w:left w:val="none" w:sz="0" w:space="0" w:color="auto"/>
            <w:bottom w:val="none" w:sz="0" w:space="0" w:color="auto"/>
            <w:right w:val="none" w:sz="0" w:space="0" w:color="auto"/>
          </w:divBdr>
        </w:div>
        <w:div w:id="1503081811">
          <w:marLeft w:val="640"/>
          <w:marRight w:val="0"/>
          <w:marTop w:val="0"/>
          <w:marBottom w:val="0"/>
          <w:divBdr>
            <w:top w:val="none" w:sz="0" w:space="0" w:color="auto"/>
            <w:left w:val="none" w:sz="0" w:space="0" w:color="auto"/>
            <w:bottom w:val="none" w:sz="0" w:space="0" w:color="auto"/>
            <w:right w:val="none" w:sz="0" w:space="0" w:color="auto"/>
          </w:divBdr>
        </w:div>
        <w:div w:id="1587038309">
          <w:marLeft w:val="640"/>
          <w:marRight w:val="0"/>
          <w:marTop w:val="0"/>
          <w:marBottom w:val="0"/>
          <w:divBdr>
            <w:top w:val="none" w:sz="0" w:space="0" w:color="auto"/>
            <w:left w:val="none" w:sz="0" w:space="0" w:color="auto"/>
            <w:bottom w:val="none" w:sz="0" w:space="0" w:color="auto"/>
            <w:right w:val="none" w:sz="0" w:space="0" w:color="auto"/>
          </w:divBdr>
        </w:div>
        <w:div w:id="551844491">
          <w:marLeft w:val="640"/>
          <w:marRight w:val="0"/>
          <w:marTop w:val="0"/>
          <w:marBottom w:val="0"/>
          <w:divBdr>
            <w:top w:val="none" w:sz="0" w:space="0" w:color="auto"/>
            <w:left w:val="none" w:sz="0" w:space="0" w:color="auto"/>
            <w:bottom w:val="none" w:sz="0" w:space="0" w:color="auto"/>
            <w:right w:val="none" w:sz="0" w:space="0" w:color="auto"/>
          </w:divBdr>
        </w:div>
        <w:div w:id="1728609029">
          <w:marLeft w:val="640"/>
          <w:marRight w:val="0"/>
          <w:marTop w:val="0"/>
          <w:marBottom w:val="0"/>
          <w:divBdr>
            <w:top w:val="none" w:sz="0" w:space="0" w:color="auto"/>
            <w:left w:val="none" w:sz="0" w:space="0" w:color="auto"/>
            <w:bottom w:val="none" w:sz="0" w:space="0" w:color="auto"/>
            <w:right w:val="none" w:sz="0" w:space="0" w:color="auto"/>
          </w:divBdr>
        </w:div>
        <w:div w:id="2002997510">
          <w:marLeft w:val="640"/>
          <w:marRight w:val="0"/>
          <w:marTop w:val="0"/>
          <w:marBottom w:val="0"/>
          <w:divBdr>
            <w:top w:val="none" w:sz="0" w:space="0" w:color="auto"/>
            <w:left w:val="none" w:sz="0" w:space="0" w:color="auto"/>
            <w:bottom w:val="none" w:sz="0" w:space="0" w:color="auto"/>
            <w:right w:val="none" w:sz="0" w:space="0" w:color="auto"/>
          </w:divBdr>
        </w:div>
        <w:div w:id="418602369">
          <w:marLeft w:val="640"/>
          <w:marRight w:val="0"/>
          <w:marTop w:val="0"/>
          <w:marBottom w:val="0"/>
          <w:divBdr>
            <w:top w:val="none" w:sz="0" w:space="0" w:color="auto"/>
            <w:left w:val="none" w:sz="0" w:space="0" w:color="auto"/>
            <w:bottom w:val="none" w:sz="0" w:space="0" w:color="auto"/>
            <w:right w:val="none" w:sz="0" w:space="0" w:color="auto"/>
          </w:divBdr>
        </w:div>
        <w:div w:id="1797524215">
          <w:marLeft w:val="640"/>
          <w:marRight w:val="0"/>
          <w:marTop w:val="0"/>
          <w:marBottom w:val="0"/>
          <w:divBdr>
            <w:top w:val="none" w:sz="0" w:space="0" w:color="auto"/>
            <w:left w:val="none" w:sz="0" w:space="0" w:color="auto"/>
            <w:bottom w:val="none" w:sz="0" w:space="0" w:color="auto"/>
            <w:right w:val="none" w:sz="0" w:space="0" w:color="auto"/>
          </w:divBdr>
        </w:div>
        <w:div w:id="1890074355">
          <w:marLeft w:val="640"/>
          <w:marRight w:val="0"/>
          <w:marTop w:val="0"/>
          <w:marBottom w:val="0"/>
          <w:divBdr>
            <w:top w:val="none" w:sz="0" w:space="0" w:color="auto"/>
            <w:left w:val="none" w:sz="0" w:space="0" w:color="auto"/>
            <w:bottom w:val="none" w:sz="0" w:space="0" w:color="auto"/>
            <w:right w:val="none" w:sz="0" w:space="0" w:color="auto"/>
          </w:divBdr>
        </w:div>
        <w:div w:id="596983997">
          <w:marLeft w:val="640"/>
          <w:marRight w:val="0"/>
          <w:marTop w:val="0"/>
          <w:marBottom w:val="0"/>
          <w:divBdr>
            <w:top w:val="none" w:sz="0" w:space="0" w:color="auto"/>
            <w:left w:val="none" w:sz="0" w:space="0" w:color="auto"/>
            <w:bottom w:val="none" w:sz="0" w:space="0" w:color="auto"/>
            <w:right w:val="none" w:sz="0" w:space="0" w:color="auto"/>
          </w:divBdr>
        </w:div>
        <w:div w:id="1717971010">
          <w:marLeft w:val="640"/>
          <w:marRight w:val="0"/>
          <w:marTop w:val="0"/>
          <w:marBottom w:val="0"/>
          <w:divBdr>
            <w:top w:val="none" w:sz="0" w:space="0" w:color="auto"/>
            <w:left w:val="none" w:sz="0" w:space="0" w:color="auto"/>
            <w:bottom w:val="none" w:sz="0" w:space="0" w:color="auto"/>
            <w:right w:val="none" w:sz="0" w:space="0" w:color="auto"/>
          </w:divBdr>
        </w:div>
        <w:div w:id="161553754">
          <w:marLeft w:val="640"/>
          <w:marRight w:val="0"/>
          <w:marTop w:val="0"/>
          <w:marBottom w:val="0"/>
          <w:divBdr>
            <w:top w:val="none" w:sz="0" w:space="0" w:color="auto"/>
            <w:left w:val="none" w:sz="0" w:space="0" w:color="auto"/>
            <w:bottom w:val="none" w:sz="0" w:space="0" w:color="auto"/>
            <w:right w:val="none" w:sz="0" w:space="0" w:color="auto"/>
          </w:divBdr>
        </w:div>
        <w:div w:id="2094279448">
          <w:marLeft w:val="640"/>
          <w:marRight w:val="0"/>
          <w:marTop w:val="0"/>
          <w:marBottom w:val="0"/>
          <w:divBdr>
            <w:top w:val="none" w:sz="0" w:space="0" w:color="auto"/>
            <w:left w:val="none" w:sz="0" w:space="0" w:color="auto"/>
            <w:bottom w:val="none" w:sz="0" w:space="0" w:color="auto"/>
            <w:right w:val="none" w:sz="0" w:space="0" w:color="auto"/>
          </w:divBdr>
        </w:div>
        <w:div w:id="1342124490">
          <w:marLeft w:val="640"/>
          <w:marRight w:val="0"/>
          <w:marTop w:val="0"/>
          <w:marBottom w:val="0"/>
          <w:divBdr>
            <w:top w:val="none" w:sz="0" w:space="0" w:color="auto"/>
            <w:left w:val="none" w:sz="0" w:space="0" w:color="auto"/>
            <w:bottom w:val="none" w:sz="0" w:space="0" w:color="auto"/>
            <w:right w:val="none" w:sz="0" w:space="0" w:color="auto"/>
          </w:divBdr>
        </w:div>
        <w:div w:id="1804737502">
          <w:marLeft w:val="640"/>
          <w:marRight w:val="0"/>
          <w:marTop w:val="0"/>
          <w:marBottom w:val="0"/>
          <w:divBdr>
            <w:top w:val="none" w:sz="0" w:space="0" w:color="auto"/>
            <w:left w:val="none" w:sz="0" w:space="0" w:color="auto"/>
            <w:bottom w:val="none" w:sz="0" w:space="0" w:color="auto"/>
            <w:right w:val="none" w:sz="0" w:space="0" w:color="auto"/>
          </w:divBdr>
        </w:div>
        <w:div w:id="1153377958">
          <w:marLeft w:val="640"/>
          <w:marRight w:val="0"/>
          <w:marTop w:val="0"/>
          <w:marBottom w:val="0"/>
          <w:divBdr>
            <w:top w:val="none" w:sz="0" w:space="0" w:color="auto"/>
            <w:left w:val="none" w:sz="0" w:space="0" w:color="auto"/>
            <w:bottom w:val="none" w:sz="0" w:space="0" w:color="auto"/>
            <w:right w:val="none" w:sz="0" w:space="0" w:color="auto"/>
          </w:divBdr>
        </w:div>
        <w:div w:id="31655398">
          <w:marLeft w:val="640"/>
          <w:marRight w:val="0"/>
          <w:marTop w:val="0"/>
          <w:marBottom w:val="0"/>
          <w:divBdr>
            <w:top w:val="none" w:sz="0" w:space="0" w:color="auto"/>
            <w:left w:val="none" w:sz="0" w:space="0" w:color="auto"/>
            <w:bottom w:val="none" w:sz="0" w:space="0" w:color="auto"/>
            <w:right w:val="none" w:sz="0" w:space="0" w:color="auto"/>
          </w:divBdr>
        </w:div>
        <w:div w:id="781611912">
          <w:marLeft w:val="640"/>
          <w:marRight w:val="0"/>
          <w:marTop w:val="0"/>
          <w:marBottom w:val="0"/>
          <w:divBdr>
            <w:top w:val="none" w:sz="0" w:space="0" w:color="auto"/>
            <w:left w:val="none" w:sz="0" w:space="0" w:color="auto"/>
            <w:bottom w:val="none" w:sz="0" w:space="0" w:color="auto"/>
            <w:right w:val="none" w:sz="0" w:space="0" w:color="auto"/>
          </w:divBdr>
        </w:div>
        <w:div w:id="862596570">
          <w:marLeft w:val="640"/>
          <w:marRight w:val="0"/>
          <w:marTop w:val="0"/>
          <w:marBottom w:val="0"/>
          <w:divBdr>
            <w:top w:val="none" w:sz="0" w:space="0" w:color="auto"/>
            <w:left w:val="none" w:sz="0" w:space="0" w:color="auto"/>
            <w:bottom w:val="none" w:sz="0" w:space="0" w:color="auto"/>
            <w:right w:val="none" w:sz="0" w:space="0" w:color="auto"/>
          </w:divBdr>
        </w:div>
        <w:div w:id="1990134335">
          <w:marLeft w:val="640"/>
          <w:marRight w:val="0"/>
          <w:marTop w:val="0"/>
          <w:marBottom w:val="0"/>
          <w:divBdr>
            <w:top w:val="none" w:sz="0" w:space="0" w:color="auto"/>
            <w:left w:val="none" w:sz="0" w:space="0" w:color="auto"/>
            <w:bottom w:val="none" w:sz="0" w:space="0" w:color="auto"/>
            <w:right w:val="none" w:sz="0" w:space="0" w:color="auto"/>
          </w:divBdr>
        </w:div>
        <w:div w:id="1223832630">
          <w:marLeft w:val="640"/>
          <w:marRight w:val="0"/>
          <w:marTop w:val="0"/>
          <w:marBottom w:val="0"/>
          <w:divBdr>
            <w:top w:val="none" w:sz="0" w:space="0" w:color="auto"/>
            <w:left w:val="none" w:sz="0" w:space="0" w:color="auto"/>
            <w:bottom w:val="none" w:sz="0" w:space="0" w:color="auto"/>
            <w:right w:val="none" w:sz="0" w:space="0" w:color="auto"/>
          </w:divBdr>
        </w:div>
        <w:div w:id="1947107304">
          <w:marLeft w:val="640"/>
          <w:marRight w:val="0"/>
          <w:marTop w:val="0"/>
          <w:marBottom w:val="0"/>
          <w:divBdr>
            <w:top w:val="none" w:sz="0" w:space="0" w:color="auto"/>
            <w:left w:val="none" w:sz="0" w:space="0" w:color="auto"/>
            <w:bottom w:val="none" w:sz="0" w:space="0" w:color="auto"/>
            <w:right w:val="none" w:sz="0" w:space="0" w:color="auto"/>
          </w:divBdr>
        </w:div>
        <w:div w:id="16470981">
          <w:marLeft w:val="640"/>
          <w:marRight w:val="0"/>
          <w:marTop w:val="0"/>
          <w:marBottom w:val="0"/>
          <w:divBdr>
            <w:top w:val="none" w:sz="0" w:space="0" w:color="auto"/>
            <w:left w:val="none" w:sz="0" w:space="0" w:color="auto"/>
            <w:bottom w:val="none" w:sz="0" w:space="0" w:color="auto"/>
            <w:right w:val="none" w:sz="0" w:space="0" w:color="auto"/>
          </w:divBdr>
        </w:div>
      </w:divsChild>
    </w:div>
    <w:div w:id="1860193760">
      <w:bodyDiv w:val="1"/>
      <w:marLeft w:val="0"/>
      <w:marRight w:val="0"/>
      <w:marTop w:val="0"/>
      <w:marBottom w:val="0"/>
      <w:divBdr>
        <w:top w:val="none" w:sz="0" w:space="0" w:color="auto"/>
        <w:left w:val="none" w:sz="0" w:space="0" w:color="auto"/>
        <w:bottom w:val="none" w:sz="0" w:space="0" w:color="auto"/>
        <w:right w:val="none" w:sz="0" w:space="0" w:color="auto"/>
      </w:divBdr>
      <w:divsChild>
        <w:div w:id="118647732">
          <w:marLeft w:val="640"/>
          <w:marRight w:val="0"/>
          <w:marTop w:val="0"/>
          <w:marBottom w:val="0"/>
          <w:divBdr>
            <w:top w:val="none" w:sz="0" w:space="0" w:color="auto"/>
            <w:left w:val="none" w:sz="0" w:space="0" w:color="auto"/>
            <w:bottom w:val="none" w:sz="0" w:space="0" w:color="auto"/>
            <w:right w:val="none" w:sz="0" w:space="0" w:color="auto"/>
          </w:divBdr>
        </w:div>
        <w:div w:id="229313656">
          <w:marLeft w:val="640"/>
          <w:marRight w:val="0"/>
          <w:marTop w:val="0"/>
          <w:marBottom w:val="0"/>
          <w:divBdr>
            <w:top w:val="none" w:sz="0" w:space="0" w:color="auto"/>
            <w:left w:val="none" w:sz="0" w:space="0" w:color="auto"/>
            <w:bottom w:val="none" w:sz="0" w:space="0" w:color="auto"/>
            <w:right w:val="none" w:sz="0" w:space="0" w:color="auto"/>
          </w:divBdr>
        </w:div>
        <w:div w:id="418721355">
          <w:marLeft w:val="640"/>
          <w:marRight w:val="0"/>
          <w:marTop w:val="0"/>
          <w:marBottom w:val="0"/>
          <w:divBdr>
            <w:top w:val="none" w:sz="0" w:space="0" w:color="auto"/>
            <w:left w:val="none" w:sz="0" w:space="0" w:color="auto"/>
            <w:bottom w:val="none" w:sz="0" w:space="0" w:color="auto"/>
            <w:right w:val="none" w:sz="0" w:space="0" w:color="auto"/>
          </w:divBdr>
        </w:div>
        <w:div w:id="277807231">
          <w:marLeft w:val="640"/>
          <w:marRight w:val="0"/>
          <w:marTop w:val="0"/>
          <w:marBottom w:val="0"/>
          <w:divBdr>
            <w:top w:val="none" w:sz="0" w:space="0" w:color="auto"/>
            <w:left w:val="none" w:sz="0" w:space="0" w:color="auto"/>
            <w:bottom w:val="none" w:sz="0" w:space="0" w:color="auto"/>
            <w:right w:val="none" w:sz="0" w:space="0" w:color="auto"/>
          </w:divBdr>
        </w:div>
        <w:div w:id="1954288135">
          <w:marLeft w:val="640"/>
          <w:marRight w:val="0"/>
          <w:marTop w:val="0"/>
          <w:marBottom w:val="0"/>
          <w:divBdr>
            <w:top w:val="none" w:sz="0" w:space="0" w:color="auto"/>
            <w:left w:val="none" w:sz="0" w:space="0" w:color="auto"/>
            <w:bottom w:val="none" w:sz="0" w:space="0" w:color="auto"/>
            <w:right w:val="none" w:sz="0" w:space="0" w:color="auto"/>
          </w:divBdr>
        </w:div>
        <w:div w:id="1985114442">
          <w:marLeft w:val="640"/>
          <w:marRight w:val="0"/>
          <w:marTop w:val="0"/>
          <w:marBottom w:val="0"/>
          <w:divBdr>
            <w:top w:val="none" w:sz="0" w:space="0" w:color="auto"/>
            <w:left w:val="none" w:sz="0" w:space="0" w:color="auto"/>
            <w:bottom w:val="none" w:sz="0" w:space="0" w:color="auto"/>
            <w:right w:val="none" w:sz="0" w:space="0" w:color="auto"/>
          </w:divBdr>
        </w:div>
        <w:div w:id="230695705">
          <w:marLeft w:val="640"/>
          <w:marRight w:val="0"/>
          <w:marTop w:val="0"/>
          <w:marBottom w:val="0"/>
          <w:divBdr>
            <w:top w:val="none" w:sz="0" w:space="0" w:color="auto"/>
            <w:left w:val="none" w:sz="0" w:space="0" w:color="auto"/>
            <w:bottom w:val="none" w:sz="0" w:space="0" w:color="auto"/>
            <w:right w:val="none" w:sz="0" w:space="0" w:color="auto"/>
          </w:divBdr>
        </w:div>
        <w:div w:id="1226650149">
          <w:marLeft w:val="640"/>
          <w:marRight w:val="0"/>
          <w:marTop w:val="0"/>
          <w:marBottom w:val="0"/>
          <w:divBdr>
            <w:top w:val="none" w:sz="0" w:space="0" w:color="auto"/>
            <w:left w:val="none" w:sz="0" w:space="0" w:color="auto"/>
            <w:bottom w:val="none" w:sz="0" w:space="0" w:color="auto"/>
            <w:right w:val="none" w:sz="0" w:space="0" w:color="auto"/>
          </w:divBdr>
        </w:div>
        <w:div w:id="1698386809">
          <w:marLeft w:val="640"/>
          <w:marRight w:val="0"/>
          <w:marTop w:val="0"/>
          <w:marBottom w:val="0"/>
          <w:divBdr>
            <w:top w:val="none" w:sz="0" w:space="0" w:color="auto"/>
            <w:left w:val="none" w:sz="0" w:space="0" w:color="auto"/>
            <w:bottom w:val="none" w:sz="0" w:space="0" w:color="auto"/>
            <w:right w:val="none" w:sz="0" w:space="0" w:color="auto"/>
          </w:divBdr>
        </w:div>
        <w:div w:id="1301227892">
          <w:marLeft w:val="640"/>
          <w:marRight w:val="0"/>
          <w:marTop w:val="0"/>
          <w:marBottom w:val="0"/>
          <w:divBdr>
            <w:top w:val="none" w:sz="0" w:space="0" w:color="auto"/>
            <w:left w:val="none" w:sz="0" w:space="0" w:color="auto"/>
            <w:bottom w:val="none" w:sz="0" w:space="0" w:color="auto"/>
            <w:right w:val="none" w:sz="0" w:space="0" w:color="auto"/>
          </w:divBdr>
        </w:div>
        <w:div w:id="658582151">
          <w:marLeft w:val="640"/>
          <w:marRight w:val="0"/>
          <w:marTop w:val="0"/>
          <w:marBottom w:val="0"/>
          <w:divBdr>
            <w:top w:val="none" w:sz="0" w:space="0" w:color="auto"/>
            <w:left w:val="none" w:sz="0" w:space="0" w:color="auto"/>
            <w:bottom w:val="none" w:sz="0" w:space="0" w:color="auto"/>
            <w:right w:val="none" w:sz="0" w:space="0" w:color="auto"/>
          </w:divBdr>
        </w:div>
        <w:div w:id="801340821">
          <w:marLeft w:val="640"/>
          <w:marRight w:val="0"/>
          <w:marTop w:val="0"/>
          <w:marBottom w:val="0"/>
          <w:divBdr>
            <w:top w:val="none" w:sz="0" w:space="0" w:color="auto"/>
            <w:left w:val="none" w:sz="0" w:space="0" w:color="auto"/>
            <w:bottom w:val="none" w:sz="0" w:space="0" w:color="auto"/>
            <w:right w:val="none" w:sz="0" w:space="0" w:color="auto"/>
          </w:divBdr>
        </w:div>
        <w:div w:id="712656710">
          <w:marLeft w:val="640"/>
          <w:marRight w:val="0"/>
          <w:marTop w:val="0"/>
          <w:marBottom w:val="0"/>
          <w:divBdr>
            <w:top w:val="none" w:sz="0" w:space="0" w:color="auto"/>
            <w:left w:val="none" w:sz="0" w:space="0" w:color="auto"/>
            <w:bottom w:val="none" w:sz="0" w:space="0" w:color="auto"/>
            <w:right w:val="none" w:sz="0" w:space="0" w:color="auto"/>
          </w:divBdr>
        </w:div>
        <w:div w:id="806166473">
          <w:marLeft w:val="640"/>
          <w:marRight w:val="0"/>
          <w:marTop w:val="0"/>
          <w:marBottom w:val="0"/>
          <w:divBdr>
            <w:top w:val="none" w:sz="0" w:space="0" w:color="auto"/>
            <w:left w:val="none" w:sz="0" w:space="0" w:color="auto"/>
            <w:bottom w:val="none" w:sz="0" w:space="0" w:color="auto"/>
            <w:right w:val="none" w:sz="0" w:space="0" w:color="auto"/>
          </w:divBdr>
        </w:div>
        <w:div w:id="98260752">
          <w:marLeft w:val="640"/>
          <w:marRight w:val="0"/>
          <w:marTop w:val="0"/>
          <w:marBottom w:val="0"/>
          <w:divBdr>
            <w:top w:val="none" w:sz="0" w:space="0" w:color="auto"/>
            <w:left w:val="none" w:sz="0" w:space="0" w:color="auto"/>
            <w:bottom w:val="none" w:sz="0" w:space="0" w:color="auto"/>
            <w:right w:val="none" w:sz="0" w:space="0" w:color="auto"/>
          </w:divBdr>
        </w:div>
        <w:div w:id="871921406">
          <w:marLeft w:val="640"/>
          <w:marRight w:val="0"/>
          <w:marTop w:val="0"/>
          <w:marBottom w:val="0"/>
          <w:divBdr>
            <w:top w:val="none" w:sz="0" w:space="0" w:color="auto"/>
            <w:left w:val="none" w:sz="0" w:space="0" w:color="auto"/>
            <w:bottom w:val="none" w:sz="0" w:space="0" w:color="auto"/>
            <w:right w:val="none" w:sz="0" w:space="0" w:color="auto"/>
          </w:divBdr>
        </w:div>
        <w:div w:id="186260766">
          <w:marLeft w:val="640"/>
          <w:marRight w:val="0"/>
          <w:marTop w:val="0"/>
          <w:marBottom w:val="0"/>
          <w:divBdr>
            <w:top w:val="none" w:sz="0" w:space="0" w:color="auto"/>
            <w:left w:val="none" w:sz="0" w:space="0" w:color="auto"/>
            <w:bottom w:val="none" w:sz="0" w:space="0" w:color="auto"/>
            <w:right w:val="none" w:sz="0" w:space="0" w:color="auto"/>
          </w:divBdr>
        </w:div>
        <w:div w:id="956450938">
          <w:marLeft w:val="640"/>
          <w:marRight w:val="0"/>
          <w:marTop w:val="0"/>
          <w:marBottom w:val="0"/>
          <w:divBdr>
            <w:top w:val="none" w:sz="0" w:space="0" w:color="auto"/>
            <w:left w:val="none" w:sz="0" w:space="0" w:color="auto"/>
            <w:bottom w:val="none" w:sz="0" w:space="0" w:color="auto"/>
            <w:right w:val="none" w:sz="0" w:space="0" w:color="auto"/>
          </w:divBdr>
        </w:div>
        <w:div w:id="375353627">
          <w:marLeft w:val="640"/>
          <w:marRight w:val="0"/>
          <w:marTop w:val="0"/>
          <w:marBottom w:val="0"/>
          <w:divBdr>
            <w:top w:val="none" w:sz="0" w:space="0" w:color="auto"/>
            <w:left w:val="none" w:sz="0" w:space="0" w:color="auto"/>
            <w:bottom w:val="none" w:sz="0" w:space="0" w:color="auto"/>
            <w:right w:val="none" w:sz="0" w:space="0" w:color="auto"/>
          </w:divBdr>
        </w:div>
        <w:div w:id="77213524">
          <w:marLeft w:val="640"/>
          <w:marRight w:val="0"/>
          <w:marTop w:val="0"/>
          <w:marBottom w:val="0"/>
          <w:divBdr>
            <w:top w:val="none" w:sz="0" w:space="0" w:color="auto"/>
            <w:left w:val="none" w:sz="0" w:space="0" w:color="auto"/>
            <w:bottom w:val="none" w:sz="0" w:space="0" w:color="auto"/>
            <w:right w:val="none" w:sz="0" w:space="0" w:color="auto"/>
          </w:divBdr>
        </w:div>
        <w:div w:id="1899049060">
          <w:marLeft w:val="640"/>
          <w:marRight w:val="0"/>
          <w:marTop w:val="0"/>
          <w:marBottom w:val="0"/>
          <w:divBdr>
            <w:top w:val="none" w:sz="0" w:space="0" w:color="auto"/>
            <w:left w:val="none" w:sz="0" w:space="0" w:color="auto"/>
            <w:bottom w:val="none" w:sz="0" w:space="0" w:color="auto"/>
            <w:right w:val="none" w:sz="0" w:space="0" w:color="auto"/>
          </w:divBdr>
        </w:div>
        <w:div w:id="574972486">
          <w:marLeft w:val="640"/>
          <w:marRight w:val="0"/>
          <w:marTop w:val="0"/>
          <w:marBottom w:val="0"/>
          <w:divBdr>
            <w:top w:val="none" w:sz="0" w:space="0" w:color="auto"/>
            <w:left w:val="none" w:sz="0" w:space="0" w:color="auto"/>
            <w:bottom w:val="none" w:sz="0" w:space="0" w:color="auto"/>
            <w:right w:val="none" w:sz="0" w:space="0" w:color="auto"/>
          </w:divBdr>
        </w:div>
        <w:div w:id="1079909995">
          <w:marLeft w:val="640"/>
          <w:marRight w:val="0"/>
          <w:marTop w:val="0"/>
          <w:marBottom w:val="0"/>
          <w:divBdr>
            <w:top w:val="none" w:sz="0" w:space="0" w:color="auto"/>
            <w:left w:val="none" w:sz="0" w:space="0" w:color="auto"/>
            <w:bottom w:val="none" w:sz="0" w:space="0" w:color="auto"/>
            <w:right w:val="none" w:sz="0" w:space="0" w:color="auto"/>
          </w:divBdr>
        </w:div>
        <w:div w:id="1033044982">
          <w:marLeft w:val="640"/>
          <w:marRight w:val="0"/>
          <w:marTop w:val="0"/>
          <w:marBottom w:val="0"/>
          <w:divBdr>
            <w:top w:val="none" w:sz="0" w:space="0" w:color="auto"/>
            <w:left w:val="none" w:sz="0" w:space="0" w:color="auto"/>
            <w:bottom w:val="none" w:sz="0" w:space="0" w:color="auto"/>
            <w:right w:val="none" w:sz="0" w:space="0" w:color="auto"/>
          </w:divBdr>
        </w:div>
        <w:div w:id="902331631">
          <w:marLeft w:val="640"/>
          <w:marRight w:val="0"/>
          <w:marTop w:val="0"/>
          <w:marBottom w:val="0"/>
          <w:divBdr>
            <w:top w:val="none" w:sz="0" w:space="0" w:color="auto"/>
            <w:left w:val="none" w:sz="0" w:space="0" w:color="auto"/>
            <w:bottom w:val="none" w:sz="0" w:space="0" w:color="auto"/>
            <w:right w:val="none" w:sz="0" w:space="0" w:color="auto"/>
          </w:divBdr>
        </w:div>
      </w:divsChild>
    </w:div>
    <w:div w:id="1861428861">
      <w:bodyDiv w:val="1"/>
      <w:marLeft w:val="0"/>
      <w:marRight w:val="0"/>
      <w:marTop w:val="0"/>
      <w:marBottom w:val="0"/>
      <w:divBdr>
        <w:top w:val="none" w:sz="0" w:space="0" w:color="auto"/>
        <w:left w:val="none" w:sz="0" w:space="0" w:color="auto"/>
        <w:bottom w:val="none" w:sz="0" w:space="0" w:color="auto"/>
        <w:right w:val="none" w:sz="0" w:space="0" w:color="auto"/>
      </w:divBdr>
    </w:div>
    <w:div w:id="1861578099">
      <w:bodyDiv w:val="1"/>
      <w:marLeft w:val="0"/>
      <w:marRight w:val="0"/>
      <w:marTop w:val="0"/>
      <w:marBottom w:val="0"/>
      <w:divBdr>
        <w:top w:val="none" w:sz="0" w:space="0" w:color="auto"/>
        <w:left w:val="none" w:sz="0" w:space="0" w:color="auto"/>
        <w:bottom w:val="none" w:sz="0" w:space="0" w:color="auto"/>
        <w:right w:val="none" w:sz="0" w:space="0" w:color="auto"/>
      </w:divBdr>
      <w:divsChild>
        <w:div w:id="759569797">
          <w:marLeft w:val="640"/>
          <w:marRight w:val="0"/>
          <w:marTop w:val="0"/>
          <w:marBottom w:val="0"/>
          <w:divBdr>
            <w:top w:val="none" w:sz="0" w:space="0" w:color="auto"/>
            <w:left w:val="none" w:sz="0" w:space="0" w:color="auto"/>
            <w:bottom w:val="none" w:sz="0" w:space="0" w:color="auto"/>
            <w:right w:val="none" w:sz="0" w:space="0" w:color="auto"/>
          </w:divBdr>
        </w:div>
        <w:div w:id="642463297">
          <w:marLeft w:val="640"/>
          <w:marRight w:val="0"/>
          <w:marTop w:val="0"/>
          <w:marBottom w:val="0"/>
          <w:divBdr>
            <w:top w:val="none" w:sz="0" w:space="0" w:color="auto"/>
            <w:left w:val="none" w:sz="0" w:space="0" w:color="auto"/>
            <w:bottom w:val="none" w:sz="0" w:space="0" w:color="auto"/>
            <w:right w:val="none" w:sz="0" w:space="0" w:color="auto"/>
          </w:divBdr>
        </w:div>
        <w:div w:id="999692958">
          <w:marLeft w:val="640"/>
          <w:marRight w:val="0"/>
          <w:marTop w:val="0"/>
          <w:marBottom w:val="0"/>
          <w:divBdr>
            <w:top w:val="none" w:sz="0" w:space="0" w:color="auto"/>
            <w:left w:val="none" w:sz="0" w:space="0" w:color="auto"/>
            <w:bottom w:val="none" w:sz="0" w:space="0" w:color="auto"/>
            <w:right w:val="none" w:sz="0" w:space="0" w:color="auto"/>
          </w:divBdr>
        </w:div>
        <w:div w:id="836309242">
          <w:marLeft w:val="640"/>
          <w:marRight w:val="0"/>
          <w:marTop w:val="0"/>
          <w:marBottom w:val="0"/>
          <w:divBdr>
            <w:top w:val="none" w:sz="0" w:space="0" w:color="auto"/>
            <w:left w:val="none" w:sz="0" w:space="0" w:color="auto"/>
            <w:bottom w:val="none" w:sz="0" w:space="0" w:color="auto"/>
            <w:right w:val="none" w:sz="0" w:space="0" w:color="auto"/>
          </w:divBdr>
        </w:div>
        <w:div w:id="1556820508">
          <w:marLeft w:val="640"/>
          <w:marRight w:val="0"/>
          <w:marTop w:val="0"/>
          <w:marBottom w:val="0"/>
          <w:divBdr>
            <w:top w:val="none" w:sz="0" w:space="0" w:color="auto"/>
            <w:left w:val="none" w:sz="0" w:space="0" w:color="auto"/>
            <w:bottom w:val="none" w:sz="0" w:space="0" w:color="auto"/>
            <w:right w:val="none" w:sz="0" w:space="0" w:color="auto"/>
          </w:divBdr>
        </w:div>
        <w:div w:id="1452363804">
          <w:marLeft w:val="640"/>
          <w:marRight w:val="0"/>
          <w:marTop w:val="0"/>
          <w:marBottom w:val="0"/>
          <w:divBdr>
            <w:top w:val="none" w:sz="0" w:space="0" w:color="auto"/>
            <w:left w:val="none" w:sz="0" w:space="0" w:color="auto"/>
            <w:bottom w:val="none" w:sz="0" w:space="0" w:color="auto"/>
            <w:right w:val="none" w:sz="0" w:space="0" w:color="auto"/>
          </w:divBdr>
        </w:div>
        <w:div w:id="1513445971">
          <w:marLeft w:val="640"/>
          <w:marRight w:val="0"/>
          <w:marTop w:val="0"/>
          <w:marBottom w:val="0"/>
          <w:divBdr>
            <w:top w:val="none" w:sz="0" w:space="0" w:color="auto"/>
            <w:left w:val="none" w:sz="0" w:space="0" w:color="auto"/>
            <w:bottom w:val="none" w:sz="0" w:space="0" w:color="auto"/>
            <w:right w:val="none" w:sz="0" w:space="0" w:color="auto"/>
          </w:divBdr>
        </w:div>
        <w:div w:id="1286160486">
          <w:marLeft w:val="640"/>
          <w:marRight w:val="0"/>
          <w:marTop w:val="0"/>
          <w:marBottom w:val="0"/>
          <w:divBdr>
            <w:top w:val="none" w:sz="0" w:space="0" w:color="auto"/>
            <w:left w:val="none" w:sz="0" w:space="0" w:color="auto"/>
            <w:bottom w:val="none" w:sz="0" w:space="0" w:color="auto"/>
            <w:right w:val="none" w:sz="0" w:space="0" w:color="auto"/>
          </w:divBdr>
        </w:div>
        <w:div w:id="1298341212">
          <w:marLeft w:val="640"/>
          <w:marRight w:val="0"/>
          <w:marTop w:val="0"/>
          <w:marBottom w:val="0"/>
          <w:divBdr>
            <w:top w:val="none" w:sz="0" w:space="0" w:color="auto"/>
            <w:left w:val="none" w:sz="0" w:space="0" w:color="auto"/>
            <w:bottom w:val="none" w:sz="0" w:space="0" w:color="auto"/>
            <w:right w:val="none" w:sz="0" w:space="0" w:color="auto"/>
          </w:divBdr>
        </w:div>
        <w:div w:id="2073044252">
          <w:marLeft w:val="640"/>
          <w:marRight w:val="0"/>
          <w:marTop w:val="0"/>
          <w:marBottom w:val="0"/>
          <w:divBdr>
            <w:top w:val="none" w:sz="0" w:space="0" w:color="auto"/>
            <w:left w:val="none" w:sz="0" w:space="0" w:color="auto"/>
            <w:bottom w:val="none" w:sz="0" w:space="0" w:color="auto"/>
            <w:right w:val="none" w:sz="0" w:space="0" w:color="auto"/>
          </w:divBdr>
        </w:div>
        <w:div w:id="846360975">
          <w:marLeft w:val="640"/>
          <w:marRight w:val="0"/>
          <w:marTop w:val="0"/>
          <w:marBottom w:val="0"/>
          <w:divBdr>
            <w:top w:val="none" w:sz="0" w:space="0" w:color="auto"/>
            <w:left w:val="none" w:sz="0" w:space="0" w:color="auto"/>
            <w:bottom w:val="none" w:sz="0" w:space="0" w:color="auto"/>
            <w:right w:val="none" w:sz="0" w:space="0" w:color="auto"/>
          </w:divBdr>
        </w:div>
        <w:div w:id="808979433">
          <w:marLeft w:val="640"/>
          <w:marRight w:val="0"/>
          <w:marTop w:val="0"/>
          <w:marBottom w:val="0"/>
          <w:divBdr>
            <w:top w:val="none" w:sz="0" w:space="0" w:color="auto"/>
            <w:left w:val="none" w:sz="0" w:space="0" w:color="auto"/>
            <w:bottom w:val="none" w:sz="0" w:space="0" w:color="auto"/>
            <w:right w:val="none" w:sz="0" w:space="0" w:color="auto"/>
          </w:divBdr>
        </w:div>
        <w:div w:id="1135365389">
          <w:marLeft w:val="640"/>
          <w:marRight w:val="0"/>
          <w:marTop w:val="0"/>
          <w:marBottom w:val="0"/>
          <w:divBdr>
            <w:top w:val="none" w:sz="0" w:space="0" w:color="auto"/>
            <w:left w:val="none" w:sz="0" w:space="0" w:color="auto"/>
            <w:bottom w:val="none" w:sz="0" w:space="0" w:color="auto"/>
            <w:right w:val="none" w:sz="0" w:space="0" w:color="auto"/>
          </w:divBdr>
        </w:div>
        <w:div w:id="1510366244">
          <w:marLeft w:val="640"/>
          <w:marRight w:val="0"/>
          <w:marTop w:val="0"/>
          <w:marBottom w:val="0"/>
          <w:divBdr>
            <w:top w:val="none" w:sz="0" w:space="0" w:color="auto"/>
            <w:left w:val="none" w:sz="0" w:space="0" w:color="auto"/>
            <w:bottom w:val="none" w:sz="0" w:space="0" w:color="auto"/>
            <w:right w:val="none" w:sz="0" w:space="0" w:color="auto"/>
          </w:divBdr>
        </w:div>
        <w:div w:id="876627560">
          <w:marLeft w:val="640"/>
          <w:marRight w:val="0"/>
          <w:marTop w:val="0"/>
          <w:marBottom w:val="0"/>
          <w:divBdr>
            <w:top w:val="none" w:sz="0" w:space="0" w:color="auto"/>
            <w:left w:val="none" w:sz="0" w:space="0" w:color="auto"/>
            <w:bottom w:val="none" w:sz="0" w:space="0" w:color="auto"/>
            <w:right w:val="none" w:sz="0" w:space="0" w:color="auto"/>
          </w:divBdr>
        </w:div>
        <w:div w:id="462579127">
          <w:marLeft w:val="640"/>
          <w:marRight w:val="0"/>
          <w:marTop w:val="0"/>
          <w:marBottom w:val="0"/>
          <w:divBdr>
            <w:top w:val="none" w:sz="0" w:space="0" w:color="auto"/>
            <w:left w:val="none" w:sz="0" w:space="0" w:color="auto"/>
            <w:bottom w:val="none" w:sz="0" w:space="0" w:color="auto"/>
            <w:right w:val="none" w:sz="0" w:space="0" w:color="auto"/>
          </w:divBdr>
        </w:div>
        <w:div w:id="519861150">
          <w:marLeft w:val="640"/>
          <w:marRight w:val="0"/>
          <w:marTop w:val="0"/>
          <w:marBottom w:val="0"/>
          <w:divBdr>
            <w:top w:val="none" w:sz="0" w:space="0" w:color="auto"/>
            <w:left w:val="none" w:sz="0" w:space="0" w:color="auto"/>
            <w:bottom w:val="none" w:sz="0" w:space="0" w:color="auto"/>
            <w:right w:val="none" w:sz="0" w:space="0" w:color="auto"/>
          </w:divBdr>
        </w:div>
      </w:divsChild>
    </w:div>
    <w:div w:id="1867021767">
      <w:bodyDiv w:val="1"/>
      <w:marLeft w:val="0"/>
      <w:marRight w:val="0"/>
      <w:marTop w:val="0"/>
      <w:marBottom w:val="0"/>
      <w:divBdr>
        <w:top w:val="none" w:sz="0" w:space="0" w:color="auto"/>
        <w:left w:val="none" w:sz="0" w:space="0" w:color="auto"/>
        <w:bottom w:val="none" w:sz="0" w:space="0" w:color="auto"/>
        <w:right w:val="none" w:sz="0" w:space="0" w:color="auto"/>
      </w:divBdr>
      <w:divsChild>
        <w:div w:id="2074154464">
          <w:marLeft w:val="640"/>
          <w:marRight w:val="0"/>
          <w:marTop w:val="0"/>
          <w:marBottom w:val="0"/>
          <w:divBdr>
            <w:top w:val="none" w:sz="0" w:space="0" w:color="auto"/>
            <w:left w:val="none" w:sz="0" w:space="0" w:color="auto"/>
            <w:bottom w:val="none" w:sz="0" w:space="0" w:color="auto"/>
            <w:right w:val="none" w:sz="0" w:space="0" w:color="auto"/>
          </w:divBdr>
        </w:div>
        <w:div w:id="731391694">
          <w:marLeft w:val="640"/>
          <w:marRight w:val="0"/>
          <w:marTop w:val="0"/>
          <w:marBottom w:val="0"/>
          <w:divBdr>
            <w:top w:val="none" w:sz="0" w:space="0" w:color="auto"/>
            <w:left w:val="none" w:sz="0" w:space="0" w:color="auto"/>
            <w:bottom w:val="none" w:sz="0" w:space="0" w:color="auto"/>
            <w:right w:val="none" w:sz="0" w:space="0" w:color="auto"/>
          </w:divBdr>
        </w:div>
        <w:div w:id="1701125765">
          <w:marLeft w:val="640"/>
          <w:marRight w:val="0"/>
          <w:marTop w:val="0"/>
          <w:marBottom w:val="0"/>
          <w:divBdr>
            <w:top w:val="none" w:sz="0" w:space="0" w:color="auto"/>
            <w:left w:val="none" w:sz="0" w:space="0" w:color="auto"/>
            <w:bottom w:val="none" w:sz="0" w:space="0" w:color="auto"/>
            <w:right w:val="none" w:sz="0" w:space="0" w:color="auto"/>
          </w:divBdr>
        </w:div>
        <w:div w:id="272591789">
          <w:marLeft w:val="640"/>
          <w:marRight w:val="0"/>
          <w:marTop w:val="0"/>
          <w:marBottom w:val="0"/>
          <w:divBdr>
            <w:top w:val="none" w:sz="0" w:space="0" w:color="auto"/>
            <w:left w:val="none" w:sz="0" w:space="0" w:color="auto"/>
            <w:bottom w:val="none" w:sz="0" w:space="0" w:color="auto"/>
            <w:right w:val="none" w:sz="0" w:space="0" w:color="auto"/>
          </w:divBdr>
        </w:div>
        <w:div w:id="772287733">
          <w:marLeft w:val="640"/>
          <w:marRight w:val="0"/>
          <w:marTop w:val="0"/>
          <w:marBottom w:val="0"/>
          <w:divBdr>
            <w:top w:val="none" w:sz="0" w:space="0" w:color="auto"/>
            <w:left w:val="none" w:sz="0" w:space="0" w:color="auto"/>
            <w:bottom w:val="none" w:sz="0" w:space="0" w:color="auto"/>
            <w:right w:val="none" w:sz="0" w:space="0" w:color="auto"/>
          </w:divBdr>
        </w:div>
        <w:div w:id="90006578">
          <w:marLeft w:val="640"/>
          <w:marRight w:val="0"/>
          <w:marTop w:val="0"/>
          <w:marBottom w:val="0"/>
          <w:divBdr>
            <w:top w:val="none" w:sz="0" w:space="0" w:color="auto"/>
            <w:left w:val="none" w:sz="0" w:space="0" w:color="auto"/>
            <w:bottom w:val="none" w:sz="0" w:space="0" w:color="auto"/>
            <w:right w:val="none" w:sz="0" w:space="0" w:color="auto"/>
          </w:divBdr>
        </w:div>
        <w:div w:id="925000751">
          <w:marLeft w:val="640"/>
          <w:marRight w:val="0"/>
          <w:marTop w:val="0"/>
          <w:marBottom w:val="0"/>
          <w:divBdr>
            <w:top w:val="none" w:sz="0" w:space="0" w:color="auto"/>
            <w:left w:val="none" w:sz="0" w:space="0" w:color="auto"/>
            <w:bottom w:val="none" w:sz="0" w:space="0" w:color="auto"/>
            <w:right w:val="none" w:sz="0" w:space="0" w:color="auto"/>
          </w:divBdr>
        </w:div>
        <w:div w:id="1592355091">
          <w:marLeft w:val="640"/>
          <w:marRight w:val="0"/>
          <w:marTop w:val="0"/>
          <w:marBottom w:val="0"/>
          <w:divBdr>
            <w:top w:val="none" w:sz="0" w:space="0" w:color="auto"/>
            <w:left w:val="none" w:sz="0" w:space="0" w:color="auto"/>
            <w:bottom w:val="none" w:sz="0" w:space="0" w:color="auto"/>
            <w:right w:val="none" w:sz="0" w:space="0" w:color="auto"/>
          </w:divBdr>
        </w:div>
        <w:div w:id="1611427519">
          <w:marLeft w:val="640"/>
          <w:marRight w:val="0"/>
          <w:marTop w:val="0"/>
          <w:marBottom w:val="0"/>
          <w:divBdr>
            <w:top w:val="none" w:sz="0" w:space="0" w:color="auto"/>
            <w:left w:val="none" w:sz="0" w:space="0" w:color="auto"/>
            <w:bottom w:val="none" w:sz="0" w:space="0" w:color="auto"/>
            <w:right w:val="none" w:sz="0" w:space="0" w:color="auto"/>
          </w:divBdr>
        </w:div>
        <w:div w:id="52582056">
          <w:marLeft w:val="640"/>
          <w:marRight w:val="0"/>
          <w:marTop w:val="0"/>
          <w:marBottom w:val="0"/>
          <w:divBdr>
            <w:top w:val="none" w:sz="0" w:space="0" w:color="auto"/>
            <w:left w:val="none" w:sz="0" w:space="0" w:color="auto"/>
            <w:bottom w:val="none" w:sz="0" w:space="0" w:color="auto"/>
            <w:right w:val="none" w:sz="0" w:space="0" w:color="auto"/>
          </w:divBdr>
        </w:div>
        <w:div w:id="1710378858">
          <w:marLeft w:val="640"/>
          <w:marRight w:val="0"/>
          <w:marTop w:val="0"/>
          <w:marBottom w:val="0"/>
          <w:divBdr>
            <w:top w:val="none" w:sz="0" w:space="0" w:color="auto"/>
            <w:left w:val="none" w:sz="0" w:space="0" w:color="auto"/>
            <w:bottom w:val="none" w:sz="0" w:space="0" w:color="auto"/>
            <w:right w:val="none" w:sz="0" w:space="0" w:color="auto"/>
          </w:divBdr>
        </w:div>
        <w:div w:id="2061829844">
          <w:marLeft w:val="640"/>
          <w:marRight w:val="0"/>
          <w:marTop w:val="0"/>
          <w:marBottom w:val="0"/>
          <w:divBdr>
            <w:top w:val="none" w:sz="0" w:space="0" w:color="auto"/>
            <w:left w:val="none" w:sz="0" w:space="0" w:color="auto"/>
            <w:bottom w:val="none" w:sz="0" w:space="0" w:color="auto"/>
            <w:right w:val="none" w:sz="0" w:space="0" w:color="auto"/>
          </w:divBdr>
        </w:div>
        <w:div w:id="390007466">
          <w:marLeft w:val="640"/>
          <w:marRight w:val="0"/>
          <w:marTop w:val="0"/>
          <w:marBottom w:val="0"/>
          <w:divBdr>
            <w:top w:val="none" w:sz="0" w:space="0" w:color="auto"/>
            <w:left w:val="none" w:sz="0" w:space="0" w:color="auto"/>
            <w:bottom w:val="none" w:sz="0" w:space="0" w:color="auto"/>
            <w:right w:val="none" w:sz="0" w:space="0" w:color="auto"/>
          </w:divBdr>
        </w:div>
        <w:div w:id="744455300">
          <w:marLeft w:val="640"/>
          <w:marRight w:val="0"/>
          <w:marTop w:val="0"/>
          <w:marBottom w:val="0"/>
          <w:divBdr>
            <w:top w:val="none" w:sz="0" w:space="0" w:color="auto"/>
            <w:left w:val="none" w:sz="0" w:space="0" w:color="auto"/>
            <w:bottom w:val="none" w:sz="0" w:space="0" w:color="auto"/>
            <w:right w:val="none" w:sz="0" w:space="0" w:color="auto"/>
          </w:divBdr>
        </w:div>
        <w:div w:id="1615677331">
          <w:marLeft w:val="640"/>
          <w:marRight w:val="0"/>
          <w:marTop w:val="0"/>
          <w:marBottom w:val="0"/>
          <w:divBdr>
            <w:top w:val="none" w:sz="0" w:space="0" w:color="auto"/>
            <w:left w:val="none" w:sz="0" w:space="0" w:color="auto"/>
            <w:bottom w:val="none" w:sz="0" w:space="0" w:color="auto"/>
            <w:right w:val="none" w:sz="0" w:space="0" w:color="auto"/>
          </w:divBdr>
        </w:div>
        <w:div w:id="147982889">
          <w:marLeft w:val="640"/>
          <w:marRight w:val="0"/>
          <w:marTop w:val="0"/>
          <w:marBottom w:val="0"/>
          <w:divBdr>
            <w:top w:val="none" w:sz="0" w:space="0" w:color="auto"/>
            <w:left w:val="none" w:sz="0" w:space="0" w:color="auto"/>
            <w:bottom w:val="none" w:sz="0" w:space="0" w:color="auto"/>
            <w:right w:val="none" w:sz="0" w:space="0" w:color="auto"/>
          </w:divBdr>
        </w:div>
        <w:div w:id="665282967">
          <w:marLeft w:val="640"/>
          <w:marRight w:val="0"/>
          <w:marTop w:val="0"/>
          <w:marBottom w:val="0"/>
          <w:divBdr>
            <w:top w:val="none" w:sz="0" w:space="0" w:color="auto"/>
            <w:left w:val="none" w:sz="0" w:space="0" w:color="auto"/>
            <w:bottom w:val="none" w:sz="0" w:space="0" w:color="auto"/>
            <w:right w:val="none" w:sz="0" w:space="0" w:color="auto"/>
          </w:divBdr>
        </w:div>
        <w:div w:id="1305158181">
          <w:marLeft w:val="640"/>
          <w:marRight w:val="0"/>
          <w:marTop w:val="0"/>
          <w:marBottom w:val="0"/>
          <w:divBdr>
            <w:top w:val="none" w:sz="0" w:space="0" w:color="auto"/>
            <w:left w:val="none" w:sz="0" w:space="0" w:color="auto"/>
            <w:bottom w:val="none" w:sz="0" w:space="0" w:color="auto"/>
            <w:right w:val="none" w:sz="0" w:space="0" w:color="auto"/>
          </w:divBdr>
        </w:div>
        <w:div w:id="518548183">
          <w:marLeft w:val="640"/>
          <w:marRight w:val="0"/>
          <w:marTop w:val="0"/>
          <w:marBottom w:val="0"/>
          <w:divBdr>
            <w:top w:val="none" w:sz="0" w:space="0" w:color="auto"/>
            <w:left w:val="none" w:sz="0" w:space="0" w:color="auto"/>
            <w:bottom w:val="none" w:sz="0" w:space="0" w:color="auto"/>
            <w:right w:val="none" w:sz="0" w:space="0" w:color="auto"/>
          </w:divBdr>
        </w:div>
        <w:div w:id="972950614">
          <w:marLeft w:val="640"/>
          <w:marRight w:val="0"/>
          <w:marTop w:val="0"/>
          <w:marBottom w:val="0"/>
          <w:divBdr>
            <w:top w:val="none" w:sz="0" w:space="0" w:color="auto"/>
            <w:left w:val="none" w:sz="0" w:space="0" w:color="auto"/>
            <w:bottom w:val="none" w:sz="0" w:space="0" w:color="auto"/>
            <w:right w:val="none" w:sz="0" w:space="0" w:color="auto"/>
          </w:divBdr>
        </w:div>
        <w:div w:id="290870223">
          <w:marLeft w:val="640"/>
          <w:marRight w:val="0"/>
          <w:marTop w:val="0"/>
          <w:marBottom w:val="0"/>
          <w:divBdr>
            <w:top w:val="none" w:sz="0" w:space="0" w:color="auto"/>
            <w:left w:val="none" w:sz="0" w:space="0" w:color="auto"/>
            <w:bottom w:val="none" w:sz="0" w:space="0" w:color="auto"/>
            <w:right w:val="none" w:sz="0" w:space="0" w:color="auto"/>
          </w:divBdr>
        </w:div>
        <w:div w:id="1615939574">
          <w:marLeft w:val="640"/>
          <w:marRight w:val="0"/>
          <w:marTop w:val="0"/>
          <w:marBottom w:val="0"/>
          <w:divBdr>
            <w:top w:val="none" w:sz="0" w:space="0" w:color="auto"/>
            <w:left w:val="none" w:sz="0" w:space="0" w:color="auto"/>
            <w:bottom w:val="none" w:sz="0" w:space="0" w:color="auto"/>
            <w:right w:val="none" w:sz="0" w:space="0" w:color="auto"/>
          </w:divBdr>
        </w:div>
        <w:div w:id="1509295690">
          <w:marLeft w:val="640"/>
          <w:marRight w:val="0"/>
          <w:marTop w:val="0"/>
          <w:marBottom w:val="0"/>
          <w:divBdr>
            <w:top w:val="none" w:sz="0" w:space="0" w:color="auto"/>
            <w:left w:val="none" w:sz="0" w:space="0" w:color="auto"/>
            <w:bottom w:val="none" w:sz="0" w:space="0" w:color="auto"/>
            <w:right w:val="none" w:sz="0" w:space="0" w:color="auto"/>
          </w:divBdr>
        </w:div>
        <w:div w:id="765423430">
          <w:marLeft w:val="640"/>
          <w:marRight w:val="0"/>
          <w:marTop w:val="0"/>
          <w:marBottom w:val="0"/>
          <w:divBdr>
            <w:top w:val="none" w:sz="0" w:space="0" w:color="auto"/>
            <w:left w:val="none" w:sz="0" w:space="0" w:color="auto"/>
            <w:bottom w:val="none" w:sz="0" w:space="0" w:color="auto"/>
            <w:right w:val="none" w:sz="0" w:space="0" w:color="auto"/>
          </w:divBdr>
        </w:div>
        <w:div w:id="1555509348">
          <w:marLeft w:val="640"/>
          <w:marRight w:val="0"/>
          <w:marTop w:val="0"/>
          <w:marBottom w:val="0"/>
          <w:divBdr>
            <w:top w:val="none" w:sz="0" w:space="0" w:color="auto"/>
            <w:left w:val="none" w:sz="0" w:space="0" w:color="auto"/>
            <w:bottom w:val="none" w:sz="0" w:space="0" w:color="auto"/>
            <w:right w:val="none" w:sz="0" w:space="0" w:color="auto"/>
          </w:divBdr>
        </w:div>
        <w:div w:id="483086064">
          <w:marLeft w:val="640"/>
          <w:marRight w:val="0"/>
          <w:marTop w:val="0"/>
          <w:marBottom w:val="0"/>
          <w:divBdr>
            <w:top w:val="none" w:sz="0" w:space="0" w:color="auto"/>
            <w:left w:val="none" w:sz="0" w:space="0" w:color="auto"/>
            <w:bottom w:val="none" w:sz="0" w:space="0" w:color="auto"/>
            <w:right w:val="none" w:sz="0" w:space="0" w:color="auto"/>
          </w:divBdr>
        </w:div>
        <w:div w:id="1777945497">
          <w:marLeft w:val="640"/>
          <w:marRight w:val="0"/>
          <w:marTop w:val="0"/>
          <w:marBottom w:val="0"/>
          <w:divBdr>
            <w:top w:val="none" w:sz="0" w:space="0" w:color="auto"/>
            <w:left w:val="none" w:sz="0" w:space="0" w:color="auto"/>
            <w:bottom w:val="none" w:sz="0" w:space="0" w:color="auto"/>
            <w:right w:val="none" w:sz="0" w:space="0" w:color="auto"/>
          </w:divBdr>
        </w:div>
        <w:div w:id="2086344099">
          <w:marLeft w:val="640"/>
          <w:marRight w:val="0"/>
          <w:marTop w:val="0"/>
          <w:marBottom w:val="0"/>
          <w:divBdr>
            <w:top w:val="none" w:sz="0" w:space="0" w:color="auto"/>
            <w:left w:val="none" w:sz="0" w:space="0" w:color="auto"/>
            <w:bottom w:val="none" w:sz="0" w:space="0" w:color="auto"/>
            <w:right w:val="none" w:sz="0" w:space="0" w:color="auto"/>
          </w:divBdr>
        </w:div>
        <w:div w:id="868027063">
          <w:marLeft w:val="640"/>
          <w:marRight w:val="0"/>
          <w:marTop w:val="0"/>
          <w:marBottom w:val="0"/>
          <w:divBdr>
            <w:top w:val="none" w:sz="0" w:space="0" w:color="auto"/>
            <w:left w:val="none" w:sz="0" w:space="0" w:color="auto"/>
            <w:bottom w:val="none" w:sz="0" w:space="0" w:color="auto"/>
            <w:right w:val="none" w:sz="0" w:space="0" w:color="auto"/>
          </w:divBdr>
        </w:div>
        <w:div w:id="1955138671">
          <w:marLeft w:val="640"/>
          <w:marRight w:val="0"/>
          <w:marTop w:val="0"/>
          <w:marBottom w:val="0"/>
          <w:divBdr>
            <w:top w:val="none" w:sz="0" w:space="0" w:color="auto"/>
            <w:left w:val="none" w:sz="0" w:space="0" w:color="auto"/>
            <w:bottom w:val="none" w:sz="0" w:space="0" w:color="auto"/>
            <w:right w:val="none" w:sz="0" w:space="0" w:color="auto"/>
          </w:divBdr>
        </w:div>
        <w:div w:id="1122966018">
          <w:marLeft w:val="640"/>
          <w:marRight w:val="0"/>
          <w:marTop w:val="0"/>
          <w:marBottom w:val="0"/>
          <w:divBdr>
            <w:top w:val="none" w:sz="0" w:space="0" w:color="auto"/>
            <w:left w:val="none" w:sz="0" w:space="0" w:color="auto"/>
            <w:bottom w:val="none" w:sz="0" w:space="0" w:color="auto"/>
            <w:right w:val="none" w:sz="0" w:space="0" w:color="auto"/>
          </w:divBdr>
        </w:div>
        <w:div w:id="299264778">
          <w:marLeft w:val="640"/>
          <w:marRight w:val="0"/>
          <w:marTop w:val="0"/>
          <w:marBottom w:val="0"/>
          <w:divBdr>
            <w:top w:val="none" w:sz="0" w:space="0" w:color="auto"/>
            <w:left w:val="none" w:sz="0" w:space="0" w:color="auto"/>
            <w:bottom w:val="none" w:sz="0" w:space="0" w:color="auto"/>
            <w:right w:val="none" w:sz="0" w:space="0" w:color="auto"/>
          </w:divBdr>
        </w:div>
        <w:div w:id="983000968">
          <w:marLeft w:val="640"/>
          <w:marRight w:val="0"/>
          <w:marTop w:val="0"/>
          <w:marBottom w:val="0"/>
          <w:divBdr>
            <w:top w:val="none" w:sz="0" w:space="0" w:color="auto"/>
            <w:left w:val="none" w:sz="0" w:space="0" w:color="auto"/>
            <w:bottom w:val="none" w:sz="0" w:space="0" w:color="auto"/>
            <w:right w:val="none" w:sz="0" w:space="0" w:color="auto"/>
          </w:divBdr>
        </w:div>
        <w:div w:id="1851874735">
          <w:marLeft w:val="640"/>
          <w:marRight w:val="0"/>
          <w:marTop w:val="0"/>
          <w:marBottom w:val="0"/>
          <w:divBdr>
            <w:top w:val="none" w:sz="0" w:space="0" w:color="auto"/>
            <w:left w:val="none" w:sz="0" w:space="0" w:color="auto"/>
            <w:bottom w:val="none" w:sz="0" w:space="0" w:color="auto"/>
            <w:right w:val="none" w:sz="0" w:space="0" w:color="auto"/>
          </w:divBdr>
        </w:div>
        <w:div w:id="2054110443">
          <w:marLeft w:val="640"/>
          <w:marRight w:val="0"/>
          <w:marTop w:val="0"/>
          <w:marBottom w:val="0"/>
          <w:divBdr>
            <w:top w:val="none" w:sz="0" w:space="0" w:color="auto"/>
            <w:left w:val="none" w:sz="0" w:space="0" w:color="auto"/>
            <w:bottom w:val="none" w:sz="0" w:space="0" w:color="auto"/>
            <w:right w:val="none" w:sz="0" w:space="0" w:color="auto"/>
          </w:divBdr>
        </w:div>
      </w:divsChild>
    </w:div>
    <w:div w:id="1868448070">
      <w:bodyDiv w:val="1"/>
      <w:marLeft w:val="0"/>
      <w:marRight w:val="0"/>
      <w:marTop w:val="0"/>
      <w:marBottom w:val="0"/>
      <w:divBdr>
        <w:top w:val="none" w:sz="0" w:space="0" w:color="auto"/>
        <w:left w:val="none" w:sz="0" w:space="0" w:color="auto"/>
        <w:bottom w:val="none" w:sz="0" w:space="0" w:color="auto"/>
        <w:right w:val="none" w:sz="0" w:space="0" w:color="auto"/>
      </w:divBdr>
      <w:divsChild>
        <w:div w:id="1517575452">
          <w:marLeft w:val="640"/>
          <w:marRight w:val="0"/>
          <w:marTop w:val="0"/>
          <w:marBottom w:val="0"/>
          <w:divBdr>
            <w:top w:val="none" w:sz="0" w:space="0" w:color="auto"/>
            <w:left w:val="none" w:sz="0" w:space="0" w:color="auto"/>
            <w:bottom w:val="none" w:sz="0" w:space="0" w:color="auto"/>
            <w:right w:val="none" w:sz="0" w:space="0" w:color="auto"/>
          </w:divBdr>
        </w:div>
        <w:div w:id="1401824030">
          <w:marLeft w:val="640"/>
          <w:marRight w:val="0"/>
          <w:marTop w:val="0"/>
          <w:marBottom w:val="0"/>
          <w:divBdr>
            <w:top w:val="none" w:sz="0" w:space="0" w:color="auto"/>
            <w:left w:val="none" w:sz="0" w:space="0" w:color="auto"/>
            <w:bottom w:val="none" w:sz="0" w:space="0" w:color="auto"/>
            <w:right w:val="none" w:sz="0" w:space="0" w:color="auto"/>
          </w:divBdr>
        </w:div>
        <w:div w:id="393553545">
          <w:marLeft w:val="640"/>
          <w:marRight w:val="0"/>
          <w:marTop w:val="0"/>
          <w:marBottom w:val="0"/>
          <w:divBdr>
            <w:top w:val="none" w:sz="0" w:space="0" w:color="auto"/>
            <w:left w:val="none" w:sz="0" w:space="0" w:color="auto"/>
            <w:bottom w:val="none" w:sz="0" w:space="0" w:color="auto"/>
            <w:right w:val="none" w:sz="0" w:space="0" w:color="auto"/>
          </w:divBdr>
        </w:div>
        <w:div w:id="1308776314">
          <w:marLeft w:val="640"/>
          <w:marRight w:val="0"/>
          <w:marTop w:val="0"/>
          <w:marBottom w:val="0"/>
          <w:divBdr>
            <w:top w:val="none" w:sz="0" w:space="0" w:color="auto"/>
            <w:left w:val="none" w:sz="0" w:space="0" w:color="auto"/>
            <w:bottom w:val="none" w:sz="0" w:space="0" w:color="auto"/>
            <w:right w:val="none" w:sz="0" w:space="0" w:color="auto"/>
          </w:divBdr>
        </w:div>
        <w:div w:id="729767316">
          <w:marLeft w:val="640"/>
          <w:marRight w:val="0"/>
          <w:marTop w:val="0"/>
          <w:marBottom w:val="0"/>
          <w:divBdr>
            <w:top w:val="none" w:sz="0" w:space="0" w:color="auto"/>
            <w:left w:val="none" w:sz="0" w:space="0" w:color="auto"/>
            <w:bottom w:val="none" w:sz="0" w:space="0" w:color="auto"/>
            <w:right w:val="none" w:sz="0" w:space="0" w:color="auto"/>
          </w:divBdr>
        </w:div>
        <w:div w:id="1806120984">
          <w:marLeft w:val="640"/>
          <w:marRight w:val="0"/>
          <w:marTop w:val="0"/>
          <w:marBottom w:val="0"/>
          <w:divBdr>
            <w:top w:val="none" w:sz="0" w:space="0" w:color="auto"/>
            <w:left w:val="none" w:sz="0" w:space="0" w:color="auto"/>
            <w:bottom w:val="none" w:sz="0" w:space="0" w:color="auto"/>
            <w:right w:val="none" w:sz="0" w:space="0" w:color="auto"/>
          </w:divBdr>
        </w:div>
        <w:div w:id="1312254224">
          <w:marLeft w:val="640"/>
          <w:marRight w:val="0"/>
          <w:marTop w:val="0"/>
          <w:marBottom w:val="0"/>
          <w:divBdr>
            <w:top w:val="none" w:sz="0" w:space="0" w:color="auto"/>
            <w:left w:val="none" w:sz="0" w:space="0" w:color="auto"/>
            <w:bottom w:val="none" w:sz="0" w:space="0" w:color="auto"/>
            <w:right w:val="none" w:sz="0" w:space="0" w:color="auto"/>
          </w:divBdr>
        </w:div>
        <w:div w:id="1157922017">
          <w:marLeft w:val="640"/>
          <w:marRight w:val="0"/>
          <w:marTop w:val="0"/>
          <w:marBottom w:val="0"/>
          <w:divBdr>
            <w:top w:val="none" w:sz="0" w:space="0" w:color="auto"/>
            <w:left w:val="none" w:sz="0" w:space="0" w:color="auto"/>
            <w:bottom w:val="none" w:sz="0" w:space="0" w:color="auto"/>
            <w:right w:val="none" w:sz="0" w:space="0" w:color="auto"/>
          </w:divBdr>
        </w:div>
        <w:div w:id="2010862662">
          <w:marLeft w:val="640"/>
          <w:marRight w:val="0"/>
          <w:marTop w:val="0"/>
          <w:marBottom w:val="0"/>
          <w:divBdr>
            <w:top w:val="none" w:sz="0" w:space="0" w:color="auto"/>
            <w:left w:val="none" w:sz="0" w:space="0" w:color="auto"/>
            <w:bottom w:val="none" w:sz="0" w:space="0" w:color="auto"/>
            <w:right w:val="none" w:sz="0" w:space="0" w:color="auto"/>
          </w:divBdr>
        </w:div>
        <w:div w:id="853960095">
          <w:marLeft w:val="640"/>
          <w:marRight w:val="0"/>
          <w:marTop w:val="0"/>
          <w:marBottom w:val="0"/>
          <w:divBdr>
            <w:top w:val="none" w:sz="0" w:space="0" w:color="auto"/>
            <w:left w:val="none" w:sz="0" w:space="0" w:color="auto"/>
            <w:bottom w:val="none" w:sz="0" w:space="0" w:color="auto"/>
            <w:right w:val="none" w:sz="0" w:space="0" w:color="auto"/>
          </w:divBdr>
        </w:div>
        <w:div w:id="1685209669">
          <w:marLeft w:val="640"/>
          <w:marRight w:val="0"/>
          <w:marTop w:val="0"/>
          <w:marBottom w:val="0"/>
          <w:divBdr>
            <w:top w:val="none" w:sz="0" w:space="0" w:color="auto"/>
            <w:left w:val="none" w:sz="0" w:space="0" w:color="auto"/>
            <w:bottom w:val="none" w:sz="0" w:space="0" w:color="auto"/>
            <w:right w:val="none" w:sz="0" w:space="0" w:color="auto"/>
          </w:divBdr>
        </w:div>
        <w:div w:id="708846361">
          <w:marLeft w:val="640"/>
          <w:marRight w:val="0"/>
          <w:marTop w:val="0"/>
          <w:marBottom w:val="0"/>
          <w:divBdr>
            <w:top w:val="none" w:sz="0" w:space="0" w:color="auto"/>
            <w:left w:val="none" w:sz="0" w:space="0" w:color="auto"/>
            <w:bottom w:val="none" w:sz="0" w:space="0" w:color="auto"/>
            <w:right w:val="none" w:sz="0" w:space="0" w:color="auto"/>
          </w:divBdr>
        </w:div>
        <w:div w:id="1695106197">
          <w:marLeft w:val="640"/>
          <w:marRight w:val="0"/>
          <w:marTop w:val="0"/>
          <w:marBottom w:val="0"/>
          <w:divBdr>
            <w:top w:val="none" w:sz="0" w:space="0" w:color="auto"/>
            <w:left w:val="none" w:sz="0" w:space="0" w:color="auto"/>
            <w:bottom w:val="none" w:sz="0" w:space="0" w:color="auto"/>
            <w:right w:val="none" w:sz="0" w:space="0" w:color="auto"/>
          </w:divBdr>
        </w:div>
      </w:divsChild>
    </w:div>
    <w:div w:id="1869179309">
      <w:bodyDiv w:val="1"/>
      <w:marLeft w:val="0"/>
      <w:marRight w:val="0"/>
      <w:marTop w:val="0"/>
      <w:marBottom w:val="0"/>
      <w:divBdr>
        <w:top w:val="none" w:sz="0" w:space="0" w:color="auto"/>
        <w:left w:val="none" w:sz="0" w:space="0" w:color="auto"/>
        <w:bottom w:val="none" w:sz="0" w:space="0" w:color="auto"/>
        <w:right w:val="none" w:sz="0" w:space="0" w:color="auto"/>
      </w:divBdr>
      <w:divsChild>
        <w:div w:id="1074888442">
          <w:marLeft w:val="640"/>
          <w:marRight w:val="0"/>
          <w:marTop w:val="0"/>
          <w:marBottom w:val="0"/>
          <w:divBdr>
            <w:top w:val="none" w:sz="0" w:space="0" w:color="auto"/>
            <w:left w:val="none" w:sz="0" w:space="0" w:color="auto"/>
            <w:bottom w:val="none" w:sz="0" w:space="0" w:color="auto"/>
            <w:right w:val="none" w:sz="0" w:space="0" w:color="auto"/>
          </w:divBdr>
        </w:div>
        <w:div w:id="1451361358">
          <w:marLeft w:val="640"/>
          <w:marRight w:val="0"/>
          <w:marTop w:val="0"/>
          <w:marBottom w:val="0"/>
          <w:divBdr>
            <w:top w:val="none" w:sz="0" w:space="0" w:color="auto"/>
            <w:left w:val="none" w:sz="0" w:space="0" w:color="auto"/>
            <w:bottom w:val="none" w:sz="0" w:space="0" w:color="auto"/>
            <w:right w:val="none" w:sz="0" w:space="0" w:color="auto"/>
          </w:divBdr>
        </w:div>
        <w:div w:id="1406875787">
          <w:marLeft w:val="640"/>
          <w:marRight w:val="0"/>
          <w:marTop w:val="0"/>
          <w:marBottom w:val="0"/>
          <w:divBdr>
            <w:top w:val="none" w:sz="0" w:space="0" w:color="auto"/>
            <w:left w:val="none" w:sz="0" w:space="0" w:color="auto"/>
            <w:bottom w:val="none" w:sz="0" w:space="0" w:color="auto"/>
            <w:right w:val="none" w:sz="0" w:space="0" w:color="auto"/>
          </w:divBdr>
        </w:div>
        <w:div w:id="1151824260">
          <w:marLeft w:val="640"/>
          <w:marRight w:val="0"/>
          <w:marTop w:val="0"/>
          <w:marBottom w:val="0"/>
          <w:divBdr>
            <w:top w:val="none" w:sz="0" w:space="0" w:color="auto"/>
            <w:left w:val="none" w:sz="0" w:space="0" w:color="auto"/>
            <w:bottom w:val="none" w:sz="0" w:space="0" w:color="auto"/>
            <w:right w:val="none" w:sz="0" w:space="0" w:color="auto"/>
          </w:divBdr>
        </w:div>
        <w:div w:id="1749039530">
          <w:marLeft w:val="640"/>
          <w:marRight w:val="0"/>
          <w:marTop w:val="0"/>
          <w:marBottom w:val="0"/>
          <w:divBdr>
            <w:top w:val="none" w:sz="0" w:space="0" w:color="auto"/>
            <w:left w:val="none" w:sz="0" w:space="0" w:color="auto"/>
            <w:bottom w:val="none" w:sz="0" w:space="0" w:color="auto"/>
            <w:right w:val="none" w:sz="0" w:space="0" w:color="auto"/>
          </w:divBdr>
        </w:div>
        <w:div w:id="675963041">
          <w:marLeft w:val="640"/>
          <w:marRight w:val="0"/>
          <w:marTop w:val="0"/>
          <w:marBottom w:val="0"/>
          <w:divBdr>
            <w:top w:val="none" w:sz="0" w:space="0" w:color="auto"/>
            <w:left w:val="none" w:sz="0" w:space="0" w:color="auto"/>
            <w:bottom w:val="none" w:sz="0" w:space="0" w:color="auto"/>
            <w:right w:val="none" w:sz="0" w:space="0" w:color="auto"/>
          </w:divBdr>
        </w:div>
        <w:div w:id="1427455539">
          <w:marLeft w:val="640"/>
          <w:marRight w:val="0"/>
          <w:marTop w:val="0"/>
          <w:marBottom w:val="0"/>
          <w:divBdr>
            <w:top w:val="none" w:sz="0" w:space="0" w:color="auto"/>
            <w:left w:val="none" w:sz="0" w:space="0" w:color="auto"/>
            <w:bottom w:val="none" w:sz="0" w:space="0" w:color="auto"/>
            <w:right w:val="none" w:sz="0" w:space="0" w:color="auto"/>
          </w:divBdr>
        </w:div>
        <w:div w:id="186068793">
          <w:marLeft w:val="640"/>
          <w:marRight w:val="0"/>
          <w:marTop w:val="0"/>
          <w:marBottom w:val="0"/>
          <w:divBdr>
            <w:top w:val="none" w:sz="0" w:space="0" w:color="auto"/>
            <w:left w:val="none" w:sz="0" w:space="0" w:color="auto"/>
            <w:bottom w:val="none" w:sz="0" w:space="0" w:color="auto"/>
            <w:right w:val="none" w:sz="0" w:space="0" w:color="auto"/>
          </w:divBdr>
        </w:div>
        <w:div w:id="1883832771">
          <w:marLeft w:val="640"/>
          <w:marRight w:val="0"/>
          <w:marTop w:val="0"/>
          <w:marBottom w:val="0"/>
          <w:divBdr>
            <w:top w:val="none" w:sz="0" w:space="0" w:color="auto"/>
            <w:left w:val="none" w:sz="0" w:space="0" w:color="auto"/>
            <w:bottom w:val="none" w:sz="0" w:space="0" w:color="auto"/>
            <w:right w:val="none" w:sz="0" w:space="0" w:color="auto"/>
          </w:divBdr>
        </w:div>
        <w:div w:id="1996757397">
          <w:marLeft w:val="640"/>
          <w:marRight w:val="0"/>
          <w:marTop w:val="0"/>
          <w:marBottom w:val="0"/>
          <w:divBdr>
            <w:top w:val="none" w:sz="0" w:space="0" w:color="auto"/>
            <w:left w:val="none" w:sz="0" w:space="0" w:color="auto"/>
            <w:bottom w:val="none" w:sz="0" w:space="0" w:color="auto"/>
            <w:right w:val="none" w:sz="0" w:space="0" w:color="auto"/>
          </w:divBdr>
        </w:div>
        <w:div w:id="1119303585">
          <w:marLeft w:val="640"/>
          <w:marRight w:val="0"/>
          <w:marTop w:val="0"/>
          <w:marBottom w:val="0"/>
          <w:divBdr>
            <w:top w:val="none" w:sz="0" w:space="0" w:color="auto"/>
            <w:left w:val="none" w:sz="0" w:space="0" w:color="auto"/>
            <w:bottom w:val="none" w:sz="0" w:space="0" w:color="auto"/>
            <w:right w:val="none" w:sz="0" w:space="0" w:color="auto"/>
          </w:divBdr>
        </w:div>
        <w:div w:id="1706633860">
          <w:marLeft w:val="640"/>
          <w:marRight w:val="0"/>
          <w:marTop w:val="0"/>
          <w:marBottom w:val="0"/>
          <w:divBdr>
            <w:top w:val="none" w:sz="0" w:space="0" w:color="auto"/>
            <w:left w:val="none" w:sz="0" w:space="0" w:color="auto"/>
            <w:bottom w:val="none" w:sz="0" w:space="0" w:color="auto"/>
            <w:right w:val="none" w:sz="0" w:space="0" w:color="auto"/>
          </w:divBdr>
        </w:div>
        <w:div w:id="1756786147">
          <w:marLeft w:val="640"/>
          <w:marRight w:val="0"/>
          <w:marTop w:val="0"/>
          <w:marBottom w:val="0"/>
          <w:divBdr>
            <w:top w:val="none" w:sz="0" w:space="0" w:color="auto"/>
            <w:left w:val="none" w:sz="0" w:space="0" w:color="auto"/>
            <w:bottom w:val="none" w:sz="0" w:space="0" w:color="auto"/>
            <w:right w:val="none" w:sz="0" w:space="0" w:color="auto"/>
          </w:divBdr>
        </w:div>
        <w:div w:id="1389451889">
          <w:marLeft w:val="640"/>
          <w:marRight w:val="0"/>
          <w:marTop w:val="0"/>
          <w:marBottom w:val="0"/>
          <w:divBdr>
            <w:top w:val="none" w:sz="0" w:space="0" w:color="auto"/>
            <w:left w:val="none" w:sz="0" w:space="0" w:color="auto"/>
            <w:bottom w:val="none" w:sz="0" w:space="0" w:color="auto"/>
            <w:right w:val="none" w:sz="0" w:space="0" w:color="auto"/>
          </w:divBdr>
        </w:div>
        <w:div w:id="1447382565">
          <w:marLeft w:val="640"/>
          <w:marRight w:val="0"/>
          <w:marTop w:val="0"/>
          <w:marBottom w:val="0"/>
          <w:divBdr>
            <w:top w:val="none" w:sz="0" w:space="0" w:color="auto"/>
            <w:left w:val="none" w:sz="0" w:space="0" w:color="auto"/>
            <w:bottom w:val="none" w:sz="0" w:space="0" w:color="auto"/>
            <w:right w:val="none" w:sz="0" w:space="0" w:color="auto"/>
          </w:divBdr>
        </w:div>
        <w:div w:id="1005131889">
          <w:marLeft w:val="640"/>
          <w:marRight w:val="0"/>
          <w:marTop w:val="0"/>
          <w:marBottom w:val="0"/>
          <w:divBdr>
            <w:top w:val="none" w:sz="0" w:space="0" w:color="auto"/>
            <w:left w:val="none" w:sz="0" w:space="0" w:color="auto"/>
            <w:bottom w:val="none" w:sz="0" w:space="0" w:color="auto"/>
            <w:right w:val="none" w:sz="0" w:space="0" w:color="auto"/>
          </w:divBdr>
        </w:div>
        <w:div w:id="961765251">
          <w:marLeft w:val="640"/>
          <w:marRight w:val="0"/>
          <w:marTop w:val="0"/>
          <w:marBottom w:val="0"/>
          <w:divBdr>
            <w:top w:val="none" w:sz="0" w:space="0" w:color="auto"/>
            <w:left w:val="none" w:sz="0" w:space="0" w:color="auto"/>
            <w:bottom w:val="none" w:sz="0" w:space="0" w:color="auto"/>
            <w:right w:val="none" w:sz="0" w:space="0" w:color="auto"/>
          </w:divBdr>
        </w:div>
        <w:div w:id="1355303208">
          <w:marLeft w:val="640"/>
          <w:marRight w:val="0"/>
          <w:marTop w:val="0"/>
          <w:marBottom w:val="0"/>
          <w:divBdr>
            <w:top w:val="none" w:sz="0" w:space="0" w:color="auto"/>
            <w:left w:val="none" w:sz="0" w:space="0" w:color="auto"/>
            <w:bottom w:val="none" w:sz="0" w:space="0" w:color="auto"/>
            <w:right w:val="none" w:sz="0" w:space="0" w:color="auto"/>
          </w:divBdr>
        </w:div>
        <w:div w:id="681665588">
          <w:marLeft w:val="640"/>
          <w:marRight w:val="0"/>
          <w:marTop w:val="0"/>
          <w:marBottom w:val="0"/>
          <w:divBdr>
            <w:top w:val="none" w:sz="0" w:space="0" w:color="auto"/>
            <w:left w:val="none" w:sz="0" w:space="0" w:color="auto"/>
            <w:bottom w:val="none" w:sz="0" w:space="0" w:color="auto"/>
            <w:right w:val="none" w:sz="0" w:space="0" w:color="auto"/>
          </w:divBdr>
        </w:div>
        <w:div w:id="2039355507">
          <w:marLeft w:val="640"/>
          <w:marRight w:val="0"/>
          <w:marTop w:val="0"/>
          <w:marBottom w:val="0"/>
          <w:divBdr>
            <w:top w:val="none" w:sz="0" w:space="0" w:color="auto"/>
            <w:left w:val="none" w:sz="0" w:space="0" w:color="auto"/>
            <w:bottom w:val="none" w:sz="0" w:space="0" w:color="auto"/>
            <w:right w:val="none" w:sz="0" w:space="0" w:color="auto"/>
          </w:divBdr>
        </w:div>
        <w:div w:id="1930888917">
          <w:marLeft w:val="640"/>
          <w:marRight w:val="0"/>
          <w:marTop w:val="0"/>
          <w:marBottom w:val="0"/>
          <w:divBdr>
            <w:top w:val="none" w:sz="0" w:space="0" w:color="auto"/>
            <w:left w:val="none" w:sz="0" w:space="0" w:color="auto"/>
            <w:bottom w:val="none" w:sz="0" w:space="0" w:color="auto"/>
            <w:right w:val="none" w:sz="0" w:space="0" w:color="auto"/>
          </w:divBdr>
        </w:div>
        <w:div w:id="321467923">
          <w:marLeft w:val="640"/>
          <w:marRight w:val="0"/>
          <w:marTop w:val="0"/>
          <w:marBottom w:val="0"/>
          <w:divBdr>
            <w:top w:val="none" w:sz="0" w:space="0" w:color="auto"/>
            <w:left w:val="none" w:sz="0" w:space="0" w:color="auto"/>
            <w:bottom w:val="none" w:sz="0" w:space="0" w:color="auto"/>
            <w:right w:val="none" w:sz="0" w:space="0" w:color="auto"/>
          </w:divBdr>
        </w:div>
        <w:div w:id="286281294">
          <w:marLeft w:val="640"/>
          <w:marRight w:val="0"/>
          <w:marTop w:val="0"/>
          <w:marBottom w:val="0"/>
          <w:divBdr>
            <w:top w:val="none" w:sz="0" w:space="0" w:color="auto"/>
            <w:left w:val="none" w:sz="0" w:space="0" w:color="auto"/>
            <w:bottom w:val="none" w:sz="0" w:space="0" w:color="auto"/>
            <w:right w:val="none" w:sz="0" w:space="0" w:color="auto"/>
          </w:divBdr>
        </w:div>
        <w:div w:id="1931892739">
          <w:marLeft w:val="640"/>
          <w:marRight w:val="0"/>
          <w:marTop w:val="0"/>
          <w:marBottom w:val="0"/>
          <w:divBdr>
            <w:top w:val="none" w:sz="0" w:space="0" w:color="auto"/>
            <w:left w:val="none" w:sz="0" w:space="0" w:color="auto"/>
            <w:bottom w:val="none" w:sz="0" w:space="0" w:color="auto"/>
            <w:right w:val="none" w:sz="0" w:space="0" w:color="auto"/>
          </w:divBdr>
        </w:div>
        <w:div w:id="421999179">
          <w:marLeft w:val="640"/>
          <w:marRight w:val="0"/>
          <w:marTop w:val="0"/>
          <w:marBottom w:val="0"/>
          <w:divBdr>
            <w:top w:val="none" w:sz="0" w:space="0" w:color="auto"/>
            <w:left w:val="none" w:sz="0" w:space="0" w:color="auto"/>
            <w:bottom w:val="none" w:sz="0" w:space="0" w:color="auto"/>
            <w:right w:val="none" w:sz="0" w:space="0" w:color="auto"/>
          </w:divBdr>
        </w:div>
        <w:div w:id="1089160855">
          <w:marLeft w:val="640"/>
          <w:marRight w:val="0"/>
          <w:marTop w:val="0"/>
          <w:marBottom w:val="0"/>
          <w:divBdr>
            <w:top w:val="none" w:sz="0" w:space="0" w:color="auto"/>
            <w:left w:val="none" w:sz="0" w:space="0" w:color="auto"/>
            <w:bottom w:val="none" w:sz="0" w:space="0" w:color="auto"/>
            <w:right w:val="none" w:sz="0" w:space="0" w:color="auto"/>
          </w:divBdr>
        </w:div>
        <w:div w:id="1723364505">
          <w:marLeft w:val="640"/>
          <w:marRight w:val="0"/>
          <w:marTop w:val="0"/>
          <w:marBottom w:val="0"/>
          <w:divBdr>
            <w:top w:val="none" w:sz="0" w:space="0" w:color="auto"/>
            <w:left w:val="none" w:sz="0" w:space="0" w:color="auto"/>
            <w:bottom w:val="none" w:sz="0" w:space="0" w:color="auto"/>
            <w:right w:val="none" w:sz="0" w:space="0" w:color="auto"/>
          </w:divBdr>
        </w:div>
        <w:div w:id="1132558484">
          <w:marLeft w:val="640"/>
          <w:marRight w:val="0"/>
          <w:marTop w:val="0"/>
          <w:marBottom w:val="0"/>
          <w:divBdr>
            <w:top w:val="none" w:sz="0" w:space="0" w:color="auto"/>
            <w:left w:val="none" w:sz="0" w:space="0" w:color="auto"/>
            <w:bottom w:val="none" w:sz="0" w:space="0" w:color="auto"/>
            <w:right w:val="none" w:sz="0" w:space="0" w:color="auto"/>
          </w:divBdr>
        </w:div>
        <w:div w:id="1683431148">
          <w:marLeft w:val="640"/>
          <w:marRight w:val="0"/>
          <w:marTop w:val="0"/>
          <w:marBottom w:val="0"/>
          <w:divBdr>
            <w:top w:val="none" w:sz="0" w:space="0" w:color="auto"/>
            <w:left w:val="none" w:sz="0" w:space="0" w:color="auto"/>
            <w:bottom w:val="none" w:sz="0" w:space="0" w:color="auto"/>
            <w:right w:val="none" w:sz="0" w:space="0" w:color="auto"/>
          </w:divBdr>
        </w:div>
        <w:div w:id="106045907">
          <w:marLeft w:val="640"/>
          <w:marRight w:val="0"/>
          <w:marTop w:val="0"/>
          <w:marBottom w:val="0"/>
          <w:divBdr>
            <w:top w:val="none" w:sz="0" w:space="0" w:color="auto"/>
            <w:left w:val="none" w:sz="0" w:space="0" w:color="auto"/>
            <w:bottom w:val="none" w:sz="0" w:space="0" w:color="auto"/>
            <w:right w:val="none" w:sz="0" w:space="0" w:color="auto"/>
          </w:divBdr>
        </w:div>
        <w:div w:id="1534345129">
          <w:marLeft w:val="640"/>
          <w:marRight w:val="0"/>
          <w:marTop w:val="0"/>
          <w:marBottom w:val="0"/>
          <w:divBdr>
            <w:top w:val="none" w:sz="0" w:space="0" w:color="auto"/>
            <w:left w:val="none" w:sz="0" w:space="0" w:color="auto"/>
            <w:bottom w:val="none" w:sz="0" w:space="0" w:color="auto"/>
            <w:right w:val="none" w:sz="0" w:space="0" w:color="auto"/>
          </w:divBdr>
        </w:div>
        <w:div w:id="1894154159">
          <w:marLeft w:val="640"/>
          <w:marRight w:val="0"/>
          <w:marTop w:val="0"/>
          <w:marBottom w:val="0"/>
          <w:divBdr>
            <w:top w:val="none" w:sz="0" w:space="0" w:color="auto"/>
            <w:left w:val="none" w:sz="0" w:space="0" w:color="auto"/>
            <w:bottom w:val="none" w:sz="0" w:space="0" w:color="auto"/>
            <w:right w:val="none" w:sz="0" w:space="0" w:color="auto"/>
          </w:divBdr>
        </w:div>
        <w:div w:id="1489202704">
          <w:marLeft w:val="640"/>
          <w:marRight w:val="0"/>
          <w:marTop w:val="0"/>
          <w:marBottom w:val="0"/>
          <w:divBdr>
            <w:top w:val="none" w:sz="0" w:space="0" w:color="auto"/>
            <w:left w:val="none" w:sz="0" w:space="0" w:color="auto"/>
            <w:bottom w:val="none" w:sz="0" w:space="0" w:color="auto"/>
            <w:right w:val="none" w:sz="0" w:space="0" w:color="auto"/>
          </w:divBdr>
        </w:div>
        <w:div w:id="113596870">
          <w:marLeft w:val="640"/>
          <w:marRight w:val="0"/>
          <w:marTop w:val="0"/>
          <w:marBottom w:val="0"/>
          <w:divBdr>
            <w:top w:val="none" w:sz="0" w:space="0" w:color="auto"/>
            <w:left w:val="none" w:sz="0" w:space="0" w:color="auto"/>
            <w:bottom w:val="none" w:sz="0" w:space="0" w:color="auto"/>
            <w:right w:val="none" w:sz="0" w:space="0" w:color="auto"/>
          </w:divBdr>
        </w:div>
        <w:div w:id="640840454">
          <w:marLeft w:val="640"/>
          <w:marRight w:val="0"/>
          <w:marTop w:val="0"/>
          <w:marBottom w:val="0"/>
          <w:divBdr>
            <w:top w:val="none" w:sz="0" w:space="0" w:color="auto"/>
            <w:left w:val="none" w:sz="0" w:space="0" w:color="auto"/>
            <w:bottom w:val="none" w:sz="0" w:space="0" w:color="auto"/>
            <w:right w:val="none" w:sz="0" w:space="0" w:color="auto"/>
          </w:divBdr>
        </w:div>
        <w:div w:id="322660498">
          <w:marLeft w:val="640"/>
          <w:marRight w:val="0"/>
          <w:marTop w:val="0"/>
          <w:marBottom w:val="0"/>
          <w:divBdr>
            <w:top w:val="none" w:sz="0" w:space="0" w:color="auto"/>
            <w:left w:val="none" w:sz="0" w:space="0" w:color="auto"/>
            <w:bottom w:val="none" w:sz="0" w:space="0" w:color="auto"/>
            <w:right w:val="none" w:sz="0" w:space="0" w:color="auto"/>
          </w:divBdr>
        </w:div>
        <w:div w:id="1046176977">
          <w:marLeft w:val="640"/>
          <w:marRight w:val="0"/>
          <w:marTop w:val="0"/>
          <w:marBottom w:val="0"/>
          <w:divBdr>
            <w:top w:val="none" w:sz="0" w:space="0" w:color="auto"/>
            <w:left w:val="none" w:sz="0" w:space="0" w:color="auto"/>
            <w:bottom w:val="none" w:sz="0" w:space="0" w:color="auto"/>
            <w:right w:val="none" w:sz="0" w:space="0" w:color="auto"/>
          </w:divBdr>
        </w:div>
        <w:div w:id="1734886808">
          <w:marLeft w:val="640"/>
          <w:marRight w:val="0"/>
          <w:marTop w:val="0"/>
          <w:marBottom w:val="0"/>
          <w:divBdr>
            <w:top w:val="none" w:sz="0" w:space="0" w:color="auto"/>
            <w:left w:val="none" w:sz="0" w:space="0" w:color="auto"/>
            <w:bottom w:val="none" w:sz="0" w:space="0" w:color="auto"/>
            <w:right w:val="none" w:sz="0" w:space="0" w:color="auto"/>
          </w:divBdr>
        </w:div>
        <w:div w:id="753087321">
          <w:marLeft w:val="640"/>
          <w:marRight w:val="0"/>
          <w:marTop w:val="0"/>
          <w:marBottom w:val="0"/>
          <w:divBdr>
            <w:top w:val="none" w:sz="0" w:space="0" w:color="auto"/>
            <w:left w:val="none" w:sz="0" w:space="0" w:color="auto"/>
            <w:bottom w:val="none" w:sz="0" w:space="0" w:color="auto"/>
            <w:right w:val="none" w:sz="0" w:space="0" w:color="auto"/>
          </w:divBdr>
        </w:div>
        <w:div w:id="609237724">
          <w:marLeft w:val="640"/>
          <w:marRight w:val="0"/>
          <w:marTop w:val="0"/>
          <w:marBottom w:val="0"/>
          <w:divBdr>
            <w:top w:val="none" w:sz="0" w:space="0" w:color="auto"/>
            <w:left w:val="none" w:sz="0" w:space="0" w:color="auto"/>
            <w:bottom w:val="none" w:sz="0" w:space="0" w:color="auto"/>
            <w:right w:val="none" w:sz="0" w:space="0" w:color="auto"/>
          </w:divBdr>
        </w:div>
        <w:div w:id="330134992">
          <w:marLeft w:val="640"/>
          <w:marRight w:val="0"/>
          <w:marTop w:val="0"/>
          <w:marBottom w:val="0"/>
          <w:divBdr>
            <w:top w:val="none" w:sz="0" w:space="0" w:color="auto"/>
            <w:left w:val="none" w:sz="0" w:space="0" w:color="auto"/>
            <w:bottom w:val="none" w:sz="0" w:space="0" w:color="auto"/>
            <w:right w:val="none" w:sz="0" w:space="0" w:color="auto"/>
          </w:divBdr>
        </w:div>
        <w:div w:id="1646425381">
          <w:marLeft w:val="640"/>
          <w:marRight w:val="0"/>
          <w:marTop w:val="0"/>
          <w:marBottom w:val="0"/>
          <w:divBdr>
            <w:top w:val="none" w:sz="0" w:space="0" w:color="auto"/>
            <w:left w:val="none" w:sz="0" w:space="0" w:color="auto"/>
            <w:bottom w:val="none" w:sz="0" w:space="0" w:color="auto"/>
            <w:right w:val="none" w:sz="0" w:space="0" w:color="auto"/>
          </w:divBdr>
        </w:div>
      </w:divsChild>
    </w:div>
    <w:div w:id="1871260947">
      <w:bodyDiv w:val="1"/>
      <w:marLeft w:val="0"/>
      <w:marRight w:val="0"/>
      <w:marTop w:val="0"/>
      <w:marBottom w:val="0"/>
      <w:divBdr>
        <w:top w:val="none" w:sz="0" w:space="0" w:color="auto"/>
        <w:left w:val="none" w:sz="0" w:space="0" w:color="auto"/>
        <w:bottom w:val="none" w:sz="0" w:space="0" w:color="auto"/>
        <w:right w:val="none" w:sz="0" w:space="0" w:color="auto"/>
      </w:divBdr>
      <w:divsChild>
        <w:div w:id="1088885456">
          <w:marLeft w:val="640"/>
          <w:marRight w:val="0"/>
          <w:marTop w:val="0"/>
          <w:marBottom w:val="0"/>
          <w:divBdr>
            <w:top w:val="none" w:sz="0" w:space="0" w:color="auto"/>
            <w:left w:val="none" w:sz="0" w:space="0" w:color="auto"/>
            <w:bottom w:val="none" w:sz="0" w:space="0" w:color="auto"/>
            <w:right w:val="none" w:sz="0" w:space="0" w:color="auto"/>
          </w:divBdr>
        </w:div>
        <w:div w:id="700323590">
          <w:marLeft w:val="640"/>
          <w:marRight w:val="0"/>
          <w:marTop w:val="0"/>
          <w:marBottom w:val="0"/>
          <w:divBdr>
            <w:top w:val="none" w:sz="0" w:space="0" w:color="auto"/>
            <w:left w:val="none" w:sz="0" w:space="0" w:color="auto"/>
            <w:bottom w:val="none" w:sz="0" w:space="0" w:color="auto"/>
            <w:right w:val="none" w:sz="0" w:space="0" w:color="auto"/>
          </w:divBdr>
        </w:div>
        <w:div w:id="1932659555">
          <w:marLeft w:val="640"/>
          <w:marRight w:val="0"/>
          <w:marTop w:val="0"/>
          <w:marBottom w:val="0"/>
          <w:divBdr>
            <w:top w:val="none" w:sz="0" w:space="0" w:color="auto"/>
            <w:left w:val="none" w:sz="0" w:space="0" w:color="auto"/>
            <w:bottom w:val="none" w:sz="0" w:space="0" w:color="auto"/>
            <w:right w:val="none" w:sz="0" w:space="0" w:color="auto"/>
          </w:divBdr>
        </w:div>
        <w:div w:id="626741612">
          <w:marLeft w:val="640"/>
          <w:marRight w:val="0"/>
          <w:marTop w:val="0"/>
          <w:marBottom w:val="0"/>
          <w:divBdr>
            <w:top w:val="none" w:sz="0" w:space="0" w:color="auto"/>
            <w:left w:val="none" w:sz="0" w:space="0" w:color="auto"/>
            <w:bottom w:val="none" w:sz="0" w:space="0" w:color="auto"/>
            <w:right w:val="none" w:sz="0" w:space="0" w:color="auto"/>
          </w:divBdr>
        </w:div>
        <w:div w:id="2008164212">
          <w:marLeft w:val="640"/>
          <w:marRight w:val="0"/>
          <w:marTop w:val="0"/>
          <w:marBottom w:val="0"/>
          <w:divBdr>
            <w:top w:val="none" w:sz="0" w:space="0" w:color="auto"/>
            <w:left w:val="none" w:sz="0" w:space="0" w:color="auto"/>
            <w:bottom w:val="none" w:sz="0" w:space="0" w:color="auto"/>
            <w:right w:val="none" w:sz="0" w:space="0" w:color="auto"/>
          </w:divBdr>
        </w:div>
        <w:div w:id="1015619052">
          <w:marLeft w:val="640"/>
          <w:marRight w:val="0"/>
          <w:marTop w:val="0"/>
          <w:marBottom w:val="0"/>
          <w:divBdr>
            <w:top w:val="none" w:sz="0" w:space="0" w:color="auto"/>
            <w:left w:val="none" w:sz="0" w:space="0" w:color="auto"/>
            <w:bottom w:val="none" w:sz="0" w:space="0" w:color="auto"/>
            <w:right w:val="none" w:sz="0" w:space="0" w:color="auto"/>
          </w:divBdr>
        </w:div>
        <w:div w:id="809400491">
          <w:marLeft w:val="640"/>
          <w:marRight w:val="0"/>
          <w:marTop w:val="0"/>
          <w:marBottom w:val="0"/>
          <w:divBdr>
            <w:top w:val="none" w:sz="0" w:space="0" w:color="auto"/>
            <w:left w:val="none" w:sz="0" w:space="0" w:color="auto"/>
            <w:bottom w:val="none" w:sz="0" w:space="0" w:color="auto"/>
            <w:right w:val="none" w:sz="0" w:space="0" w:color="auto"/>
          </w:divBdr>
        </w:div>
        <w:div w:id="1883401486">
          <w:marLeft w:val="640"/>
          <w:marRight w:val="0"/>
          <w:marTop w:val="0"/>
          <w:marBottom w:val="0"/>
          <w:divBdr>
            <w:top w:val="none" w:sz="0" w:space="0" w:color="auto"/>
            <w:left w:val="none" w:sz="0" w:space="0" w:color="auto"/>
            <w:bottom w:val="none" w:sz="0" w:space="0" w:color="auto"/>
            <w:right w:val="none" w:sz="0" w:space="0" w:color="auto"/>
          </w:divBdr>
        </w:div>
        <w:div w:id="105201236">
          <w:marLeft w:val="640"/>
          <w:marRight w:val="0"/>
          <w:marTop w:val="0"/>
          <w:marBottom w:val="0"/>
          <w:divBdr>
            <w:top w:val="none" w:sz="0" w:space="0" w:color="auto"/>
            <w:left w:val="none" w:sz="0" w:space="0" w:color="auto"/>
            <w:bottom w:val="none" w:sz="0" w:space="0" w:color="auto"/>
            <w:right w:val="none" w:sz="0" w:space="0" w:color="auto"/>
          </w:divBdr>
        </w:div>
        <w:div w:id="1905555802">
          <w:marLeft w:val="640"/>
          <w:marRight w:val="0"/>
          <w:marTop w:val="0"/>
          <w:marBottom w:val="0"/>
          <w:divBdr>
            <w:top w:val="none" w:sz="0" w:space="0" w:color="auto"/>
            <w:left w:val="none" w:sz="0" w:space="0" w:color="auto"/>
            <w:bottom w:val="none" w:sz="0" w:space="0" w:color="auto"/>
            <w:right w:val="none" w:sz="0" w:space="0" w:color="auto"/>
          </w:divBdr>
        </w:div>
        <w:div w:id="810945966">
          <w:marLeft w:val="640"/>
          <w:marRight w:val="0"/>
          <w:marTop w:val="0"/>
          <w:marBottom w:val="0"/>
          <w:divBdr>
            <w:top w:val="none" w:sz="0" w:space="0" w:color="auto"/>
            <w:left w:val="none" w:sz="0" w:space="0" w:color="auto"/>
            <w:bottom w:val="none" w:sz="0" w:space="0" w:color="auto"/>
            <w:right w:val="none" w:sz="0" w:space="0" w:color="auto"/>
          </w:divBdr>
        </w:div>
        <w:div w:id="1765493543">
          <w:marLeft w:val="640"/>
          <w:marRight w:val="0"/>
          <w:marTop w:val="0"/>
          <w:marBottom w:val="0"/>
          <w:divBdr>
            <w:top w:val="none" w:sz="0" w:space="0" w:color="auto"/>
            <w:left w:val="none" w:sz="0" w:space="0" w:color="auto"/>
            <w:bottom w:val="none" w:sz="0" w:space="0" w:color="auto"/>
            <w:right w:val="none" w:sz="0" w:space="0" w:color="auto"/>
          </w:divBdr>
        </w:div>
        <w:div w:id="217060243">
          <w:marLeft w:val="640"/>
          <w:marRight w:val="0"/>
          <w:marTop w:val="0"/>
          <w:marBottom w:val="0"/>
          <w:divBdr>
            <w:top w:val="none" w:sz="0" w:space="0" w:color="auto"/>
            <w:left w:val="none" w:sz="0" w:space="0" w:color="auto"/>
            <w:bottom w:val="none" w:sz="0" w:space="0" w:color="auto"/>
            <w:right w:val="none" w:sz="0" w:space="0" w:color="auto"/>
          </w:divBdr>
        </w:div>
        <w:div w:id="670374622">
          <w:marLeft w:val="640"/>
          <w:marRight w:val="0"/>
          <w:marTop w:val="0"/>
          <w:marBottom w:val="0"/>
          <w:divBdr>
            <w:top w:val="none" w:sz="0" w:space="0" w:color="auto"/>
            <w:left w:val="none" w:sz="0" w:space="0" w:color="auto"/>
            <w:bottom w:val="none" w:sz="0" w:space="0" w:color="auto"/>
            <w:right w:val="none" w:sz="0" w:space="0" w:color="auto"/>
          </w:divBdr>
        </w:div>
        <w:div w:id="2068675100">
          <w:marLeft w:val="640"/>
          <w:marRight w:val="0"/>
          <w:marTop w:val="0"/>
          <w:marBottom w:val="0"/>
          <w:divBdr>
            <w:top w:val="none" w:sz="0" w:space="0" w:color="auto"/>
            <w:left w:val="none" w:sz="0" w:space="0" w:color="auto"/>
            <w:bottom w:val="none" w:sz="0" w:space="0" w:color="auto"/>
            <w:right w:val="none" w:sz="0" w:space="0" w:color="auto"/>
          </w:divBdr>
        </w:div>
        <w:div w:id="1547521150">
          <w:marLeft w:val="640"/>
          <w:marRight w:val="0"/>
          <w:marTop w:val="0"/>
          <w:marBottom w:val="0"/>
          <w:divBdr>
            <w:top w:val="none" w:sz="0" w:space="0" w:color="auto"/>
            <w:left w:val="none" w:sz="0" w:space="0" w:color="auto"/>
            <w:bottom w:val="none" w:sz="0" w:space="0" w:color="auto"/>
            <w:right w:val="none" w:sz="0" w:space="0" w:color="auto"/>
          </w:divBdr>
        </w:div>
        <w:div w:id="1495297008">
          <w:marLeft w:val="640"/>
          <w:marRight w:val="0"/>
          <w:marTop w:val="0"/>
          <w:marBottom w:val="0"/>
          <w:divBdr>
            <w:top w:val="none" w:sz="0" w:space="0" w:color="auto"/>
            <w:left w:val="none" w:sz="0" w:space="0" w:color="auto"/>
            <w:bottom w:val="none" w:sz="0" w:space="0" w:color="auto"/>
            <w:right w:val="none" w:sz="0" w:space="0" w:color="auto"/>
          </w:divBdr>
        </w:div>
        <w:div w:id="1957789046">
          <w:marLeft w:val="640"/>
          <w:marRight w:val="0"/>
          <w:marTop w:val="0"/>
          <w:marBottom w:val="0"/>
          <w:divBdr>
            <w:top w:val="none" w:sz="0" w:space="0" w:color="auto"/>
            <w:left w:val="none" w:sz="0" w:space="0" w:color="auto"/>
            <w:bottom w:val="none" w:sz="0" w:space="0" w:color="auto"/>
            <w:right w:val="none" w:sz="0" w:space="0" w:color="auto"/>
          </w:divBdr>
        </w:div>
        <w:div w:id="127087188">
          <w:marLeft w:val="640"/>
          <w:marRight w:val="0"/>
          <w:marTop w:val="0"/>
          <w:marBottom w:val="0"/>
          <w:divBdr>
            <w:top w:val="none" w:sz="0" w:space="0" w:color="auto"/>
            <w:left w:val="none" w:sz="0" w:space="0" w:color="auto"/>
            <w:bottom w:val="none" w:sz="0" w:space="0" w:color="auto"/>
            <w:right w:val="none" w:sz="0" w:space="0" w:color="auto"/>
          </w:divBdr>
        </w:div>
        <w:div w:id="2136681432">
          <w:marLeft w:val="640"/>
          <w:marRight w:val="0"/>
          <w:marTop w:val="0"/>
          <w:marBottom w:val="0"/>
          <w:divBdr>
            <w:top w:val="none" w:sz="0" w:space="0" w:color="auto"/>
            <w:left w:val="none" w:sz="0" w:space="0" w:color="auto"/>
            <w:bottom w:val="none" w:sz="0" w:space="0" w:color="auto"/>
            <w:right w:val="none" w:sz="0" w:space="0" w:color="auto"/>
          </w:divBdr>
        </w:div>
        <w:div w:id="1348481231">
          <w:marLeft w:val="640"/>
          <w:marRight w:val="0"/>
          <w:marTop w:val="0"/>
          <w:marBottom w:val="0"/>
          <w:divBdr>
            <w:top w:val="none" w:sz="0" w:space="0" w:color="auto"/>
            <w:left w:val="none" w:sz="0" w:space="0" w:color="auto"/>
            <w:bottom w:val="none" w:sz="0" w:space="0" w:color="auto"/>
            <w:right w:val="none" w:sz="0" w:space="0" w:color="auto"/>
          </w:divBdr>
        </w:div>
        <w:div w:id="1395817195">
          <w:marLeft w:val="640"/>
          <w:marRight w:val="0"/>
          <w:marTop w:val="0"/>
          <w:marBottom w:val="0"/>
          <w:divBdr>
            <w:top w:val="none" w:sz="0" w:space="0" w:color="auto"/>
            <w:left w:val="none" w:sz="0" w:space="0" w:color="auto"/>
            <w:bottom w:val="none" w:sz="0" w:space="0" w:color="auto"/>
            <w:right w:val="none" w:sz="0" w:space="0" w:color="auto"/>
          </w:divBdr>
        </w:div>
        <w:div w:id="1962421003">
          <w:marLeft w:val="640"/>
          <w:marRight w:val="0"/>
          <w:marTop w:val="0"/>
          <w:marBottom w:val="0"/>
          <w:divBdr>
            <w:top w:val="none" w:sz="0" w:space="0" w:color="auto"/>
            <w:left w:val="none" w:sz="0" w:space="0" w:color="auto"/>
            <w:bottom w:val="none" w:sz="0" w:space="0" w:color="auto"/>
            <w:right w:val="none" w:sz="0" w:space="0" w:color="auto"/>
          </w:divBdr>
        </w:div>
        <w:div w:id="1716156539">
          <w:marLeft w:val="640"/>
          <w:marRight w:val="0"/>
          <w:marTop w:val="0"/>
          <w:marBottom w:val="0"/>
          <w:divBdr>
            <w:top w:val="none" w:sz="0" w:space="0" w:color="auto"/>
            <w:left w:val="none" w:sz="0" w:space="0" w:color="auto"/>
            <w:bottom w:val="none" w:sz="0" w:space="0" w:color="auto"/>
            <w:right w:val="none" w:sz="0" w:space="0" w:color="auto"/>
          </w:divBdr>
        </w:div>
        <w:div w:id="753355001">
          <w:marLeft w:val="640"/>
          <w:marRight w:val="0"/>
          <w:marTop w:val="0"/>
          <w:marBottom w:val="0"/>
          <w:divBdr>
            <w:top w:val="none" w:sz="0" w:space="0" w:color="auto"/>
            <w:left w:val="none" w:sz="0" w:space="0" w:color="auto"/>
            <w:bottom w:val="none" w:sz="0" w:space="0" w:color="auto"/>
            <w:right w:val="none" w:sz="0" w:space="0" w:color="auto"/>
          </w:divBdr>
        </w:div>
        <w:div w:id="885917085">
          <w:marLeft w:val="640"/>
          <w:marRight w:val="0"/>
          <w:marTop w:val="0"/>
          <w:marBottom w:val="0"/>
          <w:divBdr>
            <w:top w:val="none" w:sz="0" w:space="0" w:color="auto"/>
            <w:left w:val="none" w:sz="0" w:space="0" w:color="auto"/>
            <w:bottom w:val="none" w:sz="0" w:space="0" w:color="auto"/>
            <w:right w:val="none" w:sz="0" w:space="0" w:color="auto"/>
          </w:divBdr>
        </w:div>
        <w:div w:id="1216967210">
          <w:marLeft w:val="640"/>
          <w:marRight w:val="0"/>
          <w:marTop w:val="0"/>
          <w:marBottom w:val="0"/>
          <w:divBdr>
            <w:top w:val="none" w:sz="0" w:space="0" w:color="auto"/>
            <w:left w:val="none" w:sz="0" w:space="0" w:color="auto"/>
            <w:bottom w:val="none" w:sz="0" w:space="0" w:color="auto"/>
            <w:right w:val="none" w:sz="0" w:space="0" w:color="auto"/>
          </w:divBdr>
        </w:div>
        <w:div w:id="1584535262">
          <w:marLeft w:val="640"/>
          <w:marRight w:val="0"/>
          <w:marTop w:val="0"/>
          <w:marBottom w:val="0"/>
          <w:divBdr>
            <w:top w:val="none" w:sz="0" w:space="0" w:color="auto"/>
            <w:left w:val="none" w:sz="0" w:space="0" w:color="auto"/>
            <w:bottom w:val="none" w:sz="0" w:space="0" w:color="auto"/>
            <w:right w:val="none" w:sz="0" w:space="0" w:color="auto"/>
          </w:divBdr>
        </w:div>
        <w:div w:id="308941796">
          <w:marLeft w:val="640"/>
          <w:marRight w:val="0"/>
          <w:marTop w:val="0"/>
          <w:marBottom w:val="0"/>
          <w:divBdr>
            <w:top w:val="none" w:sz="0" w:space="0" w:color="auto"/>
            <w:left w:val="none" w:sz="0" w:space="0" w:color="auto"/>
            <w:bottom w:val="none" w:sz="0" w:space="0" w:color="auto"/>
            <w:right w:val="none" w:sz="0" w:space="0" w:color="auto"/>
          </w:divBdr>
        </w:div>
        <w:div w:id="957839656">
          <w:marLeft w:val="640"/>
          <w:marRight w:val="0"/>
          <w:marTop w:val="0"/>
          <w:marBottom w:val="0"/>
          <w:divBdr>
            <w:top w:val="none" w:sz="0" w:space="0" w:color="auto"/>
            <w:left w:val="none" w:sz="0" w:space="0" w:color="auto"/>
            <w:bottom w:val="none" w:sz="0" w:space="0" w:color="auto"/>
            <w:right w:val="none" w:sz="0" w:space="0" w:color="auto"/>
          </w:divBdr>
        </w:div>
        <w:div w:id="1729574672">
          <w:marLeft w:val="640"/>
          <w:marRight w:val="0"/>
          <w:marTop w:val="0"/>
          <w:marBottom w:val="0"/>
          <w:divBdr>
            <w:top w:val="none" w:sz="0" w:space="0" w:color="auto"/>
            <w:left w:val="none" w:sz="0" w:space="0" w:color="auto"/>
            <w:bottom w:val="none" w:sz="0" w:space="0" w:color="auto"/>
            <w:right w:val="none" w:sz="0" w:space="0" w:color="auto"/>
          </w:divBdr>
        </w:div>
        <w:div w:id="1730807171">
          <w:marLeft w:val="640"/>
          <w:marRight w:val="0"/>
          <w:marTop w:val="0"/>
          <w:marBottom w:val="0"/>
          <w:divBdr>
            <w:top w:val="none" w:sz="0" w:space="0" w:color="auto"/>
            <w:left w:val="none" w:sz="0" w:space="0" w:color="auto"/>
            <w:bottom w:val="none" w:sz="0" w:space="0" w:color="auto"/>
            <w:right w:val="none" w:sz="0" w:space="0" w:color="auto"/>
          </w:divBdr>
        </w:div>
        <w:div w:id="1663001807">
          <w:marLeft w:val="640"/>
          <w:marRight w:val="0"/>
          <w:marTop w:val="0"/>
          <w:marBottom w:val="0"/>
          <w:divBdr>
            <w:top w:val="none" w:sz="0" w:space="0" w:color="auto"/>
            <w:left w:val="none" w:sz="0" w:space="0" w:color="auto"/>
            <w:bottom w:val="none" w:sz="0" w:space="0" w:color="auto"/>
            <w:right w:val="none" w:sz="0" w:space="0" w:color="auto"/>
          </w:divBdr>
        </w:div>
        <w:div w:id="380062082">
          <w:marLeft w:val="640"/>
          <w:marRight w:val="0"/>
          <w:marTop w:val="0"/>
          <w:marBottom w:val="0"/>
          <w:divBdr>
            <w:top w:val="none" w:sz="0" w:space="0" w:color="auto"/>
            <w:left w:val="none" w:sz="0" w:space="0" w:color="auto"/>
            <w:bottom w:val="none" w:sz="0" w:space="0" w:color="auto"/>
            <w:right w:val="none" w:sz="0" w:space="0" w:color="auto"/>
          </w:divBdr>
        </w:div>
        <w:div w:id="1405058606">
          <w:marLeft w:val="640"/>
          <w:marRight w:val="0"/>
          <w:marTop w:val="0"/>
          <w:marBottom w:val="0"/>
          <w:divBdr>
            <w:top w:val="none" w:sz="0" w:space="0" w:color="auto"/>
            <w:left w:val="none" w:sz="0" w:space="0" w:color="auto"/>
            <w:bottom w:val="none" w:sz="0" w:space="0" w:color="auto"/>
            <w:right w:val="none" w:sz="0" w:space="0" w:color="auto"/>
          </w:divBdr>
        </w:div>
        <w:div w:id="2126150365">
          <w:marLeft w:val="640"/>
          <w:marRight w:val="0"/>
          <w:marTop w:val="0"/>
          <w:marBottom w:val="0"/>
          <w:divBdr>
            <w:top w:val="none" w:sz="0" w:space="0" w:color="auto"/>
            <w:left w:val="none" w:sz="0" w:space="0" w:color="auto"/>
            <w:bottom w:val="none" w:sz="0" w:space="0" w:color="auto"/>
            <w:right w:val="none" w:sz="0" w:space="0" w:color="auto"/>
          </w:divBdr>
        </w:div>
        <w:div w:id="1956059935">
          <w:marLeft w:val="640"/>
          <w:marRight w:val="0"/>
          <w:marTop w:val="0"/>
          <w:marBottom w:val="0"/>
          <w:divBdr>
            <w:top w:val="none" w:sz="0" w:space="0" w:color="auto"/>
            <w:left w:val="none" w:sz="0" w:space="0" w:color="auto"/>
            <w:bottom w:val="none" w:sz="0" w:space="0" w:color="auto"/>
            <w:right w:val="none" w:sz="0" w:space="0" w:color="auto"/>
          </w:divBdr>
        </w:div>
        <w:div w:id="1018510254">
          <w:marLeft w:val="640"/>
          <w:marRight w:val="0"/>
          <w:marTop w:val="0"/>
          <w:marBottom w:val="0"/>
          <w:divBdr>
            <w:top w:val="none" w:sz="0" w:space="0" w:color="auto"/>
            <w:left w:val="none" w:sz="0" w:space="0" w:color="auto"/>
            <w:bottom w:val="none" w:sz="0" w:space="0" w:color="auto"/>
            <w:right w:val="none" w:sz="0" w:space="0" w:color="auto"/>
          </w:divBdr>
        </w:div>
        <w:div w:id="829370182">
          <w:marLeft w:val="640"/>
          <w:marRight w:val="0"/>
          <w:marTop w:val="0"/>
          <w:marBottom w:val="0"/>
          <w:divBdr>
            <w:top w:val="none" w:sz="0" w:space="0" w:color="auto"/>
            <w:left w:val="none" w:sz="0" w:space="0" w:color="auto"/>
            <w:bottom w:val="none" w:sz="0" w:space="0" w:color="auto"/>
            <w:right w:val="none" w:sz="0" w:space="0" w:color="auto"/>
          </w:divBdr>
        </w:div>
      </w:divsChild>
    </w:div>
    <w:div w:id="1879313650">
      <w:bodyDiv w:val="1"/>
      <w:marLeft w:val="0"/>
      <w:marRight w:val="0"/>
      <w:marTop w:val="0"/>
      <w:marBottom w:val="0"/>
      <w:divBdr>
        <w:top w:val="none" w:sz="0" w:space="0" w:color="auto"/>
        <w:left w:val="none" w:sz="0" w:space="0" w:color="auto"/>
        <w:bottom w:val="none" w:sz="0" w:space="0" w:color="auto"/>
        <w:right w:val="none" w:sz="0" w:space="0" w:color="auto"/>
      </w:divBdr>
      <w:divsChild>
        <w:div w:id="743376266">
          <w:marLeft w:val="640"/>
          <w:marRight w:val="0"/>
          <w:marTop w:val="0"/>
          <w:marBottom w:val="0"/>
          <w:divBdr>
            <w:top w:val="none" w:sz="0" w:space="0" w:color="auto"/>
            <w:left w:val="none" w:sz="0" w:space="0" w:color="auto"/>
            <w:bottom w:val="none" w:sz="0" w:space="0" w:color="auto"/>
            <w:right w:val="none" w:sz="0" w:space="0" w:color="auto"/>
          </w:divBdr>
        </w:div>
        <w:div w:id="1076972188">
          <w:marLeft w:val="640"/>
          <w:marRight w:val="0"/>
          <w:marTop w:val="0"/>
          <w:marBottom w:val="0"/>
          <w:divBdr>
            <w:top w:val="none" w:sz="0" w:space="0" w:color="auto"/>
            <w:left w:val="none" w:sz="0" w:space="0" w:color="auto"/>
            <w:bottom w:val="none" w:sz="0" w:space="0" w:color="auto"/>
            <w:right w:val="none" w:sz="0" w:space="0" w:color="auto"/>
          </w:divBdr>
        </w:div>
        <w:div w:id="1547251797">
          <w:marLeft w:val="640"/>
          <w:marRight w:val="0"/>
          <w:marTop w:val="0"/>
          <w:marBottom w:val="0"/>
          <w:divBdr>
            <w:top w:val="none" w:sz="0" w:space="0" w:color="auto"/>
            <w:left w:val="none" w:sz="0" w:space="0" w:color="auto"/>
            <w:bottom w:val="none" w:sz="0" w:space="0" w:color="auto"/>
            <w:right w:val="none" w:sz="0" w:space="0" w:color="auto"/>
          </w:divBdr>
        </w:div>
        <w:div w:id="129400661">
          <w:marLeft w:val="640"/>
          <w:marRight w:val="0"/>
          <w:marTop w:val="0"/>
          <w:marBottom w:val="0"/>
          <w:divBdr>
            <w:top w:val="none" w:sz="0" w:space="0" w:color="auto"/>
            <w:left w:val="none" w:sz="0" w:space="0" w:color="auto"/>
            <w:bottom w:val="none" w:sz="0" w:space="0" w:color="auto"/>
            <w:right w:val="none" w:sz="0" w:space="0" w:color="auto"/>
          </w:divBdr>
        </w:div>
        <w:div w:id="489833412">
          <w:marLeft w:val="640"/>
          <w:marRight w:val="0"/>
          <w:marTop w:val="0"/>
          <w:marBottom w:val="0"/>
          <w:divBdr>
            <w:top w:val="none" w:sz="0" w:space="0" w:color="auto"/>
            <w:left w:val="none" w:sz="0" w:space="0" w:color="auto"/>
            <w:bottom w:val="none" w:sz="0" w:space="0" w:color="auto"/>
            <w:right w:val="none" w:sz="0" w:space="0" w:color="auto"/>
          </w:divBdr>
        </w:div>
        <w:div w:id="1576814410">
          <w:marLeft w:val="640"/>
          <w:marRight w:val="0"/>
          <w:marTop w:val="0"/>
          <w:marBottom w:val="0"/>
          <w:divBdr>
            <w:top w:val="none" w:sz="0" w:space="0" w:color="auto"/>
            <w:left w:val="none" w:sz="0" w:space="0" w:color="auto"/>
            <w:bottom w:val="none" w:sz="0" w:space="0" w:color="auto"/>
            <w:right w:val="none" w:sz="0" w:space="0" w:color="auto"/>
          </w:divBdr>
        </w:div>
        <w:div w:id="370110882">
          <w:marLeft w:val="640"/>
          <w:marRight w:val="0"/>
          <w:marTop w:val="0"/>
          <w:marBottom w:val="0"/>
          <w:divBdr>
            <w:top w:val="none" w:sz="0" w:space="0" w:color="auto"/>
            <w:left w:val="none" w:sz="0" w:space="0" w:color="auto"/>
            <w:bottom w:val="none" w:sz="0" w:space="0" w:color="auto"/>
            <w:right w:val="none" w:sz="0" w:space="0" w:color="auto"/>
          </w:divBdr>
        </w:div>
        <w:div w:id="684208247">
          <w:marLeft w:val="640"/>
          <w:marRight w:val="0"/>
          <w:marTop w:val="0"/>
          <w:marBottom w:val="0"/>
          <w:divBdr>
            <w:top w:val="none" w:sz="0" w:space="0" w:color="auto"/>
            <w:left w:val="none" w:sz="0" w:space="0" w:color="auto"/>
            <w:bottom w:val="none" w:sz="0" w:space="0" w:color="auto"/>
            <w:right w:val="none" w:sz="0" w:space="0" w:color="auto"/>
          </w:divBdr>
        </w:div>
        <w:div w:id="517742986">
          <w:marLeft w:val="640"/>
          <w:marRight w:val="0"/>
          <w:marTop w:val="0"/>
          <w:marBottom w:val="0"/>
          <w:divBdr>
            <w:top w:val="none" w:sz="0" w:space="0" w:color="auto"/>
            <w:left w:val="none" w:sz="0" w:space="0" w:color="auto"/>
            <w:bottom w:val="none" w:sz="0" w:space="0" w:color="auto"/>
            <w:right w:val="none" w:sz="0" w:space="0" w:color="auto"/>
          </w:divBdr>
        </w:div>
        <w:div w:id="1489862543">
          <w:marLeft w:val="640"/>
          <w:marRight w:val="0"/>
          <w:marTop w:val="0"/>
          <w:marBottom w:val="0"/>
          <w:divBdr>
            <w:top w:val="none" w:sz="0" w:space="0" w:color="auto"/>
            <w:left w:val="none" w:sz="0" w:space="0" w:color="auto"/>
            <w:bottom w:val="none" w:sz="0" w:space="0" w:color="auto"/>
            <w:right w:val="none" w:sz="0" w:space="0" w:color="auto"/>
          </w:divBdr>
        </w:div>
        <w:div w:id="1432092749">
          <w:marLeft w:val="640"/>
          <w:marRight w:val="0"/>
          <w:marTop w:val="0"/>
          <w:marBottom w:val="0"/>
          <w:divBdr>
            <w:top w:val="none" w:sz="0" w:space="0" w:color="auto"/>
            <w:left w:val="none" w:sz="0" w:space="0" w:color="auto"/>
            <w:bottom w:val="none" w:sz="0" w:space="0" w:color="auto"/>
            <w:right w:val="none" w:sz="0" w:space="0" w:color="auto"/>
          </w:divBdr>
        </w:div>
        <w:div w:id="1651909536">
          <w:marLeft w:val="640"/>
          <w:marRight w:val="0"/>
          <w:marTop w:val="0"/>
          <w:marBottom w:val="0"/>
          <w:divBdr>
            <w:top w:val="none" w:sz="0" w:space="0" w:color="auto"/>
            <w:left w:val="none" w:sz="0" w:space="0" w:color="auto"/>
            <w:bottom w:val="none" w:sz="0" w:space="0" w:color="auto"/>
            <w:right w:val="none" w:sz="0" w:space="0" w:color="auto"/>
          </w:divBdr>
        </w:div>
        <w:div w:id="307169170">
          <w:marLeft w:val="640"/>
          <w:marRight w:val="0"/>
          <w:marTop w:val="0"/>
          <w:marBottom w:val="0"/>
          <w:divBdr>
            <w:top w:val="none" w:sz="0" w:space="0" w:color="auto"/>
            <w:left w:val="none" w:sz="0" w:space="0" w:color="auto"/>
            <w:bottom w:val="none" w:sz="0" w:space="0" w:color="auto"/>
            <w:right w:val="none" w:sz="0" w:space="0" w:color="auto"/>
          </w:divBdr>
        </w:div>
        <w:div w:id="670567599">
          <w:marLeft w:val="640"/>
          <w:marRight w:val="0"/>
          <w:marTop w:val="0"/>
          <w:marBottom w:val="0"/>
          <w:divBdr>
            <w:top w:val="none" w:sz="0" w:space="0" w:color="auto"/>
            <w:left w:val="none" w:sz="0" w:space="0" w:color="auto"/>
            <w:bottom w:val="none" w:sz="0" w:space="0" w:color="auto"/>
            <w:right w:val="none" w:sz="0" w:space="0" w:color="auto"/>
          </w:divBdr>
        </w:div>
        <w:div w:id="2117285965">
          <w:marLeft w:val="640"/>
          <w:marRight w:val="0"/>
          <w:marTop w:val="0"/>
          <w:marBottom w:val="0"/>
          <w:divBdr>
            <w:top w:val="none" w:sz="0" w:space="0" w:color="auto"/>
            <w:left w:val="none" w:sz="0" w:space="0" w:color="auto"/>
            <w:bottom w:val="none" w:sz="0" w:space="0" w:color="auto"/>
            <w:right w:val="none" w:sz="0" w:space="0" w:color="auto"/>
          </w:divBdr>
        </w:div>
        <w:div w:id="399408550">
          <w:marLeft w:val="640"/>
          <w:marRight w:val="0"/>
          <w:marTop w:val="0"/>
          <w:marBottom w:val="0"/>
          <w:divBdr>
            <w:top w:val="none" w:sz="0" w:space="0" w:color="auto"/>
            <w:left w:val="none" w:sz="0" w:space="0" w:color="auto"/>
            <w:bottom w:val="none" w:sz="0" w:space="0" w:color="auto"/>
            <w:right w:val="none" w:sz="0" w:space="0" w:color="auto"/>
          </w:divBdr>
        </w:div>
        <w:div w:id="1458060583">
          <w:marLeft w:val="640"/>
          <w:marRight w:val="0"/>
          <w:marTop w:val="0"/>
          <w:marBottom w:val="0"/>
          <w:divBdr>
            <w:top w:val="none" w:sz="0" w:space="0" w:color="auto"/>
            <w:left w:val="none" w:sz="0" w:space="0" w:color="auto"/>
            <w:bottom w:val="none" w:sz="0" w:space="0" w:color="auto"/>
            <w:right w:val="none" w:sz="0" w:space="0" w:color="auto"/>
          </w:divBdr>
        </w:div>
        <w:div w:id="1168256087">
          <w:marLeft w:val="640"/>
          <w:marRight w:val="0"/>
          <w:marTop w:val="0"/>
          <w:marBottom w:val="0"/>
          <w:divBdr>
            <w:top w:val="none" w:sz="0" w:space="0" w:color="auto"/>
            <w:left w:val="none" w:sz="0" w:space="0" w:color="auto"/>
            <w:bottom w:val="none" w:sz="0" w:space="0" w:color="auto"/>
            <w:right w:val="none" w:sz="0" w:space="0" w:color="auto"/>
          </w:divBdr>
        </w:div>
        <w:div w:id="1783183256">
          <w:marLeft w:val="640"/>
          <w:marRight w:val="0"/>
          <w:marTop w:val="0"/>
          <w:marBottom w:val="0"/>
          <w:divBdr>
            <w:top w:val="none" w:sz="0" w:space="0" w:color="auto"/>
            <w:left w:val="none" w:sz="0" w:space="0" w:color="auto"/>
            <w:bottom w:val="none" w:sz="0" w:space="0" w:color="auto"/>
            <w:right w:val="none" w:sz="0" w:space="0" w:color="auto"/>
          </w:divBdr>
        </w:div>
        <w:div w:id="173614606">
          <w:marLeft w:val="640"/>
          <w:marRight w:val="0"/>
          <w:marTop w:val="0"/>
          <w:marBottom w:val="0"/>
          <w:divBdr>
            <w:top w:val="none" w:sz="0" w:space="0" w:color="auto"/>
            <w:left w:val="none" w:sz="0" w:space="0" w:color="auto"/>
            <w:bottom w:val="none" w:sz="0" w:space="0" w:color="auto"/>
            <w:right w:val="none" w:sz="0" w:space="0" w:color="auto"/>
          </w:divBdr>
        </w:div>
        <w:div w:id="1225529722">
          <w:marLeft w:val="640"/>
          <w:marRight w:val="0"/>
          <w:marTop w:val="0"/>
          <w:marBottom w:val="0"/>
          <w:divBdr>
            <w:top w:val="none" w:sz="0" w:space="0" w:color="auto"/>
            <w:left w:val="none" w:sz="0" w:space="0" w:color="auto"/>
            <w:bottom w:val="none" w:sz="0" w:space="0" w:color="auto"/>
            <w:right w:val="none" w:sz="0" w:space="0" w:color="auto"/>
          </w:divBdr>
        </w:div>
        <w:div w:id="1815173034">
          <w:marLeft w:val="640"/>
          <w:marRight w:val="0"/>
          <w:marTop w:val="0"/>
          <w:marBottom w:val="0"/>
          <w:divBdr>
            <w:top w:val="none" w:sz="0" w:space="0" w:color="auto"/>
            <w:left w:val="none" w:sz="0" w:space="0" w:color="auto"/>
            <w:bottom w:val="none" w:sz="0" w:space="0" w:color="auto"/>
            <w:right w:val="none" w:sz="0" w:space="0" w:color="auto"/>
          </w:divBdr>
        </w:div>
        <w:div w:id="1680231329">
          <w:marLeft w:val="640"/>
          <w:marRight w:val="0"/>
          <w:marTop w:val="0"/>
          <w:marBottom w:val="0"/>
          <w:divBdr>
            <w:top w:val="none" w:sz="0" w:space="0" w:color="auto"/>
            <w:left w:val="none" w:sz="0" w:space="0" w:color="auto"/>
            <w:bottom w:val="none" w:sz="0" w:space="0" w:color="auto"/>
            <w:right w:val="none" w:sz="0" w:space="0" w:color="auto"/>
          </w:divBdr>
        </w:div>
        <w:div w:id="1995332567">
          <w:marLeft w:val="640"/>
          <w:marRight w:val="0"/>
          <w:marTop w:val="0"/>
          <w:marBottom w:val="0"/>
          <w:divBdr>
            <w:top w:val="none" w:sz="0" w:space="0" w:color="auto"/>
            <w:left w:val="none" w:sz="0" w:space="0" w:color="auto"/>
            <w:bottom w:val="none" w:sz="0" w:space="0" w:color="auto"/>
            <w:right w:val="none" w:sz="0" w:space="0" w:color="auto"/>
          </w:divBdr>
        </w:div>
        <w:div w:id="117264524">
          <w:marLeft w:val="640"/>
          <w:marRight w:val="0"/>
          <w:marTop w:val="0"/>
          <w:marBottom w:val="0"/>
          <w:divBdr>
            <w:top w:val="none" w:sz="0" w:space="0" w:color="auto"/>
            <w:left w:val="none" w:sz="0" w:space="0" w:color="auto"/>
            <w:bottom w:val="none" w:sz="0" w:space="0" w:color="auto"/>
            <w:right w:val="none" w:sz="0" w:space="0" w:color="auto"/>
          </w:divBdr>
        </w:div>
        <w:div w:id="677197995">
          <w:marLeft w:val="640"/>
          <w:marRight w:val="0"/>
          <w:marTop w:val="0"/>
          <w:marBottom w:val="0"/>
          <w:divBdr>
            <w:top w:val="none" w:sz="0" w:space="0" w:color="auto"/>
            <w:left w:val="none" w:sz="0" w:space="0" w:color="auto"/>
            <w:bottom w:val="none" w:sz="0" w:space="0" w:color="auto"/>
            <w:right w:val="none" w:sz="0" w:space="0" w:color="auto"/>
          </w:divBdr>
        </w:div>
        <w:div w:id="1743600720">
          <w:marLeft w:val="640"/>
          <w:marRight w:val="0"/>
          <w:marTop w:val="0"/>
          <w:marBottom w:val="0"/>
          <w:divBdr>
            <w:top w:val="none" w:sz="0" w:space="0" w:color="auto"/>
            <w:left w:val="none" w:sz="0" w:space="0" w:color="auto"/>
            <w:bottom w:val="none" w:sz="0" w:space="0" w:color="auto"/>
            <w:right w:val="none" w:sz="0" w:space="0" w:color="auto"/>
          </w:divBdr>
        </w:div>
        <w:div w:id="1117017925">
          <w:marLeft w:val="640"/>
          <w:marRight w:val="0"/>
          <w:marTop w:val="0"/>
          <w:marBottom w:val="0"/>
          <w:divBdr>
            <w:top w:val="none" w:sz="0" w:space="0" w:color="auto"/>
            <w:left w:val="none" w:sz="0" w:space="0" w:color="auto"/>
            <w:bottom w:val="none" w:sz="0" w:space="0" w:color="auto"/>
            <w:right w:val="none" w:sz="0" w:space="0" w:color="auto"/>
          </w:divBdr>
        </w:div>
        <w:div w:id="1603566299">
          <w:marLeft w:val="640"/>
          <w:marRight w:val="0"/>
          <w:marTop w:val="0"/>
          <w:marBottom w:val="0"/>
          <w:divBdr>
            <w:top w:val="none" w:sz="0" w:space="0" w:color="auto"/>
            <w:left w:val="none" w:sz="0" w:space="0" w:color="auto"/>
            <w:bottom w:val="none" w:sz="0" w:space="0" w:color="auto"/>
            <w:right w:val="none" w:sz="0" w:space="0" w:color="auto"/>
          </w:divBdr>
        </w:div>
        <w:div w:id="1149983994">
          <w:marLeft w:val="640"/>
          <w:marRight w:val="0"/>
          <w:marTop w:val="0"/>
          <w:marBottom w:val="0"/>
          <w:divBdr>
            <w:top w:val="none" w:sz="0" w:space="0" w:color="auto"/>
            <w:left w:val="none" w:sz="0" w:space="0" w:color="auto"/>
            <w:bottom w:val="none" w:sz="0" w:space="0" w:color="auto"/>
            <w:right w:val="none" w:sz="0" w:space="0" w:color="auto"/>
          </w:divBdr>
        </w:div>
      </w:divsChild>
    </w:div>
    <w:div w:id="1884517130">
      <w:bodyDiv w:val="1"/>
      <w:marLeft w:val="0"/>
      <w:marRight w:val="0"/>
      <w:marTop w:val="0"/>
      <w:marBottom w:val="0"/>
      <w:divBdr>
        <w:top w:val="none" w:sz="0" w:space="0" w:color="auto"/>
        <w:left w:val="none" w:sz="0" w:space="0" w:color="auto"/>
        <w:bottom w:val="none" w:sz="0" w:space="0" w:color="auto"/>
        <w:right w:val="none" w:sz="0" w:space="0" w:color="auto"/>
      </w:divBdr>
      <w:divsChild>
        <w:div w:id="1540698524">
          <w:marLeft w:val="640"/>
          <w:marRight w:val="0"/>
          <w:marTop w:val="0"/>
          <w:marBottom w:val="0"/>
          <w:divBdr>
            <w:top w:val="none" w:sz="0" w:space="0" w:color="auto"/>
            <w:left w:val="none" w:sz="0" w:space="0" w:color="auto"/>
            <w:bottom w:val="none" w:sz="0" w:space="0" w:color="auto"/>
            <w:right w:val="none" w:sz="0" w:space="0" w:color="auto"/>
          </w:divBdr>
        </w:div>
        <w:div w:id="2006585241">
          <w:marLeft w:val="640"/>
          <w:marRight w:val="0"/>
          <w:marTop w:val="0"/>
          <w:marBottom w:val="0"/>
          <w:divBdr>
            <w:top w:val="none" w:sz="0" w:space="0" w:color="auto"/>
            <w:left w:val="none" w:sz="0" w:space="0" w:color="auto"/>
            <w:bottom w:val="none" w:sz="0" w:space="0" w:color="auto"/>
            <w:right w:val="none" w:sz="0" w:space="0" w:color="auto"/>
          </w:divBdr>
        </w:div>
        <w:div w:id="724640025">
          <w:marLeft w:val="640"/>
          <w:marRight w:val="0"/>
          <w:marTop w:val="0"/>
          <w:marBottom w:val="0"/>
          <w:divBdr>
            <w:top w:val="none" w:sz="0" w:space="0" w:color="auto"/>
            <w:left w:val="none" w:sz="0" w:space="0" w:color="auto"/>
            <w:bottom w:val="none" w:sz="0" w:space="0" w:color="auto"/>
            <w:right w:val="none" w:sz="0" w:space="0" w:color="auto"/>
          </w:divBdr>
        </w:div>
        <w:div w:id="857738395">
          <w:marLeft w:val="640"/>
          <w:marRight w:val="0"/>
          <w:marTop w:val="0"/>
          <w:marBottom w:val="0"/>
          <w:divBdr>
            <w:top w:val="none" w:sz="0" w:space="0" w:color="auto"/>
            <w:left w:val="none" w:sz="0" w:space="0" w:color="auto"/>
            <w:bottom w:val="none" w:sz="0" w:space="0" w:color="auto"/>
            <w:right w:val="none" w:sz="0" w:space="0" w:color="auto"/>
          </w:divBdr>
        </w:div>
        <w:div w:id="870605034">
          <w:marLeft w:val="640"/>
          <w:marRight w:val="0"/>
          <w:marTop w:val="0"/>
          <w:marBottom w:val="0"/>
          <w:divBdr>
            <w:top w:val="none" w:sz="0" w:space="0" w:color="auto"/>
            <w:left w:val="none" w:sz="0" w:space="0" w:color="auto"/>
            <w:bottom w:val="none" w:sz="0" w:space="0" w:color="auto"/>
            <w:right w:val="none" w:sz="0" w:space="0" w:color="auto"/>
          </w:divBdr>
        </w:div>
        <w:div w:id="976879628">
          <w:marLeft w:val="640"/>
          <w:marRight w:val="0"/>
          <w:marTop w:val="0"/>
          <w:marBottom w:val="0"/>
          <w:divBdr>
            <w:top w:val="none" w:sz="0" w:space="0" w:color="auto"/>
            <w:left w:val="none" w:sz="0" w:space="0" w:color="auto"/>
            <w:bottom w:val="none" w:sz="0" w:space="0" w:color="auto"/>
            <w:right w:val="none" w:sz="0" w:space="0" w:color="auto"/>
          </w:divBdr>
        </w:div>
        <w:div w:id="1079640539">
          <w:marLeft w:val="640"/>
          <w:marRight w:val="0"/>
          <w:marTop w:val="0"/>
          <w:marBottom w:val="0"/>
          <w:divBdr>
            <w:top w:val="none" w:sz="0" w:space="0" w:color="auto"/>
            <w:left w:val="none" w:sz="0" w:space="0" w:color="auto"/>
            <w:bottom w:val="none" w:sz="0" w:space="0" w:color="auto"/>
            <w:right w:val="none" w:sz="0" w:space="0" w:color="auto"/>
          </w:divBdr>
        </w:div>
        <w:div w:id="433332335">
          <w:marLeft w:val="640"/>
          <w:marRight w:val="0"/>
          <w:marTop w:val="0"/>
          <w:marBottom w:val="0"/>
          <w:divBdr>
            <w:top w:val="none" w:sz="0" w:space="0" w:color="auto"/>
            <w:left w:val="none" w:sz="0" w:space="0" w:color="auto"/>
            <w:bottom w:val="none" w:sz="0" w:space="0" w:color="auto"/>
            <w:right w:val="none" w:sz="0" w:space="0" w:color="auto"/>
          </w:divBdr>
        </w:div>
        <w:div w:id="1085998813">
          <w:marLeft w:val="640"/>
          <w:marRight w:val="0"/>
          <w:marTop w:val="0"/>
          <w:marBottom w:val="0"/>
          <w:divBdr>
            <w:top w:val="none" w:sz="0" w:space="0" w:color="auto"/>
            <w:left w:val="none" w:sz="0" w:space="0" w:color="auto"/>
            <w:bottom w:val="none" w:sz="0" w:space="0" w:color="auto"/>
            <w:right w:val="none" w:sz="0" w:space="0" w:color="auto"/>
          </w:divBdr>
        </w:div>
        <w:div w:id="1292635756">
          <w:marLeft w:val="640"/>
          <w:marRight w:val="0"/>
          <w:marTop w:val="0"/>
          <w:marBottom w:val="0"/>
          <w:divBdr>
            <w:top w:val="none" w:sz="0" w:space="0" w:color="auto"/>
            <w:left w:val="none" w:sz="0" w:space="0" w:color="auto"/>
            <w:bottom w:val="none" w:sz="0" w:space="0" w:color="auto"/>
            <w:right w:val="none" w:sz="0" w:space="0" w:color="auto"/>
          </w:divBdr>
        </w:div>
        <w:div w:id="1007252701">
          <w:marLeft w:val="640"/>
          <w:marRight w:val="0"/>
          <w:marTop w:val="0"/>
          <w:marBottom w:val="0"/>
          <w:divBdr>
            <w:top w:val="none" w:sz="0" w:space="0" w:color="auto"/>
            <w:left w:val="none" w:sz="0" w:space="0" w:color="auto"/>
            <w:bottom w:val="none" w:sz="0" w:space="0" w:color="auto"/>
            <w:right w:val="none" w:sz="0" w:space="0" w:color="auto"/>
          </w:divBdr>
        </w:div>
        <w:div w:id="1337614926">
          <w:marLeft w:val="640"/>
          <w:marRight w:val="0"/>
          <w:marTop w:val="0"/>
          <w:marBottom w:val="0"/>
          <w:divBdr>
            <w:top w:val="none" w:sz="0" w:space="0" w:color="auto"/>
            <w:left w:val="none" w:sz="0" w:space="0" w:color="auto"/>
            <w:bottom w:val="none" w:sz="0" w:space="0" w:color="auto"/>
            <w:right w:val="none" w:sz="0" w:space="0" w:color="auto"/>
          </w:divBdr>
        </w:div>
        <w:div w:id="785084658">
          <w:marLeft w:val="640"/>
          <w:marRight w:val="0"/>
          <w:marTop w:val="0"/>
          <w:marBottom w:val="0"/>
          <w:divBdr>
            <w:top w:val="none" w:sz="0" w:space="0" w:color="auto"/>
            <w:left w:val="none" w:sz="0" w:space="0" w:color="auto"/>
            <w:bottom w:val="none" w:sz="0" w:space="0" w:color="auto"/>
            <w:right w:val="none" w:sz="0" w:space="0" w:color="auto"/>
          </w:divBdr>
        </w:div>
        <w:div w:id="1621185040">
          <w:marLeft w:val="640"/>
          <w:marRight w:val="0"/>
          <w:marTop w:val="0"/>
          <w:marBottom w:val="0"/>
          <w:divBdr>
            <w:top w:val="none" w:sz="0" w:space="0" w:color="auto"/>
            <w:left w:val="none" w:sz="0" w:space="0" w:color="auto"/>
            <w:bottom w:val="none" w:sz="0" w:space="0" w:color="auto"/>
            <w:right w:val="none" w:sz="0" w:space="0" w:color="auto"/>
          </w:divBdr>
        </w:div>
        <w:div w:id="463817867">
          <w:marLeft w:val="640"/>
          <w:marRight w:val="0"/>
          <w:marTop w:val="0"/>
          <w:marBottom w:val="0"/>
          <w:divBdr>
            <w:top w:val="none" w:sz="0" w:space="0" w:color="auto"/>
            <w:left w:val="none" w:sz="0" w:space="0" w:color="auto"/>
            <w:bottom w:val="none" w:sz="0" w:space="0" w:color="auto"/>
            <w:right w:val="none" w:sz="0" w:space="0" w:color="auto"/>
          </w:divBdr>
        </w:div>
        <w:div w:id="836923089">
          <w:marLeft w:val="640"/>
          <w:marRight w:val="0"/>
          <w:marTop w:val="0"/>
          <w:marBottom w:val="0"/>
          <w:divBdr>
            <w:top w:val="none" w:sz="0" w:space="0" w:color="auto"/>
            <w:left w:val="none" w:sz="0" w:space="0" w:color="auto"/>
            <w:bottom w:val="none" w:sz="0" w:space="0" w:color="auto"/>
            <w:right w:val="none" w:sz="0" w:space="0" w:color="auto"/>
          </w:divBdr>
        </w:div>
        <w:div w:id="436369012">
          <w:marLeft w:val="640"/>
          <w:marRight w:val="0"/>
          <w:marTop w:val="0"/>
          <w:marBottom w:val="0"/>
          <w:divBdr>
            <w:top w:val="none" w:sz="0" w:space="0" w:color="auto"/>
            <w:left w:val="none" w:sz="0" w:space="0" w:color="auto"/>
            <w:bottom w:val="none" w:sz="0" w:space="0" w:color="auto"/>
            <w:right w:val="none" w:sz="0" w:space="0" w:color="auto"/>
          </w:divBdr>
        </w:div>
        <w:div w:id="696858207">
          <w:marLeft w:val="640"/>
          <w:marRight w:val="0"/>
          <w:marTop w:val="0"/>
          <w:marBottom w:val="0"/>
          <w:divBdr>
            <w:top w:val="none" w:sz="0" w:space="0" w:color="auto"/>
            <w:left w:val="none" w:sz="0" w:space="0" w:color="auto"/>
            <w:bottom w:val="none" w:sz="0" w:space="0" w:color="auto"/>
            <w:right w:val="none" w:sz="0" w:space="0" w:color="auto"/>
          </w:divBdr>
        </w:div>
        <w:div w:id="1264535924">
          <w:marLeft w:val="640"/>
          <w:marRight w:val="0"/>
          <w:marTop w:val="0"/>
          <w:marBottom w:val="0"/>
          <w:divBdr>
            <w:top w:val="none" w:sz="0" w:space="0" w:color="auto"/>
            <w:left w:val="none" w:sz="0" w:space="0" w:color="auto"/>
            <w:bottom w:val="none" w:sz="0" w:space="0" w:color="auto"/>
            <w:right w:val="none" w:sz="0" w:space="0" w:color="auto"/>
          </w:divBdr>
        </w:div>
        <w:div w:id="920524187">
          <w:marLeft w:val="640"/>
          <w:marRight w:val="0"/>
          <w:marTop w:val="0"/>
          <w:marBottom w:val="0"/>
          <w:divBdr>
            <w:top w:val="none" w:sz="0" w:space="0" w:color="auto"/>
            <w:left w:val="none" w:sz="0" w:space="0" w:color="auto"/>
            <w:bottom w:val="none" w:sz="0" w:space="0" w:color="auto"/>
            <w:right w:val="none" w:sz="0" w:space="0" w:color="auto"/>
          </w:divBdr>
        </w:div>
        <w:div w:id="248151382">
          <w:marLeft w:val="640"/>
          <w:marRight w:val="0"/>
          <w:marTop w:val="0"/>
          <w:marBottom w:val="0"/>
          <w:divBdr>
            <w:top w:val="none" w:sz="0" w:space="0" w:color="auto"/>
            <w:left w:val="none" w:sz="0" w:space="0" w:color="auto"/>
            <w:bottom w:val="none" w:sz="0" w:space="0" w:color="auto"/>
            <w:right w:val="none" w:sz="0" w:space="0" w:color="auto"/>
          </w:divBdr>
        </w:div>
        <w:div w:id="350111823">
          <w:marLeft w:val="640"/>
          <w:marRight w:val="0"/>
          <w:marTop w:val="0"/>
          <w:marBottom w:val="0"/>
          <w:divBdr>
            <w:top w:val="none" w:sz="0" w:space="0" w:color="auto"/>
            <w:left w:val="none" w:sz="0" w:space="0" w:color="auto"/>
            <w:bottom w:val="none" w:sz="0" w:space="0" w:color="auto"/>
            <w:right w:val="none" w:sz="0" w:space="0" w:color="auto"/>
          </w:divBdr>
        </w:div>
        <w:div w:id="1253320298">
          <w:marLeft w:val="640"/>
          <w:marRight w:val="0"/>
          <w:marTop w:val="0"/>
          <w:marBottom w:val="0"/>
          <w:divBdr>
            <w:top w:val="none" w:sz="0" w:space="0" w:color="auto"/>
            <w:left w:val="none" w:sz="0" w:space="0" w:color="auto"/>
            <w:bottom w:val="none" w:sz="0" w:space="0" w:color="auto"/>
            <w:right w:val="none" w:sz="0" w:space="0" w:color="auto"/>
          </w:divBdr>
        </w:div>
        <w:div w:id="624627177">
          <w:marLeft w:val="640"/>
          <w:marRight w:val="0"/>
          <w:marTop w:val="0"/>
          <w:marBottom w:val="0"/>
          <w:divBdr>
            <w:top w:val="none" w:sz="0" w:space="0" w:color="auto"/>
            <w:left w:val="none" w:sz="0" w:space="0" w:color="auto"/>
            <w:bottom w:val="none" w:sz="0" w:space="0" w:color="auto"/>
            <w:right w:val="none" w:sz="0" w:space="0" w:color="auto"/>
          </w:divBdr>
        </w:div>
        <w:div w:id="1523863949">
          <w:marLeft w:val="640"/>
          <w:marRight w:val="0"/>
          <w:marTop w:val="0"/>
          <w:marBottom w:val="0"/>
          <w:divBdr>
            <w:top w:val="none" w:sz="0" w:space="0" w:color="auto"/>
            <w:left w:val="none" w:sz="0" w:space="0" w:color="auto"/>
            <w:bottom w:val="none" w:sz="0" w:space="0" w:color="auto"/>
            <w:right w:val="none" w:sz="0" w:space="0" w:color="auto"/>
          </w:divBdr>
        </w:div>
        <w:div w:id="1459909139">
          <w:marLeft w:val="640"/>
          <w:marRight w:val="0"/>
          <w:marTop w:val="0"/>
          <w:marBottom w:val="0"/>
          <w:divBdr>
            <w:top w:val="none" w:sz="0" w:space="0" w:color="auto"/>
            <w:left w:val="none" w:sz="0" w:space="0" w:color="auto"/>
            <w:bottom w:val="none" w:sz="0" w:space="0" w:color="auto"/>
            <w:right w:val="none" w:sz="0" w:space="0" w:color="auto"/>
          </w:divBdr>
        </w:div>
        <w:div w:id="34234918">
          <w:marLeft w:val="640"/>
          <w:marRight w:val="0"/>
          <w:marTop w:val="0"/>
          <w:marBottom w:val="0"/>
          <w:divBdr>
            <w:top w:val="none" w:sz="0" w:space="0" w:color="auto"/>
            <w:left w:val="none" w:sz="0" w:space="0" w:color="auto"/>
            <w:bottom w:val="none" w:sz="0" w:space="0" w:color="auto"/>
            <w:right w:val="none" w:sz="0" w:space="0" w:color="auto"/>
          </w:divBdr>
        </w:div>
        <w:div w:id="678118693">
          <w:marLeft w:val="640"/>
          <w:marRight w:val="0"/>
          <w:marTop w:val="0"/>
          <w:marBottom w:val="0"/>
          <w:divBdr>
            <w:top w:val="none" w:sz="0" w:space="0" w:color="auto"/>
            <w:left w:val="none" w:sz="0" w:space="0" w:color="auto"/>
            <w:bottom w:val="none" w:sz="0" w:space="0" w:color="auto"/>
            <w:right w:val="none" w:sz="0" w:space="0" w:color="auto"/>
          </w:divBdr>
        </w:div>
        <w:div w:id="2018925642">
          <w:marLeft w:val="640"/>
          <w:marRight w:val="0"/>
          <w:marTop w:val="0"/>
          <w:marBottom w:val="0"/>
          <w:divBdr>
            <w:top w:val="none" w:sz="0" w:space="0" w:color="auto"/>
            <w:left w:val="none" w:sz="0" w:space="0" w:color="auto"/>
            <w:bottom w:val="none" w:sz="0" w:space="0" w:color="auto"/>
            <w:right w:val="none" w:sz="0" w:space="0" w:color="auto"/>
          </w:divBdr>
        </w:div>
        <w:div w:id="1164663882">
          <w:marLeft w:val="640"/>
          <w:marRight w:val="0"/>
          <w:marTop w:val="0"/>
          <w:marBottom w:val="0"/>
          <w:divBdr>
            <w:top w:val="none" w:sz="0" w:space="0" w:color="auto"/>
            <w:left w:val="none" w:sz="0" w:space="0" w:color="auto"/>
            <w:bottom w:val="none" w:sz="0" w:space="0" w:color="auto"/>
            <w:right w:val="none" w:sz="0" w:space="0" w:color="auto"/>
          </w:divBdr>
        </w:div>
        <w:div w:id="403374779">
          <w:marLeft w:val="640"/>
          <w:marRight w:val="0"/>
          <w:marTop w:val="0"/>
          <w:marBottom w:val="0"/>
          <w:divBdr>
            <w:top w:val="none" w:sz="0" w:space="0" w:color="auto"/>
            <w:left w:val="none" w:sz="0" w:space="0" w:color="auto"/>
            <w:bottom w:val="none" w:sz="0" w:space="0" w:color="auto"/>
            <w:right w:val="none" w:sz="0" w:space="0" w:color="auto"/>
          </w:divBdr>
        </w:div>
        <w:div w:id="532884210">
          <w:marLeft w:val="640"/>
          <w:marRight w:val="0"/>
          <w:marTop w:val="0"/>
          <w:marBottom w:val="0"/>
          <w:divBdr>
            <w:top w:val="none" w:sz="0" w:space="0" w:color="auto"/>
            <w:left w:val="none" w:sz="0" w:space="0" w:color="auto"/>
            <w:bottom w:val="none" w:sz="0" w:space="0" w:color="auto"/>
            <w:right w:val="none" w:sz="0" w:space="0" w:color="auto"/>
          </w:divBdr>
        </w:div>
        <w:div w:id="379523402">
          <w:marLeft w:val="640"/>
          <w:marRight w:val="0"/>
          <w:marTop w:val="0"/>
          <w:marBottom w:val="0"/>
          <w:divBdr>
            <w:top w:val="none" w:sz="0" w:space="0" w:color="auto"/>
            <w:left w:val="none" w:sz="0" w:space="0" w:color="auto"/>
            <w:bottom w:val="none" w:sz="0" w:space="0" w:color="auto"/>
            <w:right w:val="none" w:sz="0" w:space="0" w:color="auto"/>
          </w:divBdr>
        </w:div>
        <w:div w:id="1021130959">
          <w:marLeft w:val="640"/>
          <w:marRight w:val="0"/>
          <w:marTop w:val="0"/>
          <w:marBottom w:val="0"/>
          <w:divBdr>
            <w:top w:val="none" w:sz="0" w:space="0" w:color="auto"/>
            <w:left w:val="none" w:sz="0" w:space="0" w:color="auto"/>
            <w:bottom w:val="none" w:sz="0" w:space="0" w:color="auto"/>
            <w:right w:val="none" w:sz="0" w:space="0" w:color="auto"/>
          </w:divBdr>
        </w:div>
        <w:div w:id="348718374">
          <w:marLeft w:val="640"/>
          <w:marRight w:val="0"/>
          <w:marTop w:val="0"/>
          <w:marBottom w:val="0"/>
          <w:divBdr>
            <w:top w:val="none" w:sz="0" w:space="0" w:color="auto"/>
            <w:left w:val="none" w:sz="0" w:space="0" w:color="auto"/>
            <w:bottom w:val="none" w:sz="0" w:space="0" w:color="auto"/>
            <w:right w:val="none" w:sz="0" w:space="0" w:color="auto"/>
          </w:divBdr>
        </w:div>
        <w:div w:id="297535306">
          <w:marLeft w:val="640"/>
          <w:marRight w:val="0"/>
          <w:marTop w:val="0"/>
          <w:marBottom w:val="0"/>
          <w:divBdr>
            <w:top w:val="none" w:sz="0" w:space="0" w:color="auto"/>
            <w:left w:val="none" w:sz="0" w:space="0" w:color="auto"/>
            <w:bottom w:val="none" w:sz="0" w:space="0" w:color="auto"/>
            <w:right w:val="none" w:sz="0" w:space="0" w:color="auto"/>
          </w:divBdr>
        </w:div>
        <w:div w:id="1742678617">
          <w:marLeft w:val="640"/>
          <w:marRight w:val="0"/>
          <w:marTop w:val="0"/>
          <w:marBottom w:val="0"/>
          <w:divBdr>
            <w:top w:val="none" w:sz="0" w:space="0" w:color="auto"/>
            <w:left w:val="none" w:sz="0" w:space="0" w:color="auto"/>
            <w:bottom w:val="none" w:sz="0" w:space="0" w:color="auto"/>
            <w:right w:val="none" w:sz="0" w:space="0" w:color="auto"/>
          </w:divBdr>
        </w:div>
        <w:div w:id="1354965230">
          <w:marLeft w:val="640"/>
          <w:marRight w:val="0"/>
          <w:marTop w:val="0"/>
          <w:marBottom w:val="0"/>
          <w:divBdr>
            <w:top w:val="none" w:sz="0" w:space="0" w:color="auto"/>
            <w:left w:val="none" w:sz="0" w:space="0" w:color="auto"/>
            <w:bottom w:val="none" w:sz="0" w:space="0" w:color="auto"/>
            <w:right w:val="none" w:sz="0" w:space="0" w:color="auto"/>
          </w:divBdr>
        </w:div>
        <w:div w:id="470253392">
          <w:marLeft w:val="640"/>
          <w:marRight w:val="0"/>
          <w:marTop w:val="0"/>
          <w:marBottom w:val="0"/>
          <w:divBdr>
            <w:top w:val="none" w:sz="0" w:space="0" w:color="auto"/>
            <w:left w:val="none" w:sz="0" w:space="0" w:color="auto"/>
            <w:bottom w:val="none" w:sz="0" w:space="0" w:color="auto"/>
            <w:right w:val="none" w:sz="0" w:space="0" w:color="auto"/>
          </w:divBdr>
        </w:div>
        <w:div w:id="788546149">
          <w:marLeft w:val="640"/>
          <w:marRight w:val="0"/>
          <w:marTop w:val="0"/>
          <w:marBottom w:val="0"/>
          <w:divBdr>
            <w:top w:val="none" w:sz="0" w:space="0" w:color="auto"/>
            <w:left w:val="none" w:sz="0" w:space="0" w:color="auto"/>
            <w:bottom w:val="none" w:sz="0" w:space="0" w:color="auto"/>
            <w:right w:val="none" w:sz="0" w:space="0" w:color="auto"/>
          </w:divBdr>
        </w:div>
        <w:div w:id="1541017704">
          <w:marLeft w:val="640"/>
          <w:marRight w:val="0"/>
          <w:marTop w:val="0"/>
          <w:marBottom w:val="0"/>
          <w:divBdr>
            <w:top w:val="none" w:sz="0" w:space="0" w:color="auto"/>
            <w:left w:val="none" w:sz="0" w:space="0" w:color="auto"/>
            <w:bottom w:val="none" w:sz="0" w:space="0" w:color="auto"/>
            <w:right w:val="none" w:sz="0" w:space="0" w:color="auto"/>
          </w:divBdr>
        </w:div>
        <w:div w:id="973759158">
          <w:marLeft w:val="640"/>
          <w:marRight w:val="0"/>
          <w:marTop w:val="0"/>
          <w:marBottom w:val="0"/>
          <w:divBdr>
            <w:top w:val="none" w:sz="0" w:space="0" w:color="auto"/>
            <w:left w:val="none" w:sz="0" w:space="0" w:color="auto"/>
            <w:bottom w:val="none" w:sz="0" w:space="0" w:color="auto"/>
            <w:right w:val="none" w:sz="0" w:space="0" w:color="auto"/>
          </w:divBdr>
        </w:div>
        <w:div w:id="1926069491">
          <w:marLeft w:val="640"/>
          <w:marRight w:val="0"/>
          <w:marTop w:val="0"/>
          <w:marBottom w:val="0"/>
          <w:divBdr>
            <w:top w:val="none" w:sz="0" w:space="0" w:color="auto"/>
            <w:left w:val="none" w:sz="0" w:space="0" w:color="auto"/>
            <w:bottom w:val="none" w:sz="0" w:space="0" w:color="auto"/>
            <w:right w:val="none" w:sz="0" w:space="0" w:color="auto"/>
          </w:divBdr>
        </w:div>
      </w:divsChild>
    </w:div>
    <w:div w:id="1893299683">
      <w:bodyDiv w:val="1"/>
      <w:marLeft w:val="0"/>
      <w:marRight w:val="0"/>
      <w:marTop w:val="0"/>
      <w:marBottom w:val="0"/>
      <w:divBdr>
        <w:top w:val="none" w:sz="0" w:space="0" w:color="auto"/>
        <w:left w:val="none" w:sz="0" w:space="0" w:color="auto"/>
        <w:bottom w:val="none" w:sz="0" w:space="0" w:color="auto"/>
        <w:right w:val="none" w:sz="0" w:space="0" w:color="auto"/>
      </w:divBdr>
      <w:divsChild>
        <w:div w:id="962152620">
          <w:marLeft w:val="640"/>
          <w:marRight w:val="0"/>
          <w:marTop w:val="0"/>
          <w:marBottom w:val="0"/>
          <w:divBdr>
            <w:top w:val="none" w:sz="0" w:space="0" w:color="auto"/>
            <w:left w:val="none" w:sz="0" w:space="0" w:color="auto"/>
            <w:bottom w:val="none" w:sz="0" w:space="0" w:color="auto"/>
            <w:right w:val="none" w:sz="0" w:space="0" w:color="auto"/>
          </w:divBdr>
        </w:div>
        <w:div w:id="10034704">
          <w:marLeft w:val="640"/>
          <w:marRight w:val="0"/>
          <w:marTop w:val="0"/>
          <w:marBottom w:val="0"/>
          <w:divBdr>
            <w:top w:val="none" w:sz="0" w:space="0" w:color="auto"/>
            <w:left w:val="none" w:sz="0" w:space="0" w:color="auto"/>
            <w:bottom w:val="none" w:sz="0" w:space="0" w:color="auto"/>
            <w:right w:val="none" w:sz="0" w:space="0" w:color="auto"/>
          </w:divBdr>
        </w:div>
        <w:div w:id="303462281">
          <w:marLeft w:val="640"/>
          <w:marRight w:val="0"/>
          <w:marTop w:val="0"/>
          <w:marBottom w:val="0"/>
          <w:divBdr>
            <w:top w:val="none" w:sz="0" w:space="0" w:color="auto"/>
            <w:left w:val="none" w:sz="0" w:space="0" w:color="auto"/>
            <w:bottom w:val="none" w:sz="0" w:space="0" w:color="auto"/>
            <w:right w:val="none" w:sz="0" w:space="0" w:color="auto"/>
          </w:divBdr>
        </w:div>
        <w:div w:id="164126621">
          <w:marLeft w:val="640"/>
          <w:marRight w:val="0"/>
          <w:marTop w:val="0"/>
          <w:marBottom w:val="0"/>
          <w:divBdr>
            <w:top w:val="none" w:sz="0" w:space="0" w:color="auto"/>
            <w:left w:val="none" w:sz="0" w:space="0" w:color="auto"/>
            <w:bottom w:val="none" w:sz="0" w:space="0" w:color="auto"/>
            <w:right w:val="none" w:sz="0" w:space="0" w:color="auto"/>
          </w:divBdr>
        </w:div>
        <w:div w:id="1747411458">
          <w:marLeft w:val="640"/>
          <w:marRight w:val="0"/>
          <w:marTop w:val="0"/>
          <w:marBottom w:val="0"/>
          <w:divBdr>
            <w:top w:val="none" w:sz="0" w:space="0" w:color="auto"/>
            <w:left w:val="none" w:sz="0" w:space="0" w:color="auto"/>
            <w:bottom w:val="none" w:sz="0" w:space="0" w:color="auto"/>
            <w:right w:val="none" w:sz="0" w:space="0" w:color="auto"/>
          </w:divBdr>
        </w:div>
        <w:div w:id="334386481">
          <w:marLeft w:val="640"/>
          <w:marRight w:val="0"/>
          <w:marTop w:val="0"/>
          <w:marBottom w:val="0"/>
          <w:divBdr>
            <w:top w:val="none" w:sz="0" w:space="0" w:color="auto"/>
            <w:left w:val="none" w:sz="0" w:space="0" w:color="auto"/>
            <w:bottom w:val="none" w:sz="0" w:space="0" w:color="auto"/>
            <w:right w:val="none" w:sz="0" w:space="0" w:color="auto"/>
          </w:divBdr>
        </w:div>
        <w:div w:id="904946844">
          <w:marLeft w:val="640"/>
          <w:marRight w:val="0"/>
          <w:marTop w:val="0"/>
          <w:marBottom w:val="0"/>
          <w:divBdr>
            <w:top w:val="none" w:sz="0" w:space="0" w:color="auto"/>
            <w:left w:val="none" w:sz="0" w:space="0" w:color="auto"/>
            <w:bottom w:val="none" w:sz="0" w:space="0" w:color="auto"/>
            <w:right w:val="none" w:sz="0" w:space="0" w:color="auto"/>
          </w:divBdr>
        </w:div>
        <w:div w:id="1466922884">
          <w:marLeft w:val="640"/>
          <w:marRight w:val="0"/>
          <w:marTop w:val="0"/>
          <w:marBottom w:val="0"/>
          <w:divBdr>
            <w:top w:val="none" w:sz="0" w:space="0" w:color="auto"/>
            <w:left w:val="none" w:sz="0" w:space="0" w:color="auto"/>
            <w:bottom w:val="none" w:sz="0" w:space="0" w:color="auto"/>
            <w:right w:val="none" w:sz="0" w:space="0" w:color="auto"/>
          </w:divBdr>
        </w:div>
        <w:div w:id="1875120378">
          <w:marLeft w:val="640"/>
          <w:marRight w:val="0"/>
          <w:marTop w:val="0"/>
          <w:marBottom w:val="0"/>
          <w:divBdr>
            <w:top w:val="none" w:sz="0" w:space="0" w:color="auto"/>
            <w:left w:val="none" w:sz="0" w:space="0" w:color="auto"/>
            <w:bottom w:val="none" w:sz="0" w:space="0" w:color="auto"/>
            <w:right w:val="none" w:sz="0" w:space="0" w:color="auto"/>
          </w:divBdr>
        </w:div>
        <w:div w:id="715200586">
          <w:marLeft w:val="640"/>
          <w:marRight w:val="0"/>
          <w:marTop w:val="0"/>
          <w:marBottom w:val="0"/>
          <w:divBdr>
            <w:top w:val="none" w:sz="0" w:space="0" w:color="auto"/>
            <w:left w:val="none" w:sz="0" w:space="0" w:color="auto"/>
            <w:bottom w:val="none" w:sz="0" w:space="0" w:color="auto"/>
            <w:right w:val="none" w:sz="0" w:space="0" w:color="auto"/>
          </w:divBdr>
        </w:div>
        <w:div w:id="1736275544">
          <w:marLeft w:val="640"/>
          <w:marRight w:val="0"/>
          <w:marTop w:val="0"/>
          <w:marBottom w:val="0"/>
          <w:divBdr>
            <w:top w:val="none" w:sz="0" w:space="0" w:color="auto"/>
            <w:left w:val="none" w:sz="0" w:space="0" w:color="auto"/>
            <w:bottom w:val="none" w:sz="0" w:space="0" w:color="auto"/>
            <w:right w:val="none" w:sz="0" w:space="0" w:color="auto"/>
          </w:divBdr>
        </w:div>
        <w:div w:id="651451573">
          <w:marLeft w:val="640"/>
          <w:marRight w:val="0"/>
          <w:marTop w:val="0"/>
          <w:marBottom w:val="0"/>
          <w:divBdr>
            <w:top w:val="none" w:sz="0" w:space="0" w:color="auto"/>
            <w:left w:val="none" w:sz="0" w:space="0" w:color="auto"/>
            <w:bottom w:val="none" w:sz="0" w:space="0" w:color="auto"/>
            <w:right w:val="none" w:sz="0" w:space="0" w:color="auto"/>
          </w:divBdr>
        </w:div>
        <w:div w:id="1749155998">
          <w:marLeft w:val="640"/>
          <w:marRight w:val="0"/>
          <w:marTop w:val="0"/>
          <w:marBottom w:val="0"/>
          <w:divBdr>
            <w:top w:val="none" w:sz="0" w:space="0" w:color="auto"/>
            <w:left w:val="none" w:sz="0" w:space="0" w:color="auto"/>
            <w:bottom w:val="none" w:sz="0" w:space="0" w:color="auto"/>
            <w:right w:val="none" w:sz="0" w:space="0" w:color="auto"/>
          </w:divBdr>
        </w:div>
        <w:div w:id="987441340">
          <w:marLeft w:val="640"/>
          <w:marRight w:val="0"/>
          <w:marTop w:val="0"/>
          <w:marBottom w:val="0"/>
          <w:divBdr>
            <w:top w:val="none" w:sz="0" w:space="0" w:color="auto"/>
            <w:left w:val="none" w:sz="0" w:space="0" w:color="auto"/>
            <w:bottom w:val="none" w:sz="0" w:space="0" w:color="auto"/>
            <w:right w:val="none" w:sz="0" w:space="0" w:color="auto"/>
          </w:divBdr>
        </w:div>
        <w:div w:id="2131852154">
          <w:marLeft w:val="640"/>
          <w:marRight w:val="0"/>
          <w:marTop w:val="0"/>
          <w:marBottom w:val="0"/>
          <w:divBdr>
            <w:top w:val="none" w:sz="0" w:space="0" w:color="auto"/>
            <w:left w:val="none" w:sz="0" w:space="0" w:color="auto"/>
            <w:bottom w:val="none" w:sz="0" w:space="0" w:color="auto"/>
            <w:right w:val="none" w:sz="0" w:space="0" w:color="auto"/>
          </w:divBdr>
        </w:div>
        <w:div w:id="976027877">
          <w:marLeft w:val="640"/>
          <w:marRight w:val="0"/>
          <w:marTop w:val="0"/>
          <w:marBottom w:val="0"/>
          <w:divBdr>
            <w:top w:val="none" w:sz="0" w:space="0" w:color="auto"/>
            <w:left w:val="none" w:sz="0" w:space="0" w:color="auto"/>
            <w:bottom w:val="none" w:sz="0" w:space="0" w:color="auto"/>
            <w:right w:val="none" w:sz="0" w:space="0" w:color="auto"/>
          </w:divBdr>
        </w:div>
      </w:divsChild>
    </w:div>
    <w:div w:id="1901866992">
      <w:bodyDiv w:val="1"/>
      <w:marLeft w:val="0"/>
      <w:marRight w:val="0"/>
      <w:marTop w:val="0"/>
      <w:marBottom w:val="0"/>
      <w:divBdr>
        <w:top w:val="none" w:sz="0" w:space="0" w:color="auto"/>
        <w:left w:val="none" w:sz="0" w:space="0" w:color="auto"/>
        <w:bottom w:val="none" w:sz="0" w:space="0" w:color="auto"/>
        <w:right w:val="none" w:sz="0" w:space="0" w:color="auto"/>
      </w:divBdr>
      <w:divsChild>
        <w:div w:id="259412887">
          <w:marLeft w:val="640"/>
          <w:marRight w:val="0"/>
          <w:marTop w:val="0"/>
          <w:marBottom w:val="0"/>
          <w:divBdr>
            <w:top w:val="none" w:sz="0" w:space="0" w:color="auto"/>
            <w:left w:val="none" w:sz="0" w:space="0" w:color="auto"/>
            <w:bottom w:val="none" w:sz="0" w:space="0" w:color="auto"/>
            <w:right w:val="none" w:sz="0" w:space="0" w:color="auto"/>
          </w:divBdr>
        </w:div>
        <w:div w:id="1757047232">
          <w:marLeft w:val="640"/>
          <w:marRight w:val="0"/>
          <w:marTop w:val="0"/>
          <w:marBottom w:val="0"/>
          <w:divBdr>
            <w:top w:val="none" w:sz="0" w:space="0" w:color="auto"/>
            <w:left w:val="none" w:sz="0" w:space="0" w:color="auto"/>
            <w:bottom w:val="none" w:sz="0" w:space="0" w:color="auto"/>
            <w:right w:val="none" w:sz="0" w:space="0" w:color="auto"/>
          </w:divBdr>
        </w:div>
        <w:div w:id="1883050979">
          <w:marLeft w:val="640"/>
          <w:marRight w:val="0"/>
          <w:marTop w:val="0"/>
          <w:marBottom w:val="0"/>
          <w:divBdr>
            <w:top w:val="none" w:sz="0" w:space="0" w:color="auto"/>
            <w:left w:val="none" w:sz="0" w:space="0" w:color="auto"/>
            <w:bottom w:val="none" w:sz="0" w:space="0" w:color="auto"/>
            <w:right w:val="none" w:sz="0" w:space="0" w:color="auto"/>
          </w:divBdr>
        </w:div>
        <w:div w:id="461271786">
          <w:marLeft w:val="640"/>
          <w:marRight w:val="0"/>
          <w:marTop w:val="0"/>
          <w:marBottom w:val="0"/>
          <w:divBdr>
            <w:top w:val="none" w:sz="0" w:space="0" w:color="auto"/>
            <w:left w:val="none" w:sz="0" w:space="0" w:color="auto"/>
            <w:bottom w:val="none" w:sz="0" w:space="0" w:color="auto"/>
            <w:right w:val="none" w:sz="0" w:space="0" w:color="auto"/>
          </w:divBdr>
        </w:div>
        <w:div w:id="1767118538">
          <w:marLeft w:val="640"/>
          <w:marRight w:val="0"/>
          <w:marTop w:val="0"/>
          <w:marBottom w:val="0"/>
          <w:divBdr>
            <w:top w:val="none" w:sz="0" w:space="0" w:color="auto"/>
            <w:left w:val="none" w:sz="0" w:space="0" w:color="auto"/>
            <w:bottom w:val="none" w:sz="0" w:space="0" w:color="auto"/>
            <w:right w:val="none" w:sz="0" w:space="0" w:color="auto"/>
          </w:divBdr>
        </w:div>
        <w:div w:id="296497869">
          <w:marLeft w:val="640"/>
          <w:marRight w:val="0"/>
          <w:marTop w:val="0"/>
          <w:marBottom w:val="0"/>
          <w:divBdr>
            <w:top w:val="none" w:sz="0" w:space="0" w:color="auto"/>
            <w:left w:val="none" w:sz="0" w:space="0" w:color="auto"/>
            <w:bottom w:val="none" w:sz="0" w:space="0" w:color="auto"/>
            <w:right w:val="none" w:sz="0" w:space="0" w:color="auto"/>
          </w:divBdr>
        </w:div>
        <w:div w:id="1260797689">
          <w:marLeft w:val="640"/>
          <w:marRight w:val="0"/>
          <w:marTop w:val="0"/>
          <w:marBottom w:val="0"/>
          <w:divBdr>
            <w:top w:val="none" w:sz="0" w:space="0" w:color="auto"/>
            <w:left w:val="none" w:sz="0" w:space="0" w:color="auto"/>
            <w:bottom w:val="none" w:sz="0" w:space="0" w:color="auto"/>
            <w:right w:val="none" w:sz="0" w:space="0" w:color="auto"/>
          </w:divBdr>
        </w:div>
        <w:div w:id="1186360470">
          <w:marLeft w:val="640"/>
          <w:marRight w:val="0"/>
          <w:marTop w:val="0"/>
          <w:marBottom w:val="0"/>
          <w:divBdr>
            <w:top w:val="none" w:sz="0" w:space="0" w:color="auto"/>
            <w:left w:val="none" w:sz="0" w:space="0" w:color="auto"/>
            <w:bottom w:val="none" w:sz="0" w:space="0" w:color="auto"/>
            <w:right w:val="none" w:sz="0" w:space="0" w:color="auto"/>
          </w:divBdr>
        </w:div>
        <w:div w:id="1469710372">
          <w:marLeft w:val="640"/>
          <w:marRight w:val="0"/>
          <w:marTop w:val="0"/>
          <w:marBottom w:val="0"/>
          <w:divBdr>
            <w:top w:val="none" w:sz="0" w:space="0" w:color="auto"/>
            <w:left w:val="none" w:sz="0" w:space="0" w:color="auto"/>
            <w:bottom w:val="none" w:sz="0" w:space="0" w:color="auto"/>
            <w:right w:val="none" w:sz="0" w:space="0" w:color="auto"/>
          </w:divBdr>
        </w:div>
        <w:div w:id="821507096">
          <w:marLeft w:val="640"/>
          <w:marRight w:val="0"/>
          <w:marTop w:val="0"/>
          <w:marBottom w:val="0"/>
          <w:divBdr>
            <w:top w:val="none" w:sz="0" w:space="0" w:color="auto"/>
            <w:left w:val="none" w:sz="0" w:space="0" w:color="auto"/>
            <w:bottom w:val="none" w:sz="0" w:space="0" w:color="auto"/>
            <w:right w:val="none" w:sz="0" w:space="0" w:color="auto"/>
          </w:divBdr>
        </w:div>
        <w:div w:id="1953197364">
          <w:marLeft w:val="640"/>
          <w:marRight w:val="0"/>
          <w:marTop w:val="0"/>
          <w:marBottom w:val="0"/>
          <w:divBdr>
            <w:top w:val="none" w:sz="0" w:space="0" w:color="auto"/>
            <w:left w:val="none" w:sz="0" w:space="0" w:color="auto"/>
            <w:bottom w:val="none" w:sz="0" w:space="0" w:color="auto"/>
            <w:right w:val="none" w:sz="0" w:space="0" w:color="auto"/>
          </w:divBdr>
        </w:div>
        <w:div w:id="1461335574">
          <w:marLeft w:val="640"/>
          <w:marRight w:val="0"/>
          <w:marTop w:val="0"/>
          <w:marBottom w:val="0"/>
          <w:divBdr>
            <w:top w:val="none" w:sz="0" w:space="0" w:color="auto"/>
            <w:left w:val="none" w:sz="0" w:space="0" w:color="auto"/>
            <w:bottom w:val="none" w:sz="0" w:space="0" w:color="auto"/>
            <w:right w:val="none" w:sz="0" w:space="0" w:color="auto"/>
          </w:divBdr>
        </w:div>
        <w:div w:id="1990862787">
          <w:marLeft w:val="640"/>
          <w:marRight w:val="0"/>
          <w:marTop w:val="0"/>
          <w:marBottom w:val="0"/>
          <w:divBdr>
            <w:top w:val="none" w:sz="0" w:space="0" w:color="auto"/>
            <w:left w:val="none" w:sz="0" w:space="0" w:color="auto"/>
            <w:bottom w:val="none" w:sz="0" w:space="0" w:color="auto"/>
            <w:right w:val="none" w:sz="0" w:space="0" w:color="auto"/>
          </w:divBdr>
        </w:div>
        <w:div w:id="339043918">
          <w:marLeft w:val="640"/>
          <w:marRight w:val="0"/>
          <w:marTop w:val="0"/>
          <w:marBottom w:val="0"/>
          <w:divBdr>
            <w:top w:val="none" w:sz="0" w:space="0" w:color="auto"/>
            <w:left w:val="none" w:sz="0" w:space="0" w:color="auto"/>
            <w:bottom w:val="none" w:sz="0" w:space="0" w:color="auto"/>
            <w:right w:val="none" w:sz="0" w:space="0" w:color="auto"/>
          </w:divBdr>
        </w:div>
        <w:div w:id="133790740">
          <w:marLeft w:val="640"/>
          <w:marRight w:val="0"/>
          <w:marTop w:val="0"/>
          <w:marBottom w:val="0"/>
          <w:divBdr>
            <w:top w:val="none" w:sz="0" w:space="0" w:color="auto"/>
            <w:left w:val="none" w:sz="0" w:space="0" w:color="auto"/>
            <w:bottom w:val="none" w:sz="0" w:space="0" w:color="auto"/>
            <w:right w:val="none" w:sz="0" w:space="0" w:color="auto"/>
          </w:divBdr>
        </w:div>
        <w:div w:id="1954969434">
          <w:marLeft w:val="640"/>
          <w:marRight w:val="0"/>
          <w:marTop w:val="0"/>
          <w:marBottom w:val="0"/>
          <w:divBdr>
            <w:top w:val="none" w:sz="0" w:space="0" w:color="auto"/>
            <w:left w:val="none" w:sz="0" w:space="0" w:color="auto"/>
            <w:bottom w:val="none" w:sz="0" w:space="0" w:color="auto"/>
            <w:right w:val="none" w:sz="0" w:space="0" w:color="auto"/>
          </w:divBdr>
        </w:div>
        <w:div w:id="1828814731">
          <w:marLeft w:val="640"/>
          <w:marRight w:val="0"/>
          <w:marTop w:val="0"/>
          <w:marBottom w:val="0"/>
          <w:divBdr>
            <w:top w:val="none" w:sz="0" w:space="0" w:color="auto"/>
            <w:left w:val="none" w:sz="0" w:space="0" w:color="auto"/>
            <w:bottom w:val="none" w:sz="0" w:space="0" w:color="auto"/>
            <w:right w:val="none" w:sz="0" w:space="0" w:color="auto"/>
          </w:divBdr>
        </w:div>
        <w:div w:id="693925713">
          <w:marLeft w:val="640"/>
          <w:marRight w:val="0"/>
          <w:marTop w:val="0"/>
          <w:marBottom w:val="0"/>
          <w:divBdr>
            <w:top w:val="none" w:sz="0" w:space="0" w:color="auto"/>
            <w:left w:val="none" w:sz="0" w:space="0" w:color="auto"/>
            <w:bottom w:val="none" w:sz="0" w:space="0" w:color="auto"/>
            <w:right w:val="none" w:sz="0" w:space="0" w:color="auto"/>
          </w:divBdr>
        </w:div>
        <w:div w:id="1473982066">
          <w:marLeft w:val="640"/>
          <w:marRight w:val="0"/>
          <w:marTop w:val="0"/>
          <w:marBottom w:val="0"/>
          <w:divBdr>
            <w:top w:val="none" w:sz="0" w:space="0" w:color="auto"/>
            <w:left w:val="none" w:sz="0" w:space="0" w:color="auto"/>
            <w:bottom w:val="none" w:sz="0" w:space="0" w:color="auto"/>
            <w:right w:val="none" w:sz="0" w:space="0" w:color="auto"/>
          </w:divBdr>
        </w:div>
        <w:div w:id="1364213937">
          <w:marLeft w:val="640"/>
          <w:marRight w:val="0"/>
          <w:marTop w:val="0"/>
          <w:marBottom w:val="0"/>
          <w:divBdr>
            <w:top w:val="none" w:sz="0" w:space="0" w:color="auto"/>
            <w:left w:val="none" w:sz="0" w:space="0" w:color="auto"/>
            <w:bottom w:val="none" w:sz="0" w:space="0" w:color="auto"/>
            <w:right w:val="none" w:sz="0" w:space="0" w:color="auto"/>
          </w:divBdr>
        </w:div>
        <w:div w:id="1803182812">
          <w:marLeft w:val="640"/>
          <w:marRight w:val="0"/>
          <w:marTop w:val="0"/>
          <w:marBottom w:val="0"/>
          <w:divBdr>
            <w:top w:val="none" w:sz="0" w:space="0" w:color="auto"/>
            <w:left w:val="none" w:sz="0" w:space="0" w:color="auto"/>
            <w:bottom w:val="none" w:sz="0" w:space="0" w:color="auto"/>
            <w:right w:val="none" w:sz="0" w:space="0" w:color="auto"/>
          </w:divBdr>
        </w:div>
        <w:div w:id="113402500">
          <w:marLeft w:val="640"/>
          <w:marRight w:val="0"/>
          <w:marTop w:val="0"/>
          <w:marBottom w:val="0"/>
          <w:divBdr>
            <w:top w:val="none" w:sz="0" w:space="0" w:color="auto"/>
            <w:left w:val="none" w:sz="0" w:space="0" w:color="auto"/>
            <w:bottom w:val="none" w:sz="0" w:space="0" w:color="auto"/>
            <w:right w:val="none" w:sz="0" w:space="0" w:color="auto"/>
          </w:divBdr>
        </w:div>
        <w:div w:id="397554638">
          <w:marLeft w:val="640"/>
          <w:marRight w:val="0"/>
          <w:marTop w:val="0"/>
          <w:marBottom w:val="0"/>
          <w:divBdr>
            <w:top w:val="none" w:sz="0" w:space="0" w:color="auto"/>
            <w:left w:val="none" w:sz="0" w:space="0" w:color="auto"/>
            <w:bottom w:val="none" w:sz="0" w:space="0" w:color="auto"/>
            <w:right w:val="none" w:sz="0" w:space="0" w:color="auto"/>
          </w:divBdr>
        </w:div>
        <w:div w:id="1868568032">
          <w:marLeft w:val="640"/>
          <w:marRight w:val="0"/>
          <w:marTop w:val="0"/>
          <w:marBottom w:val="0"/>
          <w:divBdr>
            <w:top w:val="none" w:sz="0" w:space="0" w:color="auto"/>
            <w:left w:val="none" w:sz="0" w:space="0" w:color="auto"/>
            <w:bottom w:val="none" w:sz="0" w:space="0" w:color="auto"/>
            <w:right w:val="none" w:sz="0" w:space="0" w:color="auto"/>
          </w:divBdr>
        </w:div>
        <w:div w:id="1674263171">
          <w:marLeft w:val="640"/>
          <w:marRight w:val="0"/>
          <w:marTop w:val="0"/>
          <w:marBottom w:val="0"/>
          <w:divBdr>
            <w:top w:val="none" w:sz="0" w:space="0" w:color="auto"/>
            <w:left w:val="none" w:sz="0" w:space="0" w:color="auto"/>
            <w:bottom w:val="none" w:sz="0" w:space="0" w:color="auto"/>
            <w:right w:val="none" w:sz="0" w:space="0" w:color="auto"/>
          </w:divBdr>
        </w:div>
        <w:div w:id="1563366510">
          <w:marLeft w:val="640"/>
          <w:marRight w:val="0"/>
          <w:marTop w:val="0"/>
          <w:marBottom w:val="0"/>
          <w:divBdr>
            <w:top w:val="none" w:sz="0" w:space="0" w:color="auto"/>
            <w:left w:val="none" w:sz="0" w:space="0" w:color="auto"/>
            <w:bottom w:val="none" w:sz="0" w:space="0" w:color="auto"/>
            <w:right w:val="none" w:sz="0" w:space="0" w:color="auto"/>
          </w:divBdr>
        </w:div>
        <w:div w:id="466515009">
          <w:marLeft w:val="640"/>
          <w:marRight w:val="0"/>
          <w:marTop w:val="0"/>
          <w:marBottom w:val="0"/>
          <w:divBdr>
            <w:top w:val="none" w:sz="0" w:space="0" w:color="auto"/>
            <w:left w:val="none" w:sz="0" w:space="0" w:color="auto"/>
            <w:bottom w:val="none" w:sz="0" w:space="0" w:color="auto"/>
            <w:right w:val="none" w:sz="0" w:space="0" w:color="auto"/>
          </w:divBdr>
        </w:div>
        <w:div w:id="1204050787">
          <w:marLeft w:val="640"/>
          <w:marRight w:val="0"/>
          <w:marTop w:val="0"/>
          <w:marBottom w:val="0"/>
          <w:divBdr>
            <w:top w:val="none" w:sz="0" w:space="0" w:color="auto"/>
            <w:left w:val="none" w:sz="0" w:space="0" w:color="auto"/>
            <w:bottom w:val="none" w:sz="0" w:space="0" w:color="auto"/>
            <w:right w:val="none" w:sz="0" w:space="0" w:color="auto"/>
          </w:divBdr>
        </w:div>
        <w:div w:id="1211185345">
          <w:marLeft w:val="640"/>
          <w:marRight w:val="0"/>
          <w:marTop w:val="0"/>
          <w:marBottom w:val="0"/>
          <w:divBdr>
            <w:top w:val="none" w:sz="0" w:space="0" w:color="auto"/>
            <w:left w:val="none" w:sz="0" w:space="0" w:color="auto"/>
            <w:bottom w:val="none" w:sz="0" w:space="0" w:color="auto"/>
            <w:right w:val="none" w:sz="0" w:space="0" w:color="auto"/>
          </w:divBdr>
        </w:div>
        <w:div w:id="1771390130">
          <w:marLeft w:val="640"/>
          <w:marRight w:val="0"/>
          <w:marTop w:val="0"/>
          <w:marBottom w:val="0"/>
          <w:divBdr>
            <w:top w:val="none" w:sz="0" w:space="0" w:color="auto"/>
            <w:left w:val="none" w:sz="0" w:space="0" w:color="auto"/>
            <w:bottom w:val="none" w:sz="0" w:space="0" w:color="auto"/>
            <w:right w:val="none" w:sz="0" w:space="0" w:color="auto"/>
          </w:divBdr>
        </w:div>
        <w:div w:id="362366769">
          <w:marLeft w:val="640"/>
          <w:marRight w:val="0"/>
          <w:marTop w:val="0"/>
          <w:marBottom w:val="0"/>
          <w:divBdr>
            <w:top w:val="none" w:sz="0" w:space="0" w:color="auto"/>
            <w:left w:val="none" w:sz="0" w:space="0" w:color="auto"/>
            <w:bottom w:val="none" w:sz="0" w:space="0" w:color="auto"/>
            <w:right w:val="none" w:sz="0" w:space="0" w:color="auto"/>
          </w:divBdr>
        </w:div>
        <w:div w:id="813569965">
          <w:marLeft w:val="640"/>
          <w:marRight w:val="0"/>
          <w:marTop w:val="0"/>
          <w:marBottom w:val="0"/>
          <w:divBdr>
            <w:top w:val="none" w:sz="0" w:space="0" w:color="auto"/>
            <w:left w:val="none" w:sz="0" w:space="0" w:color="auto"/>
            <w:bottom w:val="none" w:sz="0" w:space="0" w:color="auto"/>
            <w:right w:val="none" w:sz="0" w:space="0" w:color="auto"/>
          </w:divBdr>
        </w:div>
        <w:div w:id="318924166">
          <w:marLeft w:val="640"/>
          <w:marRight w:val="0"/>
          <w:marTop w:val="0"/>
          <w:marBottom w:val="0"/>
          <w:divBdr>
            <w:top w:val="none" w:sz="0" w:space="0" w:color="auto"/>
            <w:left w:val="none" w:sz="0" w:space="0" w:color="auto"/>
            <w:bottom w:val="none" w:sz="0" w:space="0" w:color="auto"/>
            <w:right w:val="none" w:sz="0" w:space="0" w:color="auto"/>
          </w:divBdr>
        </w:div>
        <w:div w:id="701129791">
          <w:marLeft w:val="640"/>
          <w:marRight w:val="0"/>
          <w:marTop w:val="0"/>
          <w:marBottom w:val="0"/>
          <w:divBdr>
            <w:top w:val="none" w:sz="0" w:space="0" w:color="auto"/>
            <w:left w:val="none" w:sz="0" w:space="0" w:color="auto"/>
            <w:bottom w:val="none" w:sz="0" w:space="0" w:color="auto"/>
            <w:right w:val="none" w:sz="0" w:space="0" w:color="auto"/>
          </w:divBdr>
        </w:div>
        <w:div w:id="880704912">
          <w:marLeft w:val="640"/>
          <w:marRight w:val="0"/>
          <w:marTop w:val="0"/>
          <w:marBottom w:val="0"/>
          <w:divBdr>
            <w:top w:val="none" w:sz="0" w:space="0" w:color="auto"/>
            <w:left w:val="none" w:sz="0" w:space="0" w:color="auto"/>
            <w:bottom w:val="none" w:sz="0" w:space="0" w:color="auto"/>
            <w:right w:val="none" w:sz="0" w:space="0" w:color="auto"/>
          </w:divBdr>
        </w:div>
        <w:div w:id="932084735">
          <w:marLeft w:val="640"/>
          <w:marRight w:val="0"/>
          <w:marTop w:val="0"/>
          <w:marBottom w:val="0"/>
          <w:divBdr>
            <w:top w:val="none" w:sz="0" w:space="0" w:color="auto"/>
            <w:left w:val="none" w:sz="0" w:space="0" w:color="auto"/>
            <w:bottom w:val="none" w:sz="0" w:space="0" w:color="auto"/>
            <w:right w:val="none" w:sz="0" w:space="0" w:color="auto"/>
          </w:divBdr>
        </w:div>
        <w:div w:id="591359764">
          <w:marLeft w:val="640"/>
          <w:marRight w:val="0"/>
          <w:marTop w:val="0"/>
          <w:marBottom w:val="0"/>
          <w:divBdr>
            <w:top w:val="none" w:sz="0" w:space="0" w:color="auto"/>
            <w:left w:val="none" w:sz="0" w:space="0" w:color="auto"/>
            <w:bottom w:val="none" w:sz="0" w:space="0" w:color="auto"/>
            <w:right w:val="none" w:sz="0" w:space="0" w:color="auto"/>
          </w:divBdr>
        </w:div>
      </w:divsChild>
    </w:div>
    <w:div w:id="1905339005">
      <w:bodyDiv w:val="1"/>
      <w:marLeft w:val="0"/>
      <w:marRight w:val="0"/>
      <w:marTop w:val="0"/>
      <w:marBottom w:val="0"/>
      <w:divBdr>
        <w:top w:val="none" w:sz="0" w:space="0" w:color="auto"/>
        <w:left w:val="none" w:sz="0" w:space="0" w:color="auto"/>
        <w:bottom w:val="none" w:sz="0" w:space="0" w:color="auto"/>
        <w:right w:val="none" w:sz="0" w:space="0" w:color="auto"/>
      </w:divBdr>
      <w:divsChild>
        <w:div w:id="589698644">
          <w:marLeft w:val="640"/>
          <w:marRight w:val="0"/>
          <w:marTop w:val="0"/>
          <w:marBottom w:val="0"/>
          <w:divBdr>
            <w:top w:val="none" w:sz="0" w:space="0" w:color="auto"/>
            <w:left w:val="none" w:sz="0" w:space="0" w:color="auto"/>
            <w:bottom w:val="none" w:sz="0" w:space="0" w:color="auto"/>
            <w:right w:val="none" w:sz="0" w:space="0" w:color="auto"/>
          </w:divBdr>
        </w:div>
        <w:div w:id="1613394818">
          <w:marLeft w:val="640"/>
          <w:marRight w:val="0"/>
          <w:marTop w:val="0"/>
          <w:marBottom w:val="0"/>
          <w:divBdr>
            <w:top w:val="none" w:sz="0" w:space="0" w:color="auto"/>
            <w:left w:val="none" w:sz="0" w:space="0" w:color="auto"/>
            <w:bottom w:val="none" w:sz="0" w:space="0" w:color="auto"/>
            <w:right w:val="none" w:sz="0" w:space="0" w:color="auto"/>
          </w:divBdr>
        </w:div>
        <w:div w:id="1081104566">
          <w:marLeft w:val="640"/>
          <w:marRight w:val="0"/>
          <w:marTop w:val="0"/>
          <w:marBottom w:val="0"/>
          <w:divBdr>
            <w:top w:val="none" w:sz="0" w:space="0" w:color="auto"/>
            <w:left w:val="none" w:sz="0" w:space="0" w:color="auto"/>
            <w:bottom w:val="none" w:sz="0" w:space="0" w:color="auto"/>
            <w:right w:val="none" w:sz="0" w:space="0" w:color="auto"/>
          </w:divBdr>
        </w:div>
        <w:div w:id="1753619665">
          <w:marLeft w:val="640"/>
          <w:marRight w:val="0"/>
          <w:marTop w:val="0"/>
          <w:marBottom w:val="0"/>
          <w:divBdr>
            <w:top w:val="none" w:sz="0" w:space="0" w:color="auto"/>
            <w:left w:val="none" w:sz="0" w:space="0" w:color="auto"/>
            <w:bottom w:val="none" w:sz="0" w:space="0" w:color="auto"/>
            <w:right w:val="none" w:sz="0" w:space="0" w:color="auto"/>
          </w:divBdr>
        </w:div>
        <w:div w:id="1991589188">
          <w:marLeft w:val="640"/>
          <w:marRight w:val="0"/>
          <w:marTop w:val="0"/>
          <w:marBottom w:val="0"/>
          <w:divBdr>
            <w:top w:val="none" w:sz="0" w:space="0" w:color="auto"/>
            <w:left w:val="none" w:sz="0" w:space="0" w:color="auto"/>
            <w:bottom w:val="none" w:sz="0" w:space="0" w:color="auto"/>
            <w:right w:val="none" w:sz="0" w:space="0" w:color="auto"/>
          </w:divBdr>
        </w:div>
        <w:div w:id="1144355301">
          <w:marLeft w:val="640"/>
          <w:marRight w:val="0"/>
          <w:marTop w:val="0"/>
          <w:marBottom w:val="0"/>
          <w:divBdr>
            <w:top w:val="none" w:sz="0" w:space="0" w:color="auto"/>
            <w:left w:val="none" w:sz="0" w:space="0" w:color="auto"/>
            <w:bottom w:val="none" w:sz="0" w:space="0" w:color="auto"/>
            <w:right w:val="none" w:sz="0" w:space="0" w:color="auto"/>
          </w:divBdr>
        </w:div>
        <w:div w:id="1277636032">
          <w:marLeft w:val="640"/>
          <w:marRight w:val="0"/>
          <w:marTop w:val="0"/>
          <w:marBottom w:val="0"/>
          <w:divBdr>
            <w:top w:val="none" w:sz="0" w:space="0" w:color="auto"/>
            <w:left w:val="none" w:sz="0" w:space="0" w:color="auto"/>
            <w:bottom w:val="none" w:sz="0" w:space="0" w:color="auto"/>
            <w:right w:val="none" w:sz="0" w:space="0" w:color="auto"/>
          </w:divBdr>
        </w:div>
        <w:div w:id="263223716">
          <w:marLeft w:val="640"/>
          <w:marRight w:val="0"/>
          <w:marTop w:val="0"/>
          <w:marBottom w:val="0"/>
          <w:divBdr>
            <w:top w:val="none" w:sz="0" w:space="0" w:color="auto"/>
            <w:left w:val="none" w:sz="0" w:space="0" w:color="auto"/>
            <w:bottom w:val="none" w:sz="0" w:space="0" w:color="auto"/>
            <w:right w:val="none" w:sz="0" w:space="0" w:color="auto"/>
          </w:divBdr>
        </w:div>
        <w:div w:id="732855639">
          <w:marLeft w:val="640"/>
          <w:marRight w:val="0"/>
          <w:marTop w:val="0"/>
          <w:marBottom w:val="0"/>
          <w:divBdr>
            <w:top w:val="none" w:sz="0" w:space="0" w:color="auto"/>
            <w:left w:val="none" w:sz="0" w:space="0" w:color="auto"/>
            <w:bottom w:val="none" w:sz="0" w:space="0" w:color="auto"/>
            <w:right w:val="none" w:sz="0" w:space="0" w:color="auto"/>
          </w:divBdr>
        </w:div>
        <w:div w:id="1407993395">
          <w:marLeft w:val="640"/>
          <w:marRight w:val="0"/>
          <w:marTop w:val="0"/>
          <w:marBottom w:val="0"/>
          <w:divBdr>
            <w:top w:val="none" w:sz="0" w:space="0" w:color="auto"/>
            <w:left w:val="none" w:sz="0" w:space="0" w:color="auto"/>
            <w:bottom w:val="none" w:sz="0" w:space="0" w:color="auto"/>
            <w:right w:val="none" w:sz="0" w:space="0" w:color="auto"/>
          </w:divBdr>
        </w:div>
        <w:div w:id="963272746">
          <w:marLeft w:val="640"/>
          <w:marRight w:val="0"/>
          <w:marTop w:val="0"/>
          <w:marBottom w:val="0"/>
          <w:divBdr>
            <w:top w:val="none" w:sz="0" w:space="0" w:color="auto"/>
            <w:left w:val="none" w:sz="0" w:space="0" w:color="auto"/>
            <w:bottom w:val="none" w:sz="0" w:space="0" w:color="auto"/>
            <w:right w:val="none" w:sz="0" w:space="0" w:color="auto"/>
          </w:divBdr>
        </w:div>
        <w:div w:id="1963030005">
          <w:marLeft w:val="640"/>
          <w:marRight w:val="0"/>
          <w:marTop w:val="0"/>
          <w:marBottom w:val="0"/>
          <w:divBdr>
            <w:top w:val="none" w:sz="0" w:space="0" w:color="auto"/>
            <w:left w:val="none" w:sz="0" w:space="0" w:color="auto"/>
            <w:bottom w:val="none" w:sz="0" w:space="0" w:color="auto"/>
            <w:right w:val="none" w:sz="0" w:space="0" w:color="auto"/>
          </w:divBdr>
        </w:div>
        <w:div w:id="1091005580">
          <w:marLeft w:val="640"/>
          <w:marRight w:val="0"/>
          <w:marTop w:val="0"/>
          <w:marBottom w:val="0"/>
          <w:divBdr>
            <w:top w:val="none" w:sz="0" w:space="0" w:color="auto"/>
            <w:left w:val="none" w:sz="0" w:space="0" w:color="auto"/>
            <w:bottom w:val="none" w:sz="0" w:space="0" w:color="auto"/>
            <w:right w:val="none" w:sz="0" w:space="0" w:color="auto"/>
          </w:divBdr>
        </w:div>
        <w:div w:id="1931813592">
          <w:marLeft w:val="640"/>
          <w:marRight w:val="0"/>
          <w:marTop w:val="0"/>
          <w:marBottom w:val="0"/>
          <w:divBdr>
            <w:top w:val="none" w:sz="0" w:space="0" w:color="auto"/>
            <w:left w:val="none" w:sz="0" w:space="0" w:color="auto"/>
            <w:bottom w:val="none" w:sz="0" w:space="0" w:color="auto"/>
            <w:right w:val="none" w:sz="0" w:space="0" w:color="auto"/>
          </w:divBdr>
        </w:div>
        <w:div w:id="1405688565">
          <w:marLeft w:val="640"/>
          <w:marRight w:val="0"/>
          <w:marTop w:val="0"/>
          <w:marBottom w:val="0"/>
          <w:divBdr>
            <w:top w:val="none" w:sz="0" w:space="0" w:color="auto"/>
            <w:left w:val="none" w:sz="0" w:space="0" w:color="auto"/>
            <w:bottom w:val="none" w:sz="0" w:space="0" w:color="auto"/>
            <w:right w:val="none" w:sz="0" w:space="0" w:color="auto"/>
          </w:divBdr>
        </w:div>
        <w:div w:id="1304194783">
          <w:marLeft w:val="640"/>
          <w:marRight w:val="0"/>
          <w:marTop w:val="0"/>
          <w:marBottom w:val="0"/>
          <w:divBdr>
            <w:top w:val="none" w:sz="0" w:space="0" w:color="auto"/>
            <w:left w:val="none" w:sz="0" w:space="0" w:color="auto"/>
            <w:bottom w:val="none" w:sz="0" w:space="0" w:color="auto"/>
            <w:right w:val="none" w:sz="0" w:space="0" w:color="auto"/>
          </w:divBdr>
        </w:div>
        <w:div w:id="2048294752">
          <w:marLeft w:val="640"/>
          <w:marRight w:val="0"/>
          <w:marTop w:val="0"/>
          <w:marBottom w:val="0"/>
          <w:divBdr>
            <w:top w:val="none" w:sz="0" w:space="0" w:color="auto"/>
            <w:left w:val="none" w:sz="0" w:space="0" w:color="auto"/>
            <w:bottom w:val="none" w:sz="0" w:space="0" w:color="auto"/>
            <w:right w:val="none" w:sz="0" w:space="0" w:color="auto"/>
          </w:divBdr>
        </w:div>
        <w:div w:id="1766726589">
          <w:marLeft w:val="640"/>
          <w:marRight w:val="0"/>
          <w:marTop w:val="0"/>
          <w:marBottom w:val="0"/>
          <w:divBdr>
            <w:top w:val="none" w:sz="0" w:space="0" w:color="auto"/>
            <w:left w:val="none" w:sz="0" w:space="0" w:color="auto"/>
            <w:bottom w:val="none" w:sz="0" w:space="0" w:color="auto"/>
            <w:right w:val="none" w:sz="0" w:space="0" w:color="auto"/>
          </w:divBdr>
        </w:div>
        <w:div w:id="2069842272">
          <w:marLeft w:val="640"/>
          <w:marRight w:val="0"/>
          <w:marTop w:val="0"/>
          <w:marBottom w:val="0"/>
          <w:divBdr>
            <w:top w:val="none" w:sz="0" w:space="0" w:color="auto"/>
            <w:left w:val="none" w:sz="0" w:space="0" w:color="auto"/>
            <w:bottom w:val="none" w:sz="0" w:space="0" w:color="auto"/>
            <w:right w:val="none" w:sz="0" w:space="0" w:color="auto"/>
          </w:divBdr>
        </w:div>
        <w:div w:id="1582837695">
          <w:marLeft w:val="640"/>
          <w:marRight w:val="0"/>
          <w:marTop w:val="0"/>
          <w:marBottom w:val="0"/>
          <w:divBdr>
            <w:top w:val="none" w:sz="0" w:space="0" w:color="auto"/>
            <w:left w:val="none" w:sz="0" w:space="0" w:color="auto"/>
            <w:bottom w:val="none" w:sz="0" w:space="0" w:color="auto"/>
            <w:right w:val="none" w:sz="0" w:space="0" w:color="auto"/>
          </w:divBdr>
        </w:div>
        <w:div w:id="742606152">
          <w:marLeft w:val="640"/>
          <w:marRight w:val="0"/>
          <w:marTop w:val="0"/>
          <w:marBottom w:val="0"/>
          <w:divBdr>
            <w:top w:val="none" w:sz="0" w:space="0" w:color="auto"/>
            <w:left w:val="none" w:sz="0" w:space="0" w:color="auto"/>
            <w:bottom w:val="none" w:sz="0" w:space="0" w:color="auto"/>
            <w:right w:val="none" w:sz="0" w:space="0" w:color="auto"/>
          </w:divBdr>
        </w:div>
        <w:div w:id="1197549879">
          <w:marLeft w:val="640"/>
          <w:marRight w:val="0"/>
          <w:marTop w:val="0"/>
          <w:marBottom w:val="0"/>
          <w:divBdr>
            <w:top w:val="none" w:sz="0" w:space="0" w:color="auto"/>
            <w:left w:val="none" w:sz="0" w:space="0" w:color="auto"/>
            <w:bottom w:val="none" w:sz="0" w:space="0" w:color="auto"/>
            <w:right w:val="none" w:sz="0" w:space="0" w:color="auto"/>
          </w:divBdr>
        </w:div>
        <w:div w:id="1860580853">
          <w:marLeft w:val="640"/>
          <w:marRight w:val="0"/>
          <w:marTop w:val="0"/>
          <w:marBottom w:val="0"/>
          <w:divBdr>
            <w:top w:val="none" w:sz="0" w:space="0" w:color="auto"/>
            <w:left w:val="none" w:sz="0" w:space="0" w:color="auto"/>
            <w:bottom w:val="none" w:sz="0" w:space="0" w:color="auto"/>
            <w:right w:val="none" w:sz="0" w:space="0" w:color="auto"/>
          </w:divBdr>
        </w:div>
        <w:div w:id="1752119194">
          <w:marLeft w:val="640"/>
          <w:marRight w:val="0"/>
          <w:marTop w:val="0"/>
          <w:marBottom w:val="0"/>
          <w:divBdr>
            <w:top w:val="none" w:sz="0" w:space="0" w:color="auto"/>
            <w:left w:val="none" w:sz="0" w:space="0" w:color="auto"/>
            <w:bottom w:val="none" w:sz="0" w:space="0" w:color="auto"/>
            <w:right w:val="none" w:sz="0" w:space="0" w:color="auto"/>
          </w:divBdr>
        </w:div>
        <w:div w:id="1831094732">
          <w:marLeft w:val="640"/>
          <w:marRight w:val="0"/>
          <w:marTop w:val="0"/>
          <w:marBottom w:val="0"/>
          <w:divBdr>
            <w:top w:val="none" w:sz="0" w:space="0" w:color="auto"/>
            <w:left w:val="none" w:sz="0" w:space="0" w:color="auto"/>
            <w:bottom w:val="none" w:sz="0" w:space="0" w:color="auto"/>
            <w:right w:val="none" w:sz="0" w:space="0" w:color="auto"/>
          </w:divBdr>
        </w:div>
        <w:div w:id="160588282">
          <w:marLeft w:val="640"/>
          <w:marRight w:val="0"/>
          <w:marTop w:val="0"/>
          <w:marBottom w:val="0"/>
          <w:divBdr>
            <w:top w:val="none" w:sz="0" w:space="0" w:color="auto"/>
            <w:left w:val="none" w:sz="0" w:space="0" w:color="auto"/>
            <w:bottom w:val="none" w:sz="0" w:space="0" w:color="auto"/>
            <w:right w:val="none" w:sz="0" w:space="0" w:color="auto"/>
          </w:divBdr>
        </w:div>
        <w:div w:id="1880848571">
          <w:marLeft w:val="640"/>
          <w:marRight w:val="0"/>
          <w:marTop w:val="0"/>
          <w:marBottom w:val="0"/>
          <w:divBdr>
            <w:top w:val="none" w:sz="0" w:space="0" w:color="auto"/>
            <w:left w:val="none" w:sz="0" w:space="0" w:color="auto"/>
            <w:bottom w:val="none" w:sz="0" w:space="0" w:color="auto"/>
            <w:right w:val="none" w:sz="0" w:space="0" w:color="auto"/>
          </w:divBdr>
        </w:div>
        <w:div w:id="1487818767">
          <w:marLeft w:val="640"/>
          <w:marRight w:val="0"/>
          <w:marTop w:val="0"/>
          <w:marBottom w:val="0"/>
          <w:divBdr>
            <w:top w:val="none" w:sz="0" w:space="0" w:color="auto"/>
            <w:left w:val="none" w:sz="0" w:space="0" w:color="auto"/>
            <w:bottom w:val="none" w:sz="0" w:space="0" w:color="auto"/>
            <w:right w:val="none" w:sz="0" w:space="0" w:color="auto"/>
          </w:divBdr>
        </w:div>
        <w:div w:id="762258472">
          <w:marLeft w:val="640"/>
          <w:marRight w:val="0"/>
          <w:marTop w:val="0"/>
          <w:marBottom w:val="0"/>
          <w:divBdr>
            <w:top w:val="none" w:sz="0" w:space="0" w:color="auto"/>
            <w:left w:val="none" w:sz="0" w:space="0" w:color="auto"/>
            <w:bottom w:val="none" w:sz="0" w:space="0" w:color="auto"/>
            <w:right w:val="none" w:sz="0" w:space="0" w:color="auto"/>
          </w:divBdr>
        </w:div>
        <w:div w:id="1652636242">
          <w:marLeft w:val="640"/>
          <w:marRight w:val="0"/>
          <w:marTop w:val="0"/>
          <w:marBottom w:val="0"/>
          <w:divBdr>
            <w:top w:val="none" w:sz="0" w:space="0" w:color="auto"/>
            <w:left w:val="none" w:sz="0" w:space="0" w:color="auto"/>
            <w:bottom w:val="none" w:sz="0" w:space="0" w:color="auto"/>
            <w:right w:val="none" w:sz="0" w:space="0" w:color="auto"/>
          </w:divBdr>
        </w:div>
        <w:div w:id="350911779">
          <w:marLeft w:val="640"/>
          <w:marRight w:val="0"/>
          <w:marTop w:val="0"/>
          <w:marBottom w:val="0"/>
          <w:divBdr>
            <w:top w:val="none" w:sz="0" w:space="0" w:color="auto"/>
            <w:left w:val="none" w:sz="0" w:space="0" w:color="auto"/>
            <w:bottom w:val="none" w:sz="0" w:space="0" w:color="auto"/>
            <w:right w:val="none" w:sz="0" w:space="0" w:color="auto"/>
          </w:divBdr>
        </w:div>
        <w:div w:id="1409382098">
          <w:marLeft w:val="640"/>
          <w:marRight w:val="0"/>
          <w:marTop w:val="0"/>
          <w:marBottom w:val="0"/>
          <w:divBdr>
            <w:top w:val="none" w:sz="0" w:space="0" w:color="auto"/>
            <w:left w:val="none" w:sz="0" w:space="0" w:color="auto"/>
            <w:bottom w:val="none" w:sz="0" w:space="0" w:color="auto"/>
            <w:right w:val="none" w:sz="0" w:space="0" w:color="auto"/>
          </w:divBdr>
        </w:div>
        <w:div w:id="1893539835">
          <w:marLeft w:val="640"/>
          <w:marRight w:val="0"/>
          <w:marTop w:val="0"/>
          <w:marBottom w:val="0"/>
          <w:divBdr>
            <w:top w:val="none" w:sz="0" w:space="0" w:color="auto"/>
            <w:left w:val="none" w:sz="0" w:space="0" w:color="auto"/>
            <w:bottom w:val="none" w:sz="0" w:space="0" w:color="auto"/>
            <w:right w:val="none" w:sz="0" w:space="0" w:color="auto"/>
          </w:divBdr>
        </w:div>
        <w:div w:id="789856407">
          <w:marLeft w:val="640"/>
          <w:marRight w:val="0"/>
          <w:marTop w:val="0"/>
          <w:marBottom w:val="0"/>
          <w:divBdr>
            <w:top w:val="none" w:sz="0" w:space="0" w:color="auto"/>
            <w:left w:val="none" w:sz="0" w:space="0" w:color="auto"/>
            <w:bottom w:val="none" w:sz="0" w:space="0" w:color="auto"/>
            <w:right w:val="none" w:sz="0" w:space="0" w:color="auto"/>
          </w:divBdr>
        </w:div>
        <w:div w:id="1317685658">
          <w:marLeft w:val="640"/>
          <w:marRight w:val="0"/>
          <w:marTop w:val="0"/>
          <w:marBottom w:val="0"/>
          <w:divBdr>
            <w:top w:val="none" w:sz="0" w:space="0" w:color="auto"/>
            <w:left w:val="none" w:sz="0" w:space="0" w:color="auto"/>
            <w:bottom w:val="none" w:sz="0" w:space="0" w:color="auto"/>
            <w:right w:val="none" w:sz="0" w:space="0" w:color="auto"/>
          </w:divBdr>
        </w:div>
        <w:div w:id="399910373">
          <w:marLeft w:val="640"/>
          <w:marRight w:val="0"/>
          <w:marTop w:val="0"/>
          <w:marBottom w:val="0"/>
          <w:divBdr>
            <w:top w:val="none" w:sz="0" w:space="0" w:color="auto"/>
            <w:left w:val="none" w:sz="0" w:space="0" w:color="auto"/>
            <w:bottom w:val="none" w:sz="0" w:space="0" w:color="auto"/>
            <w:right w:val="none" w:sz="0" w:space="0" w:color="auto"/>
          </w:divBdr>
        </w:div>
        <w:div w:id="1079988093">
          <w:marLeft w:val="640"/>
          <w:marRight w:val="0"/>
          <w:marTop w:val="0"/>
          <w:marBottom w:val="0"/>
          <w:divBdr>
            <w:top w:val="none" w:sz="0" w:space="0" w:color="auto"/>
            <w:left w:val="none" w:sz="0" w:space="0" w:color="auto"/>
            <w:bottom w:val="none" w:sz="0" w:space="0" w:color="auto"/>
            <w:right w:val="none" w:sz="0" w:space="0" w:color="auto"/>
          </w:divBdr>
        </w:div>
        <w:div w:id="1116362581">
          <w:marLeft w:val="640"/>
          <w:marRight w:val="0"/>
          <w:marTop w:val="0"/>
          <w:marBottom w:val="0"/>
          <w:divBdr>
            <w:top w:val="none" w:sz="0" w:space="0" w:color="auto"/>
            <w:left w:val="none" w:sz="0" w:space="0" w:color="auto"/>
            <w:bottom w:val="none" w:sz="0" w:space="0" w:color="auto"/>
            <w:right w:val="none" w:sz="0" w:space="0" w:color="auto"/>
          </w:divBdr>
        </w:div>
      </w:divsChild>
    </w:div>
    <w:div w:id="1918904182">
      <w:bodyDiv w:val="1"/>
      <w:marLeft w:val="0"/>
      <w:marRight w:val="0"/>
      <w:marTop w:val="0"/>
      <w:marBottom w:val="0"/>
      <w:divBdr>
        <w:top w:val="none" w:sz="0" w:space="0" w:color="auto"/>
        <w:left w:val="none" w:sz="0" w:space="0" w:color="auto"/>
        <w:bottom w:val="none" w:sz="0" w:space="0" w:color="auto"/>
        <w:right w:val="none" w:sz="0" w:space="0" w:color="auto"/>
      </w:divBdr>
      <w:divsChild>
        <w:div w:id="2057316395">
          <w:marLeft w:val="640"/>
          <w:marRight w:val="0"/>
          <w:marTop w:val="0"/>
          <w:marBottom w:val="0"/>
          <w:divBdr>
            <w:top w:val="none" w:sz="0" w:space="0" w:color="auto"/>
            <w:left w:val="none" w:sz="0" w:space="0" w:color="auto"/>
            <w:bottom w:val="none" w:sz="0" w:space="0" w:color="auto"/>
            <w:right w:val="none" w:sz="0" w:space="0" w:color="auto"/>
          </w:divBdr>
        </w:div>
        <w:div w:id="378288414">
          <w:marLeft w:val="640"/>
          <w:marRight w:val="0"/>
          <w:marTop w:val="0"/>
          <w:marBottom w:val="0"/>
          <w:divBdr>
            <w:top w:val="none" w:sz="0" w:space="0" w:color="auto"/>
            <w:left w:val="none" w:sz="0" w:space="0" w:color="auto"/>
            <w:bottom w:val="none" w:sz="0" w:space="0" w:color="auto"/>
            <w:right w:val="none" w:sz="0" w:space="0" w:color="auto"/>
          </w:divBdr>
        </w:div>
        <w:div w:id="534464039">
          <w:marLeft w:val="640"/>
          <w:marRight w:val="0"/>
          <w:marTop w:val="0"/>
          <w:marBottom w:val="0"/>
          <w:divBdr>
            <w:top w:val="none" w:sz="0" w:space="0" w:color="auto"/>
            <w:left w:val="none" w:sz="0" w:space="0" w:color="auto"/>
            <w:bottom w:val="none" w:sz="0" w:space="0" w:color="auto"/>
            <w:right w:val="none" w:sz="0" w:space="0" w:color="auto"/>
          </w:divBdr>
        </w:div>
        <w:div w:id="1672491731">
          <w:marLeft w:val="640"/>
          <w:marRight w:val="0"/>
          <w:marTop w:val="0"/>
          <w:marBottom w:val="0"/>
          <w:divBdr>
            <w:top w:val="none" w:sz="0" w:space="0" w:color="auto"/>
            <w:left w:val="none" w:sz="0" w:space="0" w:color="auto"/>
            <w:bottom w:val="none" w:sz="0" w:space="0" w:color="auto"/>
            <w:right w:val="none" w:sz="0" w:space="0" w:color="auto"/>
          </w:divBdr>
        </w:div>
        <w:div w:id="237977836">
          <w:marLeft w:val="640"/>
          <w:marRight w:val="0"/>
          <w:marTop w:val="0"/>
          <w:marBottom w:val="0"/>
          <w:divBdr>
            <w:top w:val="none" w:sz="0" w:space="0" w:color="auto"/>
            <w:left w:val="none" w:sz="0" w:space="0" w:color="auto"/>
            <w:bottom w:val="none" w:sz="0" w:space="0" w:color="auto"/>
            <w:right w:val="none" w:sz="0" w:space="0" w:color="auto"/>
          </w:divBdr>
        </w:div>
        <w:div w:id="675117098">
          <w:marLeft w:val="640"/>
          <w:marRight w:val="0"/>
          <w:marTop w:val="0"/>
          <w:marBottom w:val="0"/>
          <w:divBdr>
            <w:top w:val="none" w:sz="0" w:space="0" w:color="auto"/>
            <w:left w:val="none" w:sz="0" w:space="0" w:color="auto"/>
            <w:bottom w:val="none" w:sz="0" w:space="0" w:color="auto"/>
            <w:right w:val="none" w:sz="0" w:space="0" w:color="auto"/>
          </w:divBdr>
        </w:div>
        <w:div w:id="563879977">
          <w:marLeft w:val="640"/>
          <w:marRight w:val="0"/>
          <w:marTop w:val="0"/>
          <w:marBottom w:val="0"/>
          <w:divBdr>
            <w:top w:val="none" w:sz="0" w:space="0" w:color="auto"/>
            <w:left w:val="none" w:sz="0" w:space="0" w:color="auto"/>
            <w:bottom w:val="none" w:sz="0" w:space="0" w:color="auto"/>
            <w:right w:val="none" w:sz="0" w:space="0" w:color="auto"/>
          </w:divBdr>
        </w:div>
        <w:div w:id="564492810">
          <w:marLeft w:val="640"/>
          <w:marRight w:val="0"/>
          <w:marTop w:val="0"/>
          <w:marBottom w:val="0"/>
          <w:divBdr>
            <w:top w:val="none" w:sz="0" w:space="0" w:color="auto"/>
            <w:left w:val="none" w:sz="0" w:space="0" w:color="auto"/>
            <w:bottom w:val="none" w:sz="0" w:space="0" w:color="auto"/>
            <w:right w:val="none" w:sz="0" w:space="0" w:color="auto"/>
          </w:divBdr>
        </w:div>
        <w:div w:id="1305233693">
          <w:marLeft w:val="640"/>
          <w:marRight w:val="0"/>
          <w:marTop w:val="0"/>
          <w:marBottom w:val="0"/>
          <w:divBdr>
            <w:top w:val="none" w:sz="0" w:space="0" w:color="auto"/>
            <w:left w:val="none" w:sz="0" w:space="0" w:color="auto"/>
            <w:bottom w:val="none" w:sz="0" w:space="0" w:color="auto"/>
            <w:right w:val="none" w:sz="0" w:space="0" w:color="auto"/>
          </w:divBdr>
        </w:div>
        <w:div w:id="2116289319">
          <w:marLeft w:val="640"/>
          <w:marRight w:val="0"/>
          <w:marTop w:val="0"/>
          <w:marBottom w:val="0"/>
          <w:divBdr>
            <w:top w:val="none" w:sz="0" w:space="0" w:color="auto"/>
            <w:left w:val="none" w:sz="0" w:space="0" w:color="auto"/>
            <w:bottom w:val="none" w:sz="0" w:space="0" w:color="auto"/>
            <w:right w:val="none" w:sz="0" w:space="0" w:color="auto"/>
          </w:divBdr>
        </w:div>
        <w:div w:id="1818107073">
          <w:marLeft w:val="640"/>
          <w:marRight w:val="0"/>
          <w:marTop w:val="0"/>
          <w:marBottom w:val="0"/>
          <w:divBdr>
            <w:top w:val="none" w:sz="0" w:space="0" w:color="auto"/>
            <w:left w:val="none" w:sz="0" w:space="0" w:color="auto"/>
            <w:bottom w:val="none" w:sz="0" w:space="0" w:color="auto"/>
            <w:right w:val="none" w:sz="0" w:space="0" w:color="auto"/>
          </w:divBdr>
        </w:div>
        <w:div w:id="971444743">
          <w:marLeft w:val="640"/>
          <w:marRight w:val="0"/>
          <w:marTop w:val="0"/>
          <w:marBottom w:val="0"/>
          <w:divBdr>
            <w:top w:val="none" w:sz="0" w:space="0" w:color="auto"/>
            <w:left w:val="none" w:sz="0" w:space="0" w:color="auto"/>
            <w:bottom w:val="none" w:sz="0" w:space="0" w:color="auto"/>
            <w:right w:val="none" w:sz="0" w:space="0" w:color="auto"/>
          </w:divBdr>
        </w:div>
        <w:div w:id="1916935464">
          <w:marLeft w:val="640"/>
          <w:marRight w:val="0"/>
          <w:marTop w:val="0"/>
          <w:marBottom w:val="0"/>
          <w:divBdr>
            <w:top w:val="none" w:sz="0" w:space="0" w:color="auto"/>
            <w:left w:val="none" w:sz="0" w:space="0" w:color="auto"/>
            <w:bottom w:val="none" w:sz="0" w:space="0" w:color="auto"/>
            <w:right w:val="none" w:sz="0" w:space="0" w:color="auto"/>
          </w:divBdr>
        </w:div>
        <w:div w:id="1065444969">
          <w:marLeft w:val="640"/>
          <w:marRight w:val="0"/>
          <w:marTop w:val="0"/>
          <w:marBottom w:val="0"/>
          <w:divBdr>
            <w:top w:val="none" w:sz="0" w:space="0" w:color="auto"/>
            <w:left w:val="none" w:sz="0" w:space="0" w:color="auto"/>
            <w:bottom w:val="none" w:sz="0" w:space="0" w:color="auto"/>
            <w:right w:val="none" w:sz="0" w:space="0" w:color="auto"/>
          </w:divBdr>
        </w:div>
        <w:div w:id="1153524163">
          <w:marLeft w:val="640"/>
          <w:marRight w:val="0"/>
          <w:marTop w:val="0"/>
          <w:marBottom w:val="0"/>
          <w:divBdr>
            <w:top w:val="none" w:sz="0" w:space="0" w:color="auto"/>
            <w:left w:val="none" w:sz="0" w:space="0" w:color="auto"/>
            <w:bottom w:val="none" w:sz="0" w:space="0" w:color="auto"/>
            <w:right w:val="none" w:sz="0" w:space="0" w:color="auto"/>
          </w:divBdr>
        </w:div>
        <w:div w:id="845945306">
          <w:marLeft w:val="640"/>
          <w:marRight w:val="0"/>
          <w:marTop w:val="0"/>
          <w:marBottom w:val="0"/>
          <w:divBdr>
            <w:top w:val="none" w:sz="0" w:space="0" w:color="auto"/>
            <w:left w:val="none" w:sz="0" w:space="0" w:color="auto"/>
            <w:bottom w:val="none" w:sz="0" w:space="0" w:color="auto"/>
            <w:right w:val="none" w:sz="0" w:space="0" w:color="auto"/>
          </w:divBdr>
        </w:div>
        <w:div w:id="1280726774">
          <w:marLeft w:val="640"/>
          <w:marRight w:val="0"/>
          <w:marTop w:val="0"/>
          <w:marBottom w:val="0"/>
          <w:divBdr>
            <w:top w:val="none" w:sz="0" w:space="0" w:color="auto"/>
            <w:left w:val="none" w:sz="0" w:space="0" w:color="auto"/>
            <w:bottom w:val="none" w:sz="0" w:space="0" w:color="auto"/>
            <w:right w:val="none" w:sz="0" w:space="0" w:color="auto"/>
          </w:divBdr>
        </w:div>
        <w:div w:id="37900550">
          <w:marLeft w:val="640"/>
          <w:marRight w:val="0"/>
          <w:marTop w:val="0"/>
          <w:marBottom w:val="0"/>
          <w:divBdr>
            <w:top w:val="none" w:sz="0" w:space="0" w:color="auto"/>
            <w:left w:val="none" w:sz="0" w:space="0" w:color="auto"/>
            <w:bottom w:val="none" w:sz="0" w:space="0" w:color="auto"/>
            <w:right w:val="none" w:sz="0" w:space="0" w:color="auto"/>
          </w:divBdr>
        </w:div>
        <w:div w:id="1657956697">
          <w:marLeft w:val="640"/>
          <w:marRight w:val="0"/>
          <w:marTop w:val="0"/>
          <w:marBottom w:val="0"/>
          <w:divBdr>
            <w:top w:val="none" w:sz="0" w:space="0" w:color="auto"/>
            <w:left w:val="none" w:sz="0" w:space="0" w:color="auto"/>
            <w:bottom w:val="none" w:sz="0" w:space="0" w:color="auto"/>
            <w:right w:val="none" w:sz="0" w:space="0" w:color="auto"/>
          </w:divBdr>
        </w:div>
        <w:div w:id="694505063">
          <w:marLeft w:val="640"/>
          <w:marRight w:val="0"/>
          <w:marTop w:val="0"/>
          <w:marBottom w:val="0"/>
          <w:divBdr>
            <w:top w:val="none" w:sz="0" w:space="0" w:color="auto"/>
            <w:left w:val="none" w:sz="0" w:space="0" w:color="auto"/>
            <w:bottom w:val="none" w:sz="0" w:space="0" w:color="auto"/>
            <w:right w:val="none" w:sz="0" w:space="0" w:color="auto"/>
          </w:divBdr>
        </w:div>
        <w:div w:id="39861245">
          <w:marLeft w:val="640"/>
          <w:marRight w:val="0"/>
          <w:marTop w:val="0"/>
          <w:marBottom w:val="0"/>
          <w:divBdr>
            <w:top w:val="none" w:sz="0" w:space="0" w:color="auto"/>
            <w:left w:val="none" w:sz="0" w:space="0" w:color="auto"/>
            <w:bottom w:val="none" w:sz="0" w:space="0" w:color="auto"/>
            <w:right w:val="none" w:sz="0" w:space="0" w:color="auto"/>
          </w:divBdr>
        </w:div>
        <w:div w:id="1164736498">
          <w:marLeft w:val="640"/>
          <w:marRight w:val="0"/>
          <w:marTop w:val="0"/>
          <w:marBottom w:val="0"/>
          <w:divBdr>
            <w:top w:val="none" w:sz="0" w:space="0" w:color="auto"/>
            <w:left w:val="none" w:sz="0" w:space="0" w:color="auto"/>
            <w:bottom w:val="none" w:sz="0" w:space="0" w:color="auto"/>
            <w:right w:val="none" w:sz="0" w:space="0" w:color="auto"/>
          </w:divBdr>
        </w:div>
        <w:div w:id="1901402436">
          <w:marLeft w:val="640"/>
          <w:marRight w:val="0"/>
          <w:marTop w:val="0"/>
          <w:marBottom w:val="0"/>
          <w:divBdr>
            <w:top w:val="none" w:sz="0" w:space="0" w:color="auto"/>
            <w:left w:val="none" w:sz="0" w:space="0" w:color="auto"/>
            <w:bottom w:val="none" w:sz="0" w:space="0" w:color="auto"/>
            <w:right w:val="none" w:sz="0" w:space="0" w:color="auto"/>
          </w:divBdr>
        </w:div>
        <w:div w:id="1376808173">
          <w:marLeft w:val="640"/>
          <w:marRight w:val="0"/>
          <w:marTop w:val="0"/>
          <w:marBottom w:val="0"/>
          <w:divBdr>
            <w:top w:val="none" w:sz="0" w:space="0" w:color="auto"/>
            <w:left w:val="none" w:sz="0" w:space="0" w:color="auto"/>
            <w:bottom w:val="none" w:sz="0" w:space="0" w:color="auto"/>
            <w:right w:val="none" w:sz="0" w:space="0" w:color="auto"/>
          </w:divBdr>
        </w:div>
        <w:div w:id="1736196758">
          <w:marLeft w:val="640"/>
          <w:marRight w:val="0"/>
          <w:marTop w:val="0"/>
          <w:marBottom w:val="0"/>
          <w:divBdr>
            <w:top w:val="none" w:sz="0" w:space="0" w:color="auto"/>
            <w:left w:val="none" w:sz="0" w:space="0" w:color="auto"/>
            <w:bottom w:val="none" w:sz="0" w:space="0" w:color="auto"/>
            <w:right w:val="none" w:sz="0" w:space="0" w:color="auto"/>
          </w:divBdr>
        </w:div>
        <w:div w:id="1210655271">
          <w:marLeft w:val="640"/>
          <w:marRight w:val="0"/>
          <w:marTop w:val="0"/>
          <w:marBottom w:val="0"/>
          <w:divBdr>
            <w:top w:val="none" w:sz="0" w:space="0" w:color="auto"/>
            <w:left w:val="none" w:sz="0" w:space="0" w:color="auto"/>
            <w:bottom w:val="none" w:sz="0" w:space="0" w:color="auto"/>
            <w:right w:val="none" w:sz="0" w:space="0" w:color="auto"/>
          </w:divBdr>
        </w:div>
        <w:div w:id="24411468">
          <w:marLeft w:val="640"/>
          <w:marRight w:val="0"/>
          <w:marTop w:val="0"/>
          <w:marBottom w:val="0"/>
          <w:divBdr>
            <w:top w:val="none" w:sz="0" w:space="0" w:color="auto"/>
            <w:left w:val="none" w:sz="0" w:space="0" w:color="auto"/>
            <w:bottom w:val="none" w:sz="0" w:space="0" w:color="auto"/>
            <w:right w:val="none" w:sz="0" w:space="0" w:color="auto"/>
          </w:divBdr>
        </w:div>
        <w:div w:id="513233220">
          <w:marLeft w:val="640"/>
          <w:marRight w:val="0"/>
          <w:marTop w:val="0"/>
          <w:marBottom w:val="0"/>
          <w:divBdr>
            <w:top w:val="none" w:sz="0" w:space="0" w:color="auto"/>
            <w:left w:val="none" w:sz="0" w:space="0" w:color="auto"/>
            <w:bottom w:val="none" w:sz="0" w:space="0" w:color="auto"/>
            <w:right w:val="none" w:sz="0" w:space="0" w:color="auto"/>
          </w:divBdr>
        </w:div>
        <w:div w:id="85922587">
          <w:marLeft w:val="640"/>
          <w:marRight w:val="0"/>
          <w:marTop w:val="0"/>
          <w:marBottom w:val="0"/>
          <w:divBdr>
            <w:top w:val="none" w:sz="0" w:space="0" w:color="auto"/>
            <w:left w:val="none" w:sz="0" w:space="0" w:color="auto"/>
            <w:bottom w:val="none" w:sz="0" w:space="0" w:color="auto"/>
            <w:right w:val="none" w:sz="0" w:space="0" w:color="auto"/>
          </w:divBdr>
        </w:div>
      </w:divsChild>
    </w:div>
    <w:div w:id="1927490588">
      <w:bodyDiv w:val="1"/>
      <w:marLeft w:val="0"/>
      <w:marRight w:val="0"/>
      <w:marTop w:val="0"/>
      <w:marBottom w:val="0"/>
      <w:divBdr>
        <w:top w:val="none" w:sz="0" w:space="0" w:color="auto"/>
        <w:left w:val="none" w:sz="0" w:space="0" w:color="auto"/>
        <w:bottom w:val="none" w:sz="0" w:space="0" w:color="auto"/>
        <w:right w:val="none" w:sz="0" w:space="0" w:color="auto"/>
      </w:divBdr>
      <w:divsChild>
        <w:div w:id="914323043">
          <w:marLeft w:val="640"/>
          <w:marRight w:val="0"/>
          <w:marTop w:val="0"/>
          <w:marBottom w:val="0"/>
          <w:divBdr>
            <w:top w:val="none" w:sz="0" w:space="0" w:color="auto"/>
            <w:left w:val="none" w:sz="0" w:space="0" w:color="auto"/>
            <w:bottom w:val="none" w:sz="0" w:space="0" w:color="auto"/>
            <w:right w:val="none" w:sz="0" w:space="0" w:color="auto"/>
          </w:divBdr>
        </w:div>
        <w:div w:id="264074688">
          <w:marLeft w:val="640"/>
          <w:marRight w:val="0"/>
          <w:marTop w:val="0"/>
          <w:marBottom w:val="0"/>
          <w:divBdr>
            <w:top w:val="none" w:sz="0" w:space="0" w:color="auto"/>
            <w:left w:val="none" w:sz="0" w:space="0" w:color="auto"/>
            <w:bottom w:val="none" w:sz="0" w:space="0" w:color="auto"/>
            <w:right w:val="none" w:sz="0" w:space="0" w:color="auto"/>
          </w:divBdr>
        </w:div>
        <w:div w:id="2144693516">
          <w:marLeft w:val="640"/>
          <w:marRight w:val="0"/>
          <w:marTop w:val="0"/>
          <w:marBottom w:val="0"/>
          <w:divBdr>
            <w:top w:val="none" w:sz="0" w:space="0" w:color="auto"/>
            <w:left w:val="none" w:sz="0" w:space="0" w:color="auto"/>
            <w:bottom w:val="none" w:sz="0" w:space="0" w:color="auto"/>
            <w:right w:val="none" w:sz="0" w:space="0" w:color="auto"/>
          </w:divBdr>
        </w:div>
        <w:div w:id="738555317">
          <w:marLeft w:val="640"/>
          <w:marRight w:val="0"/>
          <w:marTop w:val="0"/>
          <w:marBottom w:val="0"/>
          <w:divBdr>
            <w:top w:val="none" w:sz="0" w:space="0" w:color="auto"/>
            <w:left w:val="none" w:sz="0" w:space="0" w:color="auto"/>
            <w:bottom w:val="none" w:sz="0" w:space="0" w:color="auto"/>
            <w:right w:val="none" w:sz="0" w:space="0" w:color="auto"/>
          </w:divBdr>
        </w:div>
        <w:div w:id="1194806253">
          <w:marLeft w:val="640"/>
          <w:marRight w:val="0"/>
          <w:marTop w:val="0"/>
          <w:marBottom w:val="0"/>
          <w:divBdr>
            <w:top w:val="none" w:sz="0" w:space="0" w:color="auto"/>
            <w:left w:val="none" w:sz="0" w:space="0" w:color="auto"/>
            <w:bottom w:val="none" w:sz="0" w:space="0" w:color="auto"/>
            <w:right w:val="none" w:sz="0" w:space="0" w:color="auto"/>
          </w:divBdr>
        </w:div>
        <w:div w:id="1037895975">
          <w:marLeft w:val="640"/>
          <w:marRight w:val="0"/>
          <w:marTop w:val="0"/>
          <w:marBottom w:val="0"/>
          <w:divBdr>
            <w:top w:val="none" w:sz="0" w:space="0" w:color="auto"/>
            <w:left w:val="none" w:sz="0" w:space="0" w:color="auto"/>
            <w:bottom w:val="none" w:sz="0" w:space="0" w:color="auto"/>
            <w:right w:val="none" w:sz="0" w:space="0" w:color="auto"/>
          </w:divBdr>
        </w:div>
        <w:div w:id="1915965740">
          <w:marLeft w:val="640"/>
          <w:marRight w:val="0"/>
          <w:marTop w:val="0"/>
          <w:marBottom w:val="0"/>
          <w:divBdr>
            <w:top w:val="none" w:sz="0" w:space="0" w:color="auto"/>
            <w:left w:val="none" w:sz="0" w:space="0" w:color="auto"/>
            <w:bottom w:val="none" w:sz="0" w:space="0" w:color="auto"/>
            <w:right w:val="none" w:sz="0" w:space="0" w:color="auto"/>
          </w:divBdr>
        </w:div>
        <w:div w:id="571702398">
          <w:marLeft w:val="640"/>
          <w:marRight w:val="0"/>
          <w:marTop w:val="0"/>
          <w:marBottom w:val="0"/>
          <w:divBdr>
            <w:top w:val="none" w:sz="0" w:space="0" w:color="auto"/>
            <w:left w:val="none" w:sz="0" w:space="0" w:color="auto"/>
            <w:bottom w:val="none" w:sz="0" w:space="0" w:color="auto"/>
            <w:right w:val="none" w:sz="0" w:space="0" w:color="auto"/>
          </w:divBdr>
        </w:div>
        <w:div w:id="991717861">
          <w:marLeft w:val="640"/>
          <w:marRight w:val="0"/>
          <w:marTop w:val="0"/>
          <w:marBottom w:val="0"/>
          <w:divBdr>
            <w:top w:val="none" w:sz="0" w:space="0" w:color="auto"/>
            <w:left w:val="none" w:sz="0" w:space="0" w:color="auto"/>
            <w:bottom w:val="none" w:sz="0" w:space="0" w:color="auto"/>
            <w:right w:val="none" w:sz="0" w:space="0" w:color="auto"/>
          </w:divBdr>
        </w:div>
        <w:div w:id="1952853646">
          <w:marLeft w:val="640"/>
          <w:marRight w:val="0"/>
          <w:marTop w:val="0"/>
          <w:marBottom w:val="0"/>
          <w:divBdr>
            <w:top w:val="none" w:sz="0" w:space="0" w:color="auto"/>
            <w:left w:val="none" w:sz="0" w:space="0" w:color="auto"/>
            <w:bottom w:val="none" w:sz="0" w:space="0" w:color="auto"/>
            <w:right w:val="none" w:sz="0" w:space="0" w:color="auto"/>
          </w:divBdr>
        </w:div>
      </w:divsChild>
    </w:div>
    <w:div w:id="1927765634">
      <w:bodyDiv w:val="1"/>
      <w:marLeft w:val="0"/>
      <w:marRight w:val="0"/>
      <w:marTop w:val="0"/>
      <w:marBottom w:val="0"/>
      <w:divBdr>
        <w:top w:val="none" w:sz="0" w:space="0" w:color="auto"/>
        <w:left w:val="none" w:sz="0" w:space="0" w:color="auto"/>
        <w:bottom w:val="none" w:sz="0" w:space="0" w:color="auto"/>
        <w:right w:val="none" w:sz="0" w:space="0" w:color="auto"/>
      </w:divBdr>
      <w:divsChild>
        <w:div w:id="437674955">
          <w:marLeft w:val="640"/>
          <w:marRight w:val="0"/>
          <w:marTop w:val="0"/>
          <w:marBottom w:val="0"/>
          <w:divBdr>
            <w:top w:val="none" w:sz="0" w:space="0" w:color="auto"/>
            <w:left w:val="none" w:sz="0" w:space="0" w:color="auto"/>
            <w:bottom w:val="none" w:sz="0" w:space="0" w:color="auto"/>
            <w:right w:val="none" w:sz="0" w:space="0" w:color="auto"/>
          </w:divBdr>
        </w:div>
        <w:div w:id="955214126">
          <w:marLeft w:val="640"/>
          <w:marRight w:val="0"/>
          <w:marTop w:val="0"/>
          <w:marBottom w:val="0"/>
          <w:divBdr>
            <w:top w:val="none" w:sz="0" w:space="0" w:color="auto"/>
            <w:left w:val="none" w:sz="0" w:space="0" w:color="auto"/>
            <w:bottom w:val="none" w:sz="0" w:space="0" w:color="auto"/>
            <w:right w:val="none" w:sz="0" w:space="0" w:color="auto"/>
          </w:divBdr>
        </w:div>
        <w:div w:id="1698043096">
          <w:marLeft w:val="640"/>
          <w:marRight w:val="0"/>
          <w:marTop w:val="0"/>
          <w:marBottom w:val="0"/>
          <w:divBdr>
            <w:top w:val="none" w:sz="0" w:space="0" w:color="auto"/>
            <w:left w:val="none" w:sz="0" w:space="0" w:color="auto"/>
            <w:bottom w:val="none" w:sz="0" w:space="0" w:color="auto"/>
            <w:right w:val="none" w:sz="0" w:space="0" w:color="auto"/>
          </w:divBdr>
        </w:div>
        <w:div w:id="1241714315">
          <w:marLeft w:val="640"/>
          <w:marRight w:val="0"/>
          <w:marTop w:val="0"/>
          <w:marBottom w:val="0"/>
          <w:divBdr>
            <w:top w:val="none" w:sz="0" w:space="0" w:color="auto"/>
            <w:left w:val="none" w:sz="0" w:space="0" w:color="auto"/>
            <w:bottom w:val="none" w:sz="0" w:space="0" w:color="auto"/>
            <w:right w:val="none" w:sz="0" w:space="0" w:color="auto"/>
          </w:divBdr>
        </w:div>
        <w:div w:id="1833174841">
          <w:marLeft w:val="640"/>
          <w:marRight w:val="0"/>
          <w:marTop w:val="0"/>
          <w:marBottom w:val="0"/>
          <w:divBdr>
            <w:top w:val="none" w:sz="0" w:space="0" w:color="auto"/>
            <w:left w:val="none" w:sz="0" w:space="0" w:color="auto"/>
            <w:bottom w:val="none" w:sz="0" w:space="0" w:color="auto"/>
            <w:right w:val="none" w:sz="0" w:space="0" w:color="auto"/>
          </w:divBdr>
        </w:div>
        <w:div w:id="2069104771">
          <w:marLeft w:val="640"/>
          <w:marRight w:val="0"/>
          <w:marTop w:val="0"/>
          <w:marBottom w:val="0"/>
          <w:divBdr>
            <w:top w:val="none" w:sz="0" w:space="0" w:color="auto"/>
            <w:left w:val="none" w:sz="0" w:space="0" w:color="auto"/>
            <w:bottom w:val="none" w:sz="0" w:space="0" w:color="auto"/>
            <w:right w:val="none" w:sz="0" w:space="0" w:color="auto"/>
          </w:divBdr>
        </w:div>
        <w:div w:id="386224781">
          <w:marLeft w:val="640"/>
          <w:marRight w:val="0"/>
          <w:marTop w:val="0"/>
          <w:marBottom w:val="0"/>
          <w:divBdr>
            <w:top w:val="none" w:sz="0" w:space="0" w:color="auto"/>
            <w:left w:val="none" w:sz="0" w:space="0" w:color="auto"/>
            <w:bottom w:val="none" w:sz="0" w:space="0" w:color="auto"/>
            <w:right w:val="none" w:sz="0" w:space="0" w:color="auto"/>
          </w:divBdr>
        </w:div>
        <w:div w:id="348071731">
          <w:marLeft w:val="640"/>
          <w:marRight w:val="0"/>
          <w:marTop w:val="0"/>
          <w:marBottom w:val="0"/>
          <w:divBdr>
            <w:top w:val="none" w:sz="0" w:space="0" w:color="auto"/>
            <w:left w:val="none" w:sz="0" w:space="0" w:color="auto"/>
            <w:bottom w:val="none" w:sz="0" w:space="0" w:color="auto"/>
            <w:right w:val="none" w:sz="0" w:space="0" w:color="auto"/>
          </w:divBdr>
        </w:div>
        <w:div w:id="2101943015">
          <w:marLeft w:val="640"/>
          <w:marRight w:val="0"/>
          <w:marTop w:val="0"/>
          <w:marBottom w:val="0"/>
          <w:divBdr>
            <w:top w:val="none" w:sz="0" w:space="0" w:color="auto"/>
            <w:left w:val="none" w:sz="0" w:space="0" w:color="auto"/>
            <w:bottom w:val="none" w:sz="0" w:space="0" w:color="auto"/>
            <w:right w:val="none" w:sz="0" w:space="0" w:color="auto"/>
          </w:divBdr>
        </w:div>
        <w:div w:id="1632859148">
          <w:marLeft w:val="640"/>
          <w:marRight w:val="0"/>
          <w:marTop w:val="0"/>
          <w:marBottom w:val="0"/>
          <w:divBdr>
            <w:top w:val="none" w:sz="0" w:space="0" w:color="auto"/>
            <w:left w:val="none" w:sz="0" w:space="0" w:color="auto"/>
            <w:bottom w:val="none" w:sz="0" w:space="0" w:color="auto"/>
            <w:right w:val="none" w:sz="0" w:space="0" w:color="auto"/>
          </w:divBdr>
        </w:div>
        <w:div w:id="377515574">
          <w:marLeft w:val="640"/>
          <w:marRight w:val="0"/>
          <w:marTop w:val="0"/>
          <w:marBottom w:val="0"/>
          <w:divBdr>
            <w:top w:val="none" w:sz="0" w:space="0" w:color="auto"/>
            <w:left w:val="none" w:sz="0" w:space="0" w:color="auto"/>
            <w:bottom w:val="none" w:sz="0" w:space="0" w:color="auto"/>
            <w:right w:val="none" w:sz="0" w:space="0" w:color="auto"/>
          </w:divBdr>
        </w:div>
        <w:div w:id="709109271">
          <w:marLeft w:val="640"/>
          <w:marRight w:val="0"/>
          <w:marTop w:val="0"/>
          <w:marBottom w:val="0"/>
          <w:divBdr>
            <w:top w:val="none" w:sz="0" w:space="0" w:color="auto"/>
            <w:left w:val="none" w:sz="0" w:space="0" w:color="auto"/>
            <w:bottom w:val="none" w:sz="0" w:space="0" w:color="auto"/>
            <w:right w:val="none" w:sz="0" w:space="0" w:color="auto"/>
          </w:divBdr>
        </w:div>
        <w:div w:id="929462321">
          <w:marLeft w:val="640"/>
          <w:marRight w:val="0"/>
          <w:marTop w:val="0"/>
          <w:marBottom w:val="0"/>
          <w:divBdr>
            <w:top w:val="none" w:sz="0" w:space="0" w:color="auto"/>
            <w:left w:val="none" w:sz="0" w:space="0" w:color="auto"/>
            <w:bottom w:val="none" w:sz="0" w:space="0" w:color="auto"/>
            <w:right w:val="none" w:sz="0" w:space="0" w:color="auto"/>
          </w:divBdr>
        </w:div>
        <w:div w:id="704600238">
          <w:marLeft w:val="640"/>
          <w:marRight w:val="0"/>
          <w:marTop w:val="0"/>
          <w:marBottom w:val="0"/>
          <w:divBdr>
            <w:top w:val="none" w:sz="0" w:space="0" w:color="auto"/>
            <w:left w:val="none" w:sz="0" w:space="0" w:color="auto"/>
            <w:bottom w:val="none" w:sz="0" w:space="0" w:color="auto"/>
            <w:right w:val="none" w:sz="0" w:space="0" w:color="auto"/>
          </w:divBdr>
        </w:div>
        <w:div w:id="1343043527">
          <w:marLeft w:val="640"/>
          <w:marRight w:val="0"/>
          <w:marTop w:val="0"/>
          <w:marBottom w:val="0"/>
          <w:divBdr>
            <w:top w:val="none" w:sz="0" w:space="0" w:color="auto"/>
            <w:left w:val="none" w:sz="0" w:space="0" w:color="auto"/>
            <w:bottom w:val="none" w:sz="0" w:space="0" w:color="auto"/>
            <w:right w:val="none" w:sz="0" w:space="0" w:color="auto"/>
          </w:divBdr>
        </w:div>
        <w:div w:id="569736764">
          <w:marLeft w:val="640"/>
          <w:marRight w:val="0"/>
          <w:marTop w:val="0"/>
          <w:marBottom w:val="0"/>
          <w:divBdr>
            <w:top w:val="none" w:sz="0" w:space="0" w:color="auto"/>
            <w:left w:val="none" w:sz="0" w:space="0" w:color="auto"/>
            <w:bottom w:val="none" w:sz="0" w:space="0" w:color="auto"/>
            <w:right w:val="none" w:sz="0" w:space="0" w:color="auto"/>
          </w:divBdr>
        </w:div>
        <w:div w:id="2052873574">
          <w:marLeft w:val="640"/>
          <w:marRight w:val="0"/>
          <w:marTop w:val="0"/>
          <w:marBottom w:val="0"/>
          <w:divBdr>
            <w:top w:val="none" w:sz="0" w:space="0" w:color="auto"/>
            <w:left w:val="none" w:sz="0" w:space="0" w:color="auto"/>
            <w:bottom w:val="none" w:sz="0" w:space="0" w:color="auto"/>
            <w:right w:val="none" w:sz="0" w:space="0" w:color="auto"/>
          </w:divBdr>
        </w:div>
        <w:div w:id="816919656">
          <w:marLeft w:val="640"/>
          <w:marRight w:val="0"/>
          <w:marTop w:val="0"/>
          <w:marBottom w:val="0"/>
          <w:divBdr>
            <w:top w:val="none" w:sz="0" w:space="0" w:color="auto"/>
            <w:left w:val="none" w:sz="0" w:space="0" w:color="auto"/>
            <w:bottom w:val="none" w:sz="0" w:space="0" w:color="auto"/>
            <w:right w:val="none" w:sz="0" w:space="0" w:color="auto"/>
          </w:divBdr>
        </w:div>
        <w:div w:id="362554699">
          <w:marLeft w:val="640"/>
          <w:marRight w:val="0"/>
          <w:marTop w:val="0"/>
          <w:marBottom w:val="0"/>
          <w:divBdr>
            <w:top w:val="none" w:sz="0" w:space="0" w:color="auto"/>
            <w:left w:val="none" w:sz="0" w:space="0" w:color="auto"/>
            <w:bottom w:val="none" w:sz="0" w:space="0" w:color="auto"/>
            <w:right w:val="none" w:sz="0" w:space="0" w:color="auto"/>
          </w:divBdr>
        </w:div>
        <w:div w:id="342172108">
          <w:marLeft w:val="640"/>
          <w:marRight w:val="0"/>
          <w:marTop w:val="0"/>
          <w:marBottom w:val="0"/>
          <w:divBdr>
            <w:top w:val="none" w:sz="0" w:space="0" w:color="auto"/>
            <w:left w:val="none" w:sz="0" w:space="0" w:color="auto"/>
            <w:bottom w:val="none" w:sz="0" w:space="0" w:color="auto"/>
            <w:right w:val="none" w:sz="0" w:space="0" w:color="auto"/>
          </w:divBdr>
        </w:div>
        <w:div w:id="1641182200">
          <w:marLeft w:val="640"/>
          <w:marRight w:val="0"/>
          <w:marTop w:val="0"/>
          <w:marBottom w:val="0"/>
          <w:divBdr>
            <w:top w:val="none" w:sz="0" w:space="0" w:color="auto"/>
            <w:left w:val="none" w:sz="0" w:space="0" w:color="auto"/>
            <w:bottom w:val="none" w:sz="0" w:space="0" w:color="auto"/>
            <w:right w:val="none" w:sz="0" w:space="0" w:color="auto"/>
          </w:divBdr>
        </w:div>
        <w:div w:id="1634754232">
          <w:marLeft w:val="640"/>
          <w:marRight w:val="0"/>
          <w:marTop w:val="0"/>
          <w:marBottom w:val="0"/>
          <w:divBdr>
            <w:top w:val="none" w:sz="0" w:space="0" w:color="auto"/>
            <w:left w:val="none" w:sz="0" w:space="0" w:color="auto"/>
            <w:bottom w:val="none" w:sz="0" w:space="0" w:color="auto"/>
            <w:right w:val="none" w:sz="0" w:space="0" w:color="auto"/>
          </w:divBdr>
        </w:div>
        <w:div w:id="1752041321">
          <w:marLeft w:val="640"/>
          <w:marRight w:val="0"/>
          <w:marTop w:val="0"/>
          <w:marBottom w:val="0"/>
          <w:divBdr>
            <w:top w:val="none" w:sz="0" w:space="0" w:color="auto"/>
            <w:left w:val="none" w:sz="0" w:space="0" w:color="auto"/>
            <w:bottom w:val="none" w:sz="0" w:space="0" w:color="auto"/>
            <w:right w:val="none" w:sz="0" w:space="0" w:color="auto"/>
          </w:divBdr>
        </w:div>
        <w:div w:id="271130600">
          <w:marLeft w:val="640"/>
          <w:marRight w:val="0"/>
          <w:marTop w:val="0"/>
          <w:marBottom w:val="0"/>
          <w:divBdr>
            <w:top w:val="none" w:sz="0" w:space="0" w:color="auto"/>
            <w:left w:val="none" w:sz="0" w:space="0" w:color="auto"/>
            <w:bottom w:val="none" w:sz="0" w:space="0" w:color="auto"/>
            <w:right w:val="none" w:sz="0" w:space="0" w:color="auto"/>
          </w:divBdr>
        </w:div>
        <w:div w:id="1556770672">
          <w:marLeft w:val="640"/>
          <w:marRight w:val="0"/>
          <w:marTop w:val="0"/>
          <w:marBottom w:val="0"/>
          <w:divBdr>
            <w:top w:val="none" w:sz="0" w:space="0" w:color="auto"/>
            <w:left w:val="none" w:sz="0" w:space="0" w:color="auto"/>
            <w:bottom w:val="none" w:sz="0" w:space="0" w:color="auto"/>
            <w:right w:val="none" w:sz="0" w:space="0" w:color="auto"/>
          </w:divBdr>
        </w:div>
        <w:div w:id="1999916055">
          <w:marLeft w:val="640"/>
          <w:marRight w:val="0"/>
          <w:marTop w:val="0"/>
          <w:marBottom w:val="0"/>
          <w:divBdr>
            <w:top w:val="none" w:sz="0" w:space="0" w:color="auto"/>
            <w:left w:val="none" w:sz="0" w:space="0" w:color="auto"/>
            <w:bottom w:val="none" w:sz="0" w:space="0" w:color="auto"/>
            <w:right w:val="none" w:sz="0" w:space="0" w:color="auto"/>
          </w:divBdr>
        </w:div>
        <w:div w:id="1758016495">
          <w:marLeft w:val="640"/>
          <w:marRight w:val="0"/>
          <w:marTop w:val="0"/>
          <w:marBottom w:val="0"/>
          <w:divBdr>
            <w:top w:val="none" w:sz="0" w:space="0" w:color="auto"/>
            <w:left w:val="none" w:sz="0" w:space="0" w:color="auto"/>
            <w:bottom w:val="none" w:sz="0" w:space="0" w:color="auto"/>
            <w:right w:val="none" w:sz="0" w:space="0" w:color="auto"/>
          </w:divBdr>
        </w:div>
        <w:div w:id="232351509">
          <w:marLeft w:val="640"/>
          <w:marRight w:val="0"/>
          <w:marTop w:val="0"/>
          <w:marBottom w:val="0"/>
          <w:divBdr>
            <w:top w:val="none" w:sz="0" w:space="0" w:color="auto"/>
            <w:left w:val="none" w:sz="0" w:space="0" w:color="auto"/>
            <w:bottom w:val="none" w:sz="0" w:space="0" w:color="auto"/>
            <w:right w:val="none" w:sz="0" w:space="0" w:color="auto"/>
          </w:divBdr>
        </w:div>
        <w:div w:id="1110247284">
          <w:marLeft w:val="640"/>
          <w:marRight w:val="0"/>
          <w:marTop w:val="0"/>
          <w:marBottom w:val="0"/>
          <w:divBdr>
            <w:top w:val="none" w:sz="0" w:space="0" w:color="auto"/>
            <w:left w:val="none" w:sz="0" w:space="0" w:color="auto"/>
            <w:bottom w:val="none" w:sz="0" w:space="0" w:color="auto"/>
            <w:right w:val="none" w:sz="0" w:space="0" w:color="auto"/>
          </w:divBdr>
        </w:div>
        <w:div w:id="1230842124">
          <w:marLeft w:val="640"/>
          <w:marRight w:val="0"/>
          <w:marTop w:val="0"/>
          <w:marBottom w:val="0"/>
          <w:divBdr>
            <w:top w:val="none" w:sz="0" w:space="0" w:color="auto"/>
            <w:left w:val="none" w:sz="0" w:space="0" w:color="auto"/>
            <w:bottom w:val="none" w:sz="0" w:space="0" w:color="auto"/>
            <w:right w:val="none" w:sz="0" w:space="0" w:color="auto"/>
          </w:divBdr>
        </w:div>
        <w:div w:id="1815557700">
          <w:marLeft w:val="640"/>
          <w:marRight w:val="0"/>
          <w:marTop w:val="0"/>
          <w:marBottom w:val="0"/>
          <w:divBdr>
            <w:top w:val="none" w:sz="0" w:space="0" w:color="auto"/>
            <w:left w:val="none" w:sz="0" w:space="0" w:color="auto"/>
            <w:bottom w:val="none" w:sz="0" w:space="0" w:color="auto"/>
            <w:right w:val="none" w:sz="0" w:space="0" w:color="auto"/>
          </w:divBdr>
        </w:div>
        <w:div w:id="1310404107">
          <w:marLeft w:val="640"/>
          <w:marRight w:val="0"/>
          <w:marTop w:val="0"/>
          <w:marBottom w:val="0"/>
          <w:divBdr>
            <w:top w:val="none" w:sz="0" w:space="0" w:color="auto"/>
            <w:left w:val="none" w:sz="0" w:space="0" w:color="auto"/>
            <w:bottom w:val="none" w:sz="0" w:space="0" w:color="auto"/>
            <w:right w:val="none" w:sz="0" w:space="0" w:color="auto"/>
          </w:divBdr>
        </w:div>
        <w:div w:id="687756496">
          <w:marLeft w:val="640"/>
          <w:marRight w:val="0"/>
          <w:marTop w:val="0"/>
          <w:marBottom w:val="0"/>
          <w:divBdr>
            <w:top w:val="none" w:sz="0" w:space="0" w:color="auto"/>
            <w:left w:val="none" w:sz="0" w:space="0" w:color="auto"/>
            <w:bottom w:val="none" w:sz="0" w:space="0" w:color="auto"/>
            <w:right w:val="none" w:sz="0" w:space="0" w:color="auto"/>
          </w:divBdr>
        </w:div>
        <w:div w:id="1840655243">
          <w:marLeft w:val="640"/>
          <w:marRight w:val="0"/>
          <w:marTop w:val="0"/>
          <w:marBottom w:val="0"/>
          <w:divBdr>
            <w:top w:val="none" w:sz="0" w:space="0" w:color="auto"/>
            <w:left w:val="none" w:sz="0" w:space="0" w:color="auto"/>
            <w:bottom w:val="none" w:sz="0" w:space="0" w:color="auto"/>
            <w:right w:val="none" w:sz="0" w:space="0" w:color="auto"/>
          </w:divBdr>
        </w:div>
        <w:div w:id="1167356768">
          <w:marLeft w:val="640"/>
          <w:marRight w:val="0"/>
          <w:marTop w:val="0"/>
          <w:marBottom w:val="0"/>
          <w:divBdr>
            <w:top w:val="none" w:sz="0" w:space="0" w:color="auto"/>
            <w:left w:val="none" w:sz="0" w:space="0" w:color="auto"/>
            <w:bottom w:val="none" w:sz="0" w:space="0" w:color="auto"/>
            <w:right w:val="none" w:sz="0" w:space="0" w:color="auto"/>
          </w:divBdr>
        </w:div>
        <w:div w:id="2098206386">
          <w:marLeft w:val="640"/>
          <w:marRight w:val="0"/>
          <w:marTop w:val="0"/>
          <w:marBottom w:val="0"/>
          <w:divBdr>
            <w:top w:val="none" w:sz="0" w:space="0" w:color="auto"/>
            <w:left w:val="none" w:sz="0" w:space="0" w:color="auto"/>
            <w:bottom w:val="none" w:sz="0" w:space="0" w:color="auto"/>
            <w:right w:val="none" w:sz="0" w:space="0" w:color="auto"/>
          </w:divBdr>
        </w:div>
        <w:div w:id="548305445">
          <w:marLeft w:val="640"/>
          <w:marRight w:val="0"/>
          <w:marTop w:val="0"/>
          <w:marBottom w:val="0"/>
          <w:divBdr>
            <w:top w:val="none" w:sz="0" w:space="0" w:color="auto"/>
            <w:left w:val="none" w:sz="0" w:space="0" w:color="auto"/>
            <w:bottom w:val="none" w:sz="0" w:space="0" w:color="auto"/>
            <w:right w:val="none" w:sz="0" w:space="0" w:color="auto"/>
          </w:divBdr>
        </w:div>
        <w:div w:id="820582289">
          <w:marLeft w:val="640"/>
          <w:marRight w:val="0"/>
          <w:marTop w:val="0"/>
          <w:marBottom w:val="0"/>
          <w:divBdr>
            <w:top w:val="none" w:sz="0" w:space="0" w:color="auto"/>
            <w:left w:val="none" w:sz="0" w:space="0" w:color="auto"/>
            <w:bottom w:val="none" w:sz="0" w:space="0" w:color="auto"/>
            <w:right w:val="none" w:sz="0" w:space="0" w:color="auto"/>
          </w:divBdr>
        </w:div>
        <w:div w:id="887450561">
          <w:marLeft w:val="640"/>
          <w:marRight w:val="0"/>
          <w:marTop w:val="0"/>
          <w:marBottom w:val="0"/>
          <w:divBdr>
            <w:top w:val="none" w:sz="0" w:space="0" w:color="auto"/>
            <w:left w:val="none" w:sz="0" w:space="0" w:color="auto"/>
            <w:bottom w:val="none" w:sz="0" w:space="0" w:color="auto"/>
            <w:right w:val="none" w:sz="0" w:space="0" w:color="auto"/>
          </w:divBdr>
        </w:div>
        <w:div w:id="12418382">
          <w:marLeft w:val="640"/>
          <w:marRight w:val="0"/>
          <w:marTop w:val="0"/>
          <w:marBottom w:val="0"/>
          <w:divBdr>
            <w:top w:val="none" w:sz="0" w:space="0" w:color="auto"/>
            <w:left w:val="none" w:sz="0" w:space="0" w:color="auto"/>
            <w:bottom w:val="none" w:sz="0" w:space="0" w:color="auto"/>
            <w:right w:val="none" w:sz="0" w:space="0" w:color="auto"/>
          </w:divBdr>
        </w:div>
        <w:div w:id="1844474399">
          <w:marLeft w:val="640"/>
          <w:marRight w:val="0"/>
          <w:marTop w:val="0"/>
          <w:marBottom w:val="0"/>
          <w:divBdr>
            <w:top w:val="none" w:sz="0" w:space="0" w:color="auto"/>
            <w:left w:val="none" w:sz="0" w:space="0" w:color="auto"/>
            <w:bottom w:val="none" w:sz="0" w:space="0" w:color="auto"/>
            <w:right w:val="none" w:sz="0" w:space="0" w:color="auto"/>
          </w:divBdr>
        </w:div>
      </w:divsChild>
    </w:div>
    <w:div w:id="1930236710">
      <w:bodyDiv w:val="1"/>
      <w:marLeft w:val="0"/>
      <w:marRight w:val="0"/>
      <w:marTop w:val="0"/>
      <w:marBottom w:val="0"/>
      <w:divBdr>
        <w:top w:val="none" w:sz="0" w:space="0" w:color="auto"/>
        <w:left w:val="none" w:sz="0" w:space="0" w:color="auto"/>
        <w:bottom w:val="none" w:sz="0" w:space="0" w:color="auto"/>
        <w:right w:val="none" w:sz="0" w:space="0" w:color="auto"/>
      </w:divBdr>
      <w:divsChild>
        <w:div w:id="846335320">
          <w:marLeft w:val="640"/>
          <w:marRight w:val="0"/>
          <w:marTop w:val="0"/>
          <w:marBottom w:val="0"/>
          <w:divBdr>
            <w:top w:val="none" w:sz="0" w:space="0" w:color="auto"/>
            <w:left w:val="none" w:sz="0" w:space="0" w:color="auto"/>
            <w:bottom w:val="none" w:sz="0" w:space="0" w:color="auto"/>
            <w:right w:val="none" w:sz="0" w:space="0" w:color="auto"/>
          </w:divBdr>
        </w:div>
        <w:div w:id="1632400558">
          <w:marLeft w:val="640"/>
          <w:marRight w:val="0"/>
          <w:marTop w:val="0"/>
          <w:marBottom w:val="0"/>
          <w:divBdr>
            <w:top w:val="none" w:sz="0" w:space="0" w:color="auto"/>
            <w:left w:val="none" w:sz="0" w:space="0" w:color="auto"/>
            <w:bottom w:val="none" w:sz="0" w:space="0" w:color="auto"/>
            <w:right w:val="none" w:sz="0" w:space="0" w:color="auto"/>
          </w:divBdr>
        </w:div>
        <w:div w:id="1472165040">
          <w:marLeft w:val="640"/>
          <w:marRight w:val="0"/>
          <w:marTop w:val="0"/>
          <w:marBottom w:val="0"/>
          <w:divBdr>
            <w:top w:val="none" w:sz="0" w:space="0" w:color="auto"/>
            <w:left w:val="none" w:sz="0" w:space="0" w:color="auto"/>
            <w:bottom w:val="none" w:sz="0" w:space="0" w:color="auto"/>
            <w:right w:val="none" w:sz="0" w:space="0" w:color="auto"/>
          </w:divBdr>
        </w:div>
        <w:div w:id="1211989412">
          <w:marLeft w:val="640"/>
          <w:marRight w:val="0"/>
          <w:marTop w:val="0"/>
          <w:marBottom w:val="0"/>
          <w:divBdr>
            <w:top w:val="none" w:sz="0" w:space="0" w:color="auto"/>
            <w:left w:val="none" w:sz="0" w:space="0" w:color="auto"/>
            <w:bottom w:val="none" w:sz="0" w:space="0" w:color="auto"/>
            <w:right w:val="none" w:sz="0" w:space="0" w:color="auto"/>
          </w:divBdr>
        </w:div>
        <w:div w:id="713894364">
          <w:marLeft w:val="640"/>
          <w:marRight w:val="0"/>
          <w:marTop w:val="0"/>
          <w:marBottom w:val="0"/>
          <w:divBdr>
            <w:top w:val="none" w:sz="0" w:space="0" w:color="auto"/>
            <w:left w:val="none" w:sz="0" w:space="0" w:color="auto"/>
            <w:bottom w:val="none" w:sz="0" w:space="0" w:color="auto"/>
            <w:right w:val="none" w:sz="0" w:space="0" w:color="auto"/>
          </w:divBdr>
        </w:div>
        <w:div w:id="2129740173">
          <w:marLeft w:val="640"/>
          <w:marRight w:val="0"/>
          <w:marTop w:val="0"/>
          <w:marBottom w:val="0"/>
          <w:divBdr>
            <w:top w:val="none" w:sz="0" w:space="0" w:color="auto"/>
            <w:left w:val="none" w:sz="0" w:space="0" w:color="auto"/>
            <w:bottom w:val="none" w:sz="0" w:space="0" w:color="auto"/>
            <w:right w:val="none" w:sz="0" w:space="0" w:color="auto"/>
          </w:divBdr>
        </w:div>
        <w:div w:id="533732361">
          <w:marLeft w:val="640"/>
          <w:marRight w:val="0"/>
          <w:marTop w:val="0"/>
          <w:marBottom w:val="0"/>
          <w:divBdr>
            <w:top w:val="none" w:sz="0" w:space="0" w:color="auto"/>
            <w:left w:val="none" w:sz="0" w:space="0" w:color="auto"/>
            <w:bottom w:val="none" w:sz="0" w:space="0" w:color="auto"/>
            <w:right w:val="none" w:sz="0" w:space="0" w:color="auto"/>
          </w:divBdr>
        </w:div>
        <w:div w:id="111563003">
          <w:marLeft w:val="640"/>
          <w:marRight w:val="0"/>
          <w:marTop w:val="0"/>
          <w:marBottom w:val="0"/>
          <w:divBdr>
            <w:top w:val="none" w:sz="0" w:space="0" w:color="auto"/>
            <w:left w:val="none" w:sz="0" w:space="0" w:color="auto"/>
            <w:bottom w:val="none" w:sz="0" w:space="0" w:color="auto"/>
            <w:right w:val="none" w:sz="0" w:space="0" w:color="auto"/>
          </w:divBdr>
        </w:div>
        <w:div w:id="1991909741">
          <w:marLeft w:val="640"/>
          <w:marRight w:val="0"/>
          <w:marTop w:val="0"/>
          <w:marBottom w:val="0"/>
          <w:divBdr>
            <w:top w:val="none" w:sz="0" w:space="0" w:color="auto"/>
            <w:left w:val="none" w:sz="0" w:space="0" w:color="auto"/>
            <w:bottom w:val="none" w:sz="0" w:space="0" w:color="auto"/>
            <w:right w:val="none" w:sz="0" w:space="0" w:color="auto"/>
          </w:divBdr>
        </w:div>
        <w:div w:id="952201565">
          <w:marLeft w:val="640"/>
          <w:marRight w:val="0"/>
          <w:marTop w:val="0"/>
          <w:marBottom w:val="0"/>
          <w:divBdr>
            <w:top w:val="none" w:sz="0" w:space="0" w:color="auto"/>
            <w:left w:val="none" w:sz="0" w:space="0" w:color="auto"/>
            <w:bottom w:val="none" w:sz="0" w:space="0" w:color="auto"/>
            <w:right w:val="none" w:sz="0" w:space="0" w:color="auto"/>
          </w:divBdr>
        </w:div>
        <w:div w:id="1366174191">
          <w:marLeft w:val="640"/>
          <w:marRight w:val="0"/>
          <w:marTop w:val="0"/>
          <w:marBottom w:val="0"/>
          <w:divBdr>
            <w:top w:val="none" w:sz="0" w:space="0" w:color="auto"/>
            <w:left w:val="none" w:sz="0" w:space="0" w:color="auto"/>
            <w:bottom w:val="none" w:sz="0" w:space="0" w:color="auto"/>
            <w:right w:val="none" w:sz="0" w:space="0" w:color="auto"/>
          </w:divBdr>
        </w:div>
        <w:div w:id="19862914">
          <w:marLeft w:val="640"/>
          <w:marRight w:val="0"/>
          <w:marTop w:val="0"/>
          <w:marBottom w:val="0"/>
          <w:divBdr>
            <w:top w:val="none" w:sz="0" w:space="0" w:color="auto"/>
            <w:left w:val="none" w:sz="0" w:space="0" w:color="auto"/>
            <w:bottom w:val="none" w:sz="0" w:space="0" w:color="auto"/>
            <w:right w:val="none" w:sz="0" w:space="0" w:color="auto"/>
          </w:divBdr>
        </w:div>
        <w:div w:id="1087576734">
          <w:marLeft w:val="640"/>
          <w:marRight w:val="0"/>
          <w:marTop w:val="0"/>
          <w:marBottom w:val="0"/>
          <w:divBdr>
            <w:top w:val="none" w:sz="0" w:space="0" w:color="auto"/>
            <w:left w:val="none" w:sz="0" w:space="0" w:color="auto"/>
            <w:bottom w:val="none" w:sz="0" w:space="0" w:color="auto"/>
            <w:right w:val="none" w:sz="0" w:space="0" w:color="auto"/>
          </w:divBdr>
        </w:div>
        <w:div w:id="594706037">
          <w:marLeft w:val="640"/>
          <w:marRight w:val="0"/>
          <w:marTop w:val="0"/>
          <w:marBottom w:val="0"/>
          <w:divBdr>
            <w:top w:val="none" w:sz="0" w:space="0" w:color="auto"/>
            <w:left w:val="none" w:sz="0" w:space="0" w:color="auto"/>
            <w:bottom w:val="none" w:sz="0" w:space="0" w:color="auto"/>
            <w:right w:val="none" w:sz="0" w:space="0" w:color="auto"/>
          </w:divBdr>
        </w:div>
        <w:div w:id="1655646185">
          <w:marLeft w:val="640"/>
          <w:marRight w:val="0"/>
          <w:marTop w:val="0"/>
          <w:marBottom w:val="0"/>
          <w:divBdr>
            <w:top w:val="none" w:sz="0" w:space="0" w:color="auto"/>
            <w:left w:val="none" w:sz="0" w:space="0" w:color="auto"/>
            <w:bottom w:val="none" w:sz="0" w:space="0" w:color="auto"/>
            <w:right w:val="none" w:sz="0" w:space="0" w:color="auto"/>
          </w:divBdr>
        </w:div>
        <w:div w:id="385959870">
          <w:marLeft w:val="640"/>
          <w:marRight w:val="0"/>
          <w:marTop w:val="0"/>
          <w:marBottom w:val="0"/>
          <w:divBdr>
            <w:top w:val="none" w:sz="0" w:space="0" w:color="auto"/>
            <w:left w:val="none" w:sz="0" w:space="0" w:color="auto"/>
            <w:bottom w:val="none" w:sz="0" w:space="0" w:color="auto"/>
            <w:right w:val="none" w:sz="0" w:space="0" w:color="auto"/>
          </w:divBdr>
        </w:div>
        <w:div w:id="1330331158">
          <w:marLeft w:val="640"/>
          <w:marRight w:val="0"/>
          <w:marTop w:val="0"/>
          <w:marBottom w:val="0"/>
          <w:divBdr>
            <w:top w:val="none" w:sz="0" w:space="0" w:color="auto"/>
            <w:left w:val="none" w:sz="0" w:space="0" w:color="auto"/>
            <w:bottom w:val="none" w:sz="0" w:space="0" w:color="auto"/>
            <w:right w:val="none" w:sz="0" w:space="0" w:color="auto"/>
          </w:divBdr>
        </w:div>
        <w:div w:id="603415901">
          <w:marLeft w:val="640"/>
          <w:marRight w:val="0"/>
          <w:marTop w:val="0"/>
          <w:marBottom w:val="0"/>
          <w:divBdr>
            <w:top w:val="none" w:sz="0" w:space="0" w:color="auto"/>
            <w:left w:val="none" w:sz="0" w:space="0" w:color="auto"/>
            <w:bottom w:val="none" w:sz="0" w:space="0" w:color="auto"/>
            <w:right w:val="none" w:sz="0" w:space="0" w:color="auto"/>
          </w:divBdr>
        </w:div>
        <w:div w:id="1643193807">
          <w:marLeft w:val="640"/>
          <w:marRight w:val="0"/>
          <w:marTop w:val="0"/>
          <w:marBottom w:val="0"/>
          <w:divBdr>
            <w:top w:val="none" w:sz="0" w:space="0" w:color="auto"/>
            <w:left w:val="none" w:sz="0" w:space="0" w:color="auto"/>
            <w:bottom w:val="none" w:sz="0" w:space="0" w:color="auto"/>
            <w:right w:val="none" w:sz="0" w:space="0" w:color="auto"/>
          </w:divBdr>
        </w:div>
        <w:div w:id="1997227069">
          <w:marLeft w:val="640"/>
          <w:marRight w:val="0"/>
          <w:marTop w:val="0"/>
          <w:marBottom w:val="0"/>
          <w:divBdr>
            <w:top w:val="none" w:sz="0" w:space="0" w:color="auto"/>
            <w:left w:val="none" w:sz="0" w:space="0" w:color="auto"/>
            <w:bottom w:val="none" w:sz="0" w:space="0" w:color="auto"/>
            <w:right w:val="none" w:sz="0" w:space="0" w:color="auto"/>
          </w:divBdr>
        </w:div>
        <w:div w:id="2040275187">
          <w:marLeft w:val="640"/>
          <w:marRight w:val="0"/>
          <w:marTop w:val="0"/>
          <w:marBottom w:val="0"/>
          <w:divBdr>
            <w:top w:val="none" w:sz="0" w:space="0" w:color="auto"/>
            <w:left w:val="none" w:sz="0" w:space="0" w:color="auto"/>
            <w:bottom w:val="none" w:sz="0" w:space="0" w:color="auto"/>
            <w:right w:val="none" w:sz="0" w:space="0" w:color="auto"/>
          </w:divBdr>
        </w:div>
        <w:div w:id="1674071363">
          <w:marLeft w:val="640"/>
          <w:marRight w:val="0"/>
          <w:marTop w:val="0"/>
          <w:marBottom w:val="0"/>
          <w:divBdr>
            <w:top w:val="none" w:sz="0" w:space="0" w:color="auto"/>
            <w:left w:val="none" w:sz="0" w:space="0" w:color="auto"/>
            <w:bottom w:val="none" w:sz="0" w:space="0" w:color="auto"/>
            <w:right w:val="none" w:sz="0" w:space="0" w:color="auto"/>
          </w:divBdr>
        </w:div>
        <w:div w:id="1052924950">
          <w:marLeft w:val="640"/>
          <w:marRight w:val="0"/>
          <w:marTop w:val="0"/>
          <w:marBottom w:val="0"/>
          <w:divBdr>
            <w:top w:val="none" w:sz="0" w:space="0" w:color="auto"/>
            <w:left w:val="none" w:sz="0" w:space="0" w:color="auto"/>
            <w:bottom w:val="none" w:sz="0" w:space="0" w:color="auto"/>
            <w:right w:val="none" w:sz="0" w:space="0" w:color="auto"/>
          </w:divBdr>
        </w:div>
        <w:div w:id="1404793213">
          <w:marLeft w:val="640"/>
          <w:marRight w:val="0"/>
          <w:marTop w:val="0"/>
          <w:marBottom w:val="0"/>
          <w:divBdr>
            <w:top w:val="none" w:sz="0" w:space="0" w:color="auto"/>
            <w:left w:val="none" w:sz="0" w:space="0" w:color="auto"/>
            <w:bottom w:val="none" w:sz="0" w:space="0" w:color="auto"/>
            <w:right w:val="none" w:sz="0" w:space="0" w:color="auto"/>
          </w:divBdr>
        </w:div>
        <w:div w:id="1259097025">
          <w:marLeft w:val="640"/>
          <w:marRight w:val="0"/>
          <w:marTop w:val="0"/>
          <w:marBottom w:val="0"/>
          <w:divBdr>
            <w:top w:val="none" w:sz="0" w:space="0" w:color="auto"/>
            <w:left w:val="none" w:sz="0" w:space="0" w:color="auto"/>
            <w:bottom w:val="none" w:sz="0" w:space="0" w:color="auto"/>
            <w:right w:val="none" w:sz="0" w:space="0" w:color="auto"/>
          </w:divBdr>
        </w:div>
        <w:div w:id="1746024175">
          <w:marLeft w:val="640"/>
          <w:marRight w:val="0"/>
          <w:marTop w:val="0"/>
          <w:marBottom w:val="0"/>
          <w:divBdr>
            <w:top w:val="none" w:sz="0" w:space="0" w:color="auto"/>
            <w:left w:val="none" w:sz="0" w:space="0" w:color="auto"/>
            <w:bottom w:val="none" w:sz="0" w:space="0" w:color="auto"/>
            <w:right w:val="none" w:sz="0" w:space="0" w:color="auto"/>
          </w:divBdr>
        </w:div>
        <w:div w:id="1152679473">
          <w:marLeft w:val="640"/>
          <w:marRight w:val="0"/>
          <w:marTop w:val="0"/>
          <w:marBottom w:val="0"/>
          <w:divBdr>
            <w:top w:val="none" w:sz="0" w:space="0" w:color="auto"/>
            <w:left w:val="none" w:sz="0" w:space="0" w:color="auto"/>
            <w:bottom w:val="none" w:sz="0" w:space="0" w:color="auto"/>
            <w:right w:val="none" w:sz="0" w:space="0" w:color="auto"/>
          </w:divBdr>
        </w:div>
        <w:div w:id="1864511165">
          <w:marLeft w:val="640"/>
          <w:marRight w:val="0"/>
          <w:marTop w:val="0"/>
          <w:marBottom w:val="0"/>
          <w:divBdr>
            <w:top w:val="none" w:sz="0" w:space="0" w:color="auto"/>
            <w:left w:val="none" w:sz="0" w:space="0" w:color="auto"/>
            <w:bottom w:val="none" w:sz="0" w:space="0" w:color="auto"/>
            <w:right w:val="none" w:sz="0" w:space="0" w:color="auto"/>
          </w:divBdr>
        </w:div>
        <w:div w:id="45878023">
          <w:marLeft w:val="640"/>
          <w:marRight w:val="0"/>
          <w:marTop w:val="0"/>
          <w:marBottom w:val="0"/>
          <w:divBdr>
            <w:top w:val="none" w:sz="0" w:space="0" w:color="auto"/>
            <w:left w:val="none" w:sz="0" w:space="0" w:color="auto"/>
            <w:bottom w:val="none" w:sz="0" w:space="0" w:color="auto"/>
            <w:right w:val="none" w:sz="0" w:space="0" w:color="auto"/>
          </w:divBdr>
        </w:div>
        <w:div w:id="2035764616">
          <w:marLeft w:val="640"/>
          <w:marRight w:val="0"/>
          <w:marTop w:val="0"/>
          <w:marBottom w:val="0"/>
          <w:divBdr>
            <w:top w:val="none" w:sz="0" w:space="0" w:color="auto"/>
            <w:left w:val="none" w:sz="0" w:space="0" w:color="auto"/>
            <w:bottom w:val="none" w:sz="0" w:space="0" w:color="auto"/>
            <w:right w:val="none" w:sz="0" w:space="0" w:color="auto"/>
          </w:divBdr>
        </w:div>
        <w:div w:id="1407797698">
          <w:marLeft w:val="640"/>
          <w:marRight w:val="0"/>
          <w:marTop w:val="0"/>
          <w:marBottom w:val="0"/>
          <w:divBdr>
            <w:top w:val="none" w:sz="0" w:space="0" w:color="auto"/>
            <w:left w:val="none" w:sz="0" w:space="0" w:color="auto"/>
            <w:bottom w:val="none" w:sz="0" w:space="0" w:color="auto"/>
            <w:right w:val="none" w:sz="0" w:space="0" w:color="auto"/>
          </w:divBdr>
        </w:div>
        <w:div w:id="375617478">
          <w:marLeft w:val="640"/>
          <w:marRight w:val="0"/>
          <w:marTop w:val="0"/>
          <w:marBottom w:val="0"/>
          <w:divBdr>
            <w:top w:val="none" w:sz="0" w:space="0" w:color="auto"/>
            <w:left w:val="none" w:sz="0" w:space="0" w:color="auto"/>
            <w:bottom w:val="none" w:sz="0" w:space="0" w:color="auto"/>
            <w:right w:val="none" w:sz="0" w:space="0" w:color="auto"/>
          </w:divBdr>
        </w:div>
        <w:div w:id="589196782">
          <w:marLeft w:val="640"/>
          <w:marRight w:val="0"/>
          <w:marTop w:val="0"/>
          <w:marBottom w:val="0"/>
          <w:divBdr>
            <w:top w:val="none" w:sz="0" w:space="0" w:color="auto"/>
            <w:left w:val="none" w:sz="0" w:space="0" w:color="auto"/>
            <w:bottom w:val="none" w:sz="0" w:space="0" w:color="auto"/>
            <w:right w:val="none" w:sz="0" w:space="0" w:color="auto"/>
          </w:divBdr>
        </w:div>
        <w:div w:id="33579577">
          <w:marLeft w:val="640"/>
          <w:marRight w:val="0"/>
          <w:marTop w:val="0"/>
          <w:marBottom w:val="0"/>
          <w:divBdr>
            <w:top w:val="none" w:sz="0" w:space="0" w:color="auto"/>
            <w:left w:val="none" w:sz="0" w:space="0" w:color="auto"/>
            <w:bottom w:val="none" w:sz="0" w:space="0" w:color="auto"/>
            <w:right w:val="none" w:sz="0" w:space="0" w:color="auto"/>
          </w:divBdr>
        </w:div>
        <w:div w:id="469710887">
          <w:marLeft w:val="640"/>
          <w:marRight w:val="0"/>
          <w:marTop w:val="0"/>
          <w:marBottom w:val="0"/>
          <w:divBdr>
            <w:top w:val="none" w:sz="0" w:space="0" w:color="auto"/>
            <w:left w:val="none" w:sz="0" w:space="0" w:color="auto"/>
            <w:bottom w:val="none" w:sz="0" w:space="0" w:color="auto"/>
            <w:right w:val="none" w:sz="0" w:space="0" w:color="auto"/>
          </w:divBdr>
        </w:div>
        <w:div w:id="845482161">
          <w:marLeft w:val="640"/>
          <w:marRight w:val="0"/>
          <w:marTop w:val="0"/>
          <w:marBottom w:val="0"/>
          <w:divBdr>
            <w:top w:val="none" w:sz="0" w:space="0" w:color="auto"/>
            <w:left w:val="none" w:sz="0" w:space="0" w:color="auto"/>
            <w:bottom w:val="none" w:sz="0" w:space="0" w:color="auto"/>
            <w:right w:val="none" w:sz="0" w:space="0" w:color="auto"/>
          </w:divBdr>
        </w:div>
      </w:divsChild>
    </w:div>
    <w:div w:id="1933389118">
      <w:bodyDiv w:val="1"/>
      <w:marLeft w:val="0"/>
      <w:marRight w:val="0"/>
      <w:marTop w:val="0"/>
      <w:marBottom w:val="0"/>
      <w:divBdr>
        <w:top w:val="none" w:sz="0" w:space="0" w:color="auto"/>
        <w:left w:val="none" w:sz="0" w:space="0" w:color="auto"/>
        <w:bottom w:val="none" w:sz="0" w:space="0" w:color="auto"/>
        <w:right w:val="none" w:sz="0" w:space="0" w:color="auto"/>
      </w:divBdr>
    </w:div>
    <w:div w:id="1949046576">
      <w:bodyDiv w:val="1"/>
      <w:marLeft w:val="0"/>
      <w:marRight w:val="0"/>
      <w:marTop w:val="0"/>
      <w:marBottom w:val="0"/>
      <w:divBdr>
        <w:top w:val="none" w:sz="0" w:space="0" w:color="auto"/>
        <w:left w:val="none" w:sz="0" w:space="0" w:color="auto"/>
        <w:bottom w:val="none" w:sz="0" w:space="0" w:color="auto"/>
        <w:right w:val="none" w:sz="0" w:space="0" w:color="auto"/>
      </w:divBdr>
      <w:divsChild>
        <w:div w:id="1985425564">
          <w:marLeft w:val="640"/>
          <w:marRight w:val="0"/>
          <w:marTop w:val="0"/>
          <w:marBottom w:val="0"/>
          <w:divBdr>
            <w:top w:val="none" w:sz="0" w:space="0" w:color="auto"/>
            <w:left w:val="none" w:sz="0" w:space="0" w:color="auto"/>
            <w:bottom w:val="none" w:sz="0" w:space="0" w:color="auto"/>
            <w:right w:val="none" w:sz="0" w:space="0" w:color="auto"/>
          </w:divBdr>
        </w:div>
        <w:div w:id="2067993551">
          <w:marLeft w:val="640"/>
          <w:marRight w:val="0"/>
          <w:marTop w:val="0"/>
          <w:marBottom w:val="0"/>
          <w:divBdr>
            <w:top w:val="none" w:sz="0" w:space="0" w:color="auto"/>
            <w:left w:val="none" w:sz="0" w:space="0" w:color="auto"/>
            <w:bottom w:val="none" w:sz="0" w:space="0" w:color="auto"/>
            <w:right w:val="none" w:sz="0" w:space="0" w:color="auto"/>
          </w:divBdr>
        </w:div>
        <w:div w:id="81338080">
          <w:marLeft w:val="640"/>
          <w:marRight w:val="0"/>
          <w:marTop w:val="0"/>
          <w:marBottom w:val="0"/>
          <w:divBdr>
            <w:top w:val="none" w:sz="0" w:space="0" w:color="auto"/>
            <w:left w:val="none" w:sz="0" w:space="0" w:color="auto"/>
            <w:bottom w:val="none" w:sz="0" w:space="0" w:color="auto"/>
            <w:right w:val="none" w:sz="0" w:space="0" w:color="auto"/>
          </w:divBdr>
        </w:div>
        <w:div w:id="326835177">
          <w:marLeft w:val="640"/>
          <w:marRight w:val="0"/>
          <w:marTop w:val="0"/>
          <w:marBottom w:val="0"/>
          <w:divBdr>
            <w:top w:val="none" w:sz="0" w:space="0" w:color="auto"/>
            <w:left w:val="none" w:sz="0" w:space="0" w:color="auto"/>
            <w:bottom w:val="none" w:sz="0" w:space="0" w:color="auto"/>
            <w:right w:val="none" w:sz="0" w:space="0" w:color="auto"/>
          </w:divBdr>
        </w:div>
        <w:div w:id="1222597302">
          <w:marLeft w:val="640"/>
          <w:marRight w:val="0"/>
          <w:marTop w:val="0"/>
          <w:marBottom w:val="0"/>
          <w:divBdr>
            <w:top w:val="none" w:sz="0" w:space="0" w:color="auto"/>
            <w:left w:val="none" w:sz="0" w:space="0" w:color="auto"/>
            <w:bottom w:val="none" w:sz="0" w:space="0" w:color="auto"/>
            <w:right w:val="none" w:sz="0" w:space="0" w:color="auto"/>
          </w:divBdr>
        </w:div>
        <w:div w:id="1052923442">
          <w:marLeft w:val="640"/>
          <w:marRight w:val="0"/>
          <w:marTop w:val="0"/>
          <w:marBottom w:val="0"/>
          <w:divBdr>
            <w:top w:val="none" w:sz="0" w:space="0" w:color="auto"/>
            <w:left w:val="none" w:sz="0" w:space="0" w:color="auto"/>
            <w:bottom w:val="none" w:sz="0" w:space="0" w:color="auto"/>
            <w:right w:val="none" w:sz="0" w:space="0" w:color="auto"/>
          </w:divBdr>
        </w:div>
        <w:div w:id="780076085">
          <w:marLeft w:val="640"/>
          <w:marRight w:val="0"/>
          <w:marTop w:val="0"/>
          <w:marBottom w:val="0"/>
          <w:divBdr>
            <w:top w:val="none" w:sz="0" w:space="0" w:color="auto"/>
            <w:left w:val="none" w:sz="0" w:space="0" w:color="auto"/>
            <w:bottom w:val="none" w:sz="0" w:space="0" w:color="auto"/>
            <w:right w:val="none" w:sz="0" w:space="0" w:color="auto"/>
          </w:divBdr>
        </w:div>
        <w:div w:id="1228302909">
          <w:marLeft w:val="640"/>
          <w:marRight w:val="0"/>
          <w:marTop w:val="0"/>
          <w:marBottom w:val="0"/>
          <w:divBdr>
            <w:top w:val="none" w:sz="0" w:space="0" w:color="auto"/>
            <w:left w:val="none" w:sz="0" w:space="0" w:color="auto"/>
            <w:bottom w:val="none" w:sz="0" w:space="0" w:color="auto"/>
            <w:right w:val="none" w:sz="0" w:space="0" w:color="auto"/>
          </w:divBdr>
        </w:div>
        <w:div w:id="1583180326">
          <w:marLeft w:val="640"/>
          <w:marRight w:val="0"/>
          <w:marTop w:val="0"/>
          <w:marBottom w:val="0"/>
          <w:divBdr>
            <w:top w:val="none" w:sz="0" w:space="0" w:color="auto"/>
            <w:left w:val="none" w:sz="0" w:space="0" w:color="auto"/>
            <w:bottom w:val="none" w:sz="0" w:space="0" w:color="auto"/>
            <w:right w:val="none" w:sz="0" w:space="0" w:color="auto"/>
          </w:divBdr>
        </w:div>
        <w:div w:id="1919091563">
          <w:marLeft w:val="640"/>
          <w:marRight w:val="0"/>
          <w:marTop w:val="0"/>
          <w:marBottom w:val="0"/>
          <w:divBdr>
            <w:top w:val="none" w:sz="0" w:space="0" w:color="auto"/>
            <w:left w:val="none" w:sz="0" w:space="0" w:color="auto"/>
            <w:bottom w:val="none" w:sz="0" w:space="0" w:color="auto"/>
            <w:right w:val="none" w:sz="0" w:space="0" w:color="auto"/>
          </w:divBdr>
        </w:div>
        <w:div w:id="1000045013">
          <w:marLeft w:val="640"/>
          <w:marRight w:val="0"/>
          <w:marTop w:val="0"/>
          <w:marBottom w:val="0"/>
          <w:divBdr>
            <w:top w:val="none" w:sz="0" w:space="0" w:color="auto"/>
            <w:left w:val="none" w:sz="0" w:space="0" w:color="auto"/>
            <w:bottom w:val="none" w:sz="0" w:space="0" w:color="auto"/>
            <w:right w:val="none" w:sz="0" w:space="0" w:color="auto"/>
          </w:divBdr>
        </w:div>
        <w:div w:id="529881340">
          <w:marLeft w:val="640"/>
          <w:marRight w:val="0"/>
          <w:marTop w:val="0"/>
          <w:marBottom w:val="0"/>
          <w:divBdr>
            <w:top w:val="none" w:sz="0" w:space="0" w:color="auto"/>
            <w:left w:val="none" w:sz="0" w:space="0" w:color="auto"/>
            <w:bottom w:val="none" w:sz="0" w:space="0" w:color="auto"/>
            <w:right w:val="none" w:sz="0" w:space="0" w:color="auto"/>
          </w:divBdr>
        </w:div>
        <w:div w:id="1279675910">
          <w:marLeft w:val="640"/>
          <w:marRight w:val="0"/>
          <w:marTop w:val="0"/>
          <w:marBottom w:val="0"/>
          <w:divBdr>
            <w:top w:val="none" w:sz="0" w:space="0" w:color="auto"/>
            <w:left w:val="none" w:sz="0" w:space="0" w:color="auto"/>
            <w:bottom w:val="none" w:sz="0" w:space="0" w:color="auto"/>
            <w:right w:val="none" w:sz="0" w:space="0" w:color="auto"/>
          </w:divBdr>
        </w:div>
        <w:div w:id="1960448534">
          <w:marLeft w:val="640"/>
          <w:marRight w:val="0"/>
          <w:marTop w:val="0"/>
          <w:marBottom w:val="0"/>
          <w:divBdr>
            <w:top w:val="none" w:sz="0" w:space="0" w:color="auto"/>
            <w:left w:val="none" w:sz="0" w:space="0" w:color="auto"/>
            <w:bottom w:val="none" w:sz="0" w:space="0" w:color="auto"/>
            <w:right w:val="none" w:sz="0" w:space="0" w:color="auto"/>
          </w:divBdr>
        </w:div>
        <w:div w:id="138740171">
          <w:marLeft w:val="640"/>
          <w:marRight w:val="0"/>
          <w:marTop w:val="0"/>
          <w:marBottom w:val="0"/>
          <w:divBdr>
            <w:top w:val="none" w:sz="0" w:space="0" w:color="auto"/>
            <w:left w:val="none" w:sz="0" w:space="0" w:color="auto"/>
            <w:bottom w:val="none" w:sz="0" w:space="0" w:color="auto"/>
            <w:right w:val="none" w:sz="0" w:space="0" w:color="auto"/>
          </w:divBdr>
        </w:div>
        <w:div w:id="808714315">
          <w:marLeft w:val="640"/>
          <w:marRight w:val="0"/>
          <w:marTop w:val="0"/>
          <w:marBottom w:val="0"/>
          <w:divBdr>
            <w:top w:val="none" w:sz="0" w:space="0" w:color="auto"/>
            <w:left w:val="none" w:sz="0" w:space="0" w:color="auto"/>
            <w:bottom w:val="none" w:sz="0" w:space="0" w:color="auto"/>
            <w:right w:val="none" w:sz="0" w:space="0" w:color="auto"/>
          </w:divBdr>
        </w:div>
        <w:div w:id="1825855135">
          <w:marLeft w:val="640"/>
          <w:marRight w:val="0"/>
          <w:marTop w:val="0"/>
          <w:marBottom w:val="0"/>
          <w:divBdr>
            <w:top w:val="none" w:sz="0" w:space="0" w:color="auto"/>
            <w:left w:val="none" w:sz="0" w:space="0" w:color="auto"/>
            <w:bottom w:val="none" w:sz="0" w:space="0" w:color="auto"/>
            <w:right w:val="none" w:sz="0" w:space="0" w:color="auto"/>
          </w:divBdr>
        </w:div>
        <w:div w:id="2046177677">
          <w:marLeft w:val="640"/>
          <w:marRight w:val="0"/>
          <w:marTop w:val="0"/>
          <w:marBottom w:val="0"/>
          <w:divBdr>
            <w:top w:val="none" w:sz="0" w:space="0" w:color="auto"/>
            <w:left w:val="none" w:sz="0" w:space="0" w:color="auto"/>
            <w:bottom w:val="none" w:sz="0" w:space="0" w:color="auto"/>
            <w:right w:val="none" w:sz="0" w:space="0" w:color="auto"/>
          </w:divBdr>
        </w:div>
        <w:div w:id="1054162065">
          <w:marLeft w:val="640"/>
          <w:marRight w:val="0"/>
          <w:marTop w:val="0"/>
          <w:marBottom w:val="0"/>
          <w:divBdr>
            <w:top w:val="none" w:sz="0" w:space="0" w:color="auto"/>
            <w:left w:val="none" w:sz="0" w:space="0" w:color="auto"/>
            <w:bottom w:val="none" w:sz="0" w:space="0" w:color="auto"/>
            <w:right w:val="none" w:sz="0" w:space="0" w:color="auto"/>
          </w:divBdr>
        </w:div>
        <w:div w:id="1030644550">
          <w:marLeft w:val="640"/>
          <w:marRight w:val="0"/>
          <w:marTop w:val="0"/>
          <w:marBottom w:val="0"/>
          <w:divBdr>
            <w:top w:val="none" w:sz="0" w:space="0" w:color="auto"/>
            <w:left w:val="none" w:sz="0" w:space="0" w:color="auto"/>
            <w:bottom w:val="none" w:sz="0" w:space="0" w:color="auto"/>
            <w:right w:val="none" w:sz="0" w:space="0" w:color="auto"/>
          </w:divBdr>
        </w:div>
        <w:div w:id="988362443">
          <w:marLeft w:val="640"/>
          <w:marRight w:val="0"/>
          <w:marTop w:val="0"/>
          <w:marBottom w:val="0"/>
          <w:divBdr>
            <w:top w:val="none" w:sz="0" w:space="0" w:color="auto"/>
            <w:left w:val="none" w:sz="0" w:space="0" w:color="auto"/>
            <w:bottom w:val="none" w:sz="0" w:space="0" w:color="auto"/>
            <w:right w:val="none" w:sz="0" w:space="0" w:color="auto"/>
          </w:divBdr>
        </w:div>
        <w:div w:id="1294560017">
          <w:marLeft w:val="640"/>
          <w:marRight w:val="0"/>
          <w:marTop w:val="0"/>
          <w:marBottom w:val="0"/>
          <w:divBdr>
            <w:top w:val="none" w:sz="0" w:space="0" w:color="auto"/>
            <w:left w:val="none" w:sz="0" w:space="0" w:color="auto"/>
            <w:bottom w:val="none" w:sz="0" w:space="0" w:color="auto"/>
            <w:right w:val="none" w:sz="0" w:space="0" w:color="auto"/>
          </w:divBdr>
        </w:div>
        <w:div w:id="623118198">
          <w:marLeft w:val="640"/>
          <w:marRight w:val="0"/>
          <w:marTop w:val="0"/>
          <w:marBottom w:val="0"/>
          <w:divBdr>
            <w:top w:val="none" w:sz="0" w:space="0" w:color="auto"/>
            <w:left w:val="none" w:sz="0" w:space="0" w:color="auto"/>
            <w:bottom w:val="none" w:sz="0" w:space="0" w:color="auto"/>
            <w:right w:val="none" w:sz="0" w:space="0" w:color="auto"/>
          </w:divBdr>
        </w:div>
        <w:div w:id="1080978391">
          <w:marLeft w:val="640"/>
          <w:marRight w:val="0"/>
          <w:marTop w:val="0"/>
          <w:marBottom w:val="0"/>
          <w:divBdr>
            <w:top w:val="none" w:sz="0" w:space="0" w:color="auto"/>
            <w:left w:val="none" w:sz="0" w:space="0" w:color="auto"/>
            <w:bottom w:val="none" w:sz="0" w:space="0" w:color="auto"/>
            <w:right w:val="none" w:sz="0" w:space="0" w:color="auto"/>
          </w:divBdr>
        </w:div>
        <w:div w:id="30231094">
          <w:marLeft w:val="640"/>
          <w:marRight w:val="0"/>
          <w:marTop w:val="0"/>
          <w:marBottom w:val="0"/>
          <w:divBdr>
            <w:top w:val="none" w:sz="0" w:space="0" w:color="auto"/>
            <w:left w:val="none" w:sz="0" w:space="0" w:color="auto"/>
            <w:bottom w:val="none" w:sz="0" w:space="0" w:color="auto"/>
            <w:right w:val="none" w:sz="0" w:space="0" w:color="auto"/>
          </w:divBdr>
        </w:div>
        <w:div w:id="1815565776">
          <w:marLeft w:val="640"/>
          <w:marRight w:val="0"/>
          <w:marTop w:val="0"/>
          <w:marBottom w:val="0"/>
          <w:divBdr>
            <w:top w:val="none" w:sz="0" w:space="0" w:color="auto"/>
            <w:left w:val="none" w:sz="0" w:space="0" w:color="auto"/>
            <w:bottom w:val="none" w:sz="0" w:space="0" w:color="auto"/>
            <w:right w:val="none" w:sz="0" w:space="0" w:color="auto"/>
          </w:divBdr>
        </w:div>
        <w:div w:id="947005976">
          <w:marLeft w:val="640"/>
          <w:marRight w:val="0"/>
          <w:marTop w:val="0"/>
          <w:marBottom w:val="0"/>
          <w:divBdr>
            <w:top w:val="none" w:sz="0" w:space="0" w:color="auto"/>
            <w:left w:val="none" w:sz="0" w:space="0" w:color="auto"/>
            <w:bottom w:val="none" w:sz="0" w:space="0" w:color="auto"/>
            <w:right w:val="none" w:sz="0" w:space="0" w:color="auto"/>
          </w:divBdr>
        </w:div>
        <w:div w:id="2122453051">
          <w:marLeft w:val="640"/>
          <w:marRight w:val="0"/>
          <w:marTop w:val="0"/>
          <w:marBottom w:val="0"/>
          <w:divBdr>
            <w:top w:val="none" w:sz="0" w:space="0" w:color="auto"/>
            <w:left w:val="none" w:sz="0" w:space="0" w:color="auto"/>
            <w:bottom w:val="none" w:sz="0" w:space="0" w:color="auto"/>
            <w:right w:val="none" w:sz="0" w:space="0" w:color="auto"/>
          </w:divBdr>
        </w:div>
        <w:div w:id="1507020346">
          <w:marLeft w:val="640"/>
          <w:marRight w:val="0"/>
          <w:marTop w:val="0"/>
          <w:marBottom w:val="0"/>
          <w:divBdr>
            <w:top w:val="none" w:sz="0" w:space="0" w:color="auto"/>
            <w:left w:val="none" w:sz="0" w:space="0" w:color="auto"/>
            <w:bottom w:val="none" w:sz="0" w:space="0" w:color="auto"/>
            <w:right w:val="none" w:sz="0" w:space="0" w:color="auto"/>
          </w:divBdr>
        </w:div>
        <w:div w:id="1807552360">
          <w:marLeft w:val="640"/>
          <w:marRight w:val="0"/>
          <w:marTop w:val="0"/>
          <w:marBottom w:val="0"/>
          <w:divBdr>
            <w:top w:val="none" w:sz="0" w:space="0" w:color="auto"/>
            <w:left w:val="none" w:sz="0" w:space="0" w:color="auto"/>
            <w:bottom w:val="none" w:sz="0" w:space="0" w:color="auto"/>
            <w:right w:val="none" w:sz="0" w:space="0" w:color="auto"/>
          </w:divBdr>
        </w:div>
        <w:div w:id="923030690">
          <w:marLeft w:val="640"/>
          <w:marRight w:val="0"/>
          <w:marTop w:val="0"/>
          <w:marBottom w:val="0"/>
          <w:divBdr>
            <w:top w:val="none" w:sz="0" w:space="0" w:color="auto"/>
            <w:left w:val="none" w:sz="0" w:space="0" w:color="auto"/>
            <w:bottom w:val="none" w:sz="0" w:space="0" w:color="auto"/>
            <w:right w:val="none" w:sz="0" w:space="0" w:color="auto"/>
          </w:divBdr>
        </w:div>
        <w:div w:id="1890921350">
          <w:marLeft w:val="640"/>
          <w:marRight w:val="0"/>
          <w:marTop w:val="0"/>
          <w:marBottom w:val="0"/>
          <w:divBdr>
            <w:top w:val="none" w:sz="0" w:space="0" w:color="auto"/>
            <w:left w:val="none" w:sz="0" w:space="0" w:color="auto"/>
            <w:bottom w:val="none" w:sz="0" w:space="0" w:color="auto"/>
            <w:right w:val="none" w:sz="0" w:space="0" w:color="auto"/>
          </w:divBdr>
        </w:div>
        <w:div w:id="1266426476">
          <w:marLeft w:val="640"/>
          <w:marRight w:val="0"/>
          <w:marTop w:val="0"/>
          <w:marBottom w:val="0"/>
          <w:divBdr>
            <w:top w:val="none" w:sz="0" w:space="0" w:color="auto"/>
            <w:left w:val="none" w:sz="0" w:space="0" w:color="auto"/>
            <w:bottom w:val="none" w:sz="0" w:space="0" w:color="auto"/>
            <w:right w:val="none" w:sz="0" w:space="0" w:color="auto"/>
          </w:divBdr>
        </w:div>
        <w:div w:id="536085036">
          <w:marLeft w:val="640"/>
          <w:marRight w:val="0"/>
          <w:marTop w:val="0"/>
          <w:marBottom w:val="0"/>
          <w:divBdr>
            <w:top w:val="none" w:sz="0" w:space="0" w:color="auto"/>
            <w:left w:val="none" w:sz="0" w:space="0" w:color="auto"/>
            <w:bottom w:val="none" w:sz="0" w:space="0" w:color="auto"/>
            <w:right w:val="none" w:sz="0" w:space="0" w:color="auto"/>
          </w:divBdr>
        </w:div>
        <w:div w:id="18750434">
          <w:marLeft w:val="640"/>
          <w:marRight w:val="0"/>
          <w:marTop w:val="0"/>
          <w:marBottom w:val="0"/>
          <w:divBdr>
            <w:top w:val="none" w:sz="0" w:space="0" w:color="auto"/>
            <w:left w:val="none" w:sz="0" w:space="0" w:color="auto"/>
            <w:bottom w:val="none" w:sz="0" w:space="0" w:color="auto"/>
            <w:right w:val="none" w:sz="0" w:space="0" w:color="auto"/>
          </w:divBdr>
        </w:div>
        <w:div w:id="280039394">
          <w:marLeft w:val="640"/>
          <w:marRight w:val="0"/>
          <w:marTop w:val="0"/>
          <w:marBottom w:val="0"/>
          <w:divBdr>
            <w:top w:val="none" w:sz="0" w:space="0" w:color="auto"/>
            <w:left w:val="none" w:sz="0" w:space="0" w:color="auto"/>
            <w:bottom w:val="none" w:sz="0" w:space="0" w:color="auto"/>
            <w:right w:val="none" w:sz="0" w:space="0" w:color="auto"/>
          </w:divBdr>
        </w:div>
        <w:div w:id="1572809413">
          <w:marLeft w:val="640"/>
          <w:marRight w:val="0"/>
          <w:marTop w:val="0"/>
          <w:marBottom w:val="0"/>
          <w:divBdr>
            <w:top w:val="none" w:sz="0" w:space="0" w:color="auto"/>
            <w:left w:val="none" w:sz="0" w:space="0" w:color="auto"/>
            <w:bottom w:val="none" w:sz="0" w:space="0" w:color="auto"/>
            <w:right w:val="none" w:sz="0" w:space="0" w:color="auto"/>
          </w:divBdr>
        </w:div>
        <w:div w:id="1850220262">
          <w:marLeft w:val="640"/>
          <w:marRight w:val="0"/>
          <w:marTop w:val="0"/>
          <w:marBottom w:val="0"/>
          <w:divBdr>
            <w:top w:val="none" w:sz="0" w:space="0" w:color="auto"/>
            <w:left w:val="none" w:sz="0" w:space="0" w:color="auto"/>
            <w:bottom w:val="none" w:sz="0" w:space="0" w:color="auto"/>
            <w:right w:val="none" w:sz="0" w:space="0" w:color="auto"/>
          </w:divBdr>
        </w:div>
        <w:div w:id="1175724212">
          <w:marLeft w:val="640"/>
          <w:marRight w:val="0"/>
          <w:marTop w:val="0"/>
          <w:marBottom w:val="0"/>
          <w:divBdr>
            <w:top w:val="none" w:sz="0" w:space="0" w:color="auto"/>
            <w:left w:val="none" w:sz="0" w:space="0" w:color="auto"/>
            <w:bottom w:val="none" w:sz="0" w:space="0" w:color="auto"/>
            <w:right w:val="none" w:sz="0" w:space="0" w:color="auto"/>
          </w:divBdr>
        </w:div>
        <w:div w:id="957565714">
          <w:marLeft w:val="640"/>
          <w:marRight w:val="0"/>
          <w:marTop w:val="0"/>
          <w:marBottom w:val="0"/>
          <w:divBdr>
            <w:top w:val="none" w:sz="0" w:space="0" w:color="auto"/>
            <w:left w:val="none" w:sz="0" w:space="0" w:color="auto"/>
            <w:bottom w:val="none" w:sz="0" w:space="0" w:color="auto"/>
            <w:right w:val="none" w:sz="0" w:space="0" w:color="auto"/>
          </w:divBdr>
        </w:div>
        <w:div w:id="675839197">
          <w:marLeft w:val="640"/>
          <w:marRight w:val="0"/>
          <w:marTop w:val="0"/>
          <w:marBottom w:val="0"/>
          <w:divBdr>
            <w:top w:val="none" w:sz="0" w:space="0" w:color="auto"/>
            <w:left w:val="none" w:sz="0" w:space="0" w:color="auto"/>
            <w:bottom w:val="none" w:sz="0" w:space="0" w:color="auto"/>
            <w:right w:val="none" w:sz="0" w:space="0" w:color="auto"/>
          </w:divBdr>
        </w:div>
      </w:divsChild>
    </w:div>
    <w:div w:id="1958173298">
      <w:bodyDiv w:val="1"/>
      <w:marLeft w:val="0"/>
      <w:marRight w:val="0"/>
      <w:marTop w:val="0"/>
      <w:marBottom w:val="0"/>
      <w:divBdr>
        <w:top w:val="none" w:sz="0" w:space="0" w:color="auto"/>
        <w:left w:val="none" w:sz="0" w:space="0" w:color="auto"/>
        <w:bottom w:val="none" w:sz="0" w:space="0" w:color="auto"/>
        <w:right w:val="none" w:sz="0" w:space="0" w:color="auto"/>
      </w:divBdr>
    </w:div>
    <w:div w:id="1958948680">
      <w:bodyDiv w:val="1"/>
      <w:marLeft w:val="0"/>
      <w:marRight w:val="0"/>
      <w:marTop w:val="0"/>
      <w:marBottom w:val="0"/>
      <w:divBdr>
        <w:top w:val="none" w:sz="0" w:space="0" w:color="auto"/>
        <w:left w:val="none" w:sz="0" w:space="0" w:color="auto"/>
        <w:bottom w:val="none" w:sz="0" w:space="0" w:color="auto"/>
        <w:right w:val="none" w:sz="0" w:space="0" w:color="auto"/>
      </w:divBdr>
      <w:divsChild>
        <w:div w:id="1946375471">
          <w:marLeft w:val="640"/>
          <w:marRight w:val="0"/>
          <w:marTop w:val="0"/>
          <w:marBottom w:val="0"/>
          <w:divBdr>
            <w:top w:val="none" w:sz="0" w:space="0" w:color="auto"/>
            <w:left w:val="none" w:sz="0" w:space="0" w:color="auto"/>
            <w:bottom w:val="none" w:sz="0" w:space="0" w:color="auto"/>
            <w:right w:val="none" w:sz="0" w:space="0" w:color="auto"/>
          </w:divBdr>
        </w:div>
        <w:div w:id="882599193">
          <w:marLeft w:val="640"/>
          <w:marRight w:val="0"/>
          <w:marTop w:val="0"/>
          <w:marBottom w:val="0"/>
          <w:divBdr>
            <w:top w:val="none" w:sz="0" w:space="0" w:color="auto"/>
            <w:left w:val="none" w:sz="0" w:space="0" w:color="auto"/>
            <w:bottom w:val="none" w:sz="0" w:space="0" w:color="auto"/>
            <w:right w:val="none" w:sz="0" w:space="0" w:color="auto"/>
          </w:divBdr>
        </w:div>
        <w:div w:id="846673929">
          <w:marLeft w:val="640"/>
          <w:marRight w:val="0"/>
          <w:marTop w:val="0"/>
          <w:marBottom w:val="0"/>
          <w:divBdr>
            <w:top w:val="none" w:sz="0" w:space="0" w:color="auto"/>
            <w:left w:val="none" w:sz="0" w:space="0" w:color="auto"/>
            <w:bottom w:val="none" w:sz="0" w:space="0" w:color="auto"/>
            <w:right w:val="none" w:sz="0" w:space="0" w:color="auto"/>
          </w:divBdr>
        </w:div>
        <w:div w:id="387921518">
          <w:marLeft w:val="640"/>
          <w:marRight w:val="0"/>
          <w:marTop w:val="0"/>
          <w:marBottom w:val="0"/>
          <w:divBdr>
            <w:top w:val="none" w:sz="0" w:space="0" w:color="auto"/>
            <w:left w:val="none" w:sz="0" w:space="0" w:color="auto"/>
            <w:bottom w:val="none" w:sz="0" w:space="0" w:color="auto"/>
            <w:right w:val="none" w:sz="0" w:space="0" w:color="auto"/>
          </w:divBdr>
        </w:div>
        <w:div w:id="1048652657">
          <w:marLeft w:val="640"/>
          <w:marRight w:val="0"/>
          <w:marTop w:val="0"/>
          <w:marBottom w:val="0"/>
          <w:divBdr>
            <w:top w:val="none" w:sz="0" w:space="0" w:color="auto"/>
            <w:left w:val="none" w:sz="0" w:space="0" w:color="auto"/>
            <w:bottom w:val="none" w:sz="0" w:space="0" w:color="auto"/>
            <w:right w:val="none" w:sz="0" w:space="0" w:color="auto"/>
          </w:divBdr>
        </w:div>
        <w:div w:id="1938555039">
          <w:marLeft w:val="640"/>
          <w:marRight w:val="0"/>
          <w:marTop w:val="0"/>
          <w:marBottom w:val="0"/>
          <w:divBdr>
            <w:top w:val="none" w:sz="0" w:space="0" w:color="auto"/>
            <w:left w:val="none" w:sz="0" w:space="0" w:color="auto"/>
            <w:bottom w:val="none" w:sz="0" w:space="0" w:color="auto"/>
            <w:right w:val="none" w:sz="0" w:space="0" w:color="auto"/>
          </w:divBdr>
        </w:div>
        <w:div w:id="1859809779">
          <w:marLeft w:val="640"/>
          <w:marRight w:val="0"/>
          <w:marTop w:val="0"/>
          <w:marBottom w:val="0"/>
          <w:divBdr>
            <w:top w:val="none" w:sz="0" w:space="0" w:color="auto"/>
            <w:left w:val="none" w:sz="0" w:space="0" w:color="auto"/>
            <w:bottom w:val="none" w:sz="0" w:space="0" w:color="auto"/>
            <w:right w:val="none" w:sz="0" w:space="0" w:color="auto"/>
          </w:divBdr>
        </w:div>
        <w:div w:id="331955152">
          <w:marLeft w:val="640"/>
          <w:marRight w:val="0"/>
          <w:marTop w:val="0"/>
          <w:marBottom w:val="0"/>
          <w:divBdr>
            <w:top w:val="none" w:sz="0" w:space="0" w:color="auto"/>
            <w:left w:val="none" w:sz="0" w:space="0" w:color="auto"/>
            <w:bottom w:val="none" w:sz="0" w:space="0" w:color="auto"/>
            <w:right w:val="none" w:sz="0" w:space="0" w:color="auto"/>
          </w:divBdr>
        </w:div>
        <w:div w:id="1167359050">
          <w:marLeft w:val="640"/>
          <w:marRight w:val="0"/>
          <w:marTop w:val="0"/>
          <w:marBottom w:val="0"/>
          <w:divBdr>
            <w:top w:val="none" w:sz="0" w:space="0" w:color="auto"/>
            <w:left w:val="none" w:sz="0" w:space="0" w:color="auto"/>
            <w:bottom w:val="none" w:sz="0" w:space="0" w:color="auto"/>
            <w:right w:val="none" w:sz="0" w:space="0" w:color="auto"/>
          </w:divBdr>
        </w:div>
        <w:div w:id="1642492151">
          <w:marLeft w:val="640"/>
          <w:marRight w:val="0"/>
          <w:marTop w:val="0"/>
          <w:marBottom w:val="0"/>
          <w:divBdr>
            <w:top w:val="none" w:sz="0" w:space="0" w:color="auto"/>
            <w:left w:val="none" w:sz="0" w:space="0" w:color="auto"/>
            <w:bottom w:val="none" w:sz="0" w:space="0" w:color="auto"/>
            <w:right w:val="none" w:sz="0" w:space="0" w:color="auto"/>
          </w:divBdr>
        </w:div>
        <w:div w:id="2096660283">
          <w:marLeft w:val="640"/>
          <w:marRight w:val="0"/>
          <w:marTop w:val="0"/>
          <w:marBottom w:val="0"/>
          <w:divBdr>
            <w:top w:val="none" w:sz="0" w:space="0" w:color="auto"/>
            <w:left w:val="none" w:sz="0" w:space="0" w:color="auto"/>
            <w:bottom w:val="none" w:sz="0" w:space="0" w:color="auto"/>
            <w:right w:val="none" w:sz="0" w:space="0" w:color="auto"/>
          </w:divBdr>
        </w:div>
        <w:div w:id="2004383845">
          <w:marLeft w:val="640"/>
          <w:marRight w:val="0"/>
          <w:marTop w:val="0"/>
          <w:marBottom w:val="0"/>
          <w:divBdr>
            <w:top w:val="none" w:sz="0" w:space="0" w:color="auto"/>
            <w:left w:val="none" w:sz="0" w:space="0" w:color="auto"/>
            <w:bottom w:val="none" w:sz="0" w:space="0" w:color="auto"/>
            <w:right w:val="none" w:sz="0" w:space="0" w:color="auto"/>
          </w:divBdr>
        </w:div>
        <w:div w:id="1174807808">
          <w:marLeft w:val="640"/>
          <w:marRight w:val="0"/>
          <w:marTop w:val="0"/>
          <w:marBottom w:val="0"/>
          <w:divBdr>
            <w:top w:val="none" w:sz="0" w:space="0" w:color="auto"/>
            <w:left w:val="none" w:sz="0" w:space="0" w:color="auto"/>
            <w:bottom w:val="none" w:sz="0" w:space="0" w:color="auto"/>
            <w:right w:val="none" w:sz="0" w:space="0" w:color="auto"/>
          </w:divBdr>
        </w:div>
        <w:div w:id="523135827">
          <w:marLeft w:val="640"/>
          <w:marRight w:val="0"/>
          <w:marTop w:val="0"/>
          <w:marBottom w:val="0"/>
          <w:divBdr>
            <w:top w:val="none" w:sz="0" w:space="0" w:color="auto"/>
            <w:left w:val="none" w:sz="0" w:space="0" w:color="auto"/>
            <w:bottom w:val="none" w:sz="0" w:space="0" w:color="auto"/>
            <w:right w:val="none" w:sz="0" w:space="0" w:color="auto"/>
          </w:divBdr>
        </w:div>
        <w:div w:id="714541941">
          <w:marLeft w:val="640"/>
          <w:marRight w:val="0"/>
          <w:marTop w:val="0"/>
          <w:marBottom w:val="0"/>
          <w:divBdr>
            <w:top w:val="none" w:sz="0" w:space="0" w:color="auto"/>
            <w:left w:val="none" w:sz="0" w:space="0" w:color="auto"/>
            <w:bottom w:val="none" w:sz="0" w:space="0" w:color="auto"/>
            <w:right w:val="none" w:sz="0" w:space="0" w:color="auto"/>
          </w:divBdr>
        </w:div>
        <w:div w:id="2063480656">
          <w:marLeft w:val="640"/>
          <w:marRight w:val="0"/>
          <w:marTop w:val="0"/>
          <w:marBottom w:val="0"/>
          <w:divBdr>
            <w:top w:val="none" w:sz="0" w:space="0" w:color="auto"/>
            <w:left w:val="none" w:sz="0" w:space="0" w:color="auto"/>
            <w:bottom w:val="none" w:sz="0" w:space="0" w:color="auto"/>
            <w:right w:val="none" w:sz="0" w:space="0" w:color="auto"/>
          </w:divBdr>
        </w:div>
        <w:div w:id="420613501">
          <w:marLeft w:val="640"/>
          <w:marRight w:val="0"/>
          <w:marTop w:val="0"/>
          <w:marBottom w:val="0"/>
          <w:divBdr>
            <w:top w:val="none" w:sz="0" w:space="0" w:color="auto"/>
            <w:left w:val="none" w:sz="0" w:space="0" w:color="auto"/>
            <w:bottom w:val="none" w:sz="0" w:space="0" w:color="auto"/>
            <w:right w:val="none" w:sz="0" w:space="0" w:color="auto"/>
          </w:divBdr>
        </w:div>
        <w:div w:id="520631910">
          <w:marLeft w:val="640"/>
          <w:marRight w:val="0"/>
          <w:marTop w:val="0"/>
          <w:marBottom w:val="0"/>
          <w:divBdr>
            <w:top w:val="none" w:sz="0" w:space="0" w:color="auto"/>
            <w:left w:val="none" w:sz="0" w:space="0" w:color="auto"/>
            <w:bottom w:val="none" w:sz="0" w:space="0" w:color="auto"/>
            <w:right w:val="none" w:sz="0" w:space="0" w:color="auto"/>
          </w:divBdr>
        </w:div>
        <w:div w:id="946036697">
          <w:marLeft w:val="640"/>
          <w:marRight w:val="0"/>
          <w:marTop w:val="0"/>
          <w:marBottom w:val="0"/>
          <w:divBdr>
            <w:top w:val="none" w:sz="0" w:space="0" w:color="auto"/>
            <w:left w:val="none" w:sz="0" w:space="0" w:color="auto"/>
            <w:bottom w:val="none" w:sz="0" w:space="0" w:color="auto"/>
            <w:right w:val="none" w:sz="0" w:space="0" w:color="auto"/>
          </w:divBdr>
        </w:div>
        <w:div w:id="645745009">
          <w:marLeft w:val="640"/>
          <w:marRight w:val="0"/>
          <w:marTop w:val="0"/>
          <w:marBottom w:val="0"/>
          <w:divBdr>
            <w:top w:val="none" w:sz="0" w:space="0" w:color="auto"/>
            <w:left w:val="none" w:sz="0" w:space="0" w:color="auto"/>
            <w:bottom w:val="none" w:sz="0" w:space="0" w:color="auto"/>
            <w:right w:val="none" w:sz="0" w:space="0" w:color="auto"/>
          </w:divBdr>
        </w:div>
        <w:div w:id="1662853817">
          <w:marLeft w:val="640"/>
          <w:marRight w:val="0"/>
          <w:marTop w:val="0"/>
          <w:marBottom w:val="0"/>
          <w:divBdr>
            <w:top w:val="none" w:sz="0" w:space="0" w:color="auto"/>
            <w:left w:val="none" w:sz="0" w:space="0" w:color="auto"/>
            <w:bottom w:val="none" w:sz="0" w:space="0" w:color="auto"/>
            <w:right w:val="none" w:sz="0" w:space="0" w:color="auto"/>
          </w:divBdr>
        </w:div>
        <w:div w:id="925531518">
          <w:marLeft w:val="640"/>
          <w:marRight w:val="0"/>
          <w:marTop w:val="0"/>
          <w:marBottom w:val="0"/>
          <w:divBdr>
            <w:top w:val="none" w:sz="0" w:space="0" w:color="auto"/>
            <w:left w:val="none" w:sz="0" w:space="0" w:color="auto"/>
            <w:bottom w:val="none" w:sz="0" w:space="0" w:color="auto"/>
            <w:right w:val="none" w:sz="0" w:space="0" w:color="auto"/>
          </w:divBdr>
        </w:div>
        <w:div w:id="1849589298">
          <w:marLeft w:val="640"/>
          <w:marRight w:val="0"/>
          <w:marTop w:val="0"/>
          <w:marBottom w:val="0"/>
          <w:divBdr>
            <w:top w:val="none" w:sz="0" w:space="0" w:color="auto"/>
            <w:left w:val="none" w:sz="0" w:space="0" w:color="auto"/>
            <w:bottom w:val="none" w:sz="0" w:space="0" w:color="auto"/>
            <w:right w:val="none" w:sz="0" w:space="0" w:color="auto"/>
          </w:divBdr>
        </w:div>
        <w:div w:id="917401917">
          <w:marLeft w:val="640"/>
          <w:marRight w:val="0"/>
          <w:marTop w:val="0"/>
          <w:marBottom w:val="0"/>
          <w:divBdr>
            <w:top w:val="none" w:sz="0" w:space="0" w:color="auto"/>
            <w:left w:val="none" w:sz="0" w:space="0" w:color="auto"/>
            <w:bottom w:val="none" w:sz="0" w:space="0" w:color="auto"/>
            <w:right w:val="none" w:sz="0" w:space="0" w:color="auto"/>
          </w:divBdr>
        </w:div>
        <w:div w:id="1622490313">
          <w:marLeft w:val="640"/>
          <w:marRight w:val="0"/>
          <w:marTop w:val="0"/>
          <w:marBottom w:val="0"/>
          <w:divBdr>
            <w:top w:val="none" w:sz="0" w:space="0" w:color="auto"/>
            <w:left w:val="none" w:sz="0" w:space="0" w:color="auto"/>
            <w:bottom w:val="none" w:sz="0" w:space="0" w:color="auto"/>
            <w:right w:val="none" w:sz="0" w:space="0" w:color="auto"/>
          </w:divBdr>
        </w:div>
        <w:div w:id="653753438">
          <w:marLeft w:val="640"/>
          <w:marRight w:val="0"/>
          <w:marTop w:val="0"/>
          <w:marBottom w:val="0"/>
          <w:divBdr>
            <w:top w:val="none" w:sz="0" w:space="0" w:color="auto"/>
            <w:left w:val="none" w:sz="0" w:space="0" w:color="auto"/>
            <w:bottom w:val="none" w:sz="0" w:space="0" w:color="auto"/>
            <w:right w:val="none" w:sz="0" w:space="0" w:color="auto"/>
          </w:divBdr>
        </w:div>
        <w:div w:id="1479417229">
          <w:marLeft w:val="640"/>
          <w:marRight w:val="0"/>
          <w:marTop w:val="0"/>
          <w:marBottom w:val="0"/>
          <w:divBdr>
            <w:top w:val="none" w:sz="0" w:space="0" w:color="auto"/>
            <w:left w:val="none" w:sz="0" w:space="0" w:color="auto"/>
            <w:bottom w:val="none" w:sz="0" w:space="0" w:color="auto"/>
            <w:right w:val="none" w:sz="0" w:space="0" w:color="auto"/>
          </w:divBdr>
        </w:div>
        <w:div w:id="645865496">
          <w:marLeft w:val="640"/>
          <w:marRight w:val="0"/>
          <w:marTop w:val="0"/>
          <w:marBottom w:val="0"/>
          <w:divBdr>
            <w:top w:val="none" w:sz="0" w:space="0" w:color="auto"/>
            <w:left w:val="none" w:sz="0" w:space="0" w:color="auto"/>
            <w:bottom w:val="none" w:sz="0" w:space="0" w:color="auto"/>
            <w:right w:val="none" w:sz="0" w:space="0" w:color="auto"/>
          </w:divBdr>
        </w:div>
        <w:div w:id="570623389">
          <w:marLeft w:val="640"/>
          <w:marRight w:val="0"/>
          <w:marTop w:val="0"/>
          <w:marBottom w:val="0"/>
          <w:divBdr>
            <w:top w:val="none" w:sz="0" w:space="0" w:color="auto"/>
            <w:left w:val="none" w:sz="0" w:space="0" w:color="auto"/>
            <w:bottom w:val="none" w:sz="0" w:space="0" w:color="auto"/>
            <w:right w:val="none" w:sz="0" w:space="0" w:color="auto"/>
          </w:divBdr>
        </w:div>
        <w:div w:id="800198474">
          <w:marLeft w:val="640"/>
          <w:marRight w:val="0"/>
          <w:marTop w:val="0"/>
          <w:marBottom w:val="0"/>
          <w:divBdr>
            <w:top w:val="none" w:sz="0" w:space="0" w:color="auto"/>
            <w:left w:val="none" w:sz="0" w:space="0" w:color="auto"/>
            <w:bottom w:val="none" w:sz="0" w:space="0" w:color="auto"/>
            <w:right w:val="none" w:sz="0" w:space="0" w:color="auto"/>
          </w:divBdr>
        </w:div>
        <w:div w:id="124852512">
          <w:marLeft w:val="640"/>
          <w:marRight w:val="0"/>
          <w:marTop w:val="0"/>
          <w:marBottom w:val="0"/>
          <w:divBdr>
            <w:top w:val="none" w:sz="0" w:space="0" w:color="auto"/>
            <w:left w:val="none" w:sz="0" w:space="0" w:color="auto"/>
            <w:bottom w:val="none" w:sz="0" w:space="0" w:color="auto"/>
            <w:right w:val="none" w:sz="0" w:space="0" w:color="auto"/>
          </w:divBdr>
        </w:div>
        <w:div w:id="982152248">
          <w:marLeft w:val="640"/>
          <w:marRight w:val="0"/>
          <w:marTop w:val="0"/>
          <w:marBottom w:val="0"/>
          <w:divBdr>
            <w:top w:val="none" w:sz="0" w:space="0" w:color="auto"/>
            <w:left w:val="none" w:sz="0" w:space="0" w:color="auto"/>
            <w:bottom w:val="none" w:sz="0" w:space="0" w:color="auto"/>
            <w:right w:val="none" w:sz="0" w:space="0" w:color="auto"/>
          </w:divBdr>
        </w:div>
        <w:div w:id="1677532196">
          <w:marLeft w:val="640"/>
          <w:marRight w:val="0"/>
          <w:marTop w:val="0"/>
          <w:marBottom w:val="0"/>
          <w:divBdr>
            <w:top w:val="none" w:sz="0" w:space="0" w:color="auto"/>
            <w:left w:val="none" w:sz="0" w:space="0" w:color="auto"/>
            <w:bottom w:val="none" w:sz="0" w:space="0" w:color="auto"/>
            <w:right w:val="none" w:sz="0" w:space="0" w:color="auto"/>
          </w:divBdr>
        </w:div>
        <w:div w:id="4870262">
          <w:marLeft w:val="640"/>
          <w:marRight w:val="0"/>
          <w:marTop w:val="0"/>
          <w:marBottom w:val="0"/>
          <w:divBdr>
            <w:top w:val="none" w:sz="0" w:space="0" w:color="auto"/>
            <w:left w:val="none" w:sz="0" w:space="0" w:color="auto"/>
            <w:bottom w:val="none" w:sz="0" w:space="0" w:color="auto"/>
            <w:right w:val="none" w:sz="0" w:space="0" w:color="auto"/>
          </w:divBdr>
        </w:div>
        <w:div w:id="152642377">
          <w:marLeft w:val="640"/>
          <w:marRight w:val="0"/>
          <w:marTop w:val="0"/>
          <w:marBottom w:val="0"/>
          <w:divBdr>
            <w:top w:val="none" w:sz="0" w:space="0" w:color="auto"/>
            <w:left w:val="none" w:sz="0" w:space="0" w:color="auto"/>
            <w:bottom w:val="none" w:sz="0" w:space="0" w:color="auto"/>
            <w:right w:val="none" w:sz="0" w:space="0" w:color="auto"/>
          </w:divBdr>
        </w:div>
        <w:div w:id="385835978">
          <w:marLeft w:val="640"/>
          <w:marRight w:val="0"/>
          <w:marTop w:val="0"/>
          <w:marBottom w:val="0"/>
          <w:divBdr>
            <w:top w:val="none" w:sz="0" w:space="0" w:color="auto"/>
            <w:left w:val="none" w:sz="0" w:space="0" w:color="auto"/>
            <w:bottom w:val="none" w:sz="0" w:space="0" w:color="auto"/>
            <w:right w:val="none" w:sz="0" w:space="0" w:color="auto"/>
          </w:divBdr>
        </w:div>
        <w:div w:id="623195273">
          <w:marLeft w:val="640"/>
          <w:marRight w:val="0"/>
          <w:marTop w:val="0"/>
          <w:marBottom w:val="0"/>
          <w:divBdr>
            <w:top w:val="none" w:sz="0" w:space="0" w:color="auto"/>
            <w:left w:val="none" w:sz="0" w:space="0" w:color="auto"/>
            <w:bottom w:val="none" w:sz="0" w:space="0" w:color="auto"/>
            <w:right w:val="none" w:sz="0" w:space="0" w:color="auto"/>
          </w:divBdr>
        </w:div>
        <w:div w:id="221644976">
          <w:marLeft w:val="640"/>
          <w:marRight w:val="0"/>
          <w:marTop w:val="0"/>
          <w:marBottom w:val="0"/>
          <w:divBdr>
            <w:top w:val="none" w:sz="0" w:space="0" w:color="auto"/>
            <w:left w:val="none" w:sz="0" w:space="0" w:color="auto"/>
            <w:bottom w:val="none" w:sz="0" w:space="0" w:color="auto"/>
            <w:right w:val="none" w:sz="0" w:space="0" w:color="auto"/>
          </w:divBdr>
        </w:div>
        <w:div w:id="1217666865">
          <w:marLeft w:val="640"/>
          <w:marRight w:val="0"/>
          <w:marTop w:val="0"/>
          <w:marBottom w:val="0"/>
          <w:divBdr>
            <w:top w:val="none" w:sz="0" w:space="0" w:color="auto"/>
            <w:left w:val="none" w:sz="0" w:space="0" w:color="auto"/>
            <w:bottom w:val="none" w:sz="0" w:space="0" w:color="auto"/>
            <w:right w:val="none" w:sz="0" w:space="0" w:color="auto"/>
          </w:divBdr>
        </w:div>
        <w:div w:id="1083572680">
          <w:marLeft w:val="640"/>
          <w:marRight w:val="0"/>
          <w:marTop w:val="0"/>
          <w:marBottom w:val="0"/>
          <w:divBdr>
            <w:top w:val="none" w:sz="0" w:space="0" w:color="auto"/>
            <w:left w:val="none" w:sz="0" w:space="0" w:color="auto"/>
            <w:bottom w:val="none" w:sz="0" w:space="0" w:color="auto"/>
            <w:right w:val="none" w:sz="0" w:space="0" w:color="auto"/>
          </w:divBdr>
        </w:div>
        <w:div w:id="2042589235">
          <w:marLeft w:val="640"/>
          <w:marRight w:val="0"/>
          <w:marTop w:val="0"/>
          <w:marBottom w:val="0"/>
          <w:divBdr>
            <w:top w:val="none" w:sz="0" w:space="0" w:color="auto"/>
            <w:left w:val="none" w:sz="0" w:space="0" w:color="auto"/>
            <w:bottom w:val="none" w:sz="0" w:space="0" w:color="auto"/>
            <w:right w:val="none" w:sz="0" w:space="0" w:color="auto"/>
          </w:divBdr>
        </w:div>
        <w:div w:id="1927882503">
          <w:marLeft w:val="640"/>
          <w:marRight w:val="0"/>
          <w:marTop w:val="0"/>
          <w:marBottom w:val="0"/>
          <w:divBdr>
            <w:top w:val="none" w:sz="0" w:space="0" w:color="auto"/>
            <w:left w:val="none" w:sz="0" w:space="0" w:color="auto"/>
            <w:bottom w:val="none" w:sz="0" w:space="0" w:color="auto"/>
            <w:right w:val="none" w:sz="0" w:space="0" w:color="auto"/>
          </w:divBdr>
        </w:div>
      </w:divsChild>
    </w:div>
    <w:div w:id="1962764351">
      <w:bodyDiv w:val="1"/>
      <w:marLeft w:val="0"/>
      <w:marRight w:val="0"/>
      <w:marTop w:val="0"/>
      <w:marBottom w:val="0"/>
      <w:divBdr>
        <w:top w:val="none" w:sz="0" w:space="0" w:color="auto"/>
        <w:left w:val="none" w:sz="0" w:space="0" w:color="auto"/>
        <w:bottom w:val="none" w:sz="0" w:space="0" w:color="auto"/>
        <w:right w:val="none" w:sz="0" w:space="0" w:color="auto"/>
      </w:divBdr>
    </w:div>
    <w:div w:id="1962952415">
      <w:bodyDiv w:val="1"/>
      <w:marLeft w:val="0"/>
      <w:marRight w:val="0"/>
      <w:marTop w:val="0"/>
      <w:marBottom w:val="0"/>
      <w:divBdr>
        <w:top w:val="none" w:sz="0" w:space="0" w:color="auto"/>
        <w:left w:val="none" w:sz="0" w:space="0" w:color="auto"/>
        <w:bottom w:val="none" w:sz="0" w:space="0" w:color="auto"/>
        <w:right w:val="none" w:sz="0" w:space="0" w:color="auto"/>
      </w:divBdr>
    </w:div>
    <w:div w:id="1964998547">
      <w:bodyDiv w:val="1"/>
      <w:marLeft w:val="0"/>
      <w:marRight w:val="0"/>
      <w:marTop w:val="0"/>
      <w:marBottom w:val="0"/>
      <w:divBdr>
        <w:top w:val="none" w:sz="0" w:space="0" w:color="auto"/>
        <w:left w:val="none" w:sz="0" w:space="0" w:color="auto"/>
        <w:bottom w:val="none" w:sz="0" w:space="0" w:color="auto"/>
        <w:right w:val="none" w:sz="0" w:space="0" w:color="auto"/>
      </w:divBdr>
      <w:divsChild>
        <w:div w:id="1090735250">
          <w:marLeft w:val="640"/>
          <w:marRight w:val="0"/>
          <w:marTop w:val="0"/>
          <w:marBottom w:val="0"/>
          <w:divBdr>
            <w:top w:val="none" w:sz="0" w:space="0" w:color="auto"/>
            <w:left w:val="none" w:sz="0" w:space="0" w:color="auto"/>
            <w:bottom w:val="none" w:sz="0" w:space="0" w:color="auto"/>
            <w:right w:val="none" w:sz="0" w:space="0" w:color="auto"/>
          </w:divBdr>
        </w:div>
        <w:div w:id="611783357">
          <w:marLeft w:val="640"/>
          <w:marRight w:val="0"/>
          <w:marTop w:val="0"/>
          <w:marBottom w:val="0"/>
          <w:divBdr>
            <w:top w:val="none" w:sz="0" w:space="0" w:color="auto"/>
            <w:left w:val="none" w:sz="0" w:space="0" w:color="auto"/>
            <w:bottom w:val="none" w:sz="0" w:space="0" w:color="auto"/>
            <w:right w:val="none" w:sz="0" w:space="0" w:color="auto"/>
          </w:divBdr>
        </w:div>
        <w:div w:id="1129515746">
          <w:marLeft w:val="640"/>
          <w:marRight w:val="0"/>
          <w:marTop w:val="0"/>
          <w:marBottom w:val="0"/>
          <w:divBdr>
            <w:top w:val="none" w:sz="0" w:space="0" w:color="auto"/>
            <w:left w:val="none" w:sz="0" w:space="0" w:color="auto"/>
            <w:bottom w:val="none" w:sz="0" w:space="0" w:color="auto"/>
            <w:right w:val="none" w:sz="0" w:space="0" w:color="auto"/>
          </w:divBdr>
        </w:div>
        <w:div w:id="391197264">
          <w:marLeft w:val="640"/>
          <w:marRight w:val="0"/>
          <w:marTop w:val="0"/>
          <w:marBottom w:val="0"/>
          <w:divBdr>
            <w:top w:val="none" w:sz="0" w:space="0" w:color="auto"/>
            <w:left w:val="none" w:sz="0" w:space="0" w:color="auto"/>
            <w:bottom w:val="none" w:sz="0" w:space="0" w:color="auto"/>
            <w:right w:val="none" w:sz="0" w:space="0" w:color="auto"/>
          </w:divBdr>
        </w:div>
        <w:div w:id="1315254181">
          <w:marLeft w:val="640"/>
          <w:marRight w:val="0"/>
          <w:marTop w:val="0"/>
          <w:marBottom w:val="0"/>
          <w:divBdr>
            <w:top w:val="none" w:sz="0" w:space="0" w:color="auto"/>
            <w:left w:val="none" w:sz="0" w:space="0" w:color="auto"/>
            <w:bottom w:val="none" w:sz="0" w:space="0" w:color="auto"/>
            <w:right w:val="none" w:sz="0" w:space="0" w:color="auto"/>
          </w:divBdr>
        </w:div>
        <w:div w:id="253057731">
          <w:marLeft w:val="640"/>
          <w:marRight w:val="0"/>
          <w:marTop w:val="0"/>
          <w:marBottom w:val="0"/>
          <w:divBdr>
            <w:top w:val="none" w:sz="0" w:space="0" w:color="auto"/>
            <w:left w:val="none" w:sz="0" w:space="0" w:color="auto"/>
            <w:bottom w:val="none" w:sz="0" w:space="0" w:color="auto"/>
            <w:right w:val="none" w:sz="0" w:space="0" w:color="auto"/>
          </w:divBdr>
        </w:div>
        <w:div w:id="1976907709">
          <w:marLeft w:val="640"/>
          <w:marRight w:val="0"/>
          <w:marTop w:val="0"/>
          <w:marBottom w:val="0"/>
          <w:divBdr>
            <w:top w:val="none" w:sz="0" w:space="0" w:color="auto"/>
            <w:left w:val="none" w:sz="0" w:space="0" w:color="auto"/>
            <w:bottom w:val="none" w:sz="0" w:space="0" w:color="auto"/>
            <w:right w:val="none" w:sz="0" w:space="0" w:color="auto"/>
          </w:divBdr>
        </w:div>
        <w:div w:id="705106874">
          <w:marLeft w:val="640"/>
          <w:marRight w:val="0"/>
          <w:marTop w:val="0"/>
          <w:marBottom w:val="0"/>
          <w:divBdr>
            <w:top w:val="none" w:sz="0" w:space="0" w:color="auto"/>
            <w:left w:val="none" w:sz="0" w:space="0" w:color="auto"/>
            <w:bottom w:val="none" w:sz="0" w:space="0" w:color="auto"/>
            <w:right w:val="none" w:sz="0" w:space="0" w:color="auto"/>
          </w:divBdr>
        </w:div>
        <w:div w:id="2042438027">
          <w:marLeft w:val="640"/>
          <w:marRight w:val="0"/>
          <w:marTop w:val="0"/>
          <w:marBottom w:val="0"/>
          <w:divBdr>
            <w:top w:val="none" w:sz="0" w:space="0" w:color="auto"/>
            <w:left w:val="none" w:sz="0" w:space="0" w:color="auto"/>
            <w:bottom w:val="none" w:sz="0" w:space="0" w:color="auto"/>
            <w:right w:val="none" w:sz="0" w:space="0" w:color="auto"/>
          </w:divBdr>
        </w:div>
        <w:div w:id="1813985771">
          <w:marLeft w:val="640"/>
          <w:marRight w:val="0"/>
          <w:marTop w:val="0"/>
          <w:marBottom w:val="0"/>
          <w:divBdr>
            <w:top w:val="none" w:sz="0" w:space="0" w:color="auto"/>
            <w:left w:val="none" w:sz="0" w:space="0" w:color="auto"/>
            <w:bottom w:val="none" w:sz="0" w:space="0" w:color="auto"/>
            <w:right w:val="none" w:sz="0" w:space="0" w:color="auto"/>
          </w:divBdr>
        </w:div>
        <w:div w:id="2011638965">
          <w:marLeft w:val="640"/>
          <w:marRight w:val="0"/>
          <w:marTop w:val="0"/>
          <w:marBottom w:val="0"/>
          <w:divBdr>
            <w:top w:val="none" w:sz="0" w:space="0" w:color="auto"/>
            <w:left w:val="none" w:sz="0" w:space="0" w:color="auto"/>
            <w:bottom w:val="none" w:sz="0" w:space="0" w:color="auto"/>
            <w:right w:val="none" w:sz="0" w:space="0" w:color="auto"/>
          </w:divBdr>
        </w:div>
        <w:div w:id="108277263">
          <w:marLeft w:val="640"/>
          <w:marRight w:val="0"/>
          <w:marTop w:val="0"/>
          <w:marBottom w:val="0"/>
          <w:divBdr>
            <w:top w:val="none" w:sz="0" w:space="0" w:color="auto"/>
            <w:left w:val="none" w:sz="0" w:space="0" w:color="auto"/>
            <w:bottom w:val="none" w:sz="0" w:space="0" w:color="auto"/>
            <w:right w:val="none" w:sz="0" w:space="0" w:color="auto"/>
          </w:divBdr>
        </w:div>
        <w:div w:id="1476793377">
          <w:marLeft w:val="640"/>
          <w:marRight w:val="0"/>
          <w:marTop w:val="0"/>
          <w:marBottom w:val="0"/>
          <w:divBdr>
            <w:top w:val="none" w:sz="0" w:space="0" w:color="auto"/>
            <w:left w:val="none" w:sz="0" w:space="0" w:color="auto"/>
            <w:bottom w:val="none" w:sz="0" w:space="0" w:color="auto"/>
            <w:right w:val="none" w:sz="0" w:space="0" w:color="auto"/>
          </w:divBdr>
        </w:div>
        <w:div w:id="331956829">
          <w:marLeft w:val="640"/>
          <w:marRight w:val="0"/>
          <w:marTop w:val="0"/>
          <w:marBottom w:val="0"/>
          <w:divBdr>
            <w:top w:val="none" w:sz="0" w:space="0" w:color="auto"/>
            <w:left w:val="none" w:sz="0" w:space="0" w:color="auto"/>
            <w:bottom w:val="none" w:sz="0" w:space="0" w:color="auto"/>
            <w:right w:val="none" w:sz="0" w:space="0" w:color="auto"/>
          </w:divBdr>
        </w:div>
        <w:div w:id="1054742739">
          <w:marLeft w:val="640"/>
          <w:marRight w:val="0"/>
          <w:marTop w:val="0"/>
          <w:marBottom w:val="0"/>
          <w:divBdr>
            <w:top w:val="none" w:sz="0" w:space="0" w:color="auto"/>
            <w:left w:val="none" w:sz="0" w:space="0" w:color="auto"/>
            <w:bottom w:val="none" w:sz="0" w:space="0" w:color="auto"/>
            <w:right w:val="none" w:sz="0" w:space="0" w:color="auto"/>
          </w:divBdr>
        </w:div>
        <w:div w:id="1966619327">
          <w:marLeft w:val="640"/>
          <w:marRight w:val="0"/>
          <w:marTop w:val="0"/>
          <w:marBottom w:val="0"/>
          <w:divBdr>
            <w:top w:val="none" w:sz="0" w:space="0" w:color="auto"/>
            <w:left w:val="none" w:sz="0" w:space="0" w:color="auto"/>
            <w:bottom w:val="none" w:sz="0" w:space="0" w:color="auto"/>
            <w:right w:val="none" w:sz="0" w:space="0" w:color="auto"/>
          </w:divBdr>
        </w:div>
        <w:div w:id="705102416">
          <w:marLeft w:val="640"/>
          <w:marRight w:val="0"/>
          <w:marTop w:val="0"/>
          <w:marBottom w:val="0"/>
          <w:divBdr>
            <w:top w:val="none" w:sz="0" w:space="0" w:color="auto"/>
            <w:left w:val="none" w:sz="0" w:space="0" w:color="auto"/>
            <w:bottom w:val="none" w:sz="0" w:space="0" w:color="auto"/>
            <w:right w:val="none" w:sz="0" w:space="0" w:color="auto"/>
          </w:divBdr>
        </w:div>
        <w:div w:id="1428765533">
          <w:marLeft w:val="640"/>
          <w:marRight w:val="0"/>
          <w:marTop w:val="0"/>
          <w:marBottom w:val="0"/>
          <w:divBdr>
            <w:top w:val="none" w:sz="0" w:space="0" w:color="auto"/>
            <w:left w:val="none" w:sz="0" w:space="0" w:color="auto"/>
            <w:bottom w:val="none" w:sz="0" w:space="0" w:color="auto"/>
            <w:right w:val="none" w:sz="0" w:space="0" w:color="auto"/>
          </w:divBdr>
        </w:div>
        <w:div w:id="808285501">
          <w:marLeft w:val="640"/>
          <w:marRight w:val="0"/>
          <w:marTop w:val="0"/>
          <w:marBottom w:val="0"/>
          <w:divBdr>
            <w:top w:val="none" w:sz="0" w:space="0" w:color="auto"/>
            <w:left w:val="none" w:sz="0" w:space="0" w:color="auto"/>
            <w:bottom w:val="none" w:sz="0" w:space="0" w:color="auto"/>
            <w:right w:val="none" w:sz="0" w:space="0" w:color="auto"/>
          </w:divBdr>
        </w:div>
        <w:div w:id="463350198">
          <w:marLeft w:val="640"/>
          <w:marRight w:val="0"/>
          <w:marTop w:val="0"/>
          <w:marBottom w:val="0"/>
          <w:divBdr>
            <w:top w:val="none" w:sz="0" w:space="0" w:color="auto"/>
            <w:left w:val="none" w:sz="0" w:space="0" w:color="auto"/>
            <w:bottom w:val="none" w:sz="0" w:space="0" w:color="auto"/>
            <w:right w:val="none" w:sz="0" w:space="0" w:color="auto"/>
          </w:divBdr>
        </w:div>
        <w:div w:id="1622808167">
          <w:marLeft w:val="640"/>
          <w:marRight w:val="0"/>
          <w:marTop w:val="0"/>
          <w:marBottom w:val="0"/>
          <w:divBdr>
            <w:top w:val="none" w:sz="0" w:space="0" w:color="auto"/>
            <w:left w:val="none" w:sz="0" w:space="0" w:color="auto"/>
            <w:bottom w:val="none" w:sz="0" w:space="0" w:color="auto"/>
            <w:right w:val="none" w:sz="0" w:space="0" w:color="auto"/>
          </w:divBdr>
        </w:div>
        <w:div w:id="1839693499">
          <w:marLeft w:val="640"/>
          <w:marRight w:val="0"/>
          <w:marTop w:val="0"/>
          <w:marBottom w:val="0"/>
          <w:divBdr>
            <w:top w:val="none" w:sz="0" w:space="0" w:color="auto"/>
            <w:left w:val="none" w:sz="0" w:space="0" w:color="auto"/>
            <w:bottom w:val="none" w:sz="0" w:space="0" w:color="auto"/>
            <w:right w:val="none" w:sz="0" w:space="0" w:color="auto"/>
          </w:divBdr>
        </w:div>
        <w:div w:id="989941244">
          <w:marLeft w:val="640"/>
          <w:marRight w:val="0"/>
          <w:marTop w:val="0"/>
          <w:marBottom w:val="0"/>
          <w:divBdr>
            <w:top w:val="none" w:sz="0" w:space="0" w:color="auto"/>
            <w:left w:val="none" w:sz="0" w:space="0" w:color="auto"/>
            <w:bottom w:val="none" w:sz="0" w:space="0" w:color="auto"/>
            <w:right w:val="none" w:sz="0" w:space="0" w:color="auto"/>
          </w:divBdr>
        </w:div>
        <w:div w:id="1560096463">
          <w:marLeft w:val="640"/>
          <w:marRight w:val="0"/>
          <w:marTop w:val="0"/>
          <w:marBottom w:val="0"/>
          <w:divBdr>
            <w:top w:val="none" w:sz="0" w:space="0" w:color="auto"/>
            <w:left w:val="none" w:sz="0" w:space="0" w:color="auto"/>
            <w:bottom w:val="none" w:sz="0" w:space="0" w:color="auto"/>
            <w:right w:val="none" w:sz="0" w:space="0" w:color="auto"/>
          </w:divBdr>
        </w:div>
        <w:div w:id="1321231277">
          <w:marLeft w:val="640"/>
          <w:marRight w:val="0"/>
          <w:marTop w:val="0"/>
          <w:marBottom w:val="0"/>
          <w:divBdr>
            <w:top w:val="none" w:sz="0" w:space="0" w:color="auto"/>
            <w:left w:val="none" w:sz="0" w:space="0" w:color="auto"/>
            <w:bottom w:val="none" w:sz="0" w:space="0" w:color="auto"/>
            <w:right w:val="none" w:sz="0" w:space="0" w:color="auto"/>
          </w:divBdr>
        </w:div>
        <w:div w:id="1540390897">
          <w:marLeft w:val="640"/>
          <w:marRight w:val="0"/>
          <w:marTop w:val="0"/>
          <w:marBottom w:val="0"/>
          <w:divBdr>
            <w:top w:val="none" w:sz="0" w:space="0" w:color="auto"/>
            <w:left w:val="none" w:sz="0" w:space="0" w:color="auto"/>
            <w:bottom w:val="none" w:sz="0" w:space="0" w:color="auto"/>
            <w:right w:val="none" w:sz="0" w:space="0" w:color="auto"/>
          </w:divBdr>
        </w:div>
        <w:div w:id="914170265">
          <w:marLeft w:val="640"/>
          <w:marRight w:val="0"/>
          <w:marTop w:val="0"/>
          <w:marBottom w:val="0"/>
          <w:divBdr>
            <w:top w:val="none" w:sz="0" w:space="0" w:color="auto"/>
            <w:left w:val="none" w:sz="0" w:space="0" w:color="auto"/>
            <w:bottom w:val="none" w:sz="0" w:space="0" w:color="auto"/>
            <w:right w:val="none" w:sz="0" w:space="0" w:color="auto"/>
          </w:divBdr>
        </w:div>
        <w:div w:id="501744375">
          <w:marLeft w:val="640"/>
          <w:marRight w:val="0"/>
          <w:marTop w:val="0"/>
          <w:marBottom w:val="0"/>
          <w:divBdr>
            <w:top w:val="none" w:sz="0" w:space="0" w:color="auto"/>
            <w:left w:val="none" w:sz="0" w:space="0" w:color="auto"/>
            <w:bottom w:val="none" w:sz="0" w:space="0" w:color="auto"/>
            <w:right w:val="none" w:sz="0" w:space="0" w:color="auto"/>
          </w:divBdr>
        </w:div>
        <w:div w:id="799297760">
          <w:marLeft w:val="640"/>
          <w:marRight w:val="0"/>
          <w:marTop w:val="0"/>
          <w:marBottom w:val="0"/>
          <w:divBdr>
            <w:top w:val="none" w:sz="0" w:space="0" w:color="auto"/>
            <w:left w:val="none" w:sz="0" w:space="0" w:color="auto"/>
            <w:bottom w:val="none" w:sz="0" w:space="0" w:color="auto"/>
            <w:right w:val="none" w:sz="0" w:space="0" w:color="auto"/>
          </w:divBdr>
        </w:div>
        <w:div w:id="192957441">
          <w:marLeft w:val="640"/>
          <w:marRight w:val="0"/>
          <w:marTop w:val="0"/>
          <w:marBottom w:val="0"/>
          <w:divBdr>
            <w:top w:val="none" w:sz="0" w:space="0" w:color="auto"/>
            <w:left w:val="none" w:sz="0" w:space="0" w:color="auto"/>
            <w:bottom w:val="none" w:sz="0" w:space="0" w:color="auto"/>
            <w:right w:val="none" w:sz="0" w:space="0" w:color="auto"/>
          </w:divBdr>
        </w:div>
        <w:div w:id="673997478">
          <w:marLeft w:val="640"/>
          <w:marRight w:val="0"/>
          <w:marTop w:val="0"/>
          <w:marBottom w:val="0"/>
          <w:divBdr>
            <w:top w:val="none" w:sz="0" w:space="0" w:color="auto"/>
            <w:left w:val="none" w:sz="0" w:space="0" w:color="auto"/>
            <w:bottom w:val="none" w:sz="0" w:space="0" w:color="auto"/>
            <w:right w:val="none" w:sz="0" w:space="0" w:color="auto"/>
          </w:divBdr>
        </w:div>
        <w:div w:id="384569247">
          <w:marLeft w:val="640"/>
          <w:marRight w:val="0"/>
          <w:marTop w:val="0"/>
          <w:marBottom w:val="0"/>
          <w:divBdr>
            <w:top w:val="none" w:sz="0" w:space="0" w:color="auto"/>
            <w:left w:val="none" w:sz="0" w:space="0" w:color="auto"/>
            <w:bottom w:val="none" w:sz="0" w:space="0" w:color="auto"/>
            <w:right w:val="none" w:sz="0" w:space="0" w:color="auto"/>
          </w:divBdr>
        </w:div>
        <w:div w:id="694959313">
          <w:marLeft w:val="640"/>
          <w:marRight w:val="0"/>
          <w:marTop w:val="0"/>
          <w:marBottom w:val="0"/>
          <w:divBdr>
            <w:top w:val="none" w:sz="0" w:space="0" w:color="auto"/>
            <w:left w:val="none" w:sz="0" w:space="0" w:color="auto"/>
            <w:bottom w:val="none" w:sz="0" w:space="0" w:color="auto"/>
            <w:right w:val="none" w:sz="0" w:space="0" w:color="auto"/>
          </w:divBdr>
        </w:div>
        <w:div w:id="626279981">
          <w:marLeft w:val="640"/>
          <w:marRight w:val="0"/>
          <w:marTop w:val="0"/>
          <w:marBottom w:val="0"/>
          <w:divBdr>
            <w:top w:val="none" w:sz="0" w:space="0" w:color="auto"/>
            <w:left w:val="none" w:sz="0" w:space="0" w:color="auto"/>
            <w:bottom w:val="none" w:sz="0" w:space="0" w:color="auto"/>
            <w:right w:val="none" w:sz="0" w:space="0" w:color="auto"/>
          </w:divBdr>
        </w:div>
        <w:div w:id="1776633354">
          <w:marLeft w:val="640"/>
          <w:marRight w:val="0"/>
          <w:marTop w:val="0"/>
          <w:marBottom w:val="0"/>
          <w:divBdr>
            <w:top w:val="none" w:sz="0" w:space="0" w:color="auto"/>
            <w:left w:val="none" w:sz="0" w:space="0" w:color="auto"/>
            <w:bottom w:val="none" w:sz="0" w:space="0" w:color="auto"/>
            <w:right w:val="none" w:sz="0" w:space="0" w:color="auto"/>
          </w:divBdr>
        </w:div>
        <w:div w:id="1316640200">
          <w:marLeft w:val="640"/>
          <w:marRight w:val="0"/>
          <w:marTop w:val="0"/>
          <w:marBottom w:val="0"/>
          <w:divBdr>
            <w:top w:val="none" w:sz="0" w:space="0" w:color="auto"/>
            <w:left w:val="none" w:sz="0" w:space="0" w:color="auto"/>
            <w:bottom w:val="none" w:sz="0" w:space="0" w:color="auto"/>
            <w:right w:val="none" w:sz="0" w:space="0" w:color="auto"/>
          </w:divBdr>
        </w:div>
        <w:div w:id="1774353620">
          <w:marLeft w:val="640"/>
          <w:marRight w:val="0"/>
          <w:marTop w:val="0"/>
          <w:marBottom w:val="0"/>
          <w:divBdr>
            <w:top w:val="none" w:sz="0" w:space="0" w:color="auto"/>
            <w:left w:val="none" w:sz="0" w:space="0" w:color="auto"/>
            <w:bottom w:val="none" w:sz="0" w:space="0" w:color="auto"/>
            <w:right w:val="none" w:sz="0" w:space="0" w:color="auto"/>
          </w:divBdr>
        </w:div>
        <w:div w:id="959796773">
          <w:marLeft w:val="640"/>
          <w:marRight w:val="0"/>
          <w:marTop w:val="0"/>
          <w:marBottom w:val="0"/>
          <w:divBdr>
            <w:top w:val="none" w:sz="0" w:space="0" w:color="auto"/>
            <w:left w:val="none" w:sz="0" w:space="0" w:color="auto"/>
            <w:bottom w:val="none" w:sz="0" w:space="0" w:color="auto"/>
            <w:right w:val="none" w:sz="0" w:space="0" w:color="auto"/>
          </w:divBdr>
        </w:div>
        <w:div w:id="1849514916">
          <w:marLeft w:val="640"/>
          <w:marRight w:val="0"/>
          <w:marTop w:val="0"/>
          <w:marBottom w:val="0"/>
          <w:divBdr>
            <w:top w:val="none" w:sz="0" w:space="0" w:color="auto"/>
            <w:left w:val="none" w:sz="0" w:space="0" w:color="auto"/>
            <w:bottom w:val="none" w:sz="0" w:space="0" w:color="auto"/>
            <w:right w:val="none" w:sz="0" w:space="0" w:color="auto"/>
          </w:divBdr>
        </w:div>
        <w:div w:id="508838482">
          <w:marLeft w:val="640"/>
          <w:marRight w:val="0"/>
          <w:marTop w:val="0"/>
          <w:marBottom w:val="0"/>
          <w:divBdr>
            <w:top w:val="none" w:sz="0" w:space="0" w:color="auto"/>
            <w:left w:val="none" w:sz="0" w:space="0" w:color="auto"/>
            <w:bottom w:val="none" w:sz="0" w:space="0" w:color="auto"/>
            <w:right w:val="none" w:sz="0" w:space="0" w:color="auto"/>
          </w:divBdr>
        </w:div>
        <w:div w:id="162821216">
          <w:marLeft w:val="640"/>
          <w:marRight w:val="0"/>
          <w:marTop w:val="0"/>
          <w:marBottom w:val="0"/>
          <w:divBdr>
            <w:top w:val="none" w:sz="0" w:space="0" w:color="auto"/>
            <w:left w:val="none" w:sz="0" w:space="0" w:color="auto"/>
            <w:bottom w:val="none" w:sz="0" w:space="0" w:color="auto"/>
            <w:right w:val="none" w:sz="0" w:space="0" w:color="auto"/>
          </w:divBdr>
        </w:div>
      </w:divsChild>
    </w:div>
    <w:div w:id="1984695861">
      <w:bodyDiv w:val="1"/>
      <w:marLeft w:val="0"/>
      <w:marRight w:val="0"/>
      <w:marTop w:val="0"/>
      <w:marBottom w:val="0"/>
      <w:divBdr>
        <w:top w:val="none" w:sz="0" w:space="0" w:color="auto"/>
        <w:left w:val="none" w:sz="0" w:space="0" w:color="auto"/>
        <w:bottom w:val="none" w:sz="0" w:space="0" w:color="auto"/>
        <w:right w:val="none" w:sz="0" w:space="0" w:color="auto"/>
      </w:divBdr>
      <w:divsChild>
        <w:div w:id="226233141">
          <w:marLeft w:val="640"/>
          <w:marRight w:val="0"/>
          <w:marTop w:val="0"/>
          <w:marBottom w:val="0"/>
          <w:divBdr>
            <w:top w:val="none" w:sz="0" w:space="0" w:color="auto"/>
            <w:left w:val="none" w:sz="0" w:space="0" w:color="auto"/>
            <w:bottom w:val="none" w:sz="0" w:space="0" w:color="auto"/>
            <w:right w:val="none" w:sz="0" w:space="0" w:color="auto"/>
          </w:divBdr>
        </w:div>
        <w:div w:id="225337111">
          <w:marLeft w:val="640"/>
          <w:marRight w:val="0"/>
          <w:marTop w:val="0"/>
          <w:marBottom w:val="0"/>
          <w:divBdr>
            <w:top w:val="none" w:sz="0" w:space="0" w:color="auto"/>
            <w:left w:val="none" w:sz="0" w:space="0" w:color="auto"/>
            <w:bottom w:val="none" w:sz="0" w:space="0" w:color="auto"/>
            <w:right w:val="none" w:sz="0" w:space="0" w:color="auto"/>
          </w:divBdr>
        </w:div>
        <w:div w:id="553977523">
          <w:marLeft w:val="640"/>
          <w:marRight w:val="0"/>
          <w:marTop w:val="0"/>
          <w:marBottom w:val="0"/>
          <w:divBdr>
            <w:top w:val="none" w:sz="0" w:space="0" w:color="auto"/>
            <w:left w:val="none" w:sz="0" w:space="0" w:color="auto"/>
            <w:bottom w:val="none" w:sz="0" w:space="0" w:color="auto"/>
            <w:right w:val="none" w:sz="0" w:space="0" w:color="auto"/>
          </w:divBdr>
        </w:div>
        <w:div w:id="170143750">
          <w:marLeft w:val="640"/>
          <w:marRight w:val="0"/>
          <w:marTop w:val="0"/>
          <w:marBottom w:val="0"/>
          <w:divBdr>
            <w:top w:val="none" w:sz="0" w:space="0" w:color="auto"/>
            <w:left w:val="none" w:sz="0" w:space="0" w:color="auto"/>
            <w:bottom w:val="none" w:sz="0" w:space="0" w:color="auto"/>
            <w:right w:val="none" w:sz="0" w:space="0" w:color="auto"/>
          </w:divBdr>
        </w:div>
        <w:div w:id="1456480625">
          <w:marLeft w:val="640"/>
          <w:marRight w:val="0"/>
          <w:marTop w:val="0"/>
          <w:marBottom w:val="0"/>
          <w:divBdr>
            <w:top w:val="none" w:sz="0" w:space="0" w:color="auto"/>
            <w:left w:val="none" w:sz="0" w:space="0" w:color="auto"/>
            <w:bottom w:val="none" w:sz="0" w:space="0" w:color="auto"/>
            <w:right w:val="none" w:sz="0" w:space="0" w:color="auto"/>
          </w:divBdr>
        </w:div>
        <w:div w:id="2030329930">
          <w:marLeft w:val="640"/>
          <w:marRight w:val="0"/>
          <w:marTop w:val="0"/>
          <w:marBottom w:val="0"/>
          <w:divBdr>
            <w:top w:val="none" w:sz="0" w:space="0" w:color="auto"/>
            <w:left w:val="none" w:sz="0" w:space="0" w:color="auto"/>
            <w:bottom w:val="none" w:sz="0" w:space="0" w:color="auto"/>
            <w:right w:val="none" w:sz="0" w:space="0" w:color="auto"/>
          </w:divBdr>
        </w:div>
        <w:div w:id="1749186894">
          <w:marLeft w:val="640"/>
          <w:marRight w:val="0"/>
          <w:marTop w:val="0"/>
          <w:marBottom w:val="0"/>
          <w:divBdr>
            <w:top w:val="none" w:sz="0" w:space="0" w:color="auto"/>
            <w:left w:val="none" w:sz="0" w:space="0" w:color="auto"/>
            <w:bottom w:val="none" w:sz="0" w:space="0" w:color="auto"/>
            <w:right w:val="none" w:sz="0" w:space="0" w:color="auto"/>
          </w:divBdr>
        </w:div>
        <w:div w:id="621155148">
          <w:marLeft w:val="640"/>
          <w:marRight w:val="0"/>
          <w:marTop w:val="0"/>
          <w:marBottom w:val="0"/>
          <w:divBdr>
            <w:top w:val="none" w:sz="0" w:space="0" w:color="auto"/>
            <w:left w:val="none" w:sz="0" w:space="0" w:color="auto"/>
            <w:bottom w:val="none" w:sz="0" w:space="0" w:color="auto"/>
            <w:right w:val="none" w:sz="0" w:space="0" w:color="auto"/>
          </w:divBdr>
        </w:div>
        <w:div w:id="854266422">
          <w:marLeft w:val="640"/>
          <w:marRight w:val="0"/>
          <w:marTop w:val="0"/>
          <w:marBottom w:val="0"/>
          <w:divBdr>
            <w:top w:val="none" w:sz="0" w:space="0" w:color="auto"/>
            <w:left w:val="none" w:sz="0" w:space="0" w:color="auto"/>
            <w:bottom w:val="none" w:sz="0" w:space="0" w:color="auto"/>
            <w:right w:val="none" w:sz="0" w:space="0" w:color="auto"/>
          </w:divBdr>
        </w:div>
        <w:div w:id="683092926">
          <w:marLeft w:val="640"/>
          <w:marRight w:val="0"/>
          <w:marTop w:val="0"/>
          <w:marBottom w:val="0"/>
          <w:divBdr>
            <w:top w:val="none" w:sz="0" w:space="0" w:color="auto"/>
            <w:left w:val="none" w:sz="0" w:space="0" w:color="auto"/>
            <w:bottom w:val="none" w:sz="0" w:space="0" w:color="auto"/>
            <w:right w:val="none" w:sz="0" w:space="0" w:color="auto"/>
          </w:divBdr>
        </w:div>
        <w:div w:id="14042088">
          <w:marLeft w:val="640"/>
          <w:marRight w:val="0"/>
          <w:marTop w:val="0"/>
          <w:marBottom w:val="0"/>
          <w:divBdr>
            <w:top w:val="none" w:sz="0" w:space="0" w:color="auto"/>
            <w:left w:val="none" w:sz="0" w:space="0" w:color="auto"/>
            <w:bottom w:val="none" w:sz="0" w:space="0" w:color="auto"/>
            <w:right w:val="none" w:sz="0" w:space="0" w:color="auto"/>
          </w:divBdr>
        </w:div>
        <w:div w:id="1351881503">
          <w:marLeft w:val="640"/>
          <w:marRight w:val="0"/>
          <w:marTop w:val="0"/>
          <w:marBottom w:val="0"/>
          <w:divBdr>
            <w:top w:val="none" w:sz="0" w:space="0" w:color="auto"/>
            <w:left w:val="none" w:sz="0" w:space="0" w:color="auto"/>
            <w:bottom w:val="none" w:sz="0" w:space="0" w:color="auto"/>
            <w:right w:val="none" w:sz="0" w:space="0" w:color="auto"/>
          </w:divBdr>
        </w:div>
        <w:div w:id="519395881">
          <w:marLeft w:val="640"/>
          <w:marRight w:val="0"/>
          <w:marTop w:val="0"/>
          <w:marBottom w:val="0"/>
          <w:divBdr>
            <w:top w:val="none" w:sz="0" w:space="0" w:color="auto"/>
            <w:left w:val="none" w:sz="0" w:space="0" w:color="auto"/>
            <w:bottom w:val="none" w:sz="0" w:space="0" w:color="auto"/>
            <w:right w:val="none" w:sz="0" w:space="0" w:color="auto"/>
          </w:divBdr>
        </w:div>
      </w:divsChild>
    </w:div>
    <w:div w:id="1994215589">
      <w:bodyDiv w:val="1"/>
      <w:marLeft w:val="0"/>
      <w:marRight w:val="0"/>
      <w:marTop w:val="0"/>
      <w:marBottom w:val="0"/>
      <w:divBdr>
        <w:top w:val="none" w:sz="0" w:space="0" w:color="auto"/>
        <w:left w:val="none" w:sz="0" w:space="0" w:color="auto"/>
        <w:bottom w:val="none" w:sz="0" w:space="0" w:color="auto"/>
        <w:right w:val="none" w:sz="0" w:space="0" w:color="auto"/>
      </w:divBdr>
      <w:divsChild>
        <w:div w:id="1017194952">
          <w:marLeft w:val="640"/>
          <w:marRight w:val="0"/>
          <w:marTop w:val="0"/>
          <w:marBottom w:val="0"/>
          <w:divBdr>
            <w:top w:val="none" w:sz="0" w:space="0" w:color="auto"/>
            <w:left w:val="none" w:sz="0" w:space="0" w:color="auto"/>
            <w:bottom w:val="none" w:sz="0" w:space="0" w:color="auto"/>
            <w:right w:val="none" w:sz="0" w:space="0" w:color="auto"/>
          </w:divBdr>
        </w:div>
        <w:div w:id="47799380">
          <w:marLeft w:val="640"/>
          <w:marRight w:val="0"/>
          <w:marTop w:val="0"/>
          <w:marBottom w:val="0"/>
          <w:divBdr>
            <w:top w:val="none" w:sz="0" w:space="0" w:color="auto"/>
            <w:left w:val="none" w:sz="0" w:space="0" w:color="auto"/>
            <w:bottom w:val="none" w:sz="0" w:space="0" w:color="auto"/>
            <w:right w:val="none" w:sz="0" w:space="0" w:color="auto"/>
          </w:divBdr>
        </w:div>
        <w:div w:id="1317880460">
          <w:marLeft w:val="640"/>
          <w:marRight w:val="0"/>
          <w:marTop w:val="0"/>
          <w:marBottom w:val="0"/>
          <w:divBdr>
            <w:top w:val="none" w:sz="0" w:space="0" w:color="auto"/>
            <w:left w:val="none" w:sz="0" w:space="0" w:color="auto"/>
            <w:bottom w:val="none" w:sz="0" w:space="0" w:color="auto"/>
            <w:right w:val="none" w:sz="0" w:space="0" w:color="auto"/>
          </w:divBdr>
        </w:div>
        <w:div w:id="1046218109">
          <w:marLeft w:val="640"/>
          <w:marRight w:val="0"/>
          <w:marTop w:val="0"/>
          <w:marBottom w:val="0"/>
          <w:divBdr>
            <w:top w:val="none" w:sz="0" w:space="0" w:color="auto"/>
            <w:left w:val="none" w:sz="0" w:space="0" w:color="auto"/>
            <w:bottom w:val="none" w:sz="0" w:space="0" w:color="auto"/>
            <w:right w:val="none" w:sz="0" w:space="0" w:color="auto"/>
          </w:divBdr>
        </w:div>
        <w:div w:id="1668824294">
          <w:marLeft w:val="640"/>
          <w:marRight w:val="0"/>
          <w:marTop w:val="0"/>
          <w:marBottom w:val="0"/>
          <w:divBdr>
            <w:top w:val="none" w:sz="0" w:space="0" w:color="auto"/>
            <w:left w:val="none" w:sz="0" w:space="0" w:color="auto"/>
            <w:bottom w:val="none" w:sz="0" w:space="0" w:color="auto"/>
            <w:right w:val="none" w:sz="0" w:space="0" w:color="auto"/>
          </w:divBdr>
        </w:div>
        <w:div w:id="1669863216">
          <w:marLeft w:val="640"/>
          <w:marRight w:val="0"/>
          <w:marTop w:val="0"/>
          <w:marBottom w:val="0"/>
          <w:divBdr>
            <w:top w:val="none" w:sz="0" w:space="0" w:color="auto"/>
            <w:left w:val="none" w:sz="0" w:space="0" w:color="auto"/>
            <w:bottom w:val="none" w:sz="0" w:space="0" w:color="auto"/>
            <w:right w:val="none" w:sz="0" w:space="0" w:color="auto"/>
          </w:divBdr>
        </w:div>
        <w:div w:id="343821612">
          <w:marLeft w:val="640"/>
          <w:marRight w:val="0"/>
          <w:marTop w:val="0"/>
          <w:marBottom w:val="0"/>
          <w:divBdr>
            <w:top w:val="none" w:sz="0" w:space="0" w:color="auto"/>
            <w:left w:val="none" w:sz="0" w:space="0" w:color="auto"/>
            <w:bottom w:val="none" w:sz="0" w:space="0" w:color="auto"/>
            <w:right w:val="none" w:sz="0" w:space="0" w:color="auto"/>
          </w:divBdr>
        </w:div>
        <w:div w:id="907618685">
          <w:marLeft w:val="640"/>
          <w:marRight w:val="0"/>
          <w:marTop w:val="0"/>
          <w:marBottom w:val="0"/>
          <w:divBdr>
            <w:top w:val="none" w:sz="0" w:space="0" w:color="auto"/>
            <w:left w:val="none" w:sz="0" w:space="0" w:color="auto"/>
            <w:bottom w:val="none" w:sz="0" w:space="0" w:color="auto"/>
            <w:right w:val="none" w:sz="0" w:space="0" w:color="auto"/>
          </w:divBdr>
        </w:div>
        <w:div w:id="1669016859">
          <w:marLeft w:val="640"/>
          <w:marRight w:val="0"/>
          <w:marTop w:val="0"/>
          <w:marBottom w:val="0"/>
          <w:divBdr>
            <w:top w:val="none" w:sz="0" w:space="0" w:color="auto"/>
            <w:left w:val="none" w:sz="0" w:space="0" w:color="auto"/>
            <w:bottom w:val="none" w:sz="0" w:space="0" w:color="auto"/>
            <w:right w:val="none" w:sz="0" w:space="0" w:color="auto"/>
          </w:divBdr>
        </w:div>
        <w:div w:id="182667794">
          <w:marLeft w:val="640"/>
          <w:marRight w:val="0"/>
          <w:marTop w:val="0"/>
          <w:marBottom w:val="0"/>
          <w:divBdr>
            <w:top w:val="none" w:sz="0" w:space="0" w:color="auto"/>
            <w:left w:val="none" w:sz="0" w:space="0" w:color="auto"/>
            <w:bottom w:val="none" w:sz="0" w:space="0" w:color="auto"/>
            <w:right w:val="none" w:sz="0" w:space="0" w:color="auto"/>
          </w:divBdr>
        </w:div>
        <w:div w:id="207301188">
          <w:marLeft w:val="640"/>
          <w:marRight w:val="0"/>
          <w:marTop w:val="0"/>
          <w:marBottom w:val="0"/>
          <w:divBdr>
            <w:top w:val="none" w:sz="0" w:space="0" w:color="auto"/>
            <w:left w:val="none" w:sz="0" w:space="0" w:color="auto"/>
            <w:bottom w:val="none" w:sz="0" w:space="0" w:color="auto"/>
            <w:right w:val="none" w:sz="0" w:space="0" w:color="auto"/>
          </w:divBdr>
        </w:div>
        <w:div w:id="1082724232">
          <w:marLeft w:val="640"/>
          <w:marRight w:val="0"/>
          <w:marTop w:val="0"/>
          <w:marBottom w:val="0"/>
          <w:divBdr>
            <w:top w:val="none" w:sz="0" w:space="0" w:color="auto"/>
            <w:left w:val="none" w:sz="0" w:space="0" w:color="auto"/>
            <w:bottom w:val="none" w:sz="0" w:space="0" w:color="auto"/>
            <w:right w:val="none" w:sz="0" w:space="0" w:color="auto"/>
          </w:divBdr>
        </w:div>
        <w:div w:id="304286986">
          <w:marLeft w:val="640"/>
          <w:marRight w:val="0"/>
          <w:marTop w:val="0"/>
          <w:marBottom w:val="0"/>
          <w:divBdr>
            <w:top w:val="none" w:sz="0" w:space="0" w:color="auto"/>
            <w:left w:val="none" w:sz="0" w:space="0" w:color="auto"/>
            <w:bottom w:val="none" w:sz="0" w:space="0" w:color="auto"/>
            <w:right w:val="none" w:sz="0" w:space="0" w:color="auto"/>
          </w:divBdr>
        </w:div>
        <w:div w:id="109327869">
          <w:marLeft w:val="640"/>
          <w:marRight w:val="0"/>
          <w:marTop w:val="0"/>
          <w:marBottom w:val="0"/>
          <w:divBdr>
            <w:top w:val="none" w:sz="0" w:space="0" w:color="auto"/>
            <w:left w:val="none" w:sz="0" w:space="0" w:color="auto"/>
            <w:bottom w:val="none" w:sz="0" w:space="0" w:color="auto"/>
            <w:right w:val="none" w:sz="0" w:space="0" w:color="auto"/>
          </w:divBdr>
        </w:div>
        <w:div w:id="344210779">
          <w:marLeft w:val="640"/>
          <w:marRight w:val="0"/>
          <w:marTop w:val="0"/>
          <w:marBottom w:val="0"/>
          <w:divBdr>
            <w:top w:val="none" w:sz="0" w:space="0" w:color="auto"/>
            <w:left w:val="none" w:sz="0" w:space="0" w:color="auto"/>
            <w:bottom w:val="none" w:sz="0" w:space="0" w:color="auto"/>
            <w:right w:val="none" w:sz="0" w:space="0" w:color="auto"/>
          </w:divBdr>
        </w:div>
        <w:div w:id="2031223359">
          <w:marLeft w:val="640"/>
          <w:marRight w:val="0"/>
          <w:marTop w:val="0"/>
          <w:marBottom w:val="0"/>
          <w:divBdr>
            <w:top w:val="none" w:sz="0" w:space="0" w:color="auto"/>
            <w:left w:val="none" w:sz="0" w:space="0" w:color="auto"/>
            <w:bottom w:val="none" w:sz="0" w:space="0" w:color="auto"/>
            <w:right w:val="none" w:sz="0" w:space="0" w:color="auto"/>
          </w:divBdr>
        </w:div>
        <w:div w:id="1296063144">
          <w:marLeft w:val="640"/>
          <w:marRight w:val="0"/>
          <w:marTop w:val="0"/>
          <w:marBottom w:val="0"/>
          <w:divBdr>
            <w:top w:val="none" w:sz="0" w:space="0" w:color="auto"/>
            <w:left w:val="none" w:sz="0" w:space="0" w:color="auto"/>
            <w:bottom w:val="none" w:sz="0" w:space="0" w:color="auto"/>
            <w:right w:val="none" w:sz="0" w:space="0" w:color="auto"/>
          </w:divBdr>
        </w:div>
        <w:div w:id="1778525598">
          <w:marLeft w:val="640"/>
          <w:marRight w:val="0"/>
          <w:marTop w:val="0"/>
          <w:marBottom w:val="0"/>
          <w:divBdr>
            <w:top w:val="none" w:sz="0" w:space="0" w:color="auto"/>
            <w:left w:val="none" w:sz="0" w:space="0" w:color="auto"/>
            <w:bottom w:val="none" w:sz="0" w:space="0" w:color="auto"/>
            <w:right w:val="none" w:sz="0" w:space="0" w:color="auto"/>
          </w:divBdr>
        </w:div>
        <w:div w:id="2104258127">
          <w:marLeft w:val="640"/>
          <w:marRight w:val="0"/>
          <w:marTop w:val="0"/>
          <w:marBottom w:val="0"/>
          <w:divBdr>
            <w:top w:val="none" w:sz="0" w:space="0" w:color="auto"/>
            <w:left w:val="none" w:sz="0" w:space="0" w:color="auto"/>
            <w:bottom w:val="none" w:sz="0" w:space="0" w:color="auto"/>
            <w:right w:val="none" w:sz="0" w:space="0" w:color="auto"/>
          </w:divBdr>
        </w:div>
        <w:div w:id="1748771494">
          <w:marLeft w:val="640"/>
          <w:marRight w:val="0"/>
          <w:marTop w:val="0"/>
          <w:marBottom w:val="0"/>
          <w:divBdr>
            <w:top w:val="none" w:sz="0" w:space="0" w:color="auto"/>
            <w:left w:val="none" w:sz="0" w:space="0" w:color="auto"/>
            <w:bottom w:val="none" w:sz="0" w:space="0" w:color="auto"/>
            <w:right w:val="none" w:sz="0" w:space="0" w:color="auto"/>
          </w:divBdr>
        </w:div>
        <w:div w:id="1077703438">
          <w:marLeft w:val="640"/>
          <w:marRight w:val="0"/>
          <w:marTop w:val="0"/>
          <w:marBottom w:val="0"/>
          <w:divBdr>
            <w:top w:val="none" w:sz="0" w:space="0" w:color="auto"/>
            <w:left w:val="none" w:sz="0" w:space="0" w:color="auto"/>
            <w:bottom w:val="none" w:sz="0" w:space="0" w:color="auto"/>
            <w:right w:val="none" w:sz="0" w:space="0" w:color="auto"/>
          </w:divBdr>
        </w:div>
        <w:div w:id="425927103">
          <w:marLeft w:val="640"/>
          <w:marRight w:val="0"/>
          <w:marTop w:val="0"/>
          <w:marBottom w:val="0"/>
          <w:divBdr>
            <w:top w:val="none" w:sz="0" w:space="0" w:color="auto"/>
            <w:left w:val="none" w:sz="0" w:space="0" w:color="auto"/>
            <w:bottom w:val="none" w:sz="0" w:space="0" w:color="auto"/>
            <w:right w:val="none" w:sz="0" w:space="0" w:color="auto"/>
          </w:divBdr>
        </w:div>
        <w:div w:id="1328553885">
          <w:marLeft w:val="640"/>
          <w:marRight w:val="0"/>
          <w:marTop w:val="0"/>
          <w:marBottom w:val="0"/>
          <w:divBdr>
            <w:top w:val="none" w:sz="0" w:space="0" w:color="auto"/>
            <w:left w:val="none" w:sz="0" w:space="0" w:color="auto"/>
            <w:bottom w:val="none" w:sz="0" w:space="0" w:color="auto"/>
            <w:right w:val="none" w:sz="0" w:space="0" w:color="auto"/>
          </w:divBdr>
        </w:div>
        <w:div w:id="1076509585">
          <w:marLeft w:val="640"/>
          <w:marRight w:val="0"/>
          <w:marTop w:val="0"/>
          <w:marBottom w:val="0"/>
          <w:divBdr>
            <w:top w:val="none" w:sz="0" w:space="0" w:color="auto"/>
            <w:left w:val="none" w:sz="0" w:space="0" w:color="auto"/>
            <w:bottom w:val="none" w:sz="0" w:space="0" w:color="auto"/>
            <w:right w:val="none" w:sz="0" w:space="0" w:color="auto"/>
          </w:divBdr>
        </w:div>
        <w:div w:id="855383920">
          <w:marLeft w:val="640"/>
          <w:marRight w:val="0"/>
          <w:marTop w:val="0"/>
          <w:marBottom w:val="0"/>
          <w:divBdr>
            <w:top w:val="none" w:sz="0" w:space="0" w:color="auto"/>
            <w:left w:val="none" w:sz="0" w:space="0" w:color="auto"/>
            <w:bottom w:val="none" w:sz="0" w:space="0" w:color="auto"/>
            <w:right w:val="none" w:sz="0" w:space="0" w:color="auto"/>
          </w:divBdr>
        </w:div>
        <w:div w:id="1218738942">
          <w:marLeft w:val="640"/>
          <w:marRight w:val="0"/>
          <w:marTop w:val="0"/>
          <w:marBottom w:val="0"/>
          <w:divBdr>
            <w:top w:val="none" w:sz="0" w:space="0" w:color="auto"/>
            <w:left w:val="none" w:sz="0" w:space="0" w:color="auto"/>
            <w:bottom w:val="none" w:sz="0" w:space="0" w:color="auto"/>
            <w:right w:val="none" w:sz="0" w:space="0" w:color="auto"/>
          </w:divBdr>
        </w:div>
        <w:div w:id="505638375">
          <w:marLeft w:val="640"/>
          <w:marRight w:val="0"/>
          <w:marTop w:val="0"/>
          <w:marBottom w:val="0"/>
          <w:divBdr>
            <w:top w:val="none" w:sz="0" w:space="0" w:color="auto"/>
            <w:left w:val="none" w:sz="0" w:space="0" w:color="auto"/>
            <w:bottom w:val="none" w:sz="0" w:space="0" w:color="auto"/>
            <w:right w:val="none" w:sz="0" w:space="0" w:color="auto"/>
          </w:divBdr>
        </w:div>
        <w:div w:id="709232291">
          <w:marLeft w:val="640"/>
          <w:marRight w:val="0"/>
          <w:marTop w:val="0"/>
          <w:marBottom w:val="0"/>
          <w:divBdr>
            <w:top w:val="none" w:sz="0" w:space="0" w:color="auto"/>
            <w:left w:val="none" w:sz="0" w:space="0" w:color="auto"/>
            <w:bottom w:val="none" w:sz="0" w:space="0" w:color="auto"/>
            <w:right w:val="none" w:sz="0" w:space="0" w:color="auto"/>
          </w:divBdr>
        </w:div>
        <w:div w:id="450634572">
          <w:marLeft w:val="640"/>
          <w:marRight w:val="0"/>
          <w:marTop w:val="0"/>
          <w:marBottom w:val="0"/>
          <w:divBdr>
            <w:top w:val="none" w:sz="0" w:space="0" w:color="auto"/>
            <w:left w:val="none" w:sz="0" w:space="0" w:color="auto"/>
            <w:bottom w:val="none" w:sz="0" w:space="0" w:color="auto"/>
            <w:right w:val="none" w:sz="0" w:space="0" w:color="auto"/>
          </w:divBdr>
        </w:div>
        <w:div w:id="50161042">
          <w:marLeft w:val="640"/>
          <w:marRight w:val="0"/>
          <w:marTop w:val="0"/>
          <w:marBottom w:val="0"/>
          <w:divBdr>
            <w:top w:val="none" w:sz="0" w:space="0" w:color="auto"/>
            <w:left w:val="none" w:sz="0" w:space="0" w:color="auto"/>
            <w:bottom w:val="none" w:sz="0" w:space="0" w:color="auto"/>
            <w:right w:val="none" w:sz="0" w:space="0" w:color="auto"/>
          </w:divBdr>
        </w:div>
        <w:div w:id="592207794">
          <w:marLeft w:val="640"/>
          <w:marRight w:val="0"/>
          <w:marTop w:val="0"/>
          <w:marBottom w:val="0"/>
          <w:divBdr>
            <w:top w:val="none" w:sz="0" w:space="0" w:color="auto"/>
            <w:left w:val="none" w:sz="0" w:space="0" w:color="auto"/>
            <w:bottom w:val="none" w:sz="0" w:space="0" w:color="auto"/>
            <w:right w:val="none" w:sz="0" w:space="0" w:color="auto"/>
          </w:divBdr>
        </w:div>
        <w:div w:id="1866944251">
          <w:marLeft w:val="640"/>
          <w:marRight w:val="0"/>
          <w:marTop w:val="0"/>
          <w:marBottom w:val="0"/>
          <w:divBdr>
            <w:top w:val="none" w:sz="0" w:space="0" w:color="auto"/>
            <w:left w:val="none" w:sz="0" w:space="0" w:color="auto"/>
            <w:bottom w:val="none" w:sz="0" w:space="0" w:color="auto"/>
            <w:right w:val="none" w:sz="0" w:space="0" w:color="auto"/>
          </w:divBdr>
        </w:div>
        <w:div w:id="858660300">
          <w:marLeft w:val="640"/>
          <w:marRight w:val="0"/>
          <w:marTop w:val="0"/>
          <w:marBottom w:val="0"/>
          <w:divBdr>
            <w:top w:val="none" w:sz="0" w:space="0" w:color="auto"/>
            <w:left w:val="none" w:sz="0" w:space="0" w:color="auto"/>
            <w:bottom w:val="none" w:sz="0" w:space="0" w:color="auto"/>
            <w:right w:val="none" w:sz="0" w:space="0" w:color="auto"/>
          </w:divBdr>
        </w:div>
        <w:div w:id="231500483">
          <w:marLeft w:val="640"/>
          <w:marRight w:val="0"/>
          <w:marTop w:val="0"/>
          <w:marBottom w:val="0"/>
          <w:divBdr>
            <w:top w:val="none" w:sz="0" w:space="0" w:color="auto"/>
            <w:left w:val="none" w:sz="0" w:space="0" w:color="auto"/>
            <w:bottom w:val="none" w:sz="0" w:space="0" w:color="auto"/>
            <w:right w:val="none" w:sz="0" w:space="0" w:color="auto"/>
          </w:divBdr>
        </w:div>
        <w:div w:id="1201210246">
          <w:marLeft w:val="640"/>
          <w:marRight w:val="0"/>
          <w:marTop w:val="0"/>
          <w:marBottom w:val="0"/>
          <w:divBdr>
            <w:top w:val="none" w:sz="0" w:space="0" w:color="auto"/>
            <w:left w:val="none" w:sz="0" w:space="0" w:color="auto"/>
            <w:bottom w:val="none" w:sz="0" w:space="0" w:color="auto"/>
            <w:right w:val="none" w:sz="0" w:space="0" w:color="auto"/>
          </w:divBdr>
        </w:div>
        <w:div w:id="1859542166">
          <w:marLeft w:val="640"/>
          <w:marRight w:val="0"/>
          <w:marTop w:val="0"/>
          <w:marBottom w:val="0"/>
          <w:divBdr>
            <w:top w:val="none" w:sz="0" w:space="0" w:color="auto"/>
            <w:left w:val="none" w:sz="0" w:space="0" w:color="auto"/>
            <w:bottom w:val="none" w:sz="0" w:space="0" w:color="auto"/>
            <w:right w:val="none" w:sz="0" w:space="0" w:color="auto"/>
          </w:divBdr>
        </w:div>
        <w:div w:id="469829709">
          <w:marLeft w:val="640"/>
          <w:marRight w:val="0"/>
          <w:marTop w:val="0"/>
          <w:marBottom w:val="0"/>
          <w:divBdr>
            <w:top w:val="none" w:sz="0" w:space="0" w:color="auto"/>
            <w:left w:val="none" w:sz="0" w:space="0" w:color="auto"/>
            <w:bottom w:val="none" w:sz="0" w:space="0" w:color="auto"/>
            <w:right w:val="none" w:sz="0" w:space="0" w:color="auto"/>
          </w:divBdr>
        </w:div>
        <w:div w:id="630986987">
          <w:marLeft w:val="640"/>
          <w:marRight w:val="0"/>
          <w:marTop w:val="0"/>
          <w:marBottom w:val="0"/>
          <w:divBdr>
            <w:top w:val="none" w:sz="0" w:space="0" w:color="auto"/>
            <w:left w:val="none" w:sz="0" w:space="0" w:color="auto"/>
            <w:bottom w:val="none" w:sz="0" w:space="0" w:color="auto"/>
            <w:right w:val="none" w:sz="0" w:space="0" w:color="auto"/>
          </w:divBdr>
        </w:div>
        <w:div w:id="1076323549">
          <w:marLeft w:val="640"/>
          <w:marRight w:val="0"/>
          <w:marTop w:val="0"/>
          <w:marBottom w:val="0"/>
          <w:divBdr>
            <w:top w:val="none" w:sz="0" w:space="0" w:color="auto"/>
            <w:left w:val="none" w:sz="0" w:space="0" w:color="auto"/>
            <w:bottom w:val="none" w:sz="0" w:space="0" w:color="auto"/>
            <w:right w:val="none" w:sz="0" w:space="0" w:color="auto"/>
          </w:divBdr>
        </w:div>
        <w:div w:id="1608734982">
          <w:marLeft w:val="640"/>
          <w:marRight w:val="0"/>
          <w:marTop w:val="0"/>
          <w:marBottom w:val="0"/>
          <w:divBdr>
            <w:top w:val="none" w:sz="0" w:space="0" w:color="auto"/>
            <w:left w:val="none" w:sz="0" w:space="0" w:color="auto"/>
            <w:bottom w:val="none" w:sz="0" w:space="0" w:color="auto"/>
            <w:right w:val="none" w:sz="0" w:space="0" w:color="auto"/>
          </w:divBdr>
        </w:div>
        <w:div w:id="851606291">
          <w:marLeft w:val="640"/>
          <w:marRight w:val="0"/>
          <w:marTop w:val="0"/>
          <w:marBottom w:val="0"/>
          <w:divBdr>
            <w:top w:val="none" w:sz="0" w:space="0" w:color="auto"/>
            <w:left w:val="none" w:sz="0" w:space="0" w:color="auto"/>
            <w:bottom w:val="none" w:sz="0" w:space="0" w:color="auto"/>
            <w:right w:val="none" w:sz="0" w:space="0" w:color="auto"/>
          </w:divBdr>
        </w:div>
        <w:div w:id="495609219">
          <w:marLeft w:val="640"/>
          <w:marRight w:val="0"/>
          <w:marTop w:val="0"/>
          <w:marBottom w:val="0"/>
          <w:divBdr>
            <w:top w:val="none" w:sz="0" w:space="0" w:color="auto"/>
            <w:left w:val="none" w:sz="0" w:space="0" w:color="auto"/>
            <w:bottom w:val="none" w:sz="0" w:space="0" w:color="auto"/>
            <w:right w:val="none" w:sz="0" w:space="0" w:color="auto"/>
          </w:divBdr>
          <w:divsChild>
            <w:div w:id="1686470285">
              <w:marLeft w:val="0"/>
              <w:marRight w:val="0"/>
              <w:marTop w:val="0"/>
              <w:marBottom w:val="0"/>
              <w:divBdr>
                <w:top w:val="none" w:sz="0" w:space="0" w:color="auto"/>
                <w:left w:val="none" w:sz="0" w:space="0" w:color="auto"/>
                <w:bottom w:val="none" w:sz="0" w:space="0" w:color="auto"/>
                <w:right w:val="none" w:sz="0" w:space="0" w:color="auto"/>
              </w:divBdr>
              <w:divsChild>
                <w:div w:id="412354637">
                  <w:marLeft w:val="640"/>
                  <w:marRight w:val="0"/>
                  <w:marTop w:val="0"/>
                  <w:marBottom w:val="0"/>
                  <w:divBdr>
                    <w:top w:val="none" w:sz="0" w:space="0" w:color="auto"/>
                    <w:left w:val="none" w:sz="0" w:space="0" w:color="auto"/>
                    <w:bottom w:val="none" w:sz="0" w:space="0" w:color="auto"/>
                    <w:right w:val="none" w:sz="0" w:space="0" w:color="auto"/>
                  </w:divBdr>
                </w:div>
                <w:div w:id="1828479145">
                  <w:marLeft w:val="640"/>
                  <w:marRight w:val="0"/>
                  <w:marTop w:val="0"/>
                  <w:marBottom w:val="0"/>
                  <w:divBdr>
                    <w:top w:val="none" w:sz="0" w:space="0" w:color="auto"/>
                    <w:left w:val="none" w:sz="0" w:space="0" w:color="auto"/>
                    <w:bottom w:val="none" w:sz="0" w:space="0" w:color="auto"/>
                    <w:right w:val="none" w:sz="0" w:space="0" w:color="auto"/>
                  </w:divBdr>
                </w:div>
                <w:div w:id="850143344">
                  <w:marLeft w:val="640"/>
                  <w:marRight w:val="0"/>
                  <w:marTop w:val="0"/>
                  <w:marBottom w:val="0"/>
                  <w:divBdr>
                    <w:top w:val="none" w:sz="0" w:space="0" w:color="auto"/>
                    <w:left w:val="none" w:sz="0" w:space="0" w:color="auto"/>
                    <w:bottom w:val="none" w:sz="0" w:space="0" w:color="auto"/>
                    <w:right w:val="none" w:sz="0" w:space="0" w:color="auto"/>
                  </w:divBdr>
                </w:div>
                <w:div w:id="329988359">
                  <w:marLeft w:val="640"/>
                  <w:marRight w:val="0"/>
                  <w:marTop w:val="0"/>
                  <w:marBottom w:val="0"/>
                  <w:divBdr>
                    <w:top w:val="none" w:sz="0" w:space="0" w:color="auto"/>
                    <w:left w:val="none" w:sz="0" w:space="0" w:color="auto"/>
                    <w:bottom w:val="none" w:sz="0" w:space="0" w:color="auto"/>
                    <w:right w:val="none" w:sz="0" w:space="0" w:color="auto"/>
                  </w:divBdr>
                </w:div>
                <w:div w:id="1347635991">
                  <w:marLeft w:val="640"/>
                  <w:marRight w:val="0"/>
                  <w:marTop w:val="0"/>
                  <w:marBottom w:val="0"/>
                  <w:divBdr>
                    <w:top w:val="none" w:sz="0" w:space="0" w:color="auto"/>
                    <w:left w:val="none" w:sz="0" w:space="0" w:color="auto"/>
                    <w:bottom w:val="none" w:sz="0" w:space="0" w:color="auto"/>
                    <w:right w:val="none" w:sz="0" w:space="0" w:color="auto"/>
                  </w:divBdr>
                </w:div>
                <w:div w:id="303464227">
                  <w:marLeft w:val="640"/>
                  <w:marRight w:val="0"/>
                  <w:marTop w:val="0"/>
                  <w:marBottom w:val="0"/>
                  <w:divBdr>
                    <w:top w:val="none" w:sz="0" w:space="0" w:color="auto"/>
                    <w:left w:val="none" w:sz="0" w:space="0" w:color="auto"/>
                    <w:bottom w:val="none" w:sz="0" w:space="0" w:color="auto"/>
                    <w:right w:val="none" w:sz="0" w:space="0" w:color="auto"/>
                  </w:divBdr>
                </w:div>
                <w:div w:id="60642312">
                  <w:marLeft w:val="640"/>
                  <w:marRight w:val="0"/>
                  <w:marTop w:val="0"/>
                  <w:marBottom w:val="0"/>
                  <w:divBdr>
                    <w:top w:val="none" w:sz="0" w:space="0" w:color="auto"/>
                    <w:left w:val="none" w:sz="0" w:space="0" w:color="auto"/>
                    <w:bottom w:val="none" w:sz="0" w:space="0" w:color="auto"/>
                    <w:right w:val="none" w:sz="0" w:space="0" w:color="auto"/>
                  </w:divBdr>
                </w:div>
                <w:div w:id="244801625">
                  <w:marLeft w:val="640"/>
                  <w:marRight w:val="0"/>
                  <w:marTop w:val="0"/>
                  <w:marBottom w:val="0"/>
                  <w:divBdr>
                    <w:top w:val="none" w:sz="0" w:space="0" w:color="auto"/>
                    <w:left w:val="none" w:sz="0" w:space="0" w:color="auto"/>
                    <w:bottom w:val="none" w:sz="0" w:space="0" w:color="auto"/>
                    <w:right w:val="none" w:sz="0" w:space="0" w:color="auto"/>
                  </w:divBdr>
                </w:div>
                <w:div w:id="583416043">
                  <w:marLeft w:val="640"/>
                  <w:marRight w:val="0"/>
                  <w:marTop w:val="0"/>
                  <w:marBottom w:val="0"/>
                  <w:divBdr>
                    <w:top w:val="none" w:sz="0" w:space="0" w:color="auto"/>
                    <w:left w:val="none" w:sz="0" w:space="0" w:color="auto"/>
                    <w:bottom w:val="none" w:sz="0" w:space="0" w:color="auto"/>
                    <w:right w:val="none" w:sz="0" w:space="0" w:color="auto"/>
                  </w:divBdr>
                </w:div>
                <w:div w:id="1424228963">
                  <w:marLeft w:val="640"/>
                  <w:marRight w:val="0"/>
                  <w:marTop w:val="0"/>
                  <w:marBottom w:val="0"/>
                  <w:divBdr>
                    <w:top w:val="none" w:sz="0" w:space="0" w:color="auto"/>
                    <w:left w:val="none" w:sz="0" w:space="0" w:color="auto"/>
                    <w:bottom w:val="none" w:sz="0" w:space="0" w:color="auto"/>
                    <w:right w:val="none" w:sz="0" w:space="0" w:color="auto"/>
                  </w:divBdr>
                </w:div>
                <w:div w:id="1239049224">
                  <w:marLeft w:val="640"/>
                  <w:marRight w:val="0"/>
                  <w:marTop w:val="0"/>
                  <w:marBottom w:val="0"/>
                  <w:divBdr>
                    <w:top w:val="none" w:sz="0" w:space="0" w:color="auto"/>
                    <w:left w:val="none" w:sz="0" w:space="0" w:color="auto"/>
                    <w:bottom w:val="none" w:sz="0" w:space="0" w:color="auto"/>
                    <w:right w:val="none" w:sz="0" w:space="0" w:color="auto"/>
                  </w:divBdr>
                </w:div>
                <w:div w:id="1077021083">
                  <w:marLeft w:val="640"/>
                  <w:marRight w:val="0"/>
                  <w:marTop w:val="0"/>
                  <w:marBottom w:val="0"/>
                  <w:divBdr>
                    <w:top w:val="none" w:sz="0" w:space="0" w:color="auto"/>
                    <w:left w:val="none" w:sz="0" w:space="0" w:color="auto"/>
                    <w:bottom w:val="none" w:sz="0" w:space="0" w:color="auto"/>
                    <w:right w:val="none" w:sz="0" w:space="0" w:color="auto"/>
                  </w:divBdr>
                </w:div>
                <w:div w:id="2033529797">
                  <w:marLeft w:val="640"/>
                  <w:marRight w:val="0"/>
                  <w:marTop w:val="0"/>
                  <w:marBottom w:val="0"/>
                  <w:divBdr>
                    <w:top w:val="none" w:sz="0" w:space="0" w:color="auto"/>
                    <w:left w:val="none" w:sz="0" w:space="0" w:color="auto"/>
                    <w:bottom w:val="none" w:sz="0" w:space="0" w:color="auto"/>
                    <w:right w:val="none" w:sz="0" w:space="0" w:color="auto"/>
                  </w:divBdr>
                </w:div>
                <w:div w:id="1622881198">
                  <w:marLeft w:val="640"/>
                  <w:marRight w:val="0"/>
                  <w:marTop w:val="0"/>
                  <w:marBottom w:val="0"/>
                  <w:divBdr>
                    <w:top w:val="none" w:sz="0" w:space="0" w:color="auto"/>
                    <w:left w:val="none" w:sz="0" w:space="0" w:color="auto"/>
                    <w:bottom w:val="none" w:sz="0" w:space="0" w:color="auto"/>
                    <w:right w:val="none" w:sz="0" w:space="0" w:color="auto"/>
                  </w:divBdr>
                </w:div>
                <w:div w:id="417288428">
                  <w:marLeft w:val="640"/>
                  <w:marRight w:val="0"/>
                  <w:marTop w:val="0"/>
                  <w:marBottom w:val="0"/>
                  <w:divBdr>
                    <w:top w:val="none" w:sz="0" w:space="0" w:color="auto"/>
                    <w:left w:val="none" w:sz="0" w:space="0" w:color="auto"/>
                    <w:bottom w:val="none" w:sz="0" w:space="0" w:color="auto"/>
                    <w:right w:val="none" w:sz="0" w:space="0" w:color="auto"/>
                  </w:divBdr>
                </w:div>
                <w:div w:id="1849447869">
                  <w:marLeft w:val="640"/>
                  <w:marRight w:val="0"/>
                  <w:marTop w:val="0"/>
                  <w:marBottom w:val="0"/>
                  <w:divBdr>
                    <w:top w:val="none" w:sz="0" w:space="0" w:color="auto"/>
                    <w:left w:val="none" w:sz="0" w:space="0" w:color="auto"/>
                    <w:bottom w:val="none" w:sz="0" w:space="0" w:color="auto"/>
                    <w:right w:val="none" w:sz="0" w:space="0" w:color="auto"/>
                  </w:divBdr>
                </w:div>
                <w:div w:id="1477335931">
                  <w:marLeft w:val="640"/>
                  <w:marRight w:val="0"/>
                  <w:marTop w:val="0"/>
                  <w:marBottom w:val="0"/>
                  <w:divBdr>
                    <w:top w:val="none" w:sz="0" w:space="0" w:color="auto"/>
                    <w:left w:val="none" w:sz="0" w:space="0" w:color="auto"/>
                    <w:bottom w:val="none" w:sz="0" w:space="0" w:color="auto"/>
                    <w:right w:val="none" w:sz="0" w:space="0" w:color="auto"/>
                  </w:divBdr>
                </w:div>
                <w:div w:id="291521321">
                  <w:marLeft w:val="640"/>
                  <w:marRight w:val="0"/>
                  <w:marTop w:val="0"/>
                  <w:marBottom w:val="0"/>
                  <w:divBdr>
                    <w:top w:val="none" w:sz="0" w:space="0" w:color="auto"/>
                    <w:left w:val="none" w:sz="0" w:space="0" w:color="auto"/>
                    <w:bottom w:val="none" w:sz="0" w:space="0" w:color="auto"/>
                    <w:right w:val="none" w:sz="0" w:space="0" w:color="auto"/>
                  </w:divBdr>
                </w:div>
                <w:div w:id="126163526">
                  <w:marLeft w:val="640"/>
                  <w:marRight w:val="0"/>
                  <w:marTop w:val="0"/>
                  <w:marBottom w:val="0"/>
                  <w:divBdr>
                    <w:top w:val="none" w:sz="0" w:space="0" w:color="auto"/>
                    <w:left w:val="none" w:sz="0" w:space="0" w:color="auto"/>
                    <w:bottom w:val="none" w:sz="0" w:space="0" w:color="auto"/>
                    <w:right w:val="none" w:sz="0" w:space="0" w:color="auto"/>
                  </w:divBdr>
                </w:div>
                <w:div w:id="1305230985">
                  <w:marLeft w:val="640"/>
                  <w:marRight w:val="0"/>
                  <w:marTop w:val="0"/>
                  <w:marBottom w:val="0"/>
                  <w:divBdr>
                    <w:top w:val="none" w:sz="0" w:space="0" w:color="auto"/>
                    <w:left w:val="none" w:sz="0" w:space="0" w:color="auto"/>
                    <w:bottom w:val="none" w:sz="0" w:space="0" w:color="auto"/>
                    <w:right w:val="none" w:sz="0" w:space="0" w:color="auto"/>
                  </w:divBdr>
                </w:div>
                <w:div w:id="1371883005">
                  <w:marLeft w:val="640"/>
                  <w:marRight w:val="0"/>
                  <w:marTop w:val="0"/>
                  <w:marBottom w:val="0"/>
                  <w:divBdr>
                    <w:top w:val="none" w:sz="0" w:space="0" w:color="auto"/>
                    <w:left w:val="none" w:sz="0" w:space="0" w:color="auto"/>
                    <w:bottom w:val="none" w:sz="0" w:space="0" w:color="auto"/>
                    <w:right w:val="none" w:sz="0" w:space="0" w:color="auto"/>
                  </w:divBdr>
                </w:div>
                <w:div w:id="1381903485">
                  <w:marLeft w:val="640"/>
                  <w:marRight w:val="0"/>
                  <w:marTop w:val="0"/>
                  <w:marBottom w:val="0"/>
                  <w:divBdr>
                    <w:top w:val="none" w:sz="0" w:space="0" w:color="auto"/>
                    <w:left w:val="none" w:sz="0" w:space="0" w:color="auto"/>
                    <w:bottom w:val="none" w:sz="0" w:space="0" w:color="auto"/>
                    <w:right w:val="none" w:sz="0" w:space="0" w:color="auto"/>
                  </w:divBdr>
                </w:div>
                <w:div w:id="1517422679">
                  <w:marLeft w:val="640"/>
                  <w:marRight w:val="0"/>
                  <w:marTop w:val="0"/>
                  <w:marBottom w:val="0"/>
                  <w:divBdr>
                    <w:top w:val="none" w:sz="0" w:space="0" w:color="auto"/>
                    <w:left w:val="none" w:sz="0" w:space="0" w:color="auto"/>
                    <w:bottom w:val="none" w:sz="0" w:space="0" w:color="auto"/>
                    <w:right w:val="none" w:sz="0" w:space="0" w:color="auto"/>
                  </w:divBdr>
                </w:div>
                <w:div w:id="1046179975">
                  <w:marLeft w:val="640"/>
                  <w:marRight w:val="0"/>
                  <w:marTop w:val="0"/>
                  <w:marBottom w:val="0"/>
                  <w:divBdr>
                    <w:top w:val="none" w:sz="0" w:space="0" w:color="auto"/>
                    <w:left w:val="none" w:sz="0" w:space="0" w:color="auto"/>
                    <w:bottom w:val="none" w:sz="0" w:space="0" w:color="auto"/>
                    <w:right w:val="none" w:sz="0" w:space="0" w:color="auto"/>
                  </w:divBdr>
                </w:div>
                <w:div w:id="598365841">
                  <w:marLeft w:val="640"/>
                  <w:marRight w:val="0"/>
                  <w:marTop w:val="0"/>
                  <w:marBottom w:val="0"/>
                  <w:divBdr>
                    <w:top w:val="none" w:sz="0" w:space="0" w:color="auto"/>
                    <w:left w:val="none" w:sz="0" w:space="0" w:color="auto"/>
                    <w:bottom w:val="none" w:sz="0" w:space="0" w:color="auto"/>
                    <w:right w:val="none" w:sz="0" w:space="0" w:color="auto"/>
                  </w:divBdr>
                </w:div>
                <w:div w:id="330328569">
                  <w:marLeft w:val="640"/>
                  <w:marRight w:val="0"/>
                  <w:marTop w:val="0"/>
                  <w:marBottom w:val="0"/>
                  <w:divBdr>
                    <w:top w:val="none" w:sz="0" w:space="0" w:color="auto"/>
                    <w:left w:val="none" w:sz="0" w:space="0" w:color="auto"/>
                    <w:bottom w:val="none" w:sz="0" w:space="0" w:color="auto"/>
                    <w:right w:val="none" w:sz="0" w:space="0" w:color="auto"/>
                  </w:divBdr>
                </w:div>
                <w:div w:id="812210287">
                  <w:marLeft w:val="640"/>
                  <w:marRight w:val="0"/>
                  <w:marTop w:val="0"/>
                  <w:marBottom w:val="0"/>
                  <w:divBdr>
                    <w:top w:val="none" w:sz="0" w:space="0" w:color="auto"/>
                    <w:left w:val="none" w:sz="0" w:space="0" w:color="auto"/>
                    <w:bottom w:val="none" w:sz="0" w:space="0" w:color="auto"/>
                    <w:right w:val="none" w:sz="0" w:space="0" w:color="auto"/>
                  </w:divBdr>
                </w:div>
                <w:div w:id="922644078">
                  <w:marLeft w:val="640"/>
                  <w:marRight w:val="0"/>
                  <w:marTop w:val="0"/>
                  <w:marBottom w:val="0"/>
                  <w:divBdr>
                    <w:top w:val="none" w:sz="0" w:space="0" w:color="auto"/>
                    <w:left w:val="none" w:sz="0" w:space="0" w:color="auto"/>
                    <w:bottom w:val="none" w:sz="0" w:space="0" w:color="auto"/>
                    <w:right w:val="none" w:sz="0" w:space="0" w:color="auto"/>
                  </w:divBdr>
                </w:div>
                <w:div w:id="508518844">
                  <w:marLeft w:val="640"/>
                  <w:marRight w:val="0"/>
                  <w:marTop w:val="0"/>
                  <w:marBottom w:val="0"/>
                  <w:divBdr>
                    <w:top w:val="none" w:sz="0" w:space="0" w:color="auto"/>
                    <w:left w:val="none" w:sz="0" w:space="0" w:color="auto"/>
                    <w:bottom w:val="none" w:sz="0" w:space="0" w:color="auto"/>
                    <w:right w:val="none" w:sz="0" w:space="0" w:color="auto"/>
                  </w:divBdr>
                </w:div>
                <w:div w:id="1639218823">
                  <w:marLeft w:val="640"/>
                  <w:marRight w:val="0"/>
                  <w:marTop w:val="0"/>
                  <w:marBottom w:val="0"/>
                  <w:divBdr>
                    <w:top w:val="none" w:sz="0" w:space="0" w:color="auto"/>
                    <w:left w:val="none" w:sz="0" w:space="0" w:color="auto"/>
                    <w:bottom w:val="none" w:sz="0" w:space="0" w:color="auto"/>
                    <w:right w:val="none" w:sz="0" w:space="0" w:color="auto"/>
                  </w:divBdr>
                </w:div>
                <w:div w:id="1411543962">
                  <w:marLeft w:val="640"/>
                  <w:marRight w:val="0"/>
                  <w:marTop w:val="0"/>
                  <w:marBottom w:val="0"/>
                  <w:divBdr>
                    <w:top w:val="none" w:sz="0" w:space="0" w:color="auto"/>
                    <w:left w:val="none" w:sz="0" w:space="0" w:color="auto"/>
                    <w:bottom w:val="none" w:sz="0" w:space="0" w:color="auto"/>
                    <w:right w:val="none" w:sz="0" w:space="0" w:color="auto"/>
                  </w:divBdr>
                </w:div>
                <w:div w:id="78672979">
                  <w:marLeft w:val="640"/>
                  <w:marRight w:val="0"/>
                  <w:marTop w:val="0"/>
                  <w:marBottom w:val="0"/>
                  <w:divBdr>
                    <w:top w:val="none" w:sz="0" w:space="0" w:color="auto"/>
                    <w:left w:val="none" w:sz="0" w:space="0" w:color="auto"/>
                    <w:bottom w:val="none" w:sz="0" w:space="0" w:color="auto"/>
                    <w:right w:val="none" w:sz="0" w:space="0" w:color="auto"/>
                  </w:divBdr>
                </w:div>
                <w:div w:id="1000229798">
                  <w:marLeft w:val="640"/>
                  <w:marRight w:val="0"/>
                  <w:marTop w:val="0"/>
                  <w:marBottom w:val="0"/>
                  <w:divBdr>
                    <w:top w:val="none" w:sz="0" w:space="0" w:color="auto"/>
                    <w:left w:val="none" w:sz="0" w:space="0" w:color="auto"/>
                    <w:bottom w:val="none" w:sz="0" w:space="0" w:color="auto"/>
                    <w:right w:val="none" w:sz="0" w:space="0" w:color="auto"/>
                  </w:divBdr>
                </w:div>
                <w:div w:id="1512523979">
                  <w:marLeft w:val="640"/>
                  <w:marRight w:val="0"/>
                  <w:marTop w:val="0"/>
                  <w:marBottom w:val="0"/>
                  <w:divBdr>
                    <w:top w:val="none" w:sz="0" w:space="0" w:color="auto"/>
                    <w:left w:val="none" w:sz="0" w:space="0" w:color="auto"/>
                    <w:bottom w:val="none" w:sz="0" w:space="0" w:color="auto"/>
                    <w:right w:val="none" w:sz="0" w:space="0" w:color="auto"/>
                  </w:divBdr>
                </w:div>
                <w:div w:id="1153522950">
                  <w:marLeft w:val="640"/>
                  <w:marRight w:val="0"/>
                  <w:marTop w:val="0"/>
                  <w:marBottom w:val="0"/>
                  <w:divBdr>
                    <w:top w:val="none" w:sz="0" w:space="0" w:color="auto"/>
                    <w:left w:val="none" w:sz="0" w:space="0" w:color="auto"/>
                    <w:bottom w:val="none" w:sz="0" w:space="0" w:color="auto"/>
                    <w:right w:val="none" w:sz="0" w:space="0" w:color="auto"/>
                  </w:divBdr>
                </w:div>
                <w:div w:id="250093225">
                  <w:marLeft w:val="640"/>
                  <w:marRight w:val="0"/>
                  <w:marTop w:val="0"/>
                  <w:marBottom w:val="0"/>
                  <w:divBdr>
                    <w:top w:val="none" w:sz="0" w:space="0" w:color="auto"/>
                    <w:left w:val="none" w:sz="0" w:space="0" w:color="auto"/>
                    <w:bottom w:val="none" w:sz="0" w:space="0" w:color="auto"/>
                    <w:right w:val="none" w:sz="0" w:space="0" w:color="auto"/>
                  </w:divBdr>
                </w:div>
                <w:div w:id="1745642408">
                  <w:marLeft w:val="640"/>
                  <w:marRight w:val="0"/>
                  <w:marTop w:val="0"/>
                  <w:marBottom w:val="0"/>
                  <w:divBdr>
                    <w:top w:val="none" w:sz="0" w:space="0" w:color="auto"/>
                    <w:left w:val="none" w:sz="0" w:space="0" w:color="auto"/>
                    <w:bottom w:val="none" w:sz="0" w:space="0" w:color="auto"/>
                    <w:right w:val="none" w:sz="0" w:space="0" w:color="auto"/>
                  </w:divBdr>
                </w:div>
                <w:div w:id="886455770">
                  <w:marLeft w:val="640"/>
                  <w:marRight w:val="0"/>
                  <w:marTop w:val="0"/>
                  <w:marBottom w:val="0"/>
                  <w:divBdr>
                    <w:top w:val="none" w:sz="0" w:space="0" w:color="auto"/>
                    <w:left w:val="none" w:sz="0" w:space="0" w:color="auto"/>
                    <w:bottom w:val="none" w:sz="0" w:space="0" w:color="auto"/>
                    <w:right w:val="none" w:sz="0" w:space="0" w:color="auto"/>
                  </w:divBdr>
                </w:div>
                <w:div w:id="1528524688">
                  <w:marLeft w:val="640"/>
                  <w:marRight w:val="0"/>
                  <w:marTop w:val="0"/>
                  <w:marBottom w:val="0"/>
                  <w:divBdr>
                    <w:top w:val="none" w:sz="0" w:space="0" w:color="auto"/>
                    <w:left w:val="none" w:sz="0" w:space="0" w:color="auto"/>
                    <w:bottom w:val="none" w:sz="0" w:space="0" w:color="auto"/>
                    <w:right w:val="none" w:sz="0" w:space="0" w:color="auto"/>
                  </w:divBdr>
                </w:div>
                <w:div w:id="1323313114">
                  <w:marLeft w:val="640"/>
                  <w:marRight w:val="0"/>
                  <w:marTop w:val="0"/>
                  <w:marBottom w:val="0"/>
                  <w:divBdr>
                    <w:top w:val="none" w:sz="0" w:space="0" w:color="auto"/>
                    <w:left w:val="none" w:sz="0" w:space="0" w:color="auto"/>
                    <w:bottom w:val="none" w:sz="0" w:space="0" w:color="auto"/>
                    <w:right w:val="none" w:sz="0" w:space="0" w:color="auto"/>
                  </w:divBdr>
                </w:div>
                <w:div w:id="137765815">
                  <w:marLeft w:val="640"/>
                  <w:marRight w:val="0"/>
                  <w:marTop w:val="0"/>
                  <w:marBottom w:val="0"/>
                  <w:divBdr>
                    <w:top w:val="none" w:sz="0" w:space="0" w:color="auto"/>
                    <w:left w:val="none" w:sz="0" w:space="0" w:color="auto"/>
                    <w:bottom w:val="none" w:sz="0" w:space="0" w:color="auto"/>
                    <w:right w:val="none" w:sz="0" w:space="0" w:color="auto"/>
                  </w:divBdr>
                </w:div>
                <w:div w:id="155923874">
                  <w:marLeft w:val="640"/>
                  <w:marRight w:val="0"/>
                  <w:marTop w:val="0"/>
                  <w:marBottom w:val="0"/>
                  <w:divBdr>
                    <w:top w:val="none" w:sz="0" w:space="0" w:color="auto"/>
                    <w:left w:val="none" w:sz="0" w:space="0" w:color="auto"/>
                    <w:bottom w:val="none" w:sz="0" w:space="0" w:color="auto"/>
                    <w:right w:val="none" w:sz="0" w:space="0" w:color="auto"/>
                  </w:divBdr>
                </w:div>
              </w:divsChild>
            </w:div>
            <w:div w:id="604659460">
              <w:marLeft w:val="0"/>
              <w:marRight w:val="0"/>
              <w:marTop w:val="0"/>
              <w:marBottom w:val="0"/>
              <w:divBdr>
                <w:top w:val="none" w:sz="0" w:space="0" w:color="auto"/>
                <w:left w:val="none" w:sz="0" w:space="0" w:color="auto"/>
                <w:bottom w:val="none" w:sz="0" w:space="0" w:color="auto"/>
                <w:right w:val="none" w:sz="0" w:space="0" w:color="auto"/>
              </w:divBdr>
              <w:divsChild>
                <w:div w:id="642660967">
                  <w:marLeft w:val="640"/>
                  <w:marRight w:val="0"/>
                  <w:marTop w:val="0"/>
                  <w:marBottom w:val="0"/>
                  <w:divBdr>
                    <w:top w:val="none" w:sz="0" w:space="0" w:color="auto"/>
                    <w:left w:val="none" w:sz="0" w:space="0" w:color="auto"/>
                    <w:bottom w:val="none" w:sz="0" w:space="0" w:color="auto"/>
                    <w:right w:val="none" w:sz="0" w:space="0" w:color="auto"/>
                  </w:divBdr>
                </w:div>
                <w:div w:id="1483307163">
                  <w:marLeft w:val="640"/>
                  <w:marRight w:val="0"/>
                  <w:marTop w:val="0"/>
                  <w:marBottom w:val="0"/>
                  <w:divBdr>
                    <w:top w:val="none" w:sz="0" w:space="0" w:color="auto"/>
                    <w:left w:val="none" w:sz="0" w:space="0" w:color="auto"/>
                    <w:bottom w:val="none" w:sz="0" w:space="0" w:color="auto"/>
                    <w:right w:val="none" w:sz="0" w:space="0" w:color="auto"/>
                  </w:divBdr>
                </w:div>
                <w:div w:id="567108225">
                  <w:marLeft w:val="640"/>
                  <w:marRight w:val="0"/>
                  <w:marTop w:val="0"/>
                  <w:marBottom w:val="0"/>
                  <w:divBdr>
                    <w:top w:val="none" w:sz="0" w:space="0" w:color="auto"/>
                    <w:left w:val="none" w:sz="0" w:space="0" w:color="auto"/>
                    <w:bottom w:val="none" w:sz="0" w:space="0" w:color="auto"/>
                    <w:right w:val="none" w:sz="0" w:space="0" w:color="auto"/>
                  </w:divBdr>
                </w:div>
                <w:div w:id="205989719">
                  <w:marLeft w:val="640"/>
                  <w:marRight w:val="0"/>
                  <w:marTop w:val="0"/>
                  <w:marBottom w:val="0"/>
                  <w:divBdr>
                    <w:top w:val="none" w:sz="0" w:space="0" w:color="auto"/>
                    <w:left w:val="none" w:sz="0" w:space="0" w:color="auto"/>
                    <w:bottom w:val="none" w:sz="0" w:space="0" w:color="auto"/>
                    <w:right w:val="none" w:sz="0" w:space="0" w:color="auto"/>
                  </w:divBdr>
                </w:div>
                <w:div w:id="1792239635">
                  <w:marLeft w:val="640"/>
                  <w:marRight w:val="0"/>
                  <w:marTop w:val="0"/>
                  <w:marBottom w:val="0"/>
                  <w:divBdr>
                    <w:top w:val="none" w:sz="0" w:space="0" w:color="auto"/>
                    <w:left w:val="none" w:sz="0" w:space="0" w:color="auto"/>
                    <w:bottom w:val="none" w:sz="0" w:space="0" w:color="auto"/>
                    <w:right w:val="none" w:sz="0" w:space="0" w:color="auto"/>
                  </w:divBdr>
                </w:div>
                <w:div w:id="817841573">
                  <w:marLeft w:val="640"/>
                  <w:marRight w:val="0"/>
                  <w:marTop w:val="0"/>
                  <w:marBottom w:val="0"/>
                  <w:divBdr>
                    <w:top w:val="none" w:sz="0" w:space="0" w:color="auto"/>
                    <w:left w:val="none" w:sz="0" w:space="0" w:color="auto"/>
                    <w:bottom w:val="none" w:sz="0" w:space="0" w:color="auto"/>
                    <w:right w:val="none" w:sz="0" w:space="0" w:color="auto"/>
                  </w:divBdr>
                </w:div>
                <w:div w:id="1038318786">
                  <w:marLeft w:val="640"/>
                  <w:marRight w:val="0"/>
                  <w:marTop w:val="0"/>
                  <w:marBottom w:val="0"/>
                  <w:divBdr>
                    <w:top w:val="none" w:sz="0" w:space="0" w:color="auto"/>
                    <w:left w:val="none" w:sz="0" w:space="0" w:color="auto"/>
                    <w:bottom w:val="none" w:sz="0" w:space="0" w:color="auto"/>
                    <w:right w:val="none" w:sz="0" w:space="0" w:color="auto"/>
                  </w:divBdr>
                </w:div>
                <w:div w:id="1923949150">
                  <w:marLeft w:val="640"/>
                  <w:marRight w:val="0"/>
                  <w:marTop w:val="0"/>
                  <w:marBottom w:val="0"/>
                  <w:divBdr>
                    <w:top w:val="none" w:sz="0" w:space="0" w:color="auto"/>
                    <w:left w:val="none" w:sz="0" w:space="0" w:color="auto"/>
                    <w:bottom w:val="none" w:sz="0" w:space="0" w:color="auto"/>
                    <w:right w:val="none" w:sz="0" w:space="0" w:color="auto"/>
                  </w:divBdr>
                </w:div>
                <w:div w:id="119417372">
                  <w:marLeft w:val="640"/>
                  <w:marRight w:val="0"/>
                  <w:marTop w:val="0"/>
                  <w:marBottom w:val="0"/>
                  <w:divBdr>
                    <w:top w:val="none" w:sz="0" w:space="0" w:color="auto"/>
                    <w:left w:val="none" w:sz="0" w:space="0" w:color="auto"/>
                    <w:bottom w:val="none" w:sz="0" w:space="0" w:color="auto"/>
                    <w:right w:val="none" w:sz="0" w:space="0" w:color="auto"/>
                  </w:divBdr>
                </w:div>
                <w:div w:id="40516784">
                  <w:marLeft w:val="640"/>
                  <w:marRight w:val="0"/>
                  <w:marTop w:val="0"/>
                  <w:marBottom w:val="0"/>
                  <w:divBdr>
                    <w:top w:val="none" w:sz="0" w:space="0" w:color="auto"/>
                    <w:left w:val="none" w:sz="0" w:space="0" w:color="auto"/>
                    <w:bottom w:val="none" w:sz="0" w:space="0" w:color="auto"/>
                    <w:right w:val="none" w:sz="0" w:space="0" w:color="auto"/>
                  </w:divBdr>
                </w:div>
                <w:div w:id="1090732208">
                  <w:marLeft w:val="640"/>
                  <w:marRight w:val="0"/>
                  <w:marTop w:val="0"/>
                  <w:marBottom w:val="0"/>
                  <w:divBdr>
                    <w:top w:val="none" w:sz="0" w:space="0" w:color="auto"/>
                    <w:left w:val="none" w:sz="0" w:space="0" w:color="auto"/>
                    <w:bottom w:val="none" w:sz="0" w:space="0" w:color="auto"/>
                    <w:right w:val="none" w:sz="0" w:space="0" w:color="auto"/>
                  </w:divBdr>
                </w:div>
                <w:div w:id="2037999924">
                  <w:marLeft w:val="640"/>
                  <w:marRight w:val="0"/>
                  <w:marTop w:val="0"/>
                  <w:marBottom w:val="0"/>
                  <w:divBdr>
                    <w:top w:val="none" w:sz="0" w:space="0" w:color="auto"/>
                    <w:left w:val="none" w:sz="0" w:space="0" w:color="auto"/>
                    <w:bottom w:val="none" w:sz="0" w:space="0" w:color="auto"/>
                    <w:right w:val="none" w:sz="0" w:space="0" w:color="auto"/>
                  </w:divBdr>
                </w:div>
                <w:div w:id="1073355771">
                  <w:marLeft w:val="640"/>
                  <w:marRight w:val="0"/>
                  <w:marTop w:val="0"/>
                  <w:marBottom w:val="0"/>
                  <w:divBdr>
                    <w:top w:val="none" w:sz="0" w:space="0" w:color="auto"/>
                    <w:left w:val="none" w:sz="0" w:space="0" w:color="auto"/>
                    <w:bottom w:val="none" w:sz="0" w:space="0" w:color="auto"/>
                    <w:right w:val="none" w:sz="0" w:space="0" w:color="auto"/>
                  </w:divBdr>
                </w:div>
                <w:div w:id="1118186710">
                  <w:marLeft w:val="640"/>
                  <w:marRight w:val="0"/>
                  <w:marTop w:val="0"/>
                  <w:marBottom w:val="0"/>
                  <w:divBdr>
                    <w:top w:val="none" w:sz="0" w:space="0" w:color="auto"/>
                    <w:left w:val="none" w:sz="0" w:space="0" w:color="auto"/>
                    <w:bottom w:val="none" w:sz="0" w:space="0" w:color="auto"/>
                    <w:right w:val="none" w:sz="0" w:space="0" w:color="auto"/>
                  </w:divBdr>
                </w:div>
                <w:div w:id="2000302327">
                  <w:marLeft w:val="640"/>
                  <w:marRight w:val="0"/>
                  <w:marTop w:val="0"/>
                  <w:marBottom w:val="0"/>
                  <w:divBdr>
                    <w:top w:val="none" w:sz="0" w:space="0" w:color="auto"/>
                    <w:left w:val="none" w:sz="0" w:space="0" w:color="auto"/>
                    <w:bottom w:val="none" w:sz="0" w:space="0" w:color="auto"/>
                    <w:right w:val="none" w:sz="0" w:space="0" w:color="auto"/>
                  </w:divBdr>
                </w:div>
                <w:div w:id="1547571834">
                  <w:marLeft w:val="640"/>
                  <w:marRight w:val="0"/>
                  <w:marTop w:val="0"/>
                  <w:marBottom w:val="0"/>
                  <w:divBdr>
                    <w:top w:val="none" w:sz="0" w:space="0" w:color="auto"/>
                    <w:left w:val="none" w:sz="0" w:space="0" w:color="auto"/>
                    <w:bottom w:val="none" w:sz="0" w:space="0" w:color="auto"/>
                    <w:right w:val="none" w:sz="0" w:space="0" w:color="auto"/>
                  </w:divBdr>
                </w:div>
                <w:div w:id="306595140">
                  <w:marLeft w:val="640"/>
                  <w:marRight w:val="0"/>
                  <w:marTop w:val="0"/>
                  <w:marBottom w:val="0"/>
                  <w:divBdr>
                    <w:top w:val="none" w:sz="0" w:space="0" w:color="auto"/>
                    <w:left w:val="none" w:sz="0" w:space="0" w:color="auto"/>
                    <w:bottom w:val="none" w:sz="0" w:space="0" w:color="auto"/>
                    <w:right w:val="none" w:sz="0" w:space="0" w:color="auto"/>
                  </w:divBdr>
                </w:div>
                <w:div w:id="1251087854">
                  <w:marLeft w:val="640"/>
                  <w:marRight w:val="0"/>
                  <w:marTop w:val="0"/>
                  <w:marBottom w:val="0"/>
                  <w:divBdr>
                    <w:top w:val="none" w:sz="0" w:space="0" w:color="auto"/>
                    <w:left w:val="none" w:sz="0" w:space="0" w:color="auto"/>
                    <w:bottom w:val="none" w:sz="0" w:space="0" w:color="auto"/>
                    <w:right w:val="none" w:sz="0" w:space="0" w:color="auto"/>
                  </w:divBdr>
                </w:div>
                <w:div w:id="1089159669">
                  <w:marLeft w:val="640"/>
                  <w:marRight w:val="0"/>
                  <w:marTop w:val="0"/>
                  <w:marBottom w:val="0"/>
                  <w:divBdr>
                    <w:top w:val="none" w:sz="0" w:space="0" w:color="auto"/>
                    <w:left w:val="none" w:sz="0" w:space="0" w:color="auto"/>
                    <w:bottom w:val="none" w:sz="0" w:space="0" w:color="auto"/>
                    <w:right w:val="none" w:sz="0" w:space="0" w:color="auto"/>
                  </w:divBdr>
                </w:div>
                <w:div w:id="79445558">
                  <w:marLeft w:val="640"/>
                  <w:marRight w:val="0"/>
                  <w:marTop w:val="0"/>
                  <w:marBottom w:val="0"/>
                  <w:divBdr>
                    <w:top w:val="none" w:sz="0" w:space="0" w:color="auto"/>
                    <w:left w:val="none" w:sz="0" w:space="0" w:color="auto"/>
                    <w:bottom w:val="none" w:sz="0" w:space="0" w:color="auto"/>
                    <w:right w:val="none" w:sz="0" w:space="0" w:color="auto"/>
                  </w:divBdr>
                </w:div>
                <w:div w:id="2048335617">
                  <w:marLeft w:val="640"/>
                  <w:marRight w:val="0"/>
                  <w:marTop w:val="0"/>
                  <w:marBottom w:val="0"/>
                  <w:divBdr>
                    <w:top w:val="none" w:sz="0" w:space="0" w:color="auto"/>
                    <w:left w:val="none" w:sz="0" w:space="0" w:color="auto"/>
                    <w:bottom w:val="none" w:sz="0" w:space="0" w:color="auto"/>
                    <w:right w:val="none" w:sz="0" w:space="0" w:color="auto"/>
                  </w:divBdr>
                </w:div>
                <w:div w:id="1627849331">
                  <w:marLeft w:val="640"/>
                  <w:marRight w:val="0"/>
                  <w:marTop w:val="0"/>
                  <w:marBottom w:val="0"/>
                  <w:divBdr>
                    <w:top w:val="none" w:sz="0" w:space="0" w:color="auto"/>
                    <w:left w:val="none" w:sz="0" w:space="0" w:color="auto"/>
                    <w:bottom w:val="none" w:sz="0" w:space="0" w:color="auto"/>
                    <w:right w:val="none" w:sz="0" w:space="0" w:color="auto"/>
                  </w:divBdr>
                </w:div>
                <w:div w:id="983388485">
                  <w:marLeft w:val="640"/>
                  <w:marRight w:val="0"/>
                  <w:marTop w:val="0"/>
                  <w:marBottom w:val="0"/>
                  <w:divBdr>
                    <w:top w:val="none" w:sz="0" w:space="0" w:color="auto"/>
                    <w:left w:val="none" w:sz="0" w:space="0" w:color="auto"/>
                    <w:bottom w:val="none" w:sz="0" w:space="0" w:color="auto"/>
                    <w:right w:val="none" w:sz="0" w:space="0" w:color="auto"/>
                  </w:divBdr>
                </w:div>
                <w:div w:id="371854833">
                  <w:marLeft w:val="640"/>
                  <w:marRight w:val="0"/>
                  <w:marTop w:val="0"/>
                  <w:marBottom w:val="0"/>
                  <w:divBdr>
                    <w:top w:val="none" w:sz="0" w:space="0" w:color="auto"/>
                    <w:left w:val="none" w:sz="0" w:space="0" w:color="auto"/>
                    <w:bottom w:val="none" w:sz="0" w:space="0" w:color="auto"/>
                    <w:right w:val="none" w:sz="0" w:space="0" w:color="auto"/>
                  </w:divBdr>
                </w:div>
                <w:div w:id="737676800">
                  <w:marLeft w:val="640"/>
                  <w:marRight w:val="0"/>
                  <w:marTop w:val="0"/>
                  <w:marBottom w:val="0"/>
                  <w:divBdr>
                    <w:top w:val="none" w:sz="0" w:space="0" w:color="auto"/>
                    <w:left w:val="none" w:sz="0" w:space="0" w:color="auto"/>
                    <w:bottom w:val="none" w:sz="0" w:space="0" w:color="auto"/>
                    <w:right w:val="none" w:sz="0" w:space="0" w:color="auto"/>
                  </w:divBdr>
                </w:div>
                <w:div w:id="1424035305">
                  <w:marLeft w:val="640"/>
                  <w:marRight w:val="0"/>
                  <w:marTop w:val="0"/>
                  <w:marBottom w:val="0"/>
                  <w:divBdr>
                    <w:top w:val="none" w:sz="0" w:space="0" w:color="auto"/>
                    <w:left w:val="none" w:sz="0" w:space="0" w:color="auto"/>
                    <w:bottom w:val="none" w:sz="0" w:space="0" w:color="auto"/>
                    <w:right w:val="none" w:sz="0" w:space="0" w:color="auto"/>
                  </w:divBdr>
                </w:div>
                <w:div w:id="625353609">
                  <w:marLeft w:val="640"/>
                  <w:marRight w:val="0"/>
                  <w:marTop w:val="0"/>
                  <w:marBottom w:val="0"/>
                  <w:divBdr>
                    <w:top w:val="none" w:sz="0" w:space="0" w:color="auto"/>
                    <w:left w:val="none" w:sz="0" w:space="0" w:color="auto"/>
                    <w:bottom w:val="none" w:sz="0" w:space="0" w:color="auto"/>
                    <w:right w:val="none" w:sz="0" w:space="0" w:color="auto"/>
                  </w:divBdr>
                </w:div>
                <w:div w:id="974872753">
                  <w:marLeft w:val="640"/>
                  <w:marRight w:val="0"/>
                  <w:marTop w:val="0"/>
                  <w:marBottom w:val="0"/>
                  <w:divBdr>
                    <w:top w:val="none" w:sz="0" w:space="0" w:color="auto"/>
                    <w:left w:val="none" w:sz="0" w:space="0" w:color="auto"/>
                    <w:bottom w:val="none" w:sz="0" w:space="0" w:color="auto"/>
                    <w:right w:val="none" w:sz="0" w:space="0" w:color="auto"/>
                  </w:divBdr>
                </w:div>
                <w:div w:id="588973318">
                  <w:marLeft w:val="640"/>
                  <w:marRight w:val="0"/>
                  <w:marTop w:val="0"/>
                  <w:marBottom w:val="0"/>
                  <w:divBdr>
                    <w:top w:val="none" w:sz="0" w:space="0" w:color="auto"/>
                    <w:left w:val="none" w:sz="0" w:space="0" w:color="auto"/>
                    <w:bottom w:val="none" w:sz="0" w:space="0" w:color="auto"/>
                    <w:right w:val="none" w:sz="0" w:space="0" w:color="auto"/>
                  </w:divBdr>
                </w:div>
                <w:div w:id="2024281781">
                  <w:marLeft w:val="640"/>
                  <w:marRight w:val="0"/>
                  <w:marTop w:val="0"/>
                  <w:marBottom w:val="0"/>
                  <w:divBdr>
                    <w:top w:val="none" w:sz="0" w:space="0" w:color="auto"/>
                    <w:left w:val="none" w:sz="0" w:space="0" w:color="auto"/>
                    <w:bottom w:val="none" w:sz="0" w:space="0" w:color="auto"/>
                    <w:right w:val="none" w:sz="0" w:space="0" w:color="auto"/>
                  </w:divBdr>
                </w:div>
                <w:div w:id="2140804498">
                  <w:marLeft w:val="640"/>
                  <w:marRight w:val="0"/>
                  <w:marTop w:val="0"/>
                  <w:marBottom w:val="0"/>
                  <w:divBdr>
                    <w:top w:val="none" w:sz="0" w:space="0" w:color="auto"/>
                    <w:left w:val="none" w:sz="0" w:space="0" w:color="auto"/>
                    <w:bottom w:val="none" w:sz="0" w:space="0" w:color="auto"/>
                    <w:right w:val="none" w:sz="0" w:space="0" w:color="auto"/>
                  </w:divBdr>
                </w:div>
                <w:div w:id="1564294387">
                  <w:marLeft w:val="640"/>
                  <w:marRight w:val="0"/>
                  <w:marTop w:val="0"/>
                  <w:marBottom w:val="0"/>
                  <w:divBdr>
                    <w:top w:val="none" w:sz="0" w:space="0" w:color="auto"/>
                    <w:left w:val="none" w:sz="0" w:space="0" w:color="auto"/>
                    <w:bottom w:val="none" w:sz="0" w:space="0" w:color="auto"/>
                    <w:right w:val="none" w:sz="0" w:space="0" w:color="auto"/>
                  </w:divBdr>
                </w:div>
                <w:div w:id="1099564099">
                  <w:marLeft w:val="640"/>
                  <w:marRight w:val="0"/>
                  <w:marTop w:val="0"/>
                  <w:marBottom w:val="0"/>
                  <w:divBdr>
                    <w:top w:val="none" w:sz="0" w:space="0" w:color="auto"/>
                    <w:left w:val="none" w:sz="0" w:space="0" w:color="auto"/>
                    <w:bottom w:val="none" w:sz="0" w:space="0" w:color="auto"/>
                    <w:right w:val="none" w:sz="0" w:space="0" w:color="auto"/>
                  </w:divBdr>
                </w:div>
                <w:div w:id="74322158">
                  <w:marLeft w:val="640"/>
                  <w:marRight w:val="0"/>
                  <w:marTop w:val="0"/>
                  <w:marBottom w:val="0"/>
                  <w:divBdr>
                    <w:top w:val="none" w:sz="0" w:space="0" w:color="auto"/>
                    <w:left w:val="none" w:sz="0" w:space="0" w:color="auto"/>
                    <w:bottom w:val="none" w:sz="0" w:space="0" w:color="auto"/>
                    <w:right w:val="none" w:sz="0" w:space="0" w:color="auto"/>
                  </w:divBdr>
                </w:div>
                <w:div w:id="2040549490">
                  <w:marLeft w:val="640"/>
                  <w:marRight w:val="0"/>
                  <w:marTop w:val="0"/>
                  <w:marBottom w:val="0"/>
                  <w:divBdr>
                    <w:top w:val="none" w:sz="0" w:space="0" w:color="auto"/>
                    <w:left w:val="none" w:sz="0" w:space="0" w:color="auto"/>
                    <w:bottom w:val="none" w:sz="0" w:space="0" w:color="auto"/>
                    <w:right w:val="none" w:sz="0" w:space="0" w:color="auto"/>
                  </w:divBdr>
                </w:div>
                <w:div w:id="1890610490">
                  <w:marLeft w:val="640"/>
                  <w:marRight w:val="0"/>
                  <w:marTop w:val="0"/>
                  <w:marBottom w:val="0"/>
                  <w:divBdr>
                    <w:top w:val="none" w:sz="0" w:space="0" w:color="auto"/>
                    <w:left w:val="none" w:sz="0" w:space="0" w:color="auto"/>
                    <w:bottom w:val="none" w:sz="0" w:space="0" w:color="auto"/>
                    <w:right w:val="none" w:sz="0" w:space="0" w:color="auto"/>
                  </w:divBdr>
                </w:div>
                <w:div w:id="1594821200">
                  <w:marLeft w:val="640"/>
                  <w:marRight w:val="0"/>
                  <w:marTop w:val="0"/>
                  <w:marBottom w:val="0"/>
                  <w:divBdr>
                    <w:top w:val="none" w:sz="0" w:space="0" w:color="auto"/>
                    <w:left w:val="none" w:sz="0" w:space="0" w:color="auto"/>
                    <w:bottom w:val="none" w:sz="0" w:space="0" w:color="auto"/>
                    <w:right w:val="none" w:sz="0" w:space="0" w:color="auto"/>
                  </w:divBdr>
                </w:div>
                <w:div w:id="453837068">
                  <w:marLeft w:val="640"/>
                  <w:marRight w:val="0"/>
                  <w:marTop w:val="0"/>
                  <w:marBottom w:val="0"/>
                  <w:divBdr>
                    <w:top w:val="none" w:sz="0" w:space="0" w:color="auto"/>
                    <w:left w:val="none" w:sz="0" w:space="0" w:color="auto"/>
                    <w:bottom w:val="none" w:sz="0" w:space="0" w:color="auto"/>
                    <w:right w:val="none" w:sz="0" w:space="0" w:color="auto"/>
                  </w:divBdr>
                </w:div>
                <w:div w:id="1986928091">
                  <w:marLeft w:val="640"/>
                  <w:marRight w:val="0"/>
                  <w:marTop w:val="0"/>
                  <w:marBottom w:val="0"/>
                  <w:divBdr>
                    <w:top w:val="none" w:sz="0" w:space="0" w:color="auto"/>
                    <w:left w:val="none" w:sz="0" w:space="0" w:color="auto"/>
                    <w:bottom w:val="none" w:sz="0" w:space="0" w:color="auto"/>
                    <w:right w:val="none" w:sz="0" w:space="0" w:color="auto"/>
                  </w:divBdr>
                </w:div>
                <w:div w:id="1552615771">
                  <w:marLeft w:val="640"/>
                  <w:marRight w:val="0"/>
                  <w:marTop w:val="0"/>
                  <w:marBottom w:val="0"/>
                  <w:divBdr>
                    <w:top w:val="none" w:sz="0" w:space="0" w:color="auto"/>
                    <w:left w:val="none" w:sz="0" w:space="0" w:color="auto"/>
                    <w:bottom w:val="none" w:sz="0" w:space="0" w:color="auto"/>
                    <w:right w:val="none" w:sz="0" w:space="0" w:color="auto"/>
                  </w:divBdr>
                </w:div>
                <w:div w:id="974867365">
                  <w:marLeft w:val="640"/>
                  <w:marRight w:val="0"/>
                  <w:marTop w:val="0"/>
                  <w:marBottom w:val="0"/>
                  <w:divBdr>
                    <w:top w:val="none" w:sz="0" w:space="0" w:color="auto"/>
                    <w:left w:val="none" w:sz="0" w:space="0" w:color="auto"/>
                    <w:bottom w:val="none" w:sz="0" w:space="0" w:color="auto"/>
                    <w:right w:val="none" w:sz="0" w:space="0" w:color="auto"/>
                  </w:divBdr>
                </w:div>
                <w:div w:id="427385606">
                  <w:marLeft w:val="640"/>
                  <w:marRight w:val="0"/>
                  <w:marTop w:val="0"/>
                  <w:marBottom w:val="0"/>
                  <w:divBdr>
                    <w:top w:val="none" w:sz="0" w:space="0" w:color="auto"/>
                    <w:left w:val="none" w:sz="0" w:space="0" w:color="auto"/>
                    <w:bottom w:val="none" w:sz="0" w:space="0" w:color="auto"/>
                    <w:right w:val="none" w:sz="0" w:space="0" w:color="auto"/>
                  </w:divBdr>
                </w:div>
              </w:divsChild>
            </w:div>
            <w:div w:id="1946422249">
              <w:marLeft w:val="0"/>
              <w:marRight w:val="0"/>
              <w:marTop w:val="0"/>
              <w:marBottom w:val="0"/>
              <w:divBdr>
                <w:top w:val="none" w:sz="0" w:space="0" w:color="auto"/>
                <w:left w:val="none" w:sz="0" w:space="0" w:color="auto"/>
                <w:bottom w:val="none" w:sz="0" w:space="0" w:color="auto"/>
                <w:right w:val="none" w:sz="0" w:space="0" w:color="auto"/>
              </w:divBdr>
              <w:divsChild>
                <w:div w:id="2058551515">
                  <w:marLeft w:val="640"/>
                  <w:marRight w:val="0"/>
                  <w:marTop w:val="0"/>
                  <w:marBottom w:val="0"/>
                  <w:divBdr>
                    <w:top w:val="none" w:sz="0" w:space="0" w:color="auto"/>
                    <w:left w:val="none" w:sz="0" w:space="0" w:color="auto"/>
                    <w:bottom w:val="none" w:sz="0" w:space="0" w:color="auto"/>
                    <w:right w:val="none" w:sz="0" w:space="0" w:color="auto"/>
                  </w:divBdr>
                </w:div>
                <w:div w:id="840854120">
                  <w:marLeft w:val="640"/>
                  <w:marRight w:val="0"/>
                  <w:marTop w:val="0"/>
                  <w:marBottom w:val="0"/>
                  <w:divBdr>
                    <w:top w:val="none" w:sz="0" w:space="0" w:color="auto"/>
                    <w:left w:val="none" w:sz="0" w:space="0" w:color="auto"/>
                    <w:bottom w:val="none" w:sz="0" w:space="0" w:color="auto"/>
                    <w:right w:val="none" w:sz="0" w:space="0" w:color="auto"/>
                  </w:divBdr>
                </w:div>
                <w:div w:id="148596774">
                  <w:marLeft w:val="640"/>
                  <w:marRight w:val="0"/>
                  <w:marTop w:val="0"/>
                  <w:marBottom w:val="0"/>
                  <w:divBdr>
                    <w:top w:val="none" w:sz="0" w:space="0" w:color="auto"/>
                    <w:left w:val="none" w:sz="0" w:space="0" w:color="auto"/>
                    <w:bottom w:val="none" w:sz="0" w:space="0" w:color="auto"/>
                    <w:right w:val="none" w:sz="0" w:space="0" w:color="auto"/>
                  </w:divBdr>
                </w:div>
                <w:div w:id="746419989">
                  <w:marLeft w:val="640"/>
                  <w:marRight w:val="0"/>
                  <w:marTop w:val="0"/>
                  <w:marBottom w:val="0"/>
                  <w:divBdr>
                    <w:top w:val="none" w:sz="0" w:space="0" w:color="auto"/>
                    <w:left w:val="none" w:sz="0" w:space="0" w:color="auto"/>
                    <w:bottom w:val="none" w:sz="0" w:space="0" w:color="auto"/>
                    <w:right w:val="none" w:sz="0" w:space="0" w:color="auto"/>
                  </w:divBdr>
                </w:div>
                <w:div w:id="131825469">
                  <w:marLeft w:val="640"/>
                  <w:marRight w:val="0"/>
                  <w:marTop w:val="0"/>
                  <w:marBottom w:val="0"/>
                  <w:divBdr>
                    <w:top w:val="none" w:sz="0" w:space="0" w:color="auto"/>
                    <w:left w:val="none" w:sz="0" w:space="0" w:color="auto"/>
                    <w:bottom w:val="none" w:sz="0" w:space="0" w:color="auto"/>
                    <w:right w:val="none" w:sz="0" w:space="0" w:color="auto"/>
                  </w:divBdr>
                </w:div>
                <w:div w:id="831065642">
                  <w:marLeft w:val="640"/>
                  <w:marRight w:val="0"/>
                  <w:marTop w:val="0"/>
                  <w:marBottom w:val="0"/>
                  <w:divBdr>
                    <w:top w:val="none" w:sz="0" w:space="0" w:color="auto"/>
                    <w:left w:val="none" w:sz="0" w:space="0" w:color="auto"/>
                    <w:bottom w:val="none" w:sz="0" w:space="0" w:color="auto"/>
                    <w:right w:val="none" w:sz="0" w:space="0" w:color="auto"/>
                  </w:divBdr>
                </w:div>
                <w:div w:id="1425491822">
                  <w:marLeft w:val="640"/>
                  <w:marRight w:val="0"/>
                  <w:marTop w:val="0"/>
                  <w:marBottom w:val="0"/>
                  <w:divBdr>
                    <w:top w:val="none" w:sz="0" w:space="0" w:color="auto"/>
                    <w:left w:val="none" w:sz="0" w:space="0" w:color="auto"/>
                    <w:bottom w:val="none" w:sz="0" w:space="0" w:color="auto"/>
                    <w:right w:val="none" w:sz="0" w:space="0" w:color="auto"/>
                  </w:divBdr>
                </w:div>
                <w:div w:id="546379178">
                  <w:marLeft w:val="640"/>
                  <w:marRight w:val="0"/>
                  <w:marTop w:val="0"/>
                  <w:marBottom w:val="0"/>
                  <w:divBdr>
                    <w:top w:val="none" w:sz="0" w:space="0" w:color="auto"/>
                    <w:left w:val="none" w:sz="0" w:space="0" w:color="auto"/>
                    <w:bottom w:val="none" w:sz="0" w:space="0" w:color="auto"/>
                    <w:right w:val="none" w:sz="0" w:space="0" w:color="auto"/>
                  </w:divBdr>
                </w:div>
                <w:div w:id="1526166212">
                  <w:marLeft w:val="640"/>
                  <w:marRight w:val="0"/>
                  <w:marTop w:val="0"/>
                  <w:marBottom w:val="0"/>
                  <w:divBdr>
                    <w:top w:val="none" w:sz="0" w:space="0" w:color="auto"/>
                    <w:left w:val="none" w:sz="0" w:space="0" w:color="auto"/>
                    <w:bottom w:val="none" w:sz="0" w:space="0" w:color="auto"/>
                    <w:right w:val="none" w:sz="0" w:space="0" w:color="auto"/>
                  </w:divBdr>
                </w:div>
                <w:div w:id="805775100">
                  <w:marLeft w:val="640"/>
                  <w:marRight w:val="0"/>
                  <w:marTop w:val="0"/>
                  <w:marBottom w:val="0"/>
                  <w:divBdr>
                    <w:top w:val="none" w:sz="0" w:space="0" w:color="auto"/>
                    <w:left w:val="none" w:sz="0" w:space="0" w:color="auto"/>
                    <w:bottom w:val="none" w:sz="0" w:space="0" w:color="auto"/>
                    <w:right w:val="none" w:sz="0" w:space="0" w:color="auto"/>
                  </w:divBdr>
                </w:div>
                <w:div w:id="270357103">
                  <w:marLeft w:val="640"/>
                  <w:marRight w:val="0"/>
                  <w:marTop w:val="0"/>
                  <w:marBottom w:val="0"/>
                  <w:divBdr>
                    <w:top w:val="none" w:sz="0" w:space="0" w:color="auto"/>
                    <w:left w:val="none" w:sz="0" w:space="0" w:color="auto"/>
                    <w:bottom w:val="none" w:sz="0" w:space="0" w:color="auto"/>
                    <w:right w:val="none" w:sz="0" w:space="0" w:color="auto"/>
                  </w:divBdr>
                </w:div>
                <w:div w:id="1620994378">
                  <w:marLeft w:val="640"/>
                  <w:marRight w:val="0"/>
                  <w:marTop w:val="0"/>
                  <w:marBottom w:val="0"/>
                  <w:divBdr>
                    <w:top w:val="none" w:sz="0" w:space="0" w:color="auto"/>
                    <w:left w:val="none" w:sz="0" w:space="0" w:color="auto"/>
                    <w:bottom w:val="none" w:sz="0" w:space="0" w:color="auto"/>
                    <w:right w:val="none" w:sz="0" w:space="0" w:color="auto"/>
                  </w:divBdr>
                </w:div>
                <w:div w:id="2020545515">
                  <w:marLeft w:val="640"/>
                  <w:marRight w:val="0"/>
                  <w:marTop w:val="0"/>
                  <w:marBottom w:val="0"/>
                  <w:divBdr>
                    <w:top w:val="none" w:sz="0" w:space="0" w:color="auto"/>
                    <w:left w:val="none" w:sz="0" w:space="0" w:color="auto"/>
                    <w:bottom w:val="none" w:sz="0" w:space="0" w:color="auto"/>
                    <w:right w:val="none" w:sz="0" w:space="0" w:color="auto"/>
                  </w:divBdr>
                </w:div>
                <w:div w:id="910165690">
                  <w:marLeft w:val="640"/>
                  <w:marRight w:val="0"/>
                  <w:marTop w:val="0"/>
                  <w:marBottom w:val="0"/>
                  <w:divBdr>
                    <w:top w:val="none" w:sz="0" w:space="0" w:color="auto"/>
                    <w:left w:val="none" w:sz="0" w:space="0" w:color="auto"/>
                    <w:bottom w:val="none" w:sz="0" w:space="0" w:color="auto"/>
                    <w:right w:val="none" w:sz="0" w:space="0" w:color="auto"/>
                  </w:divBdr>
                </w:div>
                <w:div w:id="712273583">
                  <w:marLeft w:val="640"/>
                  <w:marRight w:val="0"/>
                  <w:marTop w:val="0"/>
                  <w:marBottom w:val="0"/>
                  <w:divBdr>
                    <w:top w:val="none" w:sz="0" w:space="0" w:color="auto"/>
                    <w:left w:val="none" w:sz="0" w:space="0" w:color="auto"/>
                    <w:bottom w:val="none" w:sz="0" w:space="0" w:color="auto"/>
                    <w:right w:val="none" w:sz="0" w:space="0" w:color="auto"/>
                  </w:divBdr>
                </w:div>
                <w:div w:id="691763123">
                  <w:marLeft w:val="640"/>
                  <w:marRight w:val="0"/>
                  <w:marTop w:val="0"/>
                  <w:marBottom w:val="0"/>
                  <w:divBdr>
                    <w:top w:val="none" w:sz="0" w:space="0" w:color="auto"/>
                    <w:left w:val="none" w:sz="0" w:space="0" w:color="auto"/>
                    <w:bottom w:val="none" w:sz="0" w:space="0" w:color="auto"/>
                    <w:right w:val="none" w:sz="0" w:space="0" w:color="auto"/>
                  </w:divBdr>
                </w:div>
                <w:div w:id="64884451">
                  <w:marLeft w:val="640"/>
                  <w:marRight w:val="0"/>
                  <w:marTop w:val="0"/>
                  <w:marBottom w:val="0"/>
                  <w:divBdr>
                    <w:top w:val="none" w:sz="0" w:space="0" w:color="auto"/>
                    <w:left w:val="none" w:sz="0" w:space="0" w:color="auto"/>
                    <w:bottom w:val="none" w:sz="0" w:space="0" w:color="auto"/>
                    <w:right w:val="none" w:sz="0" w:space="0" w:color="auto"/>
                  </w:divBdr>
                </w:div>
                <w:div w:id="83115505">
                  <w:marLeft w:val="640"/>
                  <w:marRight w:val="0"/>
                  <w:marTop w:val="0"/>
                  <w:marBottom w:val="0"/>
                  <w:divBdr>
                    <w:top w:val="none" w:sz="0" w:space="0" w:color="auto"/>
                    <w:left w:val="none" w:sz="0" w:space="0" w:color="auto"/>
                    <w:bottom w:val="none" w:sz="0" w:space="0" w:color="auto"/>
                    <w:right w:val="none" w:sz="0" w:space="0" w:color="auto"/>
                  </w:divBdr>
                </w:div>
                <w:div w:id="1092704155">
                  <w:marLeft w:val="640"/>
                  <w:marRight w:val="0"/>
                  <w:marTop w:val="0"/>
                  <w:marBottom w:val="0"/>
                  <w:divBdr>
                    <w:top w:val="none" w:sz="0" w:space="0" w:color="auto"/>
                    <w:left w:val="none" w:sz="0" w:space="0" w:color="auto"/>
                    <w:bottom w:val="none" w:sz="0" w:space="0" w:color="auto"/>
                    <w:right w:val="none" w:sz="0" w:space="0" w:color="auto"/>
                  </w:divBdr>
                </w:div>
                <w:div w:id="744033849">
                  <w:marLeft w:val="640"/>
                  <w:marRight w:val="0"/>
                  <w:marTop w:val="0"/>
                  <w:marBottom w:val="0"/>
                  <w:divBdr>
                    <w:top w:val="none" w:sz="0" w:space="0" w:color="auto"/>
                    <w:left w:val="none" w:sz="0" w:space="0" w:color="auto"/>
                    <w:bottom w:val="none" w:sz="0" w:space="0" w:color="auto"/>
                    <w:right w:val="none" w:sz="0" w:space="0" w:color="auto"/>
                  </w:divBdr>
                </w:div>
                <w:div w:id="620577336">
                  <w:marLeft w:val="640"/>
                  <w:marRight w:val="0"/>
                  <w:marTop w:val="0"/>
                  <w:marBottom w:val="0"/>
                  <w:divBdr>
                    <w:top w:val="none" w:sz="0" w:space="0" w:color="auto"/>
                    <w:left w:val="none" w:sz="0" w:space="0" w:color="auto"/>
                    <w:bottom w:val="none" w:sz="0" w:space="0" w:color="auto"/>
                    <w:right w:val="none" w:sz="0" w:space="0" w:color="auto"/>
                  </w:divBdr>
                </w:div>
                <w:div w:id="1723554525">
                  <w:marLeft w:val="640"/>
                  <w:marRight w:val="0"/>
                  <w:marTop w:val="0"/>
                  <w:marBottom w:val="0"/>
                  <w:divBdr>
                    <w:top w:val="none" w:sz="0" w:space="0" w:color="auto"/>
                    <w:left w:val="none" w:sz="0" w:space="0" w:color="auto"/>
                    <w:bottom w:val="none" w:sz="0" w:space="0" w:color="auto"/>
                    <w:right w:val="none" w:sz="0" w:space="0" w:color="auto"/>
                  </w:divBdr>
                </w:div>
                <w:div w:id="97406990">
                  <w:marLeft w:val="640"/>
                  <w:marRight w:val="0"/>
                  <w:marTop w:val="0"/>
                  <w:marBottom w:val="0"/>
                  <w:divBdr>
                    <w:top w:val="none" w:sz="0" w:space="0" w:color="auto"/>
                    <w:left w:val="none" w:sz="0" w:space="0" w:color="auto"/>
                    <w:bottom w:val="none" w:sz="0" w:space="0" w:color="auto"/>
                    <w:right w:val="none" w:sz="0" w:space="0" w:color="auto"/>
                  </w:divBdr>
                </w:div>
                <w:div w:id="1397969276">
                  <w:marLeft w:val="640"/>
                  <w:marRight w:val="0"/>
                  <w:marTop w:val="0"/>
                  <w:marBottom w:val="0"/>
                  <w:divBdr>
                    <w:top w:val="none" w:sz="0" w:space="0" w:color="auto"/>
                    <w:left w:val="none" w:sz="0" w:space="0" w:color="auto"/>
                    <w:bottom w:val="none" w:sz="0" w:space="0" w:color="auto"/>
                    <w:right w:val="none" w:sz="0" w:space="0" w:color="auto"/>
                  </w:divBdr>
                </w:div>
                <w:div w:id="186256625">
                  <w:marLeft w:val="640"/>
                  <w:marRight w:val="0"/>
                  <w:marTop w:val="0"/>
                  <w:marBottom w:val="0"/>
                  <w:divBdr>
                    <w:top w:val="none" w:sz="0" w:space="0" w:color="auto"/>
                    <w:left w:val="none" w:sz="0" w:space="0" w:color="auto"/>
                    <w:bottom w:val="none" w:sz="0" w:space="0" w:color="auto"/>
                    <w:right w:val="none" w:sz="0" w:space="0" w:color="auto"/>
                  </w:divBdr>
                </w:div>
                <w:div w:id="881404140">
                  <w:marLeft w:val="640"/>
                  <w:marRight w:val="0"/>
                  <w:marTop w:val="0"/>
                  <w:marBottom w:val="0"/>
                  <w:divBdr>
                    <w:top w:val="none" w:sz="0" w:space="0" w:color="auto"/>
                    <w:left w:val="none" w:sz="0" w:space="0" w:color="auto"/>
                    <w:bottom w:val="none" w:sz="0" w:space="0" w:color="auto"/>
                    <w:right w:val="none" w:sz="0" w:space="0" w:color="auto"/>
                  </w:divBdr>
                </w:div>
                <w:div w:id="138153653">
                  <w:marLeft w:val="640"/>
                  <w:marRight w:val="0"/>
                  <w:marTop w:val="0"/>
                  <w:marBottom w:val="0"/>
                  <w:divBdr>
                    <w:top w:val="none" w:sz="0" w:space="0" w:color="auto"/>
                    <w:left w:val="none" w:sz="0" w:space="0" w:color="auto"/>
                    <w:bottom w:val="none" w:sz="0" w:space="0" w:color="auto"/>
                    <w:right w:val="none" w:sz="0" w:space="0" w:color="auto"/>
                  </w:divBdr>
                </w:div>
                <w:div w:id="1905606905">
                  <w:marLeft w:val="640"/>
                  <w:marRight w:val="0"/>
                  <w:marTop w:val="0"/>
                  <w:marBottom w:val="0"/>
                  <w:divBdr>
                    <w:top w:val="none" w:sz="0" w:space="0" w:color="auto"/>
                    <w:left w:val="none" w:sz="0" w:space="0" w:color="auto"/>
                    <w:bottom w:val="none" w:sz="0" w:space="0" w:color="auto"/>
                    <w:right w:val="none" w:sz="0" w:space="0" w:color="auto"/>
                  </w:divBdr>
                </w:div>
                <w:div w:id="263464367">
                  <w:marLeft w:val="640"/>
                  <w:marRight w:val="0"/>
                  <w:marTop w:val="0"/>
                  <w:marBottom w:val="0"/>
                  <w:divBdr>
                    <w:top w:val="none" w:sz="0" w:space="0" w:color="auto"/>
                    <w:left w:val="none" w:sz="0" w:space="0" w:color="auto"/>
                    <w:bottom w:val="none" w:sz="0" w:space="0" w:color="auto"/>
                    <w:right w:val="none" w:sz="0" w:space="0" w:color="auto"/>
                  </w:divBdr>
                </w:div>
                <w:div w:id="1381437751">
                  <w:marLeft w:val="640"/>
                  <w:marRight w:val="0"/>
                  <w:marTop w:val="0"/>
                  <w:marBottom w:val="0"/>
                  <w:divBdr>
                    <w:top w:val="none" w:sz="0" w:space="0" w:color="auto"/>
                    <w:left w:val="none" w:sz="0" w:space="0" w:color="auto"/>
                    <w:bottom w:val="none" w:sz="0" w:space="0" w:color="auto"/>
                    <w:right w:val="none" w:sz="0" w:space="0" w:color="auto"/>
                  </w:divBdr>
                </w:div>
                <w:div w:id="303588278">
                  <w:marLeft w:val="640"/>
                  <w:marRight w:val="0"/>
                  <w:marTop w:val="0"/>
                  <w:marBottom w:val="0"/>
                  <w:divBdr>
                    <w:top w:val="none" w:sz="0" w:space="0" w:color="auto"/>
                    <w:left w:val="none" w:sz="0" w:space="0" w:color="auto"/>
                    <w:bottom w:val="none" w:sz="0" w:space="0" w:color="auto"/>
                    <w:right w:val="none" w:sz="0" w:space="0" w:color="auto"/>
                  </w:divBdr>
                </w:div>
                <w:div w:id="766004074">
                  <w:marLeft w:val="640"/>
                  <w:marRight w:val="0"/>
                  <w:marTop w:val="0"/>
                  <w:marBottom w:val="0"/>
                  <w:divBdr>
                    <w:top w:val="none" w:sz="0" w:space="0" w:color="auto"/>
                    <w:left w:val="none" w:sz="0" w:space="0" w:color="auto"/>
                    <w:bottom w:val="none" w:sz="0" w:space="0" w:color="auto"/>
                    <w:right w:val="none" w:sz="0" w:space="0" w:color="auto"/>
                  </w:divBdr>
                </w:div>
                <w:div w:id="1975982097">
                  <w:marLeft w:val="640"/>
                  <w:marRight w:val="0"/>
                  <w:marTop w:val="0"/>
                  <w:marBottom w:val="0"/>
                  <w:divBdr>
                    <w:top w:val="none" w:sz="0" w:space="0" w:color="auto"/>
                    <w:left w:val="none" w:sz="0" w:space="0" w:color="auto"/>
                    <w:bottom w:val="none" w:sz="0" w:space="0" w:color="auto"/>
                    <w:right w:val="none" w:sz="0" w:space="0" w:color="auto"/>
                  </w:divBdr>
                </w:div>
                <w:div w:id="1274940696">
                  <w:marLeft w:val="640"/>
                  <w:marRight w:val="0"/>
                  <w:marTop w:val="0"/>
                  <w:marBottom w:val="0"/>
                  <w:divBdr>
                    <w:top w:val="none" w:sz="0" w:space="0" w:color="auto"/>
                    <w:left w:val="none" w:sz="0" w:space="0" w:color="auto"/>
                    <w:bottom w:val="none" w:sz="0" w:space="0" w:color="auto"/>
                    <w:right w:val="none" w:sz="0" w:space="0" w:color="auto"/>
                  </w:divBdr>
                </w:div>
                <w:div w:id="397942392">
                  <w:marLeft w:val="640"/>
                  <w:marRight w:val="0"/>
                  <w:marTop w:val="0"/>
                  <w:marBottom w:val="0"/>
                  <w:divBdr>
                    <w:top w:val="none" w:sz="0" w:space="0" w:color="auto"/>
                    <w:left w:val="none" w:sz="0" w:space="0" w:color="auto"/>
                    <w:bottom w:val="none" w:sz="0" w:space="0" w:color="auto"/>
                    <w:right w:val="none" w:sz="0" w:space="0" w:color="auto"/>
                  </w:divBdr>
                </w:div>
                <w:div w:id="465203319">
                  <w:marLeft w:val="640"/>
                  <w:marRight w:val="0"/>
                  <w:marTop w:val="0"/>
                  <w:marBottom w:val="0"/>
                  <w:divBdr>
                    <w:top w:val="none" w:sz="0" w:space="0" w:color="auto"/>
                    <w:left w:val="none" w:sz="0" w:space="0" w:color="auto"/>
                    <w:bottom w:val="none" w:sz="0" w:space="0" w:color="auto"/>
                    <w:right w:val="none" w:sz="0" w:space="0" w:color="auto"/>
                  </w:divBdr>
                </w:div>
                <w:div w:id="342129941">
                  <w:marLeft w:val="640"/>
                  <w:marRight w:val="0"/>
                  <w:marTop w:val="0"/>
                  <w:marBottom w:val="0"/>
                  <w:divBdr>
                    <w:top w:val="none" w:sz="0" w:space="0" w:color="auto"/>
                    <w:left w:val="none" w:sz="0" w:space="0" w:color="auto"/>
                    <w:bottom w:val="none" w:sz="0" w:space="0" w:color="auto"/>
                    <w:right w:val="none" w:sz="0" w:space="0" w:color="auto"/>
                  </w:divBdr>
                </w:div>
                <w:div w:id="193201791">
                  <w:marLeft w:val="640"/>
                  <w:marRight w:val="0"/>
                  <w:marTop w:val="0"/>
                  <w:marBottom w:val="0"/>
                  <w:divBdr>
                    <w:top w:val="none" w:sz="0" w:space="0" w:color="auto"/>
                    <w:left w:val="none" w:sz="0" w:space="0" w:color="auto"/>
                    <w:bottom w:val="none" w:sz="0" w:space="0" w:color="auto"/>
                    <w:right w:val="none" w:sz="0" w:space="0" w:color="auto"/>
                  </w:divBdr>
                </w:div>
                <w:div w:id="462769793">
                  <w:marLeft w:val="640"/>
                  <w:marRight w:val="0"/>
                  <w:marTop w:val="0"/>
                  <w:marBottom w:val="0"/>
                  <w:divBdr>
                    <w:top w:val="none" w:sz="0" w:space="0" w:color="auto"/>
                    <w:left w:val="none" w:sz="0" w:space="0" w:color="auto"/>
                    <w:bottom w:val="none" w:sz="0" w:space="0" w:color="auto"/>
                    <w:right w:val="none" w:sz="0" w:space="0" w:color="auto"/>
                  </w:divBdr>
                </w:div>
                <w:div w:id="362945814">
                  <w:marLeft w:val="640"/>
                  <w:marRight w:val="0"/>
                  <w:marTop w:val="0"/>
                  <w:marBottom w:val="0"/>
                  <w:divBdr>
                    <w:top w:val="none" w:sz="0" w:space="0" w:color="auto"/>
                    <w:left w:val="none" w:sz="0" w:space="0" w:color="auto"/>
                    <w:bottom w:val="none" w:sz="0" w:space="0" w:color="auto"/>
                    <w:right w:val="none" w:sz="0" w:space="0" w:color="auto"/>
                  </w:divBdr>
                </w:div>
                <w:div w:id="816918641">
                  <w:marLeft w:val="640"/>
                  <w:marRight w:val="0"/>
                  <w:marTop w:val="0"/>
                  <w:marBottom w:val="0"/>
                  <w:divBdr>
                    <w:top w:val="none" w:sz="0" w:space="0" w:color="auto"/>
                    <w:left w:val="none" w:sz="0" w:space="0" w:color="auto"/>
                    <w:bottom w:val="none" w:sz="0" w:space="0" w:color="auto"/>
                    <w:right w:val="none" w:sz="0" w:space="0" w:color="auto"/>
                  </w:divBdr>
                </w:div>
                <w:div w:id="1383360348">
                  <w:marLeft w:val="640"/>
                  <w:marRight w:val="0"/>
                  <w:marTop w:val="0"/>
                  <w:marBottom w:val="0"/>
                  <w:divBdr>
                    <w:top w:val="none" w:sz="0" w:space="0" w:color="auto"/>
                    <w:left w:val="none" w:sz="0" w:space="0" w:color="auto"/>
                    <w:bottom w:val="none" w:sz="0" w:space="0" w:color="auto"/>
                    <w:right w:val="none" w:sz="0" w:space="0" w:color="auto"/>
                  </w:divBdr>
                </w:div>
              </w:divsChild>
            </w:div>
            <w:div w:id="2119250069">
              <w:marLeft w:val="0"/>
              <w:marRight w:val="0"/>
              <w:marTop w:val="0"/>
              <w:marBottom w:val="0"/>
              <w:divBdr>
                <w:top w:val="none" w:sz="0" w:space="0" w:color="auto"/>
                <w:left w:val="none" w:sz="0" w:space="0" w:color="auto"/>
                <w:bottom w:val="none" w:sz="0" w:space="0" w:color="auto"/>
                <w:right w:val="none" w:sz="0" w:space="0" w:color="auto"/>
              </w:divBdr>
              <w:divsChild>
                <w:div w:id="1597398992">
                  <w:marLeft w:val="640"/>
                  <w:marRight w:val="0"/>
                  <w:marTop w:val="0"/>
                  <w:marBottom w:val="0"/>
                  <w:divBdr>
                    <w:top w:val="none" w:sz="0" w:space="0" w:color="auto"/>
                    <w:left w:val="none" w:sz="0" w:space="0" w:color="auto"/>
                    <w:bottom w:val="none" w:sz="0" w:space="0" w:color="auto"/>
                    <w:right w:val="none" w:sz="0" w:space="0" w:color="auto"/>
                  </w:divBdr>
                </w:div>
                <w:div w:id="464398930">
                  <w:marLeft w:val="640"/>
                  <w:marRight w:val="0"/>
                  <w:marTop w:val="0"/>
                  <w:marBottom w:val="0"/>
                  <w:divBdr>
                    <w:top w:val="none" w:sz="0" w:space="0" w:color="auto"/>
                    <w:left w:val="none" w:sz="0" w:space="0" w:color="auto"/>
                    <w:bottom w:val="none" w:sz="0" w:space="0" w:color="auto"/>
                    <w:right w:val="none" w:sz="0" w:space="0" w:color="auto"/>
                  </w:divBdr>
                </w:div>
                <w:div w:id="387849140">
                  <w:marLeft w:val="640"/>
                  <w:marRight w:val="0"/>
                  <w:marTop w:val="0"/>
                  <w:marBottom w:val="0"/>
                  <w:divBdr>
                    <w:top w:val="none" w:sz="0" w:space="0" w:color="auto"/>
                    <w:left w:val="none" w:sz="0" w:space="0" w:color="auto"/>
                    <w:bottom w:val="none" w:sz="0" w:space="0" w:color="auto"/>
                    <w:right w:val="none" w:sz="0" w:space="0" w:color="auto"/>
                  </w:divBdr>
                </w:div>
                <w:div w:id="1346248974">
                  <w:marLeft w:val="640"/>
                  <w:marRight w:val="0"/>
                  <w:marTop w:val="0"/>
                  <w:marBottom w:val="0"/>
                  <w:divBdr>
                    <w:top w:val="none" w:sz="0" w:space="0" w:color="auto"/>
                    <w:left w:val="none" w:sz="0" w:space="0" w:color="auto"/>
                    <w:bottom w:val="none" w:sz="0" w:space="0" w:color="auto"/>
                    <w:right w:val="none" w:sz="0" w:space="0" w:color="auto"/>
                  </w:divBdr>
                </w:div>
                <w:div w:id="1366562078">
                  <w:marLeft w:val="640"/>
                  <w:marRight w:val="0"/>
                  <w:marTop w:val="0"/>
                  <w:marBottom w:val="0"/>
                  <w:divBdr>
                    <w:top w:val="none" w:sz="0" w:space="0" w:color="auto"/>
                    <w:left w:val="none" w:sz="0" w:space="0" w:color="auto"/>
                    <w:bottom w:val="none" w:sz="0" w:space="0" w:color="auto"/>
                    <w:right w:val="none" w:sz="0" w:space="0" w:color="auto"/>
                  </w:divBdr>
                </w:div>
                <w:div w:id="1378356885">
                  <w:marLeft w:val="640"/>
                  <w:marRight w:val="0"/>
                  <w:marTop w:val="0"/>
                  <w:marBottom w:val="0"/>
                  <w:divBdr>
                    <w:top w:val="none" w:sz="0" w:space="0" w:color="auto"/>
                    <w:left w:val="none" w:sz="0" w:space="0" w:color="auto"/>
                    <w:bottom w:val="none" w:sz="0" w:space="0" w:color="auto"/>
                    <w:right w:val="none" w:sz="0" w:space="0" w:color="auto"/>
                  </w:divBdr>
                </w:div>
                <w:div w:id="139155351">
                  <w:marLeft w:val="640"/>
                  <w:marRight w:val="0"/>
                  <w:marTop w:val="0"/>
                  <w:marBottom w:val="0"/>
                  <w:divBdr>
                    <w:top w:val="none" w:sz="0" w:space="0" w:color="auto"/>
                    <w:left w:val="none" w:sz="0" w:space="0" w:color="auto"/>
                    <w:bottom w:val="none" w:sz="0" w:space="0" w:color="auto"/>
                    <w:right w:val="none" w:sz="0" w:space="0" w:color="auto"/>
                  </w:divBdr>
                </w:div>
                <w:div w:id="1095246687">
                  <w:marLeft w:val="640"/>
                  <w:marRight w:val="0"/>
                  <w:marTop w:val="0"/>
                  <w:marBottom w:val="0"/>
                  <w:divBdr>
                    <w:top w:val="none" w:sz="0" w:space="0" w:color="auto"/>
                    <w:left w:val="none" w:sz="0" w:space="0" w:color="auto"/>
                    <w:bottom w:val="none" w:sz="0" w:space="0" w:color="auto"/>
                    <w:right w:val="none" w:sz="0" w:space="0" w:color="auto"/>
                  </w:divBdr>
                </w:div>
                <w:div w:id="858740683">
                  <w:marLeft w:val="640"/>
                  <w:marRight w:val="0"/>
                  <w:marTop w:val="0"/>
                  <w:marBottom w:val="0"/>
                  <w:divBdr>
                    <w:top w:val="none" w:sz="0" w:space="0" w:color="auto"/>
                    <w:left w:val="none" w:sz="0" w:space="0" w:color="auto"/>
                    <w:bottom w:val="none" w:sz="0" w:space="0" w:color="auto"/>
                    <w:right w:val="none" w:sz="0" w:space="0" w:color="auto"/>
                  </w:divBdr>
                </w:div>
                <w:div w:id="81461335">
                  <w:marLeft w:val="640"/>
                  <w:marRight w:val="0"/>
                  <w:marTop w:val="0"/>
                  <w:marBottom w:val="0"/>
                  <w:divBdr>
                    <w:top w:val="none" w:sz="0" w:space="0" w:color="auto"/>
                    <w:left w:val="none" w:sz="0" w:space="0" w:color="auto"/>
                    <w:bottom w:val="none" w:sz="0" w:space="0" w:color="auto"/>
                    <w:right w:val="none" w:sz="0" w:space="0" w:color="auto"/>
                  </w:divBdr>
                </w:div>
                <w:div w:id="244843202">
                  <w:marLeft w:val="640"/>
                  <w:marRight w:val="0"/>
                  <w:marTop w:val="0"/>
                  <w:marBottom w:val="0"/>
                  <w:divBdr>
                    <w:top w:val="none" w:sz="0" w:space="0" w:color="auto"/>
                    <w:left w:val="none" w:sz="0" w:space="0" w:color="auto"/>
                    <w:bottom w:val="none" w:sz="0" w:space="0" w:color="auto"/>
                    <w:right w:val="none" w:sz="0" w:space="0" w:color="auto"/>
                  </w:divBdr>
                </w:div>
                <w:div w:id="847328249">
                  <w:marLeft w:val="640"/>
                  <w:marRight w:val="0"/>
                  <w:marTop w:val="0"/>
                  <w:marBottom w:val="0"/>
                  <w:divBdr>
                    <w:top w:val="none" w:sz="0" w:space="0" w:color="auto"/>
                    <w:left w:val="none" w:sz="0" w:space="0" w:color="auto"/>
                    <w:bottom w:val="none" w:sz="0" w:space="0" w:color="auto"/>
                    <w:right w:val="none" w:sz="0" w:space="0" w:color="auto"/>
                  </w:divBdr>
                </w:div>
                <w:div w:id="126819367">
                  <w:marLeft w:val="640"/>
                  <w:marRight w:val="0"/>
                  <w:marTop w:val="0"/>
                  <w:marBottom w:val="0"/>
                  <w:divBdr>
                    <w:top w:val="none" w:sz="0" w:space="0" w:color="auto"/>
                    <w:left w:val="none" w:sz="0" w:space="0" w:color="auto"/>
                    <w:bottom w:val="none" w:sz="0" w:space="0" w:color="auto"/>
                    <w:right w:val="none" w:sz="0" w:space="0" w:color="auto"/>
                  </w:divBdr>
                </w:div>
                <w:div w:id="469245678">
                  <w:marLeft w:val="640"/>
                  <w:marRight w:val="0"/>
                  <w:marTop w:val="0"/>
                  <w:marBottom w:val="0"/>
                  <w:divBdr>
                    <w:top w:val="none" w:sz="0" w:space="0" w:color="auto"/>
                    <w:left w:val="none" w:sz="0" w:space="0" w:color="auto"/>
                    <w:bottom w:val="none" w:sz="0" w:space="0" w:color="auto"/>
                    <w:right w:val="none" w:sz="0" w:space="0" w:color="auto"/>
                  </w:divBdr>
                </w:div>
                <w:div w:id="318577448">
                  <w:marLeft w:val="640"/>
                  <w:marRight w:val="0"/>
                  <w:marTop w:val="0"/>
                  <w:marBottom w:val="0"/>
                  <w:divBdr>
                    <w:top w:val="none" w:sz="0" w:space="0" w:color="auto"/>
                    <w:left w:val="none" w:sz="0" w:space="0" w:color="auto"/>
                    <w:bottom w:val="none" w:sz="0" w:space="0" w:color="auto"/>
                    <w:right w:val="none" w:sz="0" w:space="0" w:color="auto"/>
                  </w:divBdr>
                </w:div>
                <w:div w:id="148055194">
                  <w:marLeft w:val="640"/>
                  <w:marRight w:val="0"/>
                  <w:marTop w:val="0"/>
                  <w:marBottom w:val="0"/>
                  <w:divBdr>
                    <w:top w:val="none" w:sz="0" w:space="0" w:color="auto"/>
                    <w:left w:val="none" w:sz="0" w:space="0" w:color="auto"/>
                    <w:bottom w:val="none" w:sz="0" w:space="0" w:color="auto"/>
                    <w:right w:val="none" w:sz="0" w:space="0" w:color="auto"/>
                  </w:divBdr>
                </w:div>
                <w:div w:id="802506020">
                  <w:marLeft w:val="640"/>
                  <w:marRight w:val="0"/>
                  <w:marTop w:val="0"/>
                  <w:marBottom w:val="0"/>
                  <w:divBdr>
                    <w:top w:val="none" w:sz="0" w:space="0" w:color="auto"/>
                    <w:left w:val="none" w:sz="0" w:space="0" w:color="auto"/>
                    <w:bottom w:val="none" w:sz="0" w:space="0" w:color="auto"/>
                    <w:right w:val="none" w:sz="0" w:space="0" w:color="auto"/>
                  </w:divBdr>
                </w:div>
                <w:div w:id="978805978">
                  <w:marLeft w:val="640"/>
                  <w:marRight w:val="0"/>
                  <w:marTop w:val="0"/>
                  <w:marBottom w:val="0"/>
                  <w:divBdr>
                    <w:top w:val="none" w:sz="0" w:space="0" w:color="auto"/>
                    <w:left w:val="none" w:sz="0" w:space="0" w:color="auto"/>
                    <w:bottom w:val="none" w:sz="0" w:space="0" w:color="auto"/>
                    <w:right w:val="none" w:sz="0" w:space="0" w:color="auto"/>
                  </w:divBdr>
                </w:div>
                <w:div w:id="997464611">
                  <w:marLeft w:val="640"/>
                  <w:marRight w:val="0"/>
                  <w:marTop w:val="0"/>
                  <w:marBottom w:val="0"/>
                  <w:divBdr>
                    <w:top w:val="none" w:sz="0" w:space="0" w:color="auto"/>
                    <w:left w:val="none" w:sz="0" w:space="0" w:color="auto"/>
                    <w:bottom w:val="none" w:sz="0" w:space="0" w:color="auto"/>
                    <w:right w:val="none" w:sz="0" w:space="0" w:color="auto"/>
                  </w:divBdr>
                </w:div>
                <w:div w:id="1532574372">
                  <w:marLeft w:val="640"/>
                  <w:marRight w:val="0"/>
                  <w:marTop w:val="0"/>
                  <w:marBottom w:val="0"/>
                  <w:divBdr>
                    <w:top w:val="none" w:sz="0" w:space="0" w:color="auto"/>
                    <w:left w:val="none" w:sz="0" w:space="0" w:color="auto"/>
                    <w:bottom w:val="none" w:sz="0" w:space="0" w:color="auto"/>
                    <w:right w:val="none" w:sz="0" w:space="0" w:color="auto"/>
                  </w:divBdr>
                </w:div>
                <w:div w:id="529952937">
                  <w:marLeft w:val="640"/>
                  <w:marRight w:val="0"/>
                  <w:marTop w:val="0"/>
                  <w:marBottom w:val="0"/>
                  <w:divBdr>
                    <w:top w:val="none" w:sz="0" w:space="0" w:color="auto"/>
                    <w:left w:val="none" w:sz="0" w:space="0" w:color="auto"/>
                    <w:bottom w:val="none" w:sz="0" w:space="0" w:color="auto"/>
                    <w:right w:val="none" w:sz="0" w:space="0" w:color="auto"/>
                  </w:divBdr>
                </w:div>
                <w:div w:id="1658418851">
                  <w:marLeft w:val="640"/>
                  <w:marRight w:val="0"/>
                  <w:marTop w:val="0"/>
                  <w:marBottom w:val="0"/>
                  <w:divBdr>
                    <w:top w:val="none" w:sz="0" w:space="0" w:color="auto"/>
                    <w:left w:val="none" w:sz="0" w:space="0" w:color="auto"/>
                    <w:bottom w:val="none" w:sz="0" w:space="0" w:color="auto"/>
                    <w:right w:val="none" w:sz="0" w:space="0" w:color="auto"/>
                  </w:divBdr>
                </w:div>
                <w:div w:id="1599752129">
                  <w:marLeft w:val="640"/>
                  <w:marRight w:val="0"/>
                  <w:marTop w:val="0"/>
                  <w:marBottom w:val="0"/>
                  <w:divBdr>
                    <w:top w:val="none" w:sz="0" w:space="0" w:color="auto"/>
                    <w:left w:val="none" w:sz="0" w:space="0" w:color="auto"/>
                    <w:bottom w:val="none" w:sz="0" w:space="0" w:color="auto"/>
                    <w:right w:val="none" w:sz="0" w:space="0" w:color="auto"/>
                  </w:divBdr>
                </w:div>
                <w:div w:id="271910571">
                  <w:marLeft w:val="640"/>
                  <w:marRight w:val="0"/>
                  <w:marTop w:val="0"/>
                  <w:marBottom w:val="0"/>
                  <w:divBdr>
                    <w:top w:val="none" w:sz="0" w:space="0" w:color="auto"/>
                    <w:left w:val="none" w:sz="0" w:space="0" w:color="auto"/>
                    <w:bottom w:val="none" w:sz="0" w:space="0" w:color="auto"/>
                    <w:right w:val="none" w:sz="0" w:space="0" w:color="auto"/>
                  </w:divBdr>
                </w:div>
                <w:div w:id="1359157362">
                  <w:marLeft w:val="640"/>
                  <w:marRight w:val="0"/>
                  <w:marTop w:val="0"/>
                  <w:marBottom w:val="0"/>
                  <w:divBdr>
                    <w:top w:val="none" w:sz="0" w:space="0" w:color="auto"/>
                    <w:left w:val="none" w:sz="0" w:space="0" w:color="auto"/>
                    <w:bottom w:val="none" w:sz="0" w:space="0" w:color="auto"/>
                    <w:right w:val="none" w:sz="0" w:space="0" w:color="auto"/>
                  </w:divBdr>
                </w:div>
                <w:div w:id="1784417413">
                  <w:marLeft w:val="640"/>
                  <w:marRight w:val="0"/>
                  <w:marTop w:val="0"/>
                  <w:marBottom w:val="0"/>
                  <w:divBdr>
                    <w:top w:val="none" w:sz="0" w:space="0" w:color="auto"/>
                    <w:left w:val="none" w:sz="0" w:space="0" w:color="auto"/>
                    <w:bottom w:val="none" w:sz="0" w:space="0" w:color="auto"/>
                    <w:right w:val="none" w:sz="0" w:space="0" w:color="auto"/>
                  </w:divBdr>
                </w:div>
                <w:div w:id="788279938">
                  <w:marLeft w:val="640"/>
                  <w:marRight w:val="0"/>
                  <w:marTop w:val="0"/>
                  <w:marBottom w:val="0"/>
                  <w:divBdr>
                    <w:top w:val="none" w:sz="0" w:space="0" w:color="auto"/>
                    <w:left w:val="none" w:sz="0" w:space="0" w:color="auto"/>
                    <w:bottom w:val="none" w:sz="0" w:space="0" w:color="auto"/>
                    <w:right w:val="none" w:sz="0" w:space="0" w:color="auto"/>
                  </w:divBdr>
                </w:div>
                <w:div w:id="700934167">
                  <w:marLeft w:val="640"/>
                  <w:marRight w:val="0"/>
                  <w:marTop w:val="0"/>
                  <w:marBottom w:val="0"/>
                  <w:divBdr>
                    <w:top w:val="none" w:sz="0" w:space="0" w:color="auto"/>
                    <w:left w:val="none" w:sz="0" w:space="0" w:color="auto"/>
                    <w:bottom w:val="none" w:sz="0" w:space="0" w:color="auto"/>
                    <w:right w:val="none" w:sz="0" w:space="0" w:color="auto"/>
                  </w:divBdr>
                </w:div>
                <w:div w:id="1173758517">
                  <w:marLeft w:val="640"/>
                  <w:marRight w:val="0"/>
                  <w:marTop w:val="0"/>
                  <w:marBottom w:val="0"/>
                  <w:divBdr>
                    <w:top w:val="none" w:sz="0" w:space="0" w:color="auto"/>
                    <w:left w:val="none" w:sz="0" w:space="0" w:color="auto"/>
                    <w:bottom w:val="none" w:sz="0" w:space="0" w:color="auto"/>
                    <w:right w:val="none" w:sz="0" w:space="0" w:color="auto"/>
                  </w:divBdr>
                </w:div>
                <w:div w:id="1839226870">
                  <w:marLeft w:val="640"/>
                  <w:marRight w:val="0"/>
                  <w:marTop w:val="0"/>
                  <w:marBottom w:val="0"/>
                  <w:divBdr>
                    <w:top w:val="none" w:sz="0" w:space="0" w:color="auto"/>
                    <w:left w:val="none" w:sz="0" w:space="0" w:color="auto"/>
                    <w:bottom w:val="none" w:sz="0" w:space="0" w:color="auto"/>
                    <w:right w:val="none" w:sz="0" w:space="0" w:color="auto"/>
                  </w:divBdr>
                </w:div>
                <w:div w:id="705495255">
                  <w:marLeft w:val="640"/>
                  <w:marRight w:val="0"/>
                  <w:marTop w:val="0"/>
                  <w:marBottom w:val="0"/>
                  <w:divBdr>
                    <w:top w:val="none" w:sz="0" w:space="0" w:color="auto"/>
                    <w:left w:val="none" w:sz="0" w:space="0" w:color="auto"/>
                    <w:bottom w:val="none" w:sz="0" w:space="0" w:color="auto"/>
                    <w:right w:val="none" w:sz="0" w:space="0" w:color="auto"/>
                  </w:divBdr>
                </w:div>
                <w:div w:id="1955482614">
                  <w:marLeft w:val="640"/>
                  <w:marRight w:val="0"/>
                  <w:marTop w:val="0"/>
                  <w:marBottom w:val="0"/>
                  <w:divBdr>
                    <w:top w:val="none" w:sz="0" w:space="0" w:color="auto"/>
                    <w:left w:val="none" w:sz="0" w:space="0" w:color="auto"/>
                    <w:bottom w:val="none" w:sz="0" w:space="0" w:color="auto"/>
                    <w:right w:val="none" w:sz="0" w:space="0" w:color="auto"/>
                  </w:divBdr>
                </w:div>
                <w:div w:id="2112310930">
                  <w:marLeft w:val="640"/>
                  <w:marRight w:val="0"/>
                  <w:marTop w:val="0"/>
                  <w:marBottom w:val="0"/>
                  <w:divBdr>
                    <w:top w:val="none" w:sz="0" w:space="0" w:color="auto"/>
                    <w:left w:val="none" w:sz="0" w:space="0" w:color="auto"/>
                    <w:bottom w:val="none" w:sz="0" w:space="0" w:color="auto"/>
                    <w:right w:val="none" w:sz="0" w:space="0" w:color="auto"/>
                  </w:divBdr>
                </w:div>
                <w:div w:id="899561044">
                  <w:marLeft w:val="640"/>
                  <w:marRight w:val="0"/>
                  <w:marTop w:val="0"/>
                  <w:marBottom w:val="0"/>
                  <w:divBdr>
                    <w:top w:val="none" w:sz="0" w:space="0" w:color="auto"/>
                    <w:left w:val="none" w:sz="0" w:space="0" w:color="auto"/>
                    <w:bottom w:val="none" w:sz="0" w:space="0" w:color="auto"/>
                    <w:right w:val="none" w:sz="0" w:space="0" w:color="auto"/>
                  </w:divBdr>
                </w:div>
                <w:div w:id="1660033068">
                  <w:marLeft w:val="640"/>
                  <w:marRight w:val="0"/>
                  <w:marTop w:val="0"/>
                  <w:marBottom w:val="0"/>
                  <w:divBdr>
                    <w:top w:val="none" w:sz="0" w:space="0" w:color="auto"/>
                    <w:left w:val="none" w:sz="0" w:space="0" w:color="auto"/>
                    <w:bottom w:val="none" w:sz="0" w:space="0" w:color="auto"/>
                    <w:right w:val="none" w:sz="0" w:space="0" w:color="auto"/>
                  </w:divBdr>
                </w:div>
                <w:div w:id="1485317194">
                  <w:marLeft w:val="640"/>
                  <w:marRight w:val="0"/>
                  <w:marTop w:val="0"/>
                  <w:marBottom w:val="0"/>
                  <w:divBdr>
                    <w:top w:val="none" w:sz="0" w:space="0" w:color="auto"/>
                    <w:left w:val="none" w:sz="0" w:space="0" w:color="auto"/>
                    <w:bottom w:val="none" w:sz="0" w:space="0" w:color="auto"/>
                    <w:right w:val="none" w:sz="0" w:space="0" w:color="auto"/>
                  </w:divBdr>
                </w:div>
                <w:div w:id="1510170878">
                  <w:marLeft w:val="640"/>
                  <w:marRight w:val="0"/>
                  <w:marTop w:val="0"/>
                  <w:marBottom w:val="0"/>
                  <w:divBdr>
                    <w:top w:val="none" w:sz="0" w:space="0" w:color="auto"/>
                    <w:left w:val="none" w:sz="0" w:space="0" w:color="auto"/>
                    <w:bottom w:val="none" w:sz="0" w:space="0" w:color="auto"/>
                    <w:right w:val="none" w:sz="0" w:space="0" w:color="auto"/>
                  </w:divBdr>
                </w:div>
                <w:div w:id="1607695754">
                  <w:marLeft w:val="640"/>
                  <w:marRight w:val="0"/>
                  <w:marTop w:val="0"/>
                  <w:marBottom w:val="0"/>
                  <w:divBdr>
                    <w:top w:val="none" w:sz="0" w:space="0" w:color="auto"/>
                    <w:left w:val="none" w:sz="0" w:space="0" w:color="auto"/>
                    <w:bottom w:val="none" w:sz="0" w:space="0" w:color="auto"/>
                    <w:right w:val="none" w:sz="0" w:space="0" w:color="auto"/>
                  </w:divBdr>
                </w:div>
                <w:div w:id="821506120">
                  <w:marLeft w:val="640"/>
                  <w:marRight w:val="0"/>
                  <w:marTop w:val="0"/>
                  <w:marBottom w:val="0"/>
                  <w:divBdr>
                    <w:top w:val="none" w:sz="0" w:space="0" w:color="auto"/>
                    <w:left w:val="none" w:sz="0" w:space="0" w:color="auto"/>
                    <w:bottom w:val="none" w:sz="0" w:space="0" w:color="auto"/>
                    <w:right w:val="none" w:sz="0" w:space="0" w:color="auto"/>
                  </w:divBdr>
                </w:div>
                <w:div w:id="1183280681">
                  <w:marLeft w:val="640"/>
                  <w:marRight w:val="0"/>
                  <w:marTop w:val="0"/>
                  <w:marBottom w:val="0"/>
                  <w:divBdr>
                    <w:top w:val="none" w:sz="0" w:space="0" w:color="auto"/>
                    <w:left w:val="none" w:sz="0" w:space="0" w:color="auto"/>
                    <w:bottom w:val="none" w:sz="0" w:space="0" w:color="auto"/>
                    <w:right w:val="none" w:sz="0" w:space="0" w:color="auto"/>
                  </w:divBdr>
                </w:div>
                <w:div w:id="434786688">
                  <w:marLeft w:val="640"/>
                  <w:marRight w:val="0"/>
                  <w:marTop w:val="0"/>
                  <w:marBottom w:val="0"/>
                  <w:divBdr>
                    <w:top w:val="none" w:sz="0" w:space="0" w:color="auto"/>
                    <w:left w:val="none" w:sz="0" w:space="0" w:color="auto"/>
                    <w:bottom w:val="none" w:sz="0" w:space="0" w:color="auto"/>
                    <w:right w:val="none" w:sz="0" w:space="0" w:color="auto"/>
                  </w:divBdr>
                </w:div>
                <w:div w:id="605578013">
                  <w:marLeft w:val="640"/>
                  <w:marRight w:val="0"/>
                  <w:marTop w:val="0"/>
                  <w:marBottom w:val="0"/>
                  <w:divBdr>
                    <w:top w:val="none" w:sz="0" w:space="0" w:color="auto"/>
                    <w:left w:val="none" w:sz="0" w:space="0" w:color="auto"/>
                    <w:bottom w:val="none" w:sz="0" w:space="0" w:color="auto"/>
                    <w:right w:val="none" w:sz="0" w:space="0" w:color="auto"/>
                  </w:divBdr>
                </w:div>
                <w:div w:id="142284028">
                  <w:marLeft w:val="640"/>
                  <w:marRight w:val="0"/>
                  <w:marTop w:val="0"/>
                  <w:marBottom w:val="0"/>
                  <w:divBdr>
                    <w:top w:val="none" w:sz="0" w:space="0" w:color="auto"/>
                    <w:left w:val="none" w:sz="0" w:space="0" w:color="auto"/>
                    <w:bottom w:val="none" w:sz="0" w:space="0" w:color="auto"/>
                    <w:right w:val="none" w:sz="0" w:space="0" w:color="auto"/>
                  </w:divBdr>
                </w:div>
              </w:divsChild>
            </w:div>
            <w:div w:id="18818399">
              <w:marLeft w:val="0"/>
              <w:marRight w:val="0"/>
              <w:marTop w:val="0"/>
              <w:marBottom w:val="0"/>
              <w:divBdr>
                <w:top w:val="none" w:sz="0" w:space="0" w:color="auto"/>
                <w:left w:val="none" w:sz="0" w:space="0" w:color="auto"/>
                <w:bottom w:val="none" w:sz="0" w:space="0" w:color="auto"/>
                <w:right w:val="none" w:sz="0" w:space="0" w:color="auto"/>
              </w:divBdr>
              <w:divsChild>
                <w:div w:id="1354843557">
                  <w:marLeft w:val="640"/>
                  <w:marRight w:val="0"/>
                  <w:marTop w:val="0"/>
                  <w:marBottom w:val="0"/>
                  <w:divBdr>
                    <w:top w:val="none" w:sz="0" w:space="0" w:color="auto"/>
                    <w:left w:val="none" w:sz="0" w:space="0" w:color="auto"/>
                    <w:bottom w:val="none" w:sz="0" w:space="0" w:color="auto"/>
                    <w:right w:val="none" w:sz="0" w:space="0" w:color="auto"/>
                  </w:divBdr>
                </w:div>
                <w:div w:id="174349553">
                  <w:marLeft w:val="640"/>
                  <w:marRight w:val="0"/>
                  <w:marTop w:val="0"/>
                  <w:marBottom w:val="0"/>
                  <w:divBdr>
                    <w:top w:val="none" w:sz="0" w:space="0" w:color="auto"/>
                    <w:left w:val="none" w:sz="0" w:space="0" w:color="auto"/>
                    <w:bottom w:val="none" w:sz="0" w:space="0" w:color="auto"/>
                    <w:right w:val="none" w:sz="0" w:space="0" w:color="auto"/>
                  </w:divBdr>
                </w:div>
                <w:div w:id="312566193">
                  <w:marLeft w:val="640"/>
                  <w:marRight w:val="0"/>
                  <w:marTop w:val="0"/>
                  <w:marBottom w:val="0"/>
                  <w:divBdr>
                    <w:top w:val="none" w:sz="0" w:space="0" w:color="auto"/>
                    <w:left w:val="none" w:sz="0" w:space="0" w:color="auto"/>
                    <w:bottom w:val="none" w:sz="0" w:space="0" w:color="auto"/>
                    <w:right w:val="none" w:sz="0" w:space="0" w:color="auto"/>
                  </w:divBdr>
                </w:div>
                <w:div w:id="1202865838">
                  <w:marLeft w:val="640"/>
                  <w:marRight w:val="0"/>
                  <w:marTop w:val="0"/>
                  <w:marBottom w:val="0"/>
                  <w:divBdr>
                    <w:top w:val="none" w:sz="0" w:space="0" w:color="auto"/>
                    <w:left w:val="none" w:sz="0" w:space="0" w:color="auto"/>
                    <w:bottom w:val="none" w:sz="0" w:space="0" w:color="auto"/>
                    <w:right w:val="none" w:sz="0" w:space="0" w:color="auto"/>
                  </w:divBdr>
                </w:div>
                <w:div w:id="92171767">
                  <w:marLeft w:val="640"/>
                  <w:marRight w:val="0"/>
                  <w:marTop w:val="0"/>
                  <w:marBottom w:val="0"/>
                  <w:divBdr>
                    <w:top w:val="none" w:sz="0" w:space="0" w:color="auto"/>
                    <w:left w:val="none" w:sz="0" w:space="0" w:color="auto"/>
                    <w:bottom w:val="none" w:sz="0" w:space="0" w:color="auto"/>
                    <w:right w:val="none" w:sz="0" w:space="0" w:color="auto"/>
                  </w:divBdr>
                </w:div>
                <w:div w:id="168957940">
                  <w:marLeft w:val="640"/>
                  <w:marRight w:val="0"/>
                  <w:marTop w:val="0"/>
                  <w:marBottom w:val="0"/>
                  <w:divBdr>
                    <w:top w:val="none" w:sz="0" w:space="0" w:color="auto"/>
                    <w:left w:val="none" w:sz="0" w:space="0" w:color="auto"/>
                    <w:bottom w:val="none" w:sz="0" w:space="0" w:color="auto"/>
                    <w:right w:val="none" w:sz="0" w:space="0" w:color="auto"/>
                  </w:divBdr>
                </w:div>
                <w:div w:id="1138957858">
                  <w:marLeft w:val="640"/>
                  <w:marRight w:val="0"/>
                  <w:marTop w:val="0"/>
                  <w:marBottom w:val="0"/>
                  <w:divBdr>
                    <w:top w:val="none" w:sz="0" w:space="0" w:color="auto"/>
                    <w:left w:val="none" w:sz="0" w:space="0" w:color="auto"/>
                    <w:bottom w:val="none" w:sz="0" w:space="0" w:color="auto"/>
                    <w:right w:val="none" w:sz="0" w:space="0" w:color="auto"/>
                  </w:divBdr>
                </w:div>
                <w:div w:id="1936281860">
                  <w:marLeft w:val="640"/>
                  <w:marRight w:val="0"/>
                  <w:marTop w:val="0"/>
                  <w:marBottom w:val="0"/>
                  <w:divBdr>
                    <w:top w:val="none" w:sz="0" w:space="0" w:color="auto"/>
                    <w:left w:val="none" w:sz="0" w:space="0" w:color="auto"/>
                    <w:bottom w:val="none" w:sz="0" w:space="0" w:color="auto"/>
                    <w:right w:val="none" w:sz="0" w:space="0" w:color="auto"/>
                  </w:divBdr>
                </w:div>
                <w:div w:id="324287125">
                  <w:marLeft w:val="640"/>
                  <w:marRight w:val="0"/>
                  <w:marTop w:val="0"/>
                  <w:marBottom w:val="0"/>
                  <w:divBdr>
                    <w:top w:val="none" w:sz="0" w:space="0" w:color="auto"/>
                    <w:left w:val="none" w:sz="0" w:space="0" w:color="auto"/>
                    <w:bottom w:val="none" w:sz="0" w:space="0" w:color="auto"/>
                    <w:right w:val="none" w:sz="0" w:space="0" w:color="auto"/>
                  </w:divBdr>
                </w:div>
                <w:div w:id="2060392764">
                  <w:marLeft w:val="640"/>
                  <w:marRight w:val="0"/>
                  <w:marTop w:val="0"/>
                  <w:marBottom w:val="0"/>
                  <w:divBdr>
                    <w:top w:val="none" w:sz="0" w:space="0" w:color="auto"/>
                    <w:left w:val="none" w:sz="0" w:space="0" w:color="auto"/>
                    <w:bottom w:val="none" w:sz="0" w:space="0" w:color="auto"/>
                    <w:right w:val="none" w:sz="0" w:space="0" w:color="auto"/>
                  </w:divBdr>
                </w:div>
                <w:div w:id="816840713">
                  <w:marLeft w:val="640"/>
                  <w:marRight w:val="0"/>
                  <w:marTop w:val="0"/>
                  <w:marBottom w:val="0"/>
                  <w:divBdr>
                    <w:top w:val="none" w:sz="0" w:space="0" w:color="auto"/>
                    <w:left w:val="none" w:sz="0" w:space="0" w:color="auto"/>
                    <w:bottom w:val="none" w:sz="0" w:space="0" w:color="auto"/>
                    <w:right w:val="none" w:sz="0" w:space="0" w:color="auto"/>
                  </w:divBdr>
                </w:div>
                <w:div w:id="1232351714">
                  <w:marLeft w:val="640"/>
                  <w:marRight w:val="0"/>
                  <w:marTop w:val="0"/>
                  <w:marBottom w:val="0"/>
                  <w:divBdr>
                    <w:top w:val="none" w:sz="0" w:space="0" w:color="auto"/>
                    <w:left w:val="none" w:sz="0" w:space="0" w:color="auto"/>
                    <w:bottom w:val="none" w:sz="0" w:space="0" w:color="auto"/>
                    <w:right w:val="none" w:sz="0" w:space="0" w:color="auto"/>
                  </w:divBdr>
                </w:div>
                <w:div w:id="1425761587">
                  <w:marLeft w:val="640"/>
                  <w:marRight w:val="0"/>
                  <w:marTop w:val="0"/>
                  <w:marBottom w:val="0"/>
                  <w:divBdr>
                    <w:top w:val="none" w:sz="0" w:space="0" w:color="auto"/>
                    <w:left w:val="none" w:sz="0" w:space="0" w:color="auto"/>
                    <w:bottom w:val="none" w:sz="0" w:space="0" w:color="auto"/>
                    <w:right w:val="none" w:sz="0" w:space="0" w:color="auto"/>
                  </w:divBdr>
                </w:div>
                <w:div w:id="1088623433">
                  <w:marLeft w:val="640"/>
                  <w:marRight w:val="0"/>
                  <w:marTop w:val="0"/>
                  <w:marBottom w:val="0"/>
                  <w:divBdr>
                    <w:top w:val="none" w:sz="0" w:space="0" w:color="auto"/>
                    <w:left w:val="none" w:sz="0" w:space="0" w:color="auto"/>
                    <w:bottom w:val="none" w:sz="0" w:space="0" w:color="auto"/>
                    <w:right w:val="none" w:sz="0" w:space="0" w:color="auto"/>
                  </w:divBdr>
                </w:div>
                <w:div w:id="1987927485">
                  <w:marLeft w:val="640"/>
                  <w:marRight w:val="0"/>
                  <w:marTop w:val="0"/>
                  <w:marBottom w:val="0"/>
                  <w:divBdr>
                    <w:top w:val="none" w:sz="0" w:space="0" w:color="auto"/>
                    <w:left w:val="none" w:sz="0" w:space="0" w:color="auto"/>
                    <w:bottom w:val="none" w:sz="0" w:space="0" w:color="auto"/>
                    <w:right w:val="none" w:sz="0" w:space="0" w:color="auto"/>
                  </w:divBdr>
                </w:div>
                <w:div w:id="1121263944">
                  <w:marLeft w:val="640"/>
                  <w:marRight w:val="0"/>
                  <w:marTop w:val="0"/>
                  <w:marBottom w:val="0"/>
                  <w:divBdr>
                    <w:top w:val="none" w:sz="0" w:space="0" w:color="auto"/>
                    <w:left w:val="none" w:sz="0" w:space="0" w:color="auto"/>
                    <w:bottom w:val="none" w:sz="0" w:space="0" w:color="auto"/>
                    <w:right w:val="none" w:sz="0" w:space="0" w:color="auto"/>
                  </w:divBdr>
                </w:div>
                <w:div w:id="692615427">
                  <w:marLeft w:val="640"/>
                  <w:marRight w:val="0"/>
                  <w:marTop w:val="0"/>
                  <w:marBottom w:val="0"/>
                  <w:divBdr>
                    <w:top w:val="none" w:sz="0" w:space="0" w:color="auto"/>
                    <w:left w:val="none" w:sz="0" w:space="0" w:color="auto"/>
                    <w:bottom w:val="none" w:sz="0" w:space="0" w:color="auto"/>
                    <w:right w:val="none" w:sz="0" w:space="0" w:color="auto"/>
                  </w:divBdr>
                </w:div>
                <w:div w:id="1465586076">
                  <w:marLeft w:val="640"/>
                  <w:marRight w:val="0"/>
                  <w:marTop w:val="0"/>
                  <w:marBottom w:val="0"/>
                  <w:divBdr>
                    <w:top w:val="none" w:sz="0" w:space="0" w:color="auto"/>
                    <w:left w:val="none" w:sz="0" w:space="0" w:color="auto"/>
                    <w:bottom w:val="none" w:sz="0" w:space="0" w:color="auto"/>
                    <w:right w:val="none" w:sz="0" w:space="0" w:color="auto"/>
                  </w:divBdr>
                </w:div>
                <w:div w:id="1463772006">
                  <w:marLeft w:val="640"/>
                  <w:marRight w:val="0"/>
                  <w:marTop w:val="0"/>
                  <w:marBottom w:val="0"/>
                  <w:divBdr>
                    <w:top w:val="none" w:sz="0" w:space="0" w:color="auto"/>
                    <w:left w:val="none" w:sz="0" w:space="0" w:color="auto"/>
                    <w:bottom w:val="none" w:sz="0" w:space="0" w:color="auto"/>
                    <w:right w:val="none" w:sz="0" w:space="0" w:color="auto"/>
                  </w:divBdr>
                </w:div>
                <w:div w:id="1172841902">
                  <w:marLeft w:val="640"/>
                  <w:marRight w:val="0"/>
                  <w:marTop w:val="0"/>
                  <w:marBottom w:val="0"/>
                  <w:divBdr>
                    <w:top w:val="none" w:sz="0" w:space="0" w:color="auto"/>
                    <w:left w:val="none" w:sz="0" w:space="0" w:color="auto"/>
                    <w:bottom w:val="none" w:sz="0" w:space="0" w:color="auto"/>
                    <w:right w:val="none" w:sz="0" w:space="0" w:color="auto"/>
                  </w:divBdr>
                </w:div>
                <w:div w:id="824055899">
                  <w:marLeft w:val="640"/>
                  <w:marRight w:val="0"/>
                  <w:marTop w:val="0"/>
                  <w:marBottom w:val="0"/>
                  <w:divBdr>
                    <w:top w:val="none" w:sz="0" w:space="0" w:color="auto"/>
                    <w:left w:val="none" w:sz="0" w:space="0" w:color="auto"/>
                    <w:bottom w:val="none" w:sz="0" w:space="0" w:color="auto"/>
                    <w:right w:val="none" w:sz="0" w:space="0" w:color="auto"/>
                  </w:divBdr>
                </w:div>
                <w:div w:id="1715740160">
                  <w:marLeft w:val="640"/>
                  <w:marRight w:val="0"/>
                  <w:marTop w:val="0"/>
                  <w:marBottom w:val="0"/>
                  <w:divBdr>
                    <w:top w:val="none" w:sz="0" w:space="0" w:color="auto"/>
                    <w:left w:val="none" w:sz="0" w:space="0" w:color="auto"/>
                    <w:bottom w:val="none" w:sz="0" w:space="0" w:color="auto"/>
                    <w:right w:val="none" w:sz="0" w:space="0" w:color="auto"/>
                  </w:divBdr>
                </w:div>
                <w:div w:id="975719345">
                  <w:marLeft w:val="640"/>
                  <w:marRight w:val="0"/>
                  <w:marTop w:val="0"/>
                  <w:marBottom w:val="0"/>
                  <w:divBdr>
                    <w:top w:val="none" w:sz="0" w:space="0" w:color="auto"/>
                    <w:left w:val="none" w:sz="0" w:space="0" w:color="auto"/>
                    <w:bottom w:val="none" w:sz="0" w:space="0" w:color="auto"/>
                    <w:right w:val="none" w:sz="0" w:space="0" w:color="auto"/>
                  </w:divBdr>
                </w:div>
                <w:div w:id="1698772867">
                  <w:marLeft w:val="640"/>
                  <w:marRight w:val="0"/>
                  <w:marTop w:val="0"/>
                  <w:marBottom w:val="0"/>
                  <w:divBdr>
                    <w:top w:val="none" w:sz="0" w:space="0" w:color="auto"/>
                    <w:left w:val="none" w:sz="0" w:space="0" w:color="auto"/>
                    <w:bottom w:val="none" w:sz="0" w:space="0" w:color="auto"/>
                    <w:right w:val="none" w:sz="0" w:space="0" w:color="auto"/>
                  </w:divBdr>
                </w:div>
                <w:div w:id="677118756">
                  <w:marLeft w:val="640"/>
                  <w:marRight w:val="0"/>
                  <w:marTop w:val="0"/>
                  <w:marBottom w:val="0"/>
                  <w:divBdr>
                    <w:top w:val="none" w:sz="0" w:space="0" w:color="auto"/>
                    <w:left w:val="none" w:sz="0" w:space="0" w:color="auto"/>
                    <w:bottom w:val="none" w:sz="0" w:space="0" w:color="auto"/>
                    <w:right w:val="none" w:sz="0" w:space="0" w:color="auto"/>
                  </w:divBdr>
                </w:div>
                <w:div w:id="269095599">
                  <w:marLeft w:val="640"/>
                  <w:marRight w:val="0"/>
                  <w:marTop w:val="0"/>
                  <w:marBottom w:val="0"/>
                  <w:divBdr>
                    <w:top w:val="none" w:sz="0" w:space="0" w:color="auto"/>
                    <w:left w:val="none" w:sz="0" w:space="0" w:color="auto"/>
                    <w:bottom w:val="none" w:sz="0" w:space="0" w:color="auto"/>
                    <w:right w:val="none" w:sz="0" w:space="0" w:color="auto"/>
                  </w:divBdr>
                </w:div>
                <w:div w:id="65300022">
                  <w:marLeft w:val="640"/>
                  <w:marRight w:val="0"/>
                  <w:marTop w:val="0"/>
                  <w:marBottom w:val="0"/>
                  <w:divBdr>
                    <w:top w:val="none" w:sz="0" w:space="0" w:color="auto"/>
                    <w:left w:val="none" w:sz="0" w:space="0" w:color="auto"/>
                    <w:bottom w:val="none" w:sz="0" w:space="0" w:color="auto"/>
                    <w:right w:val="none" w:sz="0" w:space="0" w:color="auto"/>
                  </w:divBdr>
                </w:div>
                <w:div w:id="894240176">
                  <w:marLeft w:val="640"/>
                  <w:marRight w:val="0"/>
                  <w:marTop w:val="0"/>
                  <w:marBottom w:val="0"/>
                  <w:divBdr>
                    <w:top w:val="none" w:sz="0" w:space="0" w:color="auto"/>
                    <w:left w:val="none" w:sz="0" w:space="0" w:color="auto"/>
                    <w:bottom w:val="none" w:sz="0" w:space="0" w:color="auto"/>
                    <w:right w:val="none" w:sz="0" w:space="0" w:color="auto"/>
                  </w:divBdr>
                </w:div>
                <w:div w:id="1704013131">
                  <w:marLeft w:val="640"/>
                  <w:marRight w:val="0"/>
                  <w:marTop w:val="0"/>
                  <w:marBottom w:val="0"/>
                  <w:divBdr>
                    <w:top w:val="none" w:sz="0" w:space="0" w:color="auto"/>
                    <w:left w:val="none" w:sz="0" w:space="0" w:color="auto"/>
                    <w:bottom w:val="none" w:sz="0" w:space="0" w:color="auto"/>
                    <w:right w:val="none" w:sz="0" w:space="0" w:color="auto"/>
                  </w:divBdr>
                </w:div>
                <w:div w:id="503086263">
                  <w:marLeft w:val="640"/>
                  <w:marRight w:val="0"/>
                  <w:marTop w:val="0"/>
                  <w:marBottom w:val="0"/>
                  <w:divBdr>
                    <w:top w:val="none" w:sz="0" w:space="0" w:color="auto"/>
                    <w:left w:val="none" w:sz="0" w:space="0" w:color="auto"/>
                    <w:bottom w:val="none" w:sz="0" w:space="0" w:color="auto"/>
                    <w:right w:val="none" w:sz="0" w:space="0" w:color="auto"/>
                  </w:divBdr>
                </w:div>
                <w:div w:id="1234198649">
                  <w:marLeft w:val="640"/>
                  <w:marRight w:val="0"/>
                  <w:marTop w:val="0"/>
                  <w:marBottom w:val="0"/>
                  <w:divBdr>
                    <w:top w:val="none" w:sz="0" w:space="0" w:color="auto"/>
                    <w:left w:val="none" w:sz="0" w:space="0" w:color="auto"/>
                    <w:bottom w:val="none" w:sz="0" w:space="0" w:color="auto"/>
                    <w:right w:val="none" w:sz="0" w:space="0" w:color="auto"/>
                  </w:divBdr>
                </w:div>
                <w:div w:id="521014944">
                  <w:marLeft w:val="640"/>
                  <w:marRight w:val="0"/>
                  <w:marTop w:val="0"/>
                  <w:marBottom w:val="0"/>
                  <w:divBdr>
                    <w:top w:val="none" w:sz="0" w:space="0" w:color="auto"/>
                    <w:left w:val="none" w:sz="0" w:space="0" w:color="auto"/>
                    <w:bottom w:val="none" w:sz="0" w:space="0" w:color="auto"/>
                    <w:right w:val="none" w:sz="0" w:space="0" w:color="auto"/>
                  </w:divBdr>
                </w:div>
                <w:div w:id="286475248">
                  <w:marLeft w:val="640"/>
                  <w:marRight w:val="0"/>
                  <w:marTop w:val="0"/>
                  <w:marBottom w:val="0"/>
                  <w:divBdr>
                    <w:top w:val="none" w:sz="0" w:space="0" w:color="auto"/>
                    <w:left w:val="none" w:sz="0" w:space="0" w:color="auto"/>
                    <w:bottom w:val="none" w:sz="0" w:space="0" w:color="auto"/>
                    <w:right w:val="none" w:sz="0" w:space="0" w:color="auto"/>
                  </w:divBdr>
                </w:div>
                <w:div w:id="1591967295">
                  <w:marLeft w:val="640"/>
                  <w:marRight w:val="0"/>
                  <w:marTop w:val="0"/>
                  <w:marBottom w:val="0"/>
                  <w:divBdr>
                    <w:top w:val="none" w:sz="0" w:space="0" w:color="auto"/>
                    <w:left w:val="none" w:sz="0" w:space="0" w:color="auto"/>
                    <w:bottom w:val="none" w:sz="0" w:space="0" w:color="auto"/>
                    <w:right w:val="none" w:sz="0" w:space="0" w:color="auto"/>
                  </w:divBdr>
                </w:div>
                <w:div w:id="2005081225">
                  <w:marLeft w:val="640"/>
                  <w:marRight w:val="0"/>
                  <w:marTop w:val="0"/>
                  <w:marBottom w:val="0"/>
                  <w:divBdr>
                    <w:top w:val="none" w:sz="0" w:space="0" w:color="auto"/>
                    <w:left w:val="none" w:sz="0" w:space="0" w:color="auto"/>
                    <w:bottom w:val="none" w:sz="0" w:space="0" w:color="auto"/>
                    <w:right w:val="none" w:sz="0" w:space="0" w:color="auto"/>
                  </w:divBdr>
                </w:div>
                <w:div w:id="1378748213">
                  <w:marLeft w:val="640"/>
                  <w:marRight w:val="0"/>
                  <w:marTop w:val="0"/>
                  <w:marBottom w:val="0"/>
                  <w:divBdr>
                    <w:top w:val="none" w:sz="0" w:space="0" w:color="auto"/>
                    <w:left w:val="none" w:sz="0" w:space="0" w:color="auto"/>
                    <w:bottom w:val="none" w:sz="0" w:space="0" w:color="auto"/>
                    <w:right w:val="none" w:sz="0" w:space="0" w:color="auto"/>
                  </w:divBdr>
                </w:div>
                <w:div w:id="1743289072">
                  <w:marLeft w:val="640"/>
                  <w:marRight w:val="0"/>
                  <w:marTop w:val="0"/>
                  <w:marBottom w:val="0"/>
                  <w:divBdr>
                    <w:top w:val="none" w:sz="0" w:space="0" w:color="auto"/>
                    <w:left w:val="none" w:sz="0" w:space="0" w:color="auto"/>
                    <w:bottom w:val="none" w:sz="0" w:space="0" w:color="auto"/>
                    <w:right w:val="none" w:sz="0" w:space="0" w:color="auto"/>
                  </w:divBdr>
                </w:div>
                <w:div w:id="1198660042">
                  <w:marLeft w:val="640"/>
                  <w:marRight w:val="0"/>
                  <w:marTop w:val="0"/>
                  <w:marBottom w:val="0"/>
                  <w:divBdr>
                    <w:top w:val="none" w:sz="0" w:space="0" w:color="auto"/>
                    <w:left w:val="none" w:sz="0" w:space="0" w:color="auto"/>
                    <w:bottom w:val="none" w:sz="0" w:space="0" w:color="auto"/>
                    <w:right w:val="none" w:sz="0" w:space="0" w:color="auto"/>
                  </w:divBdr>
                </w:div>
                <w:div w:id="158690475">
                  <w:marLeft w:val="640"/>
                  <w:marRight w:val="0"/>
                  <w:marTop w:val="0"/>
                  <w:marBottom w:val="0"/>
                  <w:divBdr>
                    <w:top w:val="none" w:sz="0" w:space="0" w:color="auto"/>
                    <w:left w:val="none" w:sz="0" w:space="0" w:color="auto"/>
                    <w:bottom w:val="none" w:sz="0" w:space="0" w:color="auto"/>
                    <w:right w:val="none" w:sz="0" w:space="0" w:color="auto"/>
                  </w:divBdr>
                </w:div>
                <w:div w:id="1013606349">
                  <w:marLeft w:val="640"/>
                  <w:marRight w:val="0"/>
                  <w:marTop w:val="0"/>
                  <w:marBottom w:val="0"/>
                  <w:divBdr>
                    <w:top w:val="none" w:sz="0" w:space="0" w:color="auto"/>
                    <w:left w:val="none" w:sz="0" w:space="0" w:color="auto"/>
                    <w:bottom w:val="none" w:sz="0" w:space="0" w:color="auto"/>
                    <w:right w:val="none" w:sz="0" w:space="0" w:color="auto"/>
                  </w:divBdr>
                </w:div>
                <w:div w:id="1872570159">
                  <w:marLeft w:val="640"/>
                  <w:marRight w:val="0"/>
                  <w:marTop w:val="0"/>
                  <w:marBottom w:val="0"/>
                  <w:divBdr>
                    <w:top w:val="none" w:sz="0" w:space="0" w:color="auto"/>
                    <w:left w:val="none" w:sz="0" w:space="0" w:color="auto"/>
                    <w:bottom w:val="none" w:sz="0" w:space="0" w:color="auto"/>
                    <w:right w:val="none" w:sz="0" w:space="0" w:color="auto"/>
                  </w:divBdr>
                </w:div>
                <w:div w:id="246888022">
                  <w:marLeft w:val="640"/>
                  <w:marRight w:val="0"/>
                  <w:marTop w:val="0"/>
                  <w:marBottom w:val="0"/>
                  <w:divBdr>
                    <w:top w:val="none" w:sz="0" w:space="0" w:color="auto"/>
                    <w:left w:val="none" w:sz="0" w:space="0" w:color="auto"/>
                    <w:bottom w:val="none" w:sz="0" w:space="0" w:color="auto"/>
                    <w:right w:val="none" w:sz="0" w:space="0" w:color="auto"/>
                  </w:divBdr>
                </w:div>
                <w:div w:id="316038569">
                  <w:marLeft w:val="640"/>
                  <w:marRight w:val="0"/>
                  <w:marTop w:val="0"/>
                  <w:marBottom w:val="0"/>
                  <w:divBdr>
                    <w:top w:val="none" w:sz="0" w:space="0" w:color="auto"/>
                    <w:left w:val="none" w:sz="0" w:space="0" w:color="auto"/>
                    <w:bottom w:val="none" w:sz="0" w:space="0" w:color="auto"/>
                    <w:right w:val="none" w:sz="0" w:space="0" w:color="auto"/>
                  </w:divBdr>
                </w:div>
              </w:divsChild>
            </w:div>
            <w:div w:id="1118716534">
              <w:marLeft w:val="0"/>
              <w:marRight w:val="0"/>
              <w:marTop w:val="0"/>
              <w:marBottom w:val="0"/>
              <w:divBdr>
                <w:top w:val="none" w:sz="0" w:space="0" w:color="auto"/>
                <w:left w:val="none" w:sz="0" w:space="0" w:color="auto"/>
                <w:bottom w:val="none" w:sz="0" w:space="0" w:color="auto"/>
                <w:right w:val="none" w:sz="0" w:space="0" w:color="auto"/>
              </w:divBdr>
              <w:divsChild>
                <w:div w:id="1299411469">
                  <w:marLeft w:val="640"/>
                  <w:marRight w:val="0"/>
                  <w:marTop w:val="0"/>
                  <w:marBottom w:val="0"/>
                  <w:divBdr>
                    <w:top w:val="none" w:sz="0" w:space="0" w:color="auto"/>
                    <w:left w:val="none" w:sz="0" w:space="0" w:color="auto"/>
                    <w:bottom w:val="none" w:sz="0" w:space="0" w:color="auto"/>
                    <w:right w:val="none" w:sz="0" w:space="0" w:color="auto"/>
                  </w:divBdr>
                </w:div>
                <w:div w:id="676469214">
                  <w:marLeft w:val="640"/>
                  <w:marRight w:val="0"/>
                  <w:marTop w:val="0"/>
                  <w:marBottom w:val="0"/>
                  <w:divBdr>
                    <w:top w:val="none" w:sz="0" w:space="0" w:color="auto"/>
                    <w:left w:val="none" w:sz="0" w:space="0" w:color="auto"/>
                    <w:bottom w:val="none" w:sz="0" w:space="0" w:color="auto"/>
                    <w:right w:val="none" w:sz="0" w:space="0" w:color="auto"/>
                  </w:divBdr>
                </w:div>
                <w:div w:id="2024896985">
                  <w:marLeft w:val="640"/>
                  <w:marRight w:val="0"/>
                  <w:marTop w:val="0"/>
                  <w:marBottom w:val="0"/>
                  <w:divBdr>
                    <w:top w:val="none" w:sz="0" w:space="0" w:color="auto"/>
                    <w:left w:val="none" w:sz="0" w:space="0" w:color="auto"/>
                    <w:bottom w:val="none" w:sz="0" w:space="0" w:color="auto"/>
                    <w:right w:val="none" w:sz="0" w:space="0" w:color="auto"/>
                  </w:divBdr>
                </w:div>
                <w:div w:id="70009717">
                  <w:marLeft w:val="640"/>
                  <w:marRight w:val="0"/>
                  <w:marTop w:val="0"/>
                  <w:marBottom w:val="0"/>
                  <w:divBdr>
                    <w:top w:val="none" w:sz="0" w:space="0" w:color="auto"/>
                    <w:left w:val="none" w:sz="0" w:space="0" w:color="auto"/>
                    <w:bottom w:val="none" w:sz="0" w:space="0" w:color="auto"/>
                    <w:right w:val="none" w:sz="0" w:space="0" w:color="auto"/>
                  </w:divBdr>
                </w:div>
                <w:div w:id="943684995">
                  <w:marLeft w:val="640"/>
                  <w:marRight w:val="0"/>
                  <w:marTop w:val="0"/>
                  <w:marBottom w:val="0"/>
                  <w:divBdr>
                    <w:top w:val="none" w:sz="0" w:space="0" w:color="auto"/>
                    <w:left w:val="none" w:sz="0" w:space="0" w:color="auto"/>
                    <w:bottom w:val="none" w:sz="0" w:space="0" w:color="auto"/>
                    <w:right w:val="none" w:sz="0" w:space="0" w:color="auto"/>
                  </w:divBdr>
                </w:div>
                <w:div w:id="2097557948">
                  <w:marLeft w:val="640"/>
                  <w:marRight w:val="0"/>
                  <w:marTop w:val="0"/>
                  <w:marBottom w:val="0"/>
                  <w:divBdr>
                    <w:top w:val="none" w:sz="0" w:space="0" w:color="auto"/>
                    <w:left w:val="none" w:sz="0" w:space="0" w:color="auto"/>
                    <w:bottom w:val="none" w:sz="0" w:space="0" w:color="auto"/>
                    <w:right w:val="none" w:sz="0" w:space="0" w:color="auto"/>
                  </w:divBdr>
                </w:div>
                <w:div w:id="1771926784">
                  <w:marLeft w:val="640"/>
                  <w:marRight w:val="0"/>
                  <w:marTop w:val="0"/>
                  <w:marBottom w:val="0"/>
                  <w:divBdr>
                    <w:top w:val="none" w:sz="0" w:space="0" w:color="auto"/>
                    <w:left w:val="none" w:sz="0" w:space="0" w:color="auto"/>
                    <w:bottom w:val="none" w:sz="0" w:space="0" w:color="auto"/>
                    <w:right w:val="none" w:sz="0" w:space="0" w:color="auto"/>
                  </w:divBdr>
                </w:div>
                <w:div w:id="1846088298">
                  <w:marLeft w:val="640"/>
                  <w:marRight w:val="0"/>
                  <w:marTop w:val="0"/>
                  <w:marBottom w:val="0"/>
                  <w:divBdr>
                    <w:top w:val="none" w:sz="0" w:space="0" w:color="auto"/>
                    <w:left w:val="none" w:sz="0" w:space="0" w:color="auto"/>
                    <w:bottom w:val="none" w:sz="0" w:space="0" w:color="auto"/>
                    <w:right w:val="none" w:sz="0" w:space="0" w:color="auto"/>
                  </w:divBdr>
                </w:div>
                <w:div w:id="1427312533">
                  <w:marLeft w:val="640"/>
                  <w:marRight w:val="0"/>
                  <w:marTop w:val="0"/>
                  <w:marBottom w:val="0"/>
                  <w:divBdr>
                    <w:top w:val="none" w:sz="0" w:space="0" w:color="auto"/>
                    <w:left w:val="none" w:sz="0" w:space="0" w:color="auto"/>
                    <w:bottom w:val="none" w:sz="0" w:space="0" w:color="auto"/>
                    <w:right w:val="none" w:sz="0" w:space="0" w:color="auto"/>
                  </w:divBdr>
                </w:div>
                <w:div w:id="1642884530">
                  <w:marLeft w:val="640"/>
                  <w:marRight w:val="0"/>
                  <w:marTop w:val="0"/>
                  <w:marBottom w:val="0"/>
                  <w:divBdr>
                    <w:top w:val="none" w:sz="0" w:space="0" w:color="auto"/>
                    <w:left w:val="none" w:sz="0" w:space="0" w:color="auto"/>
                    <w:bottom w:val="none" w:sz="0" w:space="0" w:color="auto"/>
                    <w:right w:val="none" w:sz="0" w:space="0" w:color="auto"/>
                  </w:divBdr>
                </w:div>
                <w:div w:id="1831752523">
                  <w:marLeft w:val="640"/>
                  <w:marRight w:val="0"/>
                  <w:marTop w:val="0"/>
                  <w:marBottom w:val="0"/>
                  <w:divBdr>
                    <w:top w:val="none" w:sz="0" w:space="0" w:color="auto"/>
                    <w:left w:val="none" w:sz="0" w:space="0" w:color="auto"/>
                    <w:bottom w:val="none" w:sz="0" w:space="0" w:color="auto"/>
                    <w:right w:val="none" w:sz="0" w:space="0" w:color="auto"/>
                  </w:divBdr>
                </w:div>
                <w:div w:id="698817756">
                  <w:marLeft w:val="640"/>
                  <w:marRight w:val="0"/>
                  <w:marTop w:val="0"/>
                  <w:marBottom w:val="0"/>
                  <w:divBdr>
                    <w:top w:val="none" w:sz="0" w:space="0" w:color="auto"/>
                    <w:left w:val="none" w:sz="0" w:space="0" w:color="auto"/>
                    <w:bottom w:val="none" w:sz="0" w:space="0" w:color="auto"/>
                    <w:right w:val="none" w:sz="0" w:space="0" w:color="auto"/>
                  </w:divBdr>
                </w:div>
                <w:div w:id="1380350952">
                  <w:marLeft w:val="640"/>
                  <w:marRight w:val="0"/>
                  <w:marTop w:val="0"/>
                  <w:marBottom w:val="0"/>
                  <w:divBdr>
                    <w:top w:val="none" w:sz="0" w:space="0" w:color="auto"/>
                    <w:left w:val="none" w:sz="0" w:space="0" w:color="auto"/>
                    <w:bottom w:val="none" w:sz="0" w:space="0" w:color="auto"/>
                    <w:right w:val="none" w:sz="0" w:space="0" w:color="auto"/>
                  </w:divBdr>
                </w:div>
                <w:div w:id="1699428865">
                  <w:marLeft w:val="640"/>
                  <w:marRight w:val="0"/>
                  <w:marTop w:val="0"/>
                  <w:marBottom w:val="0"/>
                  <w:divBdr>
                    <w:top w:val="none" w:sz="0" w:space="0" w:color="auto"/>
                    <w:left w:val="none" w:sz="0" w:space="0" w:color="auto"/>
                    <w:bottom w:val="none" w:sz="0" w:space="0" w:color="auto"/>
                    <w:right w:val="none" w:sz="0" w:space="0" w:color="auto"/>
                  </w:divBdr>
                </w:div>
                <w:div w:id="1241217290">
                  <w:marLeft w:val="640"/>
                  <w:marRight w:val="0"/>
                  <w:marTop w:val="0"/>
                  <w:marBottom w:val="0"/>
                  <w:divBdr>
                    <w:top w:val="none" w:sz="0" w:space="0" w:color="auto"/>
                    <w:left w:val="none" w:sz="0" w:space="0" w:color="auto"/>
                    <w:bottom w:val="none" w:sz="0" w:space="0" w:color="auto"/>
                    <w:right w:val="none" w:sz="0" w:space="0" w:color="auto"/>
                  </w:divBdr>
                </w:div>
                <w:div w:id="1425229802">
                  <w:marLeft w:val="640"/>
                  <w:marRight w:val="0"/>
                  <w:marTop w:val="0"/>
                  <w:marBottom w:val="0"/>
                  <w:divBdr>
                    <w:top w:val="none" w:sz="0" w:space="0" w:color="auto"/>
                    <w:left w:val="none" w:sz="0" w:space="0" w:color="auto"/>
                    <w:bottom w:val="none" w:sz="0" w:space="0" w:color="auto"/>
                    <w:right w:val="none" w:sz="0" w:space="0" w:color="auto"/>
                  </w:divBdr>
                </w:div>
                <w:div w:id="62487906">
                  <w:marLeft w:val="640"/>
                  <w:marRight w:val="0"/>
                  <w:marTop w:val="0"/>
                  <w:marBottom w:val="0"/>
                  <w:divBdr>
                    <w:top w:val="none" w:sz="0" w:space="0" w:color="auto"/>
                    <w:left w:val="none" w:sz="0" w:space="0" w:color="auto"/>
                    <w:bottom w:val="none" w:sz="0" w:space="0" w:color="auto"/>
                    <w:right w:val="none" w:sz="0" w:space="0" w:color="auto"/>
                  </w:divBdr>
                </w:div>
                <w:div w:id="688138115">
                  <w:marLeft w:val="640"/>
                  <w:marRight w:val="0"/>
                  <w:marTop w:val="0"/>
                  <w:marBottom w:val="0"/>
                  <w:divBdr>
                    <w:top w:val="none" w:sz="0" w:space="0" w:color="auto"/>
                    <w:left w:val="none" w:sz="0" w:space="0" w:color="auto"/>
                    <w:bottom w:val="none" w:sz="0" w:space="0" w:color="auto"/>
                    <w:right w:val="none" w:sz="0" w:space="0" w:color="auto"/>
                  </w:divBdr>
                </w:div>
                <w:div w:id="704984878">
                  <w:marLeft w:val="640"/>
                  <w:marRight w:val="0"/>
                  <w:marTop w:val="0"/>
                  <w:marBottom w:val="0"/>
                  <w:divBdr>
                    <w:top w:val="none" w:sz="0" w:space="0" w:color="auto"/>
                    <w:left w:val="none" w:sz="0" w:space="0" w:color="auto"/>
                    <w:bottom w:val="none" w:sz="0" w:space="0" w:color="auto"/>
                    <w:right w:val="none" w:sz="0" w:space="0" w:color="auto"/>
                  </w:divBdr>
                </w:div>
                <w:div w:id="561597561">
                  <w:marLeft w:val="640"/>
                  <w:marRight w:val="0"/>
                  <w:marTop w:val="0"/>
                  <w:marBottom w:val="0"/>
                  <w:divBdr>
                    <w:top w:val="none" w:sz="0" w:space="0" w:color="auto"/>
                    <w:left w:val="none" w:sz="0" w:space="0" w:color="auto"/>
                    <w:bottom w:val="none" w:sz="0" w:space="0" w:color="auto"/>
                    <w:right w:val="none" w:sz="0" w:space="0" w:color="auto"/>
                  </w:divBdr>
                </w:div>
                <w:div w:id="1836416738">
                  <w:marLeft w:val="640"/>
                  <w:marRight w:val="0"/>
                  <w:marTop w:val="0"/>
                  <w:marBottom w:val="0"/>
                  <w:divBdr>
                    <w:top w:val="none" w:sz="0" w:space="0" w:color="auto"/>
                    <w:left w:val="none" w:sz="0" w:space="0" w:color="auto"/>
                    <w:bottom w:val="none" w:sz="0" w:space="0" w:color="auto"/>
                    <w:right w:val="none" w:sz="0" w:space="0" w:color="auto"/>
                  </w:divBdr>
                </w:div>
                <w:div w:id="714886696">
                  <w:marLeft w:val="640"/>
                  <w:marRight w:val="0"/>
                  <w:marTop w:val="0"/>
                  <w:marBottom w:val="0"/>
                  <w:divBdr>
                    <w:top w:val="none" w:sz="0" w:space="0" w:color="auto"/>
                    <w:left w:val="none" w:sz="0" w:space="0" w:color="auto"/>
                    <w:bottom w:val="none" w:sz="0" w:space="0" w:color="auto"/>
                    <w:right w:val="none" w:sz="0" w:space="0" w:color="auto"/>
                  </w:divBdr>
                </w:div>
                <w:div w:id="1329795054">
                  <w:marLeft w:val="640"/>
                  <w:marRight w:val="0"/>
                  <w:marTop w:val="0"/>
                  <w:marBottom w:val="0"/>
                  <w:divBdr>
                    <w:top w:val="none" w:sz="0" w:space="0" w:color="auto"/>
                    <w:left w:val="none" w:sz="0" w:space="0" w:color="auto"/>
                    <w:bottom w:val="none" w:sz="0" w:space="0" w:color="auto"/>
                    <w:right w:val="none" w:sz="0" w:space="0" w:color="auto"/>
                  </w:divBdr>
                </w:div>
                <w:div w:id="1325737768">
                  <w:marLeft w:val="640"/>
                  <w:marRight w:val="0"/>
                  <w:marTop w:val="0"/>
                  <w:marBottom w:val="0"/>
                  <w:divBdr>
                    <w:top w:val="none" w:sz="0" w:space="0" w:color="auto"/>
                    <w:left w:val="none" w:sz="0" w:space="0" w:color="auto"/>
                    <w:bottom w:val="none" w:sz="0" w:space="0" w:color="auto"/>
                    <w:right w:val="none" w:sz="0" w:space="0" w:color="auto"/>
                  </w:divBdr>
                </w:div>
                <w:div w:id="332613122">
                  <w:marLeft w:val="640"/>
                  <w:marRight w:val="0"/>
                  <w:marTop w:val="0"/>
                  <w:marBottom w:val="0"/>
                  <w:divBdr>
                    <w:top w:val="none" w:sz="0" w:space="0" w:color="auto"/>
                    <w:left w:val="none" w:sz="0" w:space="0" w:color="auto"/>
                    <w:bottom w:val="none" w:sz="0" w:space="0" w:color="auto"/>
                    <w:right w:val="none" w:sz="0" w:space="0" w:color="auto"/>
                  </w:divBdr>
                </w:div>
                <w:div w:id="1937329266">
                  <w:marLeft w:val="640"/>
                  <w:marRight w:val="0"/>
                  <w:marTop w:val="0"/>
                  <w:marBottom w:val="0"/>
                  <w:divBdr>
                    <w:top w:val="none" w:sz="0" w:space="0" w:color="auto"/>
                    <w:left w:val="none" w:sz="0" w:space="0" w:color="auto"/>
                    <w:bottom w:val="none" w:sz="0" w:space="0" w:color="auto"/>
                    <w:right w:val="none" w:sz="0" w:space="0" w:color="auto"/>
                  </w:divBdr>
                </w:div>
                <w:div w:id="69619369">
                  <w:marLeft w:val="640"/>
                  <w:marRight w:val="0"/>
                  <w:marTop w:val="0"/>
                  <w:marBottom w:val="0"/>
                  <w:divBdr>
                    <w:top w:val="none" w:sz="0" w:space="0" w:color="auto"/>
                    <w:left w:val="none" w:sz="0" w:space="0" w:color="auto"/>
                    <w:bottom w:val="none" w:sz="0" w:space="0" w:color="auto"/>
                    <w:right w:val="none" w:sz="0" w:space="0" w:color="auto"/>
                  </w:divBdr>
                </w:div>
                <w:div w:id="1109395248">
                  <w:marLeft w:val="640"/>
                  <w:marRight w:val="0"/>
                  <w:marTop w:val="0"/>
                  <w:marBottom w:val="0"/>
                  <w:divBdr>
                    <w:top w:val="none" w:sz="0" w:space="0" w:color="auto"/>
                    <w:left w:val="none" w:sz="0" w:space="0" w:color="auto"/>
                    <w:bottom w:val="none" w:sz="0" w:space="0" w:color="auto"/>
                    <w:right w:val="none" w:sz="0" w:space="0" w:color="auto"/>
                  </w:divBdr>
                </w:div>
                <w:div w:id="1860578869">
                  <w:marLeft w:val="640"/>
                  <w:marRight w:val="0"/>
                  <w:marTop w:val="0"/>
                  <w:marBottom w:val="0"/>
                  <w:divBdr>
                    <w:top w:val="none" w:sz="0" w:space="0" w:color="auto"/>
                    <w:left w:val="none" w:sz="0" w:space="0" w:color="auto"/>
                    <w:bottom w:val="none" w:sz="0" w:space="0" w:color="auto"/>
                    <w:right w:val="none" w:sz="0" w:space="0" w:color="auto"/>
                  </w:divBdr>
                </w:div>
                <w:div w:id="522014130">
                  <w:marLeft w:val="640"/>
                  <w:marRight w:val="0"/>
                  <w:marTop w:val="0"/>
                  <w:marBottom w:val="0"/>
                  <w:divBdr>
                    <w:top w:val="none" w:sz="0" w:space="0" w:color="auto"/>
                    <w:left w:val="none" w:sz="0" w:space="0" w:color="auto"/>
                    <w:bottom w:val="none" w:sz="0" w:space="0" w:color="auto"/>
                    <w:right w:val="none" w:sz="0" w:space="0" w:color="auto"/>
                  </w:divBdr>
                </w:div>
                <w:div w:id="1770851323">
                  <w:marLeft w:val="640"/>
                  <w:marRight w:val="0"/>
                  <w:marTop w:val="0"/>
                  <w:marBottom w:val="0"/>
                  <w:divBdr>
                    <w:top w:val="none" w:sz="0" w:space="0" w:color="auto"/>
                    <w:left w:val="none" w:sz="0" w:space="0" w:color="auto"/>
                    <w:bottom w:val="none" w:sz="0" w:space="0" w:color="auto"/>
                    <w:right w:val="none" w:sz="0" w:space="0" w:color="auto"/>
                  </w:divBdr>
                </w:div>
                <w:div w:id="273640698">
                  <w:marLeft w:val="640"/>
                  <w:marRight w:val="0"/>
                  <w:marTop w:val="0"/>
                  <w:marBottom w:val="0"/>
                  <w:divBdr>
                    <w:top w:val="none" w:sz="0" w:space="0" w:color="auto"/>
                    <w:left w:val="none" w:sz="0" w:space="0" w:color="auto"/>
                    <w:bottom w:val="none" w:sz="0" w:space="0" w:color="auto"/>
                    <w:right w:val="none" w:sz="0" w:space="0" w:color="auto"/>
                  </w:divBdr>
                </w:div>
                <w:div w:id="1932737558">
                  <w:marLeft w:val="640"/>
                  <w:marRight w:val="0"/>
                  <w:marTop w:val="0"/>
                  <w:marBottom w:val="0"/>
                  <w:divBdr>
                    <w:top w:val="none" w:sz="0" w:space="0" w:color="auto"/>
                    <w:left w:val="none" w:sz="0" w:space="0" w:color="auto"/>
                    <w:bottom w:val="none" w:sz="0" w:space="0" w:color="auto"/>
                    <w:right w:val="none" w:sz="0" w:space="0" w:color="auto"/>
                  </w:divBdr>
                </w:div>
                <w:div w:id="1939362628">
                  <w:marLeft w:val="640"/>
                  <w:marRight w:val="0"/>
                  <w:marTop w:val="0"/>
                  <w:marBottom w:val="0"/>
                  <w:divBdr>
                    <w:top w:val="none" w:sz="0" w:space="0" w:color="auto"/>
                    <w:left w:val="none" w:sz="0" w:space="0" w:color="auto"/>
                    <w:bottom w:val="none" w:sz="0" w:space="0" w:color="auto"/>
                    <w:right w:val="none" w:sz="0" w:space="0" w:color="auto"/>
                  </w:divBdr>
                </w:div>
                <w:div w:id="1386954969">
                  <w:marLeft w:val="640"/>
                  <w:marRight w:val="0"/>
                  <w:marTop w:val="0"/>
                  <w:marBottom w:val="0"/>
                  <w:divBdr>
                    <w:top w:val="none" w:sz="0" w:space="0" w:color="auto"/>
                    <w:left w:val="none" w:sz="0" w:space="0" w:color="auto"/>
                    <w:bottom w:val="none" w:sz="0" w:space="0" w:color="auto"/>
                    <w:right w:val="none" w:sz="0" w:space="0" w:color="auto"/>
                  </w:divBdr>
                </w:div>
                <w:div w:id="615061718">
                  <w:marLeft w:val="640"/>
                  <w:marRight w:val="0"/>
                  <w:marTop w:val="0"/>
                  <w:marBottom w:val="0"/>
                  <w:divBdr>
                    <w:top w:val="none" w:sz="0" w:space="0" w:color="auto"/>
                    <w:left w:val="none" w:sz="0" w:space="0" w:color="auto"/>
                    <w:bottom w:val="none" w:sz="0" w:space="0" w:color="auto"/>
                    <w:right w:val="none" w:sz="0" w:space="0" w:color="auto"/>
                  </w:divBdr>
                </w:div>
                <w:div w:id="875850545">
                  <w:marLeft w:val="640"/>
                  <w:marRight w:val="0"/>
                  <w:marTop w:val="0"/>
                  <w:marBottom w:val="0"/>
                  <w:divBdr>
                    <w:top w:val="none" w:sz="0" w:space="0" w:color="auto"/>
                    <w:left w:val="none" w:sz="0" w:space="0" w:color="auto"/>
                    <w:bottom w:val="none" w:sz="0" w:space="0" w:color="auto"/>
                    <w:right w:val="none" w:sz="0" w:space="0" w:color="auto"/>
                  </w:divBdr>
                </w:div>
                <w:div w:id="1716923317">
                  <w:marLeft w:val="640"/>
                  <w:marRight w:val="0"/>
                  <w:marTop w:val="0"/>
                  <w:marBottom w:val="0"/>
                  <w:divBdr>
                    <w:top w:val="none" w:sz="0" w:space="0" w:color="auto"/>
                    <w:left w:val="none" w:sz="0" w:space="0" w:color="auto"/>
                    <w:bottom w:val="none" w:sz="0" w:space="0" w:color="auto"/>
                    <w:right w:val="none" w:sz="0" w:space="0" w:color="auto"/>
                  </w:divBdr>
                </w:div>
                <w:div w:id="1857498118">
                  <w:marLeft w:val="640"/>
                  <w:marRight w:val="0"/>
                  <w:marTop w:val="0"/>
                  <w:marBottom w:val="0"/>
                  <w:divBdr>
                    <w:top w:val="none" w:sz="0" w:space="0" w:color="auto"/>
                    <w:left w:val="none" w:sz="0" w:space="0" w:color="auto"/>
                    <w:bottom w:val="none" w:sz="0" w:space="0" w:color="auto"/>
                    <w:right w:val="none" w:sz="0" w:space="0" w:color="auto"/>
                  </w:divBdr>
                </w:div>
                <w:div w:id="651836296">
                  <w:marLeft w:val="640"/>
                  <w:marRight w:val="0"/>
                  <w:marTop w:val="0"/>
                  <w:marBottom w:val="0"/>
                  <w:divBdr>
                    <w:top w:val="none" w:sz="0" w:space="0" w:color="auto"/>
                    <w:left w:val="none" w:sz="0" w:space="0" w:color="auto"/>
                    <w:bottom w:val="none" w:sz="0" w:space="0" w:color="auto"/>
                    <w:right w:val="none" w:sz="0" w:space="0" w:color="auto"/>
                  </w:divBdr>
                </w:div>
                <w:div w:id="2003503443">
                  <w:marLeft w:val="640"/>
                  <w:marRight w:val="0"/>
                  <w:marTop w:val="0"/>
                  <w:marBottom w:val="0"/>
                  <w:divBdr>
                    <w:top w:val="none" w:sz="0" w:space="0" w:color="auto"/>
                    <w:left w:val="none" w:sz="0" w:space="0" w:color="auto"/>
                    <w:bottom w:val="none" w:sz="0" w:space="0" w:color="auto"/>
                    <w:right w:val="none" w:sz="0" w:space="0" w:color="auto"/>
                  </w:divBdr>
                </w:div>
                <w:div w:id="91897340">
                  <w:marLeft w:val="640"/>
                  <w:marRight w:val="0"/>
                  <w:marTop w:val="0"/>
                  <w:marBottom w:val="0"/>
                  <w:divBdr>
                    <w:top w:val="none" w:sz="0" w:space="0" w:color="auto"/>
                    <w:left w:val="none" w:sz="0" w:space="0" w:color="auto"/>
                    <w:bottom w:val="none" w:sz="0" w:space="0" w:color="auto"/>
                    <w:right w:val="none" w:sz="0" w:space="0" w:color="auto"/>
                  </w:divBdr>
                </w:div>
                <w:div w:id="625356443">
                  <w:marLeft w:val="640"/>
                  <w:marRight w:val="0"/>
                  <w:marTop w:val="0"/>
                  <w:marBottom w:val="0"/>
                  <w:divBdr>
                    <w:top w:val="none" w:sz="0" w:space="0" w:color="auto"/>
                    <w:left w:val="none" w:sz="0" w:space="0" w:color="auto"/>
                    <w:bottom w:val="none" w:sz="0" w:space="0" w:color="auto"/>
                    <w:right w:val="none" w:sz="0" w:space="0" w:color="auto"/>
                  </w:divBdr>
                </w:div>
              </w:divsChild>
            </w:div>
            <w:div w:id="1263756628">
              <w:marLeft w:val="0"/>
              <w:marRight w:val="0"/>
              <w:marTop w:val="0"/>
              <w:marBottom w:val="0"/>
              <w:divBdr>
                <w:top w:val="none" w:sz="0" w:space="0" w:color="auto"/>
                <w:left w:val="none" w:sz="0" w:space="0" w:color="auto"/>
                <w:bottom w:val="none" w:sz="0" w:space="0" w:color="auto"/>
                <w:right w:val="none" w:sz="0" w:space="0" w:color="auto"/>
              </w:divBdr>
              <w:divsChild>
                <w:div w:id="774061628">
                  <w:marLeft w:val="640"/>
                  <w:marRight w:val="0"/>
                  <w:marTop w:val="0"/>
                  <w:marBottom w:val="0"/>
                  <w:divBdr>
                    <w:top w:val="none" w:sz="0" w:space="0" w:color="auto"/>
                    <w:left w:val="none" w:sz="0" w:space="0" w:color="auto"/>
                    <w:bottom w:val="none" w:sz="0" w:space="0" w:color="auto"/>
                    <w:right w:val="none" w:sz="0" w:space="0" w:color="auto"/>
                  </w:divBdr>
                </w:div>
                <w:div w:id="1497186900">
                  <w:marLeft w:val="640"/>
                  <w:marRight w:val="0"/>
                  <w:marTop w:val="0"/>
                  <w:marBottom w:val="0"/>
                  <w:divBdr>
                    <w:top w:val="none" w:sz="0" w:space="0" w:color="auto"/>
                    <w:left w:val="none" w:sz="0" w:space="0" w:color="auto"/>
                    <w:bottom w:val="none" w:sz="0" w:space="0" w:color="auto"/>
                    <w:right w:val="none" w:sz="0" w:space="0" w:color="auto"/>
                  </w:divBdr>
                </w:div>
                <w:div w:id="2022314156">
                  <w:marLeft w:val="640"/>
                  <w:marRight w:val="0"/>
                  <w:marTop w:val="0"/>
                  <w:marBottom w:val="0"/>
                  <w:divBdr>
                    <w:top w:val="none" w:sz="0" w:space="0" w:color="auto"/>
                    <w:left w:val="none" w:sz="0" w:space="0" w:color="auto"/>
                    <w:bottom w:val="none" w:sz="0" w:space="0" w:color="auto"/>
                    <w:right w:val="none" w:sz="0" w:space="0" w:color="auto"/>
                  </w:divBdr>
                </w:div>
                <w:div w:id="2048722158">
                  <w:marLeft w:val="640"/>
                  <w:marRight w:val="0"/>
                  <w:marTop w:val="0"/>
                  <w:marBottom w:val="0"/>
                  <w:divBdr>
                    <w:top w:val="none" w:sz="0" w:space="0" w:color="auto"/>
                    <w:left w:val="none" w:sz="0" w:space="0" w:color="auto"/>
                    <w:bottom w:val="none" w:sz="0" w:space="0" w:color="auto"/>
                    <w:right w:val="none" w:sz="0" w:space="0" w:color="auto"/>
                  </w:divBdr>
                </w:div>
                <w:div w:id="29037510">
                  <w:marLeft w:val="640"/>
                  <w:marRight w:val="0"/>
                  <w:marTop w:val="0"/>
                  <w:marBottom w:val="0"/>
                  <w:divBdr>
                    <w:top w:val="none" w:sz="0" w:space="0" w:color="auto"/>
                    <w:left w:val="none" w:sz="0" w:space="0" w:color="auto"/>
                    <w:bottom w:val="none" w:sz="0" w:space="0" w:color="auto"/>
                    <w:right w:val="none" w:sz="0" w:space="0" w:color="auto"/>
                  </w:divBdr>
                </w:div>
                <w:div w:id="587033074">
                  <w:marLeft w:val="640"/>
                  <w:marRight w:val="0"/>
                  <w:marTop w:val="0"/>
                  <w:marBottom w:val="0"/>
                  <w:divBdr>
                    <w:top w:val="none" w:sz="0" w:space="0" w:color="auto"/>
                    <w:left w:val="none" w:sz="0" w:space="0" w:color="auto"/>
                    <w:bottom w:val="none" w:sz="0" w:space="0" w:color="auto"/>
                    <w:right w:val="none" w:sz="0" w:space="0" w:color="auto"/>
                  </w:divBdr>
                </w:div>
                <w:div w:id="1934825212">
                  <w:marLeft w:val="640"/>
                  <w:marRight w:val="0"/>
                  <w:marTop w:val="0"/>
                  <w:marBottom w:val="0"/>
                  <w:divBdr>
                    <w:top w:val="none" w:sz="0" w:space="0" w:color="auto"/>
                    <w:left w:val="none" w:sz="0" w:space="0" w:color="auto"/>
                    <w:bottom w:val="none" w:sz="0" w:space="0" w:color="auto"/>
                    <w:right w:val="none" w:sz="0" w:space="0" w:color="auto"/>
                  </w:divBdr>
                </w:div>
                <w:div w:id="279074530">
                  <w:marLeft w:val="640"/>
                  <w:marRight w:val="0"/>
                  <w:marTop w:val="0"/>
                  <w:marBottom w:val="0"/>
                  <w:divBdr>
                    <w:top w:val="none" w:sz="0" w:space="0" w:color="auto"/>
                    <w:left w:val="none" w:sz="0" w:space="0" w:color="auto"/>
                    <w:bottom w:val="none" w:sz="0" w:space="0" w:color="auto"/>
                    <w:right w:val="none" w:sz="0" w:space="0" w:color="auto"/>
                  </w:divBdr>
                </w:div>
                <w:div w:id="740830096">
                  <w:marLeft w:val="640"/>
                  <w:marRight w:val="0"/>
                  <w:marTop w:val="0"/>
                  <w:marBottom w:val="0"/>
                  <w:divBdr>
                    <w:top w:val="none" w:sz="0" w:space="0" w:color="auto"/>
                    <w:left w:val="none" w:sz="0" w:space="0" w:color="auto"/>
                    <w:bottom w:val="none" w:sz="0" w:space="0" w:color="auto"/>
                    <w:right w:val="none" w:sz="0" w:space="0" w:color="auto"/>
                  </w:divBdr>
                </w:div>
                <w:div w:id="389425685">
                  <w:marLeft w:val="640"/>
                  <w:marRight w:val="0"/>
                  <w:marTop w:val="0"/>
                  <w:marBottom w:val="0"/>
                  <w:divBdr>
                    <w:top w:val="none" w:sz="0" w:space="0" w:color="auto"/>
                    <w:left w:val="none" w:sz="0" w:space="0" w:color="auto"/>
                    <w:bottom w:val="none" w:sz="0" w:space="0" w:color="auto"/>
                    <w:right w:val="none" w:sz="0" w:space="0" w:color="auto"/>
                  </w:divBdr>
                </w:div>
                <w:div w:id="8222585">
                  <w:marLeft w:val="640"/>
                  <w:marRight w:val="0"/>
                  <w:marTop w:val="0"/>
                  <w:marBottom w:val="0"/>
                  <w:divBdr>
                    <w:top w:val="none" w:sz="0" w:space="0" w:color="auto"/>
                    <w:left w:val="none" w:sz="0" w:space="0" w:color="auto"/>
                    <w:bottom w:val="none" w:sz="0" w:space="0" w:color="auto"/>
                    <w:right w:val="none" w:sz="0" w:space="0" w:color="auto"/>
                  </w:divBdr>
                </w:div>
                <w:div w:id="225530285">
                  <w:marLeft w:val="640"/>
                  <w:marRight w:val="0"/>
                  <w:marTop w:val="0"/>
                  <w:marBottom w:val="0"/>
                  <w:divBdr>
                    <w:top w:val="none" w:sz="0" w:space="0" w:color="auto"/>
                    <w:left w:val="none" w:sz="0" w:space="0" w:color="auto"/>
                    <w:bottom w:val="none" w:sz="0" w:space="0" w:color="auto"/>
                    <w:right w:val="none" w:sz="0" w:space="0" w:color="auto"/>
                  </w:divBdr>
                </w:div>
                <w:div w:id="1132939225">
                  <w:marLeft w:val="640"/>
                  <w:marRight w:val="0"/>
                  <w:marTop w:val="0"/>
                  <w:marBottom w:val="0"/>
                  <w:divBdr>
                    <w:top w:val="none" w:sz="0" w:space="0" w:color="auto"/>
                    <w:left w:val="none" w:sz="0" w:space="0" w:color="auto"/>
                    <w:bottom w:val="none" w:sz="0" w:space="0" w:color="auto"/>
                    <w:right w:val="none" w:sz="0" w:space="0" w:color="auto"/>
                  </w:divBdr>
                </w:div>
                <w:div w:id="901133874">
                  <w:marLeft w:val="640"/>
                  <w:marRight w:val="0"/>
                  <w:marTop w:val="0"/>
                  <w:marBottom w:val="0"/>
                  <w:divBdr>
                    <w:top w:val="none" w:sz="0" w:space="0" w:color="auto"/>
                    <w:left w:val="none" w:sz="0" w:space="0" w:color="auto"/>
                    <w:bottom w:val="none" w:sz="0" w:space="0" w:color="auto"/>
                    <w:right w:val="none" w:sz="0" w:space="0" w:color="auto"/>
                  </w:divBdr>
                </w:div>
                <w:div w:id="387459280">
                  <w:marLeft w:val="640"/>
                  <w:marRight w:val="0"/>
                  <w:marTop w:val="0"/>
                  <w:marBottom w:val="0"/>
                  <w:divBdr>
                    <w:top w:val="none" w:sz="0" w:space="0" w:color="auto"/>
                    <w:left w:val="none" w:sz="0" w:space="0" w:color="auto"/>
                    <w:bottom w:val="none" w:sz="0" w:space="0" w:color="auto"/>
                    <w:right w:val="none" w:sz="0" w:space="0" w:color="auto"/>
                  </w:divBdr>
                </w:div>
                <w:div w:id="28381752">
                  <w:marLeft w:val="640"/>
                  <w:marRight w:val="0"/>
                  <w:marTop w:val="0"/>
                  <w:marBottom w:val="0"/>
                  <w:divBdr>
                    <w:top w:val="none" w:sz="0" w:space="0" w:color="auto"/>
                    <w:left w:val="none" w:sz="0" w:space="0" w:color="auto"/>
                    <w:bottom w:val="none" w:sz="0" w:space="0" w:color="auto"/>
                    <w:right w:val="none" w:sz="0" w:space="0" w:color="auto"/>
                  </w:divBdr>
                </w:div>
                <w:div w:id="1284074956">
                  <w:marLeft w:val="640"/>
                  <w:marRight w:val="0"/>
                  <w:marTop w:val="0"/>
                  <w:marBottom w:val="0"/>
                  <w:divBdr>
                    <w:top w:val="none" w:sz="0" w:space="0" w:color="auto"/>
                    <w:left w:val="none" w:sz="0" w:space="0" w:color="auto"/>
                    <w:bottom w:val="none" w:sz="0" w:space="0" w:color="auto"/>
                    <w:right w:val="none" w:sz="0" w:space="0" w:color="auto"/>
                  </w:divBdr>
                </w:div>
                <w:div w:id="2064088967">
                  <w:marLeft w:val="640"/>
                  <w:marRight w:val="0"/>
                  <w:marTop w:val="0"/>
                  <w:marBottom w:val="0"/>
                  <w:divBdr>
                    <w:top w:val="none" w:sz="0" w:space="0" w:color="auto"/>
                    <w:left w:val="none" w:sz="0" w:space="0" w:color="auto"/>
                    <w:bottom w:val="none" w:sz="0" w:space="0" w:color="auto"/>
                    <w:right w:val="none" w:sz="0" w:space="0" w:color="auto"/>
                  </w:divBdr>
                </w:div>
                <w:div w:id="841314715">
                  <w:marLeft w:val="640"/>
                  <w:marRight w:val="0"/>
                  <w:marTop w:val="0"/>
                  <w:marBottom w:val="0"/>
                  <w:divBdr>
                    <w:top w:val="none" w:sz="0" w:space="0" w:color="auto"/>
                    <w:left w:val="none" w:sz="0" w:space="0" w:color="auto"/>
                    <w:bottom w:val="none" w:sz="0" w:space="0" w:color="auto"/>
                    <w:right w:val="none" w:sz="0" w:space="0" w:color="auto"/>
                  </w:divBdr>
                </w:div>
                <w:div w:id="891499927">
                  <w:marLeft w:val="640"/>
                  <w:marRight w:val="0"/>
                  <w:marTop w:val="0"/>
                  <w:marBottom w:val="0"/>
                  <w:divBdr>
                    <w:top w:val="none" w:sz="0" w:space="0" w:color="auto"/>
                    <w:left w:val="none" w:sz="0" w:space="0" w:color="auto"/>
                    <w:bottom w:val="none" w:sz="0" w:space="0" w:color="auto"/>
                    <w:right w:val="none" w:sz="0" w:space="0" w:color="auto"/>
                  </w:divBdr>
                </w:div>
                <w:div w:id="1332563849">
                  <w:marLeft w:val="640"/>
                  <w:marRight w:val="0"/>
                  <w:marTop w:val="0"/>
                  <w:marBottom w:val="0"/>
                  <w:divBdr>
                    <w:top w:val="none" w:sz="0" w:space="0" w:color="auto"/>
                    <w:left w:val="none" w:sz="0" w:space="0" w:color="auto"/>
                    <w:bottom w:val="none" w:sz="0" w:space="0" w:color="auto"/>
                    <w:right w:val="none" w:sz="0" w:space="0" w:color="auto"/>
                  </w:divBdr>
                </w:div>
                <w:div w:id="78255871">
                  <w:marLeft w:val="640"/>
                  <w:marRight w:val="0"/>
                  <w:marTop w:val="0"/>
                  <w:marBottom w:val="0"/>
                  <w:divBdr>
                    <w:top w:val="none" w:sz="0" w:space="0" w:color="auto"/>
                    <w:left w:val="none" w:sz="0" w:space="0" w:color="auto"/>
                    <w:bottom w:val="none" w:sz="0" w:space="0" w:color="auto"/>
                    <w:right w:val="none" w:sz="0" w:space="0" w:color="auto"/>
                  </w:divBdr>
                </w:div>
                <w:div w:id="1645817490">
                  <w:marLeft w:val="640"/>
                  <w:marRight w:val="0"/>
                  <w:marTop w:val="0"/>
                  <w:marBottom w:val="0"/>
                  <w:divBdr>
                    <w:top w:val="none" w:sz="0" w:space="0" w:color="auto"/>
                    <w:left w:val="none" w:sz="0" w:space="0" w:color="auto"/>
                    <w:bottom w:val="none" w:sz="0" w:space="0" w:color="auto"/>
                    <w:right w:val="none" w:sz="0" w:space="0" w:color="auto"/>
                  </w:divBdr>
                </w:div>
                <w:div w:id="12345766">
                  <w:marLeft w:val="640"/>
                  <w:marRight w:val="0"/>
                  <w:marTop w:val="0"/>
                  <w:marBottom w:val="0"/>
                  <w:divBdr>
                    <w:top w:val="none" w:sz="0" w:space="0" w:color="auto"/>
                    <w:left w:val="none" w:sz="0" w:space="0" w:color="auto"/>
                    <w:bottom w:val="none" w:sz="0" w:space="0" w:color="auto"/>
                    <w:right w:val="none" w:sz="0" w:space="0" w:color="auto"/>
                  </w:divBdr>
                </w:div>
                <w:div w:id="1360738791">
                  <w:marLeft w:val="640"/>
                  <w:marRight w:val="0"/>
                  <w:marTop w:val="0"/>
                  <w:marBottom w:val="0"/>
                  <w:divBdr>
                    <w:top w:val="none" w:sz="0" w:space="0" w:color="auto"/>
                    <w:left w:val="none" w:sz="0" w:space="0" w:color="auto"/>
                    <w:bottom w:val="none" w:sz="0" w:space="0" w:color="auto"/>
                    <w:right w:val="none" w:sz="0" w:space="0" w:color="auto"/>
                  </w:divBdr>
                </w:div>
                <w:div w:id="753480337">
                  <w:marLeft w:val="640"/>
                  <w:marRight w:val="0"/>
                  <w:marTop w:val="0"/>
                  <w:marBottom w:val="0"/>
                  <w:divBdr>
                    <w:top w:val="none" w:sz="0" w:space="0" w:color="auto"/>
                    <w:left w:val="none" w:sz="0" w:space="0" w:color="auto"/>
                    <w:bottom w:val="none" w:sz="0" w:space="0" w:color="auto"/>
                    <w:right w:val="none" w:sz="0" w:space="0" w:color="auto"/>
                  </w:divBdr>
                </w:div>
                <w:div w:id="69936258">
                  <w:marLeft w:val="640"/>
                  <w:marRight w:val="0"/>
                  <w:marTop w:val="0"/>
                  <w:marBottom w:val="0"/>
                  <w:divBdr>
                    <w:top w:val="none" w:sz="0" w:space="0" w:color="auto"/>
                    <w:left w:val="none" w:sz="0" w:space="0" w:color="auto"/>
                    <w:bottom w:val="none" w:sz="0" w:space="0" w:color="auto"/>
                    <w:right w:val="none" w:sz="0" w:space="0" w:color="auto"/>
                  </w:divBdr>
                </w:div>
                <w:div w:id="1278835206">
                  <w:marLeft w:val="640"/>
                  <w:marRight w:val="0"/>
                  <w:marTop w:val="0"/>
                  <w:marBottom w:val="0"/>
                  <w:divBdr>
                    <w:top w:val="none" w:sz="0" w:space="0" w:color="auto"/>
                    <w:left w:val="none" w:sz="0" w:space="0" w:color="auto"/>
                    <w:bottom w:val="none" w:sz="0" w:space="0" w:color="auto"/>
                    <w:right w:val="none" w:sz="0" w:space="0" w:color="auto"/>
                  </w:divBdr>
                </w:div>
                <w:div w:id="1349911470">
                  <w:marLeft w:val="640"/>
                  <w:marRight w:val="0"/>
                  <w:marTop w:val="0"/>
                  <w:marBottom w:val="0"/>
                  <w:divBdr>
                    <w:top w:val="none" w:sz="0" w:space="0" w:color="auto"/>
                    <w:left w:val="none" w:sz="0" w:space="0" w:color="auto"/>
                    <w:bottom w:val="none" w:sz="0" w:space="0" w:color="auto"/>
                    <w:right w:val="none" w:sz="0" w:space="0" w:color="auto"/>
                  </w:divBdr>
                </w:div>
                <w:div w:id="1531139579">
                  <w:marLeft w:val="640"/>
                  <w:marRight w:val="0"/>
                  <w:marTop w:val="0"/>
                  <w:marBottom w:val="0"/>
                  <w:divBdr>
                    <w:top w:val="none" w:sz="0" w:space="0" w:color="auto"/>
                    <w:left w:val="none" w:sz="0" w:space="0" w:color="auto"/>
                    <w:bottom w:val="none" w:sz="0" w:space="0" w:color="auto"/>
                    <w:right w:val="none" w:sz="0" w:space="0" w:color="auto"/>
                  </w:divBdr>
                </w:div>
                <w:div w:id="602304277">
                  <w:marLeft w:val="640"/>
                  <w:marRight w:val="0"/>
                  <w:marTop w:val="0"/>
                  <w:marBottom w:val="0"/>
                  <w:divBdr>
                    <w:top w:val="none" w:sz="0" w:space="0" w:color="auto"/>
                    <w:left w:val="none" w:sz="0" w:space="0" w:color="auto"/>
                    <w:bottom w:val="none" w:sz="0" w:space="0" w:color="auto"/>
                    <w:right w:val="none" w:sz="0" w:space="0" w:color="auto"/>
                  </w:divBdr>
                </w:div>
                <w:div w:id="2068912619">
                  <w:marLeft w:val="640"/>
                  <w:marRight w:val="0"/>
                  <w:marTop w:val="0"/>
                  <w:marBottom w:val="0"/>
                  <w:divBdr>
                    <w:top w:val="none" w:sz="0" w:space="0" w:color="auto"/>
                    <w:left w:val="none" w:sz="0" w:space="0" w:color="auto"/>
                    <w:bottom w:val="none" w:sz="0" w:space="0" w:color="auto"/>
                    <w:right w:val="none" w:sz="0" w:space="0" w:color="auto"/>
                  </w:divBdr>
                </w:div>
                <w:div w:id="88745846">
                  <w:marLeft w:val="640"/>
                  <w:marRight w:val="0"/>
                  <w:marTop w:val="0"/>
                  <w:marBottom w:val="0"/>
                  <w:divBdr>
                    <w:top w:val="none" w:sz="0" w:space="0" w:color="auto"/>
                    <w:left w:val="none" w:sz="0" w:space="0" w:color="auto"/>
                    <w:bottom w:val="none" w:sz="0" w:space="0" w:color="auto"/>
                    <w:right w:val="none" w:sz="0" w:space="0" w:color="auto"/>
                  </w:divBdr>
                </w:div>
                <w:div w:id="592134141">
                  <w:marLeft w:val="640"/>
                  <w:marRight w:val="0"/>
                  <w:marTop w:val="0"/>
                  <w:marBottom w:val="0"/>
                  <w:divBdr>
                    <w:top w:val="none" w:sz="0" w:space="0" w:color="auto"/>
                    <w:left w:val="none" w:sz="0" w:space="0" w:color="auto"/>
                    <w:bottom w:val="none" w:sz="0" w:space="0" w:color="auto"/>
                    <w:right w:val="none" w:sz="0" w:space="0" w:color="auto"/>
                  </w:divBdr>
                </w:div>
                <w:div w:id="211385269">
                  <w:marLeft w:val="640"/>
                  <w:marRight w:val="0"/>
                  <w:marTop w:val="0"/>
                  <w:marBottom w:val="0"/>
                  <w:divBdr>
                    <w:top w:val="none" w:sz="0" w:space="0" w:color="auto"/>
                    <w:left w:val="none" w:sz="0" w:space="0" w:color="auto"/>
                    <w:bottom w:val="none" w:sz="0" w:space="0" w:color="auto"/>
                    <w:right w:val="none" w:sz="0" w:space="0" w:color="auto"/>
                  </w:divBdr>
                </w:div>
                <w:div w:id="1952741594">
                  <w:marLeft w:val="640"/>
                  <w:marRight w:val="0"/>
                  <w:marTop w:val="0"/>
                  <w:marBottom w:val="0"/>
                  <w:divBdr>
                    <w:top w:val="none" w:sz="0" w:space="0" w:color="auto"/>
                    <w:left w:val="none" w:sz="0" w:space="0" w:color="auto"/>
                    <w:bottom w:val="none" w:sz="0" w:space="0" w:color="auto"/>
                    <w:right w:val="none" w:sz="0" w:space="0" w:color="auto"/>
                  </w:divBdr>
                </w:div>
                <w:div w:id="590436048">
                  <w:marLeft w:val="640"/>
                  <w:marRight w:val="0"/>
                  <w:marTop w:val="0"/>
                  <w:marBottom w:val="0"/>
                  <w:divBdr>
                    <w:top w:val="none" w:sz="0" w:space="0" w:color="auto"/>
                    <w:left w:val="none" w:sz="0" w:space="0" w:color="auto"/>
                    <w:bottom w:val="none" w:sz="0" w:space="0" w:color="auto"/>
                    <w:right w:val="none" w:sz="0" w:space="0" w:color="auto"/>
                  </w:divBdr>
                </w:div>
                <w:div w:id="153836662">
                  <w:marLeft w:val="640"/>
                  <w:marRight w:val="0"/>
                  <w:marTop w:val="0"/>
                  <w:marBottom w:val="0"/>
                  <w:divBdr>
                    <w:top w:val="none" w:sz="0" w:space="0" w:color="auto"/>
                    <w:left w:val="none" w:sz="0" w:space="0" w:color="auto"/>
                    <w:bottom w:val="none" w:sz="0" w:space="0" w:color="auto"/>
                    <w:right w:val="none" w:sz="0" w:space="0" w:color="auto"/>
                  </w:divBdr>
                </w:div>
                <w:div w:id="1984461136">
                  <w:marLeft w:val="640"/>
                  <w:marRight w:val="0"/>
                  <w:marTop w:val="0"/>
                  <w:marBottom w:val="0"/>
                  <w:divBdr>
                    <w:top w:val="none" w:sz="0" w:space="0" w:color="auto"/>
                    <w:left w:val="none" w:sz="0" w:space="0" w:color="auto"/>
                    <w:bottom w:val="none" w:sz="0" w:space="0" w:color="auto"/>
                    <w:right w:val="none" w:sz="0" w:space="0" w:color="auto"/>
                  </w:divBdr>
                </w:div>
                <w:div w:id="1978803653">
                  <w:marLeft w:val="640"/>
                  <w:marRight w:val="0"/>
                  <w:marTop w:val="0"/>
                  <w:marBottom w:val="0"/>
                  <w:divBdr>
                    <w:top w:val="none" w:sz="0" w:space="0" w:color="auto"/>
                    <w:left w:val="none" w:sz="0" w:space="0" w:color="auto"/>
                    <w:bottom w:val="none" w:sz="0" w:space="0" w:color="auto"/>
                    <w:right w:val="none" w:sz="0" w:space="0" w:color="auto"/>
                  </w:divBdr>
                </w:div>
                <w:div w:id="438260951">
                  <w:marLeft w:val="640"/>
                  <w:marRight w:val="0"/>
                  <w:marTop w:val="0"/>
                  <w:marBottom w:val="0"/>
                  <w:divBdr>
                    <w:top w:val="none" w:sz="0" w:space="0" w:color="auto"/>
                    <w:left w:val="none" w:sz="0" w:space="0" w:color="auto"/>
                    <w:bottom w:val="none" w:sz="0" w:space="0" w:color="auto"/>
                    <w:right w:val="none" w:sz="0" w:space="0" w:color="auto"/>
                  </w:divBdr>
                </w:div>
                <w:div w:id="1441411936">
                  <w:marLeft w:val="640"/>
                  <w:marRight w:val="0"/>
                  <w:marTop w:val="0"/>
                  <w:marBottom w:val="0"/>
                  <w:divBdr>
                    <w:top w:val="none" w:sz="0" w:space="0" w:color="auto"/>
                    <w:left w:val="none" w:sz="0" w:space="0" w:color="auto"/>
                    <w:bottom w:val="none" w:sz="0" w:space="0" w:color="auto"/>
                    <w:right w:val="none" w:sz="0" w:space="0" w:color="auto"/>
                  </w:divBdr>
                </w:div>
                <w:div w:id="419760976">
                  <w:marLeft w:val="640"/>
                  <w:marRight w:val="0"/>
                  <w:marTop w:val="0"/>
                  <w:marBottom w:val="0"/>
                  <w:divBdr>
                    <w:top w:val="none" w:sz="0" w:space="0" w:color="auto"/>
                    <w:left w:val="none" w:sz="0" w:space="0" w:color="auto"/>
                    <w:bottom w:val="none" w:sz="0" w:space="0" w:color="auto"/>
                    <w:right w:val="none" w:sz="0" w:space="0" w:color="auto"/>
                  </w:divBdr>
                </w:div>
              </w:divsChild>
            </w:div>
            <w:div w:id="958075166">
              <w:marLeft w:val="0"/>
              <w:marRight w:val="0"/>
              <w:marTop w:val="0"/>
              <w:marBottom w:val="0"/>
              <w:divBdr>
                <w:top w:val="none" w:sz="0" w:space="0" w:color="auto"/>
                <w:left w:val="none" w:sz="0" w:space="0" w:color="auto"/>
                <w:bottom w:val="none" w:sz="0" w:space="0" w:color="auto"/>
                <w:right w:val="none" w:sz="0" w:space="0" w:color="auto"/>
              </w:divBdr>
              <w:divsChild>
                <w:div w:id="1582989023">
                  <w:marLeft w:val="640"/>
                  <w:marRight w:val="0"/>
                  <w:marTop w:val="0"/>
                  <w:marBottom w:val="0"/>
                  <w:divBdr>
                    <w:top w:val="none" w:sz="0" w:space="0" w:color="auto"/>
                    <w:left w:val="none" w:sz="0" w:space="0" w:color="auto"/>
                    <w:bottom w:val="none" w:sz="0" w:space="0" w:color="auto"/>
                    <w:right w:val="none" w:sz="0" w:space="0" w:color="auto"/>
                  </w:divBdr>
                </w:div>
                <w:div w:id="1325233159">
                  <w:marLeft w:val="640"/>
                  <w:marRight w:val="0"/>
                  <w:marTop w:val="0"/>
                  <w:marBottom w:val="0"/>
                  <w:divBdr>
                    <w:top w:val="none" w:sz="0" w:space="0" w:color="auto"/>
                    <w:left w:val="none" w:sz="0" w:space="0" w:color="auto"/>
                    <w:bottom w:val="none" w:sz="0" w:space="0" w:color="auto"/>
                    <w:right w:val="none" w:sz="0" w:space="0" w:color="auto"/>
                  </w:divBdr>
                </w:div>
                <w:div w:id="262612459">
                  <w:marLeft w:val="640"/>
                  <w:marRight w:val="0"/>
                  <w:marTop w:val="0"/>
                  <w:marBottom w:val="0"/>
                  <w:divBdr>
                    <w:top w:val="none" w:sz="0" w:space="0" w:color="auto"/>
                    <w:left w:val="none" w:sz="0" w:space="0" w:color="auto"/>
                    <w:bottom w:val="none" w:sz="0" w:space="0" w:color="auto"/>
                    <w:right w:val="none" w:sz="0" w:space="0" w:color="auto"/>
                  </w:divBdr>
                </w:div>
                <w:div w:id="2129398119">
                  <w:marLeft w:val="640"/>
                  <w:marRight w:val="0"/>
                  <w:marTop w:val="0"/>
                  <w:marBottom w:val="0"/>
                  <w:divBdr>
                    <w:top w:val="none" w:sz="0" w:space="0" w:color="auto"/>
                    <w:left w:val="none" w:sz="0" w:space="0" w:color="auto"/>
                    <w:bottom w:val="none" w:sz="0" w:space="0" w:color="auto"/>
                    <w:right w:val="none" w:sz="0" w:space="0" w:color="auto"/>
                  </w:divBdr>
                </w:div>
                <w:div w:id="368532007">
                  <w:marLeft w:val="640"/>
                  <w:marRight w:val="0"/>
                  <w:marTop w:val="0"/>
                  <w:marBottom w:val="0"/>
                  <w:divBdr>
                    <w:top w:val="none" w:sz="0" w:space="0" w:color="auto"/>
                    <w:left w:val="none" w:sz="0" w:space="0" w:color="auto"/>
                    <w:bottom w:val="none" w:sz="0" w:space="0" w:color="auto"/>
                    <w:right w:val="none" w:sz="0" w:space="0" w:color="auto"/>
                  </w:divBdr>
                </w:div>
                <w:div w:id="1022587035">
                  <w:marLeft w:val="640"/>
                  <w:marRight w:val="0"/>
                  <w:marTop w:val="0"/>
                  <w:marBottom w:val="0"/>
                  <w:divBdr>
                    <w:top w:val="none" w:sz="0" w:space="0" w:color="auto"/>
                    <w:left w:val="none" w:sz="0" w:space="0" w:color="auto"/>
                    <w:bottom w:val="none" w:sz="0" w:space="0" w:color="auto"/>
                    <w:right w:val="none" w:sz="0" w:space="0" w:color="auto"/>
                  </w:divBdr>
                </w:div>
                <w:div w:id="1089498739">
                  <w:marLeft w:val="640"/>
                  <w:marRight w:val="0"/>
                  <w:marTop w:val="0"/>
                  <w:marBottom w:val="0"/>
                  <w:divBdr>
                    <w:top w:val="none" w:sz="0" w:space="0" w:color="auto"/>
                    <w:left w:val="none" w:sz="0" w:space="0" w:color="auto"/>
                    <w:bottom w:val="none" w:sz="0" w:space="0" w:color="auto"/>
                    <w:right w:val="none" w:sz="0" w:space="0" w:color="auto"/>
                  </w:divBdr>
                </w:div>
                <w:div w:id="1160776204">
                  <w:marLeft w:val="640"/>
                  <w:marRight w:val="0"/>
                  <w:marTop w:val="0"/>
                  <w:marBottom w:val="0"/>
                  <w:divBdr>
                    <w:top w:val="none" w:sz="0" w:space="0" w:color="auto"/>
                    <w:left w:val="none" w:sz="0" w:space="0" w:color="auto"/>
                    <w:bottom w:val="none" w:sz="0" w:space="0" w:color="auto"/>
                    <w:right w:val="none" w:sz="0" w:space="0" w:color="auto"/>
                  </w:divBdr>
                </w:div>
                <w:div w:id="1564608158">
                  <w:marLeft w:val="640"/>
                  <w:marRight w:val="0"/>
                  <w:marTop w:val="0"/>
                  <w:marBottom w:val="0"/>
                  <w:divBdr>
                    <w:top w:val="none" w:sz="0" w:space="0" w:color="auto"/>
                    <w:left w:val="none" w:sz="0" w:space="0" w:color="auto"/>
                    <w:bottom w:val="none" w:sz="0" w:space="0" w:color="auto"/>
                    <w:right w:val="none" w:sz="0" w:space="0" w:color="auto"/>
                  </w:divBdr>
                </w:div>
                <w:div w:id="1928539187">
                  <w:marLeft w:val="640"/>
                  <w:marRight w:val="0"/>
                  <w:marTop w:val="0"/>
                  <w:marBottom w:val="0"/>
                  <w:divBdr>
                    <w:top w:val="none" w:sz="0" w:space="0" w:color="auto"/>
                    <w:left w:val="none" w:sz="0" w:space="0" w:color="auto"/>
                    <w:bottom w:val="none" w:sz="0" w:space="0" w:color="auto"/>
                    <w:right w:val="none" w:sz="0" w:space="0" w:color="auto"/>
                  </w:divBdr>
                </w:div>
                <w:div w:id="1662659725">
                  <w:marLeft w:val="640"/>
                  <w:marRight w:val="0"/>
                  <w:marTop w:val="0"/>
                  <w:marBottom w:val="0"/>
                  <w:divBdr>
                    <w:top w:val="none" w:sz="0" w:space="0" w:color="auto"/>
                    <w:left w:val="none" w:sz="0" w:space="0" w:color="auto"/>
                    <w:bottom w:val="none" w:sz="0" w:space="0" w:color="auto"/>
                    <w:right w:val="none" w:sz="0" w:space="0" w:color="auto"/>
                  </w:divBdr>
                </w:div>
                <w:div w:id="878472699">
                  <w:marLeft w:val="640"/>
                  <w:marRight w:val="0"/>
                  <w:marTop w:val="0"/>
                  <w:marBottom w:val="0"/>
                  <w:divBdr>
                    <w:top w:val="none" w:sz="0" w:space="0" w:color="auto"/>
                    <w:left w:val="none" w:sz="0" w:space="0" w:color="auto"/>
                    <w:bottom w:val="none" w:sz="0" w:space="0" w:color="auto"/>
                    <w:right w:val="none" w:sz="0" w:space="0" w:color="auto"/>
                  </w:divBdr>
                </w:div>
                <w:div w:id="124935553">
                  <w:marLeft w:val="640"/>
                  <w:marRight w:val="0"/>
                  <w:marTop w:val="0"/>
                  <w:marBottom w:val="0"/>
                  <w:divBdr>
                    <w:top w:val="none" w:sz="0" w:space="0" w:color="auto"/>
                    <w:left w:val="none" w:sz="0" w:space="0" w:color="auto"/>
                    <w:bottom w:val="none" w:sz="0" w:space="0" w:color="auto"/>
                    <w:right w:val="none" w:sz="0" w:space="0" w:color="auto"/>
                  </w:divBdr>
                </w:div>
                <w:div w:id="5837197">
                  <w:marLeft w:val="640"/>
                  <w:marRight w:val="0"/>
                  <w:marTop w:val="0"/>
                  <w:marBottom w:val="0"/>
                  <w:divBdr>
                    <w:top w:val="none" w:sz="0" w:space="0" w:color="auto"/>
                    <w:left w:val="none" w:sz="0" w:space="0" w:color="auto"/>
                    <w:bottom w:val="none" w:sz="0" w:space="0" w:color="auto"/>
                    <w:right w:val="none" w:sz="0" w:space="0" w:color="auto"/>
                  </w:divBdr>
                </w:div>
                <w:div w:id="432869347">
                  <w:marLeft w:val="640"/>
                  <w:marRight w:val="0"/>
                  <w:marTop w:val="0"/>
                  <w:marBottom w:val="0"/>
                  <w:divBdr>
                    <w:top w:val="none" w:sz="0" w:space="0" w:color="auto"/>
                    <w:left w:val="none" w:sz="0" w:space="0" w:color="auto"/>
                    <w:bottom w:val="none" w:sz="0" w:space="0" w:color="auto"/>
                    <w:right w:val="none" w:sz="0" w:space="0" w:color="auto"/>
                  </w:divBdr>
                </w:div>
                <w:div w:id="1989162529">
                  <w:marLeft w:val="640"/>
                  <w:marRight w:val="0"/>
                  <w:marTop w:val="0"/>
                  <w:marBottom w:val="0"/>
                  <w:divBdr>
                    <w:top w:val="none" w:sz="0" w:space="0" w:color="auto"/>
                    <w:left w:val="none" w:sz="0" w:space="0" w:color="auto"/>
                    <w:bottom w:val="none" w:sz="0" w:space="0" w:color="auto"/>
                    <w:right w:val="none" w:sz="0" w:space="0" w:color="auto"/>
                  </w:divBdr>
                </w:div>
                <w:div w:id="1475365945">
                  <w:marLeft w:val="640"/>
                  <w:marRight w:val="0"/>
                  <w:marTop w:val="0"/>
                  <w:marBottom w:val="0"/>
                  <w:divBdr>
                    <w:top w:val="none" w:sz="0" w:space="0" w:color="auto"/>
                    <w:left w:val="none" w:sz="0" w:space="0" w:color="auto"/>
                    <w:bottom w:val="none" w:sz="0" w:space="0" w:color="auto"/>
                    <w:right w:val="none" w:sz="0" w:space="0" w:color="auto"/>
                  </w:divBdr>
                </w:div>
                <w:div w:id="102499741">
                  <w:marLeft w:val="640"/>
                  <w:marRight w:val="0"/>
                  <w:marTop w:val="0"/>
                  <w:marBottom w:val="0"/>
                  <w:divBdr>
                    <w:top w:val="none" w:sz="0" w:space="0" w:color="auto"/>
                    <w:left w:val="none" w:sz="0" w:space="0" w:color="auto"/>
                    <w:bottom w:val="none" w:sz="0" w:space="0" w:color="auto"/>
                    <w:right w:val="none" w:sz="0" w:space="0" w:color="auto"/>
                  </w:divBdr>
                </w:div>
                <w:div w:id="1362130751">
                  <w:marLeft w:val="640"/>
                  <w:marRight w:val="0"/>
                  <w:marTop w:val="0"/>
                  <w:marBottom w:val="0"/>
                  <w:divBdr>
                    <w:top w:val="none" w:sz="0" w:space="0" w:color="auto"/>
                    <w:left w:val="none" w:sz="0" w:space="0" w:color="auto"/>
                    <w:bottom w:val="none" w:sz="0" w:space="0" w:color="auto"/>
                    <w:right w:val="none" w:sz="0" w:space="0" w:color="auto"/>
                  </w:divBdr>
                </w:div>
                <w:div w:id="890917558">
                  <w:marLeft w:val="640"/>
                  <w:marRight w:val="0"/>
                  <w:marTop w:val="0"/>
                  <w:marBottom w:val="0"/>
                  <w:divBdr>
                    <w:top w:val="none" w:sz="0" w:space="0" w:color="auto"/>
                    <w:left w:val="none" w:sz="0" w:space="0" w:color="auto"/>
                    <w:bottom w:val="none" w:sz="0" w:space="0" w:color="auto"/>
                    <w:right w:val="none" w:sz="0" w:space="0" w:color="auto"/>
                  </w:divBdr>
                </w:div>
                <w:div w:id="813451518">
                  <w:marLeft w:val="640"/>
                  <w:marRight w:val="0"/>
                  <w:marTop w:val="0"/>
                  <w:marBottom w:val="0"/>
                  <w:divBdr>
                    <w:top w:val="none" w:sz="0" w:space="0" w:color="auto"/>
                    <w:left w:val="none" w:sz="0" w:space="0" w:color="auto"/>
                    <w:bottom w:val="none" w:sz="0" w:space="0" w:color="auto"/>
                    <w:right w:val="none" w:sz="0" w:space="0" w:color="auto"/>
                  </w:divBdr>
                </w:div>
                <w:div w:id="1040982070">
                  <w:marLeft w:val="640"/>
                  <w:marRight w:val="0"/>
                  <w:marTop w:val="0"/>
                  <w:marBottom w:val="0"/>
                  <w:divBdr>
                    <w:top w:val="none" w:sz="0" w:space="0" w:color="auto"/>
                    <w:left w:val="none" w:sz="0" w:space="0" w:color="auto"/>
                    <w:bottom w:val="none" w:sz="0" w:space="0" w:color="auto"/>
                    <w:right w:val="none" w:sz="0" w:space="0" w:color="auto"/>
                  </w:divBdr>
                </w:div>
                <w:div w:id="68964101">
                  <w:marLeft w:val="640"/>
                  <w:marRight w:val="0"/>
                  <w:marTop w:val="0"/>
                  <w:marBottom w:val="0"/>
                  <w:divBdr>
                    <w:top w:val="none" w:sz="0" w:space="0" w:color="auto"/>
                    <w:left w:val="none" w:sz="0" w:space="0" w:color="auto"/>
                    <w:bottom w:val="none" w:sz="0" w:space="0" w:color="auto"/>
                    <w:right w:val="none" w:sz="0" w:space="0" w:color="auto"/>
                  </w:divBdr>
                </w:div>
                <w:div w:id="1588688097">
                  <w:marLeft w:val="640"/>
                  <w:marRight w:val="0"/>
                  <w:marTop w:val="0"/>
                  <w:marBottom w:val="0"/>
                  <w:divBdr>
                    <w:top w:val="none" w:sz="0" w:space="0" w:color="auto"/>
                    <w:left w:val="none" w:sz="0" w:space="0" w:color="auto"/>
                    <w:bottom w:val="none" w:sz="0" w:space="0" w:color="auto"/>
                    <w:right w:val="none" w:sz="0" w:space="0" w:color="auto"/>
                  </w:divBdr>
                </w:div>
                <w:div w:id="379521085">
                  <w:marLeft w:val="640"/>
                  <w:marRight w:val="0"/>
                  <w:marTop w:val="0"/>
                  <w:marBottom w:val="0"/>
                  <w:divBdr>
                    <w:top w:val="none" w:sz="0" w:space="0" w:color="auto"/>
                    <w:left w:val="none" w:sz="0" w:space="0" w:color="auto"/>
                    <w:bottom w:val="none" w:sz="0" w:space="0" w:color="auto"/>
                    <w:right w:val="none" w:sz="0" w:space="0" w:color="auto"/>
                  </w:divBdr>
                </w:div>
                <w:div w:id="2117602794">
                  <w:marLeft w:val="640"/>
                  <w:marRight w:val="0"/>
                  <w:marTop w:val="0"/>
                  <w:marBottom w:val="0"/>
                  <w:divBdr>
                    <w:top w:val="none" w:sz="0" w:space="0" w:color="auto"/>
                    <w:left w:val="none" w:sz="0" w:space="0" w:color="auto"/>
                    <w:bottom w:val="none" w:sz="0" w:space="0" w:color="auto"/>
                    <w:right w:val="none" w:sz="0" w:space="0" w:color="auto"/>
                  </w:divBdr>
                </w:div>
                <w:div w:id="439421236">
                  <w:marLeft w:val="640"/>
                  <w:marRight w:val="0"/>
                  <w:marTop w:val="0"/>
                  <w:marBottom w:val="0"/>
                  <w:divBdr>
                    <w:top w:val="none" w:sz="0" w:space="0" w:color="auto"/>
                    <w:left w:val="none" w:sz="0" w:space="0" w:color="auto"/>
                    <w:bottom w:val="none" w:sz="0" w:space="0" w:color="auto"/>
                    <w:right w:val="none" w:sz="0" w:space="0" w:color="auto"/>
                  </w:divBdr>
                </w:div>
                <w:div w:id="903565405">
                  <w:marLeft w:val="640"/>
                  <w:marRight w:val="0"/>
                  <w:marTop w:val="0"/>
                  <w:marBottom w:val="0"/>
                  <w:divBdr>
                    <w:top w:val="none" w:sz="0" w:space="0" w:color="auto"/>
                    <w:left w:val="none" w:sz="0" w:space="0" w:color="auto"/>
                    <w:bottom w:val="none" w:sz="0" w:space="0" w:color="auto"/>
                    <w:right w:val="none" w:sz="0" w:space="0" w:color="auto"/>
                  </w:divBdr>
                </w:div>
                <w:div w:id="1359308952">
                  <w:marLeft w:val="640"/>
                  <w:marRight w:val="0"/>
                  <w:marTop w:val="0"/>
                  <w:marBottom w:val="0"/>
                  <w:divBdr>
                    <w:top w:val="none" w:sz="0" w:space="0" w:color="auto"/>
                    <w:left w:val="none" w:sz="0" w:space="0" w:color="auto"/>
                    <w:bottom w:val="none" w:sz="0" w:space="0" w:color="auto"/>
                    <w:right w:val="none" w:sz="0" w:space="0" w:color="auto"/>
                  </w:divBdr>
                </w:div>
                <w:div w:id="262231642">
                  <w:marLeft w:val="640"/>
                  <w:marRight w:val="0"/>
                  <w:marTop w:val="0"/>
                  <w:marBottom w:val="0"/>
                  <w:divBdr>
                    <w:top w:val="none" w:sz="0" w:space="0" w:color="auto"/>
                    <w:left w:val="none" w:sz="0" w:space="0" w:color="auto"/>
                    <w:bottom w:val="none" w:sz="0" w:space="0" w:color="auto"/>
                    <w:right w:val="none" w:sz="0" w:space="0" w:color="auto"/>
                  </w:divBdr>
                </w:div>
                <w:div w:id="1394427709">
                  <w:marLeft w:val="640"/>
                  <w:marRight w:val="0"/>
                  <w:marTop w:val="0"/>
                  <w:marBottom w:val="0"/>
                  <w:divBdr>
                    <w:top w:val="none" w:sz="0" w:space="0" w:color="auto"/>
                    <w:left w:val="none" w:sz="0" w:space="0" w:color="auto"/>
                    <w:bottom w:val="none" w:sz="0" w:space="0" w:color="auto"/>
                    <w:right w:val="none" w:sz="0" w:space="0" w:color="auto"/>
                  </w:divBdr>
                </w:div>
                <w:div w:id="1950307031">
                  <w:marLeft w:val="640"/>
                  <w:marRight w:val="0"/>
                  <w:marTop w:val="0"/>
                  <w:marBottom w:val="0"/>
                  <w:divBdr>
                    <w:top w:val="none" w:sz="0" w:space="0" w:color="auto"/>
                    <w:left w:val="none" w:sz="0" w:space="0" w:color="auto"/>
                    <w:bottom w:val="none" w:sz="0" w:space="0" w:color="auto"/>
                    <w:right w:val="none" w:sz="0" w:space="0" w:color="auto"/>
                  </w:divBdr>
                </w:div>
                <w:div w:id="1308628609">
                  <w:marLeft w:val="640"/>
                  <w:marRight w:val="0"/>
                  <w:marTop w:val="0"/>
                  <w:marBottom w:val="0"/>
                  <w:divBdr>
                    <w:top w:val="none" w:sz="0" w:space="0" w:color="auto"/>
                    <w:left w:val="none" w:sz="0" w:space="0" w:color="auto"/>
                    <w:bottom w:val="none" w:sz="0" w:space="0" w:color="auto"/>
                    <w:right w:val="none" w:sz="0" w:space="0" w:color="auto"/>
                  </w:divBdr>
                </w:div>
                <w:div w:id="881751516">
                  <w:marLeft w:val="640"/>
                  <w:marRight w:val="0"/>
                  <w:marTop w:val="0"/>
                  <w:marBottom w:val="0"/>
                  <w:divBdr>
                    <w:top w:val="none" w:sz="0" w:space="0" w:color="auto"/>
                    <w:left w:val="none" w:sz="0" w:space="0" w:color="auto"/>
                    <w:bottom w:val="none" w:sz="0" w:space="0" w:color="auto"/>
                    <w:right w:val="none" w:sz="0" w:space="0" w:color="auto"/>
                  </w:divBdr>
                </w:div>
                <w:div w:id="521671537">
                  <w:marLeft w:val="640"/>
                  <w:marRight w:val="0"/>
                  <w:marTop w:val="0"/>
                  <w:marBottom w:val="0"/>
                  <w:divBdr>
                    <w:top w:val="none" w:sz="0" w:space="0" w:color="auto"/>
                    <w:left w:val="none" w:sz="0" w:space="0" w:color="auto"/>
                    <w:bottom w:val="none" w:sz="0" w:space="0" w:color="auto"/>
                    <w:right w:val="none" w:sz="0" w:space="0" w:color="auto"/>
                  </w:divBdr>
                </w:div>
                <w:div w:id="696584659">
                  <w:marLeft w:val="640"/>
                  <w:marRight w:val="0"/>
                  <w:marTop w:val="0"/>
                  <w:marBottom w:val="0"/>
                  <w:divBdr>
                    <w:top w:val="none" w:sz="0" w:space="0" w:color="auto"/>
                    <w:left w:val="none" w:sz="0" w:space="0" w:color="auto"/>
                    <w:bottom w:val="none" w:sz="0" w:space="0" w:color="auto"/>
                    <w:right w:val="none" w:sz="0" w:space="0" w:color="auto"/>
                  </w:divBdr>
                </w:div>
                <w:div w:id="434524677">
                  <w:marLeft w:val="640"/>
                  <w:marRight w:val="0"/>
                  <w:marTop w:val="0"/>
                  <w:marBottom w:val="0"/>
                  <w:divBdr>
                    <w:top w:val="none" w:sz="0" w:space="0" w:color="auto"/>
                    <w:left w:val="none" w:sz="0" w:space="0" w:color="auto"/>
                    <w:bottom w:val="none" w:sz="0" w:space="0" w:color="auto"/>
                    <w:right w:val="none" w:sz="0" w:space="0" w:color="auto"/>
                  </w:divBdr>
                </w:div>
                <w:div w:id="1795253091">
                  <w:marLeft w:val="640"/>
                  <w:marRight w:val="0"/>
                  <w:marTop w:val="0"/>
                  <w:marBottom w:val="0"/>
                  <w:divBdr>
                    <w:top w:val="none" w:sz="0" w:space="0" w:color="auto"/>
                    <w:left w:val="none" w:sz="0" w:space="0" w:color="auto"/>
                    <w:bottom w:val="none" w:sz="0" w:space="0" w:color="auto"/>
                    <w:right w:val="none" w:sz="0" w:space="0" w:color="auto"/>
                  </w:divBdr>
                </w:div>
                <w:div w:id="316542369">
                  <w:marLeft w:val="640"/>
                  <w:marRight w:val="0"/>
                  <w:marTop w:val="0"/>
                  <w:marBottom w:val="0"/>
                  <w:divBdr>
                    <w:top w:val="none" w:sz="0" w:space="0" w:color="auto"/>
                    <w:left w:val="none" w:sz="0" w:space="0" w:color="auto"/>
                    <w:bottom w:val="none" w:sz="0" w:space="0" w:color="auto"/>
                    <w:right w:val="none" w:sz="0" w:space="0" w:color="auto"/>
                  </w:divBdr>
                </w:div>
                <w:div w:id="703486527">
                  <w:marLeft w:val="640"/>
                  <w:marRight w:val="0"/>
                  <w:marTop w:val="0"/>
                  <w:marBottom w:val="0"/>
                  <w:divBdr>
                    <w:top w:val="none" w:sz="0" w:space="0" w:color="auto"/>
                    <w:left w:val="none" w:sz="0" w:space="0" w:color="auto"/>
                    <w:bottom w:val="none" w:sz="0" w:space="0" w:color="auto"/>
                    <w:right w:val="none" w:sz="0" w:space="0" w:color="auto"/>
                  </w:divBdr>
                </w:div>
                <w:div w:id="1152452280">
                  <w:marLeft w:val="640"/>
                  <w:marRight w:val="0"/>
                  <w:marTop w:val="0"/>
                  <w:marBottom w:val="0"/>
                  <w:divBdr>
                    <w:top w:val="none" w:sz="0" w:space="0" w:color="auto"/>
                    <w:left w:val="none" w:sz="0" w:space="0" w:color="auto"/>
                    <w:bottom w:val="none" w:sz="0" w:space="0" w:color="auto"/>
                    <w:right w:val="none" w:sz="0" w:space="0" w:color="auto"/>
                  </w:divBdr>
                </w:div>
                <w:div w:id="1191140724">
                  <w:marLeft w:val="640"/>
                  <w:marRight w:val="0"/>
                  <w:marTop w:val="0"/>
                  <w:marBottom w:val="0"/>
                  <w:divBdr>
                    <w:top w:val="none" w:sz="0" w:space="0" w:color="auto"/>
                    <w:left w:val="none" w:sz="0" w:space="0" w:color="auto"/>
                    <w:bottom w:val="none" w:sz="0" w:space="0" w:color="auto"/>
                    <w:right w:val="none" w:sz="0" w:space="0" w:color="auto"/>
                  </w:divBdr>
                </w:div>
                <w:div w:id="1035890060">
                  <w:marLeft w:val="640"/>
                  <w:marRight w:val="0"/>
                  <w:marTop w:val="0"/>
                  <w:marBottom w:val="0"/>
                  <w:divBdr>
                    <w:top w:val="none" w:sz="0" w:space="0" w:color="auto"/>
                    <w:left w:val="none" w:sz="0" w:space="0" w:color="auto"/>
                    <w:bottom w:val="none" w:sz="0" w:space="0" w:color="auto"/>
                    <w:right w:val="none" w:sz="0" w:space="0" w:color="auto"/>
                  </w:divBdr>
                </w:div>
              </w:divsChild>
            </w:div>
            <w:div w:id="825245283">
              <w:marLeft w:val="0"/>
              <w:marRight w:val="0"/>
              <w:marTop w:val="0"/>
              <w:marBottom w:val="0"/>
              <w:divBdr>
                <w:top w:val="none" w:sz="0" w:space="0" w:color="auto"/>
                <w:left w:val="none" w:sz="0" w:space="0" w:color="auto"/>
                <w:bottom w:val="none" w:sz="0" w:space="0" w:color="auto"/>
                <w:right w:val="none" w:sz="0" w:space="0" w:color="auto"/>
              </w:divBdr>
              <w:divsChild>
                <w:div w:id="1761370434">
                  <w:marLeft w:val="640"/>
                  <w:marRight w:val="0"/>
                  <w:marTop w:val="0"/>
                  <w:marBottom w:val="0"/>
                  <w:divBdr>
                    <w:top w:val="none" w:sz="0" w:space="0" w:color="auto"/>
                    <w:left w:val="none" w:sz="0" w:space="0" w:color="auto"/>
                    <w:bottom w:val="none" w:sz="0" w:space="0" w:color="auto"/>
                    <w:right w:val="none" w:sz="0" w:space="0" w:color="auto"/>
                  </w:divBdr>
                </w:div>
                <w:div w:id="2054884143">
                  <w:marLeft w:val="640"/>
                  <w:marRight w:val="0"/>
                  <w:marTop w:val="0"/>
                  <w:marBottom w:val="0"/>
                  <w:divBdr>
                    <w:top w:val="none" w:sz="0" w:space="0" w:color="auto"/>
                    <w:left w:val="none" w:sz="0" w:space="0" w:color="auto"/>
                    <w:bottom w:val="none" w:sz="0" w:space="0" w:color="auto"/>
                    <w:right w:val="none" w:sz="0" w:space="0" w:color="auto"/>
                  </w:divBdr>
                </w:div>
                <w:div w:id="1486631083">
                  <w:marLeft w:val="640"/>
                  <w:marRight w:val="0"/>
                  <w:marTop w:val="0"/>
                  <w:marBottom w:val="0"/>
                  <w:divBdr>
                    <w:top w:val="none" w:sz="0" w:space="0" w:color="auto"/>
                    <w:left w:val="none" w:sz="0" w:space="0" w:color="auto"/>
                    <w:bottom w:val="none" w:sz="0" w:space="0" w:color="auto"/>
                    <w:right w:val="none" w:sz="0" w:space="0" w:color="auto"/>
                  </w:divBdr>
                </w:div>
                <w:div w:id="772361305">
                  <w:marLeft w:val="640"/>
                  <w:marRight w:val="0"/>
                  <w:marTop w:val="0"/>
                  <w:marBottom w:val="0"/>
                  <w:divBdr>
                    <w:top w:val="none" w:sz="0" w:space="0" w:color="auto"/>
                    <w:left w:val="none" w:sz="0" w:space="0" w:color="auto"/>
                    <w:bottom w:val="none" w:sz="0" w:space="0" w:color="auto"/>
                    <w:right w:val="none" w:sz="0" w:space="0" w:color="auto"/>
                  </w:divBdr>
                </w:div>
                <w:div w:id="213393527">
                  <w:marLeft w:val="640"/>
                  <w:marRight w:val="0"/>
                  <w:marTop w:val="0"/>
                  <w:marBottom w:val="0"/>
                  <w:divBdr>
                    <w:top w:val="none" w:sz="0" w:space="0" w:color="auto"/>
                    <w:left w:val="none" w:sz="0" w:space="0" w:color="auto"/>
                    <w:bottom w:val="none" w:sz="0" w:space="0" w:color="auto"/>
                    <w:right w:val="none" w:sz="0" w:space="0" w:color="auto"/>
                  </w:divBdr>
                </w:div>
                <w:div w:id="1215966122">
                  <w:marLeft w:val="640"/>
                  <w:marRight w:val="0"/>
                  <w:marTop w:val="0"/>
                  <w:marBottom w:val="0"/>
                  <w:divBdr>
                    <w:top w:val="none" w:sz="0" w:space="0" w:color="auto"/>
                    <w:left w:val="none" w:sz="0" w:space="0" w:color="auto"/>
                    <w:bottom w:val="none" w:sz="0" w:space="0" w:color="auto"/>
                    <w:right w:val="none" w:sz="0" w:space="0" w:color="auto"/>
                  </w:divBdr>
                </w:div>
                <w:div w:id="841437390">
                  <w:marLeft w:val="640"/>
                  <w:marRight w:val="0"/>
                  <w:marTop w:val="0"/>
                  <w:marBottom w:val="0"/>
                  <w:divBdr>
                    <w:top w:val="none" w:sz="0" w:space="0" w:color="auto"/>
                    <w:left w:val="none" w:sz="0" w:space="0" w:color="auto"/>
                    <w:bottom w:val="none" w:sz="0" w:space="0" w:color="auto"/>
                    <w:right w:val="none" w:sz="0" w:space="0" w:color="auto"/>
                  </w:divBdr>
                </w:div>
                <w:div w:id="361517192">
                  <w:marLeft w:val="640"/>
                  <w:marRight w:val="0"/>
                  <w:marTop w:val="0"/>
                  <w:marBottom w:val="0"/>
                  <w:divBdr>
                    <w:top w:val="none" w:sz="0" w:space="0" w:color="auto"/>
                    <w:left w:val="none" w:sz="0" w:space="0" w:color="auto"/>
                    <w:bottom w:val="none" w:sz="0" w:space="0" w:color="auto"/>
                    <w:right w:val="none" w:sz="0" w:space="0" w:color="auto"/>
                  </w:divBdr>
                </w:div>
                <w:div w:id="30963368">
                  <w:marLeft w:val="640"/>
                  <w:marRight w:val="0"/>
                  <w:marTop w:val="0"/>
                  <w:marBottom w:val="0"/>
                  <w:divBdr>
                    <w:top w:val="none" w:sz="0" w:space="0" w:color="auto"/>
                    <w:left w:val="none" w:sz="0" w:space="0" w:color="auto"/>
                    <w:bottom w:val="none" w:sz="0" w:space="0" w:color="auto"/>
                    <w:right w:val="none" w:sz="0" w:space="0" w:color="auto"/>
                  </w:divBdr>
                </w:div>
                <w:div w:id="947153401">
                  <w:marLeft w:val="640"/>
                  <w:marRight w:val="0"/>
                  <w:marTop w:val="0"/>
                  <w:marBottom w:val="0"/>
                  <w:divBdr>
                    <w:top w:val="none" w:sz="0" w:space="0" w:color="auto"/>
                    <w:left w:val="none" w:sz="0" w:space="0" w:color="auto"/>
                    <w:bottom w:val="none" w:sz="0" w:space="0" w:color="auto"/>
                    <w:right w:val="none" w:sz="0" w:space="0" w:color="auto"/>
                  </w:divBdr>
                </w:div>
                <w:div w:id="1993412046">
                  <w:marLeft w:val="640"/>
                  <w:marRight w:val="0"/>
                  <w:marTop w:val="0"/>
                  <w:marBottom w:val="0"/>
                  <w:divBdr>
                    <w:top w:val="none" w:sz="0" w:space="0" w:color="auto"/>
                    <w:left w:val="none" w:sz="0" w:space="0" w:color="auto"/>
                    <w:bottom w:val="none" w:sz="0" w:space="0" w:color="auto"/>
                    <w:right w:val="none" w:sz="0" w:space="0" w:color="auto"/>
                  </w:divBdr>
                </w:div>
                <w:div w:id="614950336">
                  <w:marLeft w:val="640"/>
                  <w:marRight w:val="0"/>
                  <w:marTop w:val="0"/>
                  <w:marBottom w:val="0"/>
                  <w:divBdr>
                    <w:top w:val="none" w:sz="0" w:space="0" w:color="auto"/>
                    <w:left w:val="none" w:sz="0" w:space="0" w:color="auto"/>
                    <w:bottom w:val="none" w:sz="0" w:space="0" w:color="auto"/>
                    <w:right w:val="none" w:sz="0" w:space="0" w:color="auto"/>
                  </w:divBdr>
                </w:div>
                <w:div w:id="1307317595">
                  <w:marLeft w:val="640"/>
                  <w:marRight w:val="0"/>
                  <w:marTop w:val="0"/>
                  <w:marBottom w:val="0"/>
                  <w:divBdr>
                    <w:top w:val="none" w:sz="0" w:space="0" w:color="auto"/>
                    <w:left w:val="none" w:sz="0" w:space="0" w:color="auto"/>
                    <w:bottom w:val="none" w:sz="0" w:space="0" w:color="auto"/>
                    <w:right w:val="none" w:sz="0" w:space="0" w:color="auto"/>
                  </w:divBdr>
                </w:div>
                <w:div w:id="747311124">
                  <w:marLeft w:val="640"/>
                  <w:marRight w:val="0"/>
                  <w:marTop w:val="0"/>
                  <w:marBottom w:val="0"/>
                  <w:divBdr>
                    <w:top w:val="none" w:sz="0" w:space="0" w:color="auto"/>
                    <w:left w:val="none" w:sz="0" w:space="0" w:color="auto"/>
                    <w:bottom w:val="none" w:sz="0" w:space="0" w:color="auto"/>
                    <w:right w:val="none" w:sz="0" w:space="0" w:color="auto"/>
                  </w:divBdr>
                </w:div>
                <w:div w:id="1378552762">
                  <w:marLeft w:val="640"/>
                  <w:marRight w:val="0"/>
                  <w:marTop w:val="0"/>
                  <w:marBottom w:val="0"/>
                  <w:divBdr>
                    <w:top w:val="none" w:sz="0" w:space="0" w:color="auto"/>
                    <w:left w:val="none" w:sz="0" w:space="0" w:color="auto"/>
                    <w:bottom w:val="none" w:sz="0" w:space="0" w:color="auto"/>
                    <w:right w:val="none" w:sz="0" w:space="0" w:color="auto"/>
                  </w:divBdr>
                </w:div>
                <w:div w:id="1437365560">
                  <w:marLeft w:val="640"/>
                  <w:marRight w:val="0"/>
                  <w:marTop w:val="0"/>
                  <w:marBottom w:val="0"/>
                  <w:divBdr>
                    <w:top w:val="none" w:sz="0" w:space="0" w:color="auto"/>
                    <w:left w:val="none" w:sz="0" w:space="0" w:color="auto"/>
                    <w:bottom w:val="none" w:sz="0" w:space="0" w:color="auto"/>
                    <w:right w:val="none" w:sz="0" w:space="0" w:color="auto"/>
                  </w:divBdr>
                </w:div>
                <w:div w:id="1894806846">
                  <w:marLeft w:val="640"/>
                  <w:marRight w:val="0"/>
                  <w:marTop w:val="0"/>
                  <w:marBottom w:val="0"/>
                  <w:divBdr>
                    <w:top w:val="none" w:sz="0" w:space="0" w:color="auto"/>
                    <w:left w:val="none" w:sz="0" w:space="0" w:color="auto"/>
                    <w:bottom w:val="none" w:sz="0" w:space="0" w:color="auto"/>
                    <w:right w:val="none" w:sz="0" w:space="0" w:color="auto"/>
                  </w:divBdr>
                </w:div>
                <w:div w:id="1520123928">
                  <w:marLeft w:val="640"/>
                  <w:marRight w:val="0"/>
                  <w:marTop w:val="0"/>
                  <w:marBottom w:val="0"/>
                  <w:divBdr>
                    <w:top w:val="none" w:sz="0" w:space="0" w:color="auto"/>
                    <w:left w:val="none" w:sz="0" w:space="0" w:color="auto"/>
                    <w:bottom w:val="none" w:sz="0" w:space="0" w:color="auto"/>
                    <w:right w:val="none" w:sz="0" w:space="0" w:color="auto"/>
                  </w:divBdr>
                </w:div>
                <w:div w:id="379325678">
                  <w:marLeft w:val="640"/>
                  <w:marRight w:val="0"/>
                  <w:marTop w:val="0"/>
                  <w:marBottom w:val="0"/>
                  <w:divBdr>
                    <w:top w:val="none" w:sz="0" w:space="0" w:color="auto"/>
                    <w:left w:val="none" w:sz="0" w:space="0" w:color="auto"/>
                    <w:bottom w:val="none" w:sz="0" w:space="0" w:color="auto"/>
                    <w:right w:val="none" w:sz="0" w:space="0" w:color="auto"/>
                  </w:divBdr>
                </w:div>
                <w:div w:id="506208884">
                  <w:marLeft w:val="640"/>
                  <w:marRight w:val="0"/>
                  <w:marTop w:val="0"/>
                  <w:marBottom w:val="0"/>
                  <w:divBdr>
                    <w:top w:val="none" w:sz="0" w:space="0" w:color="auto"/>
                    <w:left w:val="none" w:sz="0" w:space="0" w:color="auto"/>
                    <w:bottom w:val="none" w:sz="0" w:space="0" w:color="auto"/>
                    <w:right w:val="none" w:sz="0" w:space="0" w:color="auto"/>
                  </w:divBdr>
                </w:div>
                <w:div w:id="1119109213">
                  <w:marLeft w:val="640"/>
                  <w:marRight w:val="0"/>
                  <w:marTop w:val="0"/>
                  <w:marBottom w:val="0"/>
                  <w:divBdr>
                    <w:top w:val="none" w:sz="0" w:space="0" w:color="auto"/>
                    <w:left w:val="none" w:sz="0" w:space="0" w:color="auto"/>
                    <w:bottom w:val="none" w:sz="0" w:space="0" w:color="auto"/>
                    <w:right w:val="none" w:sz="0" w:space="0" w:color="auto"/>
                  </w:divBdr>
                </w:div>
                <w:div w:id="843476377">
                  <w:marLeft w:val="640"/>
                  <w:marRight w:val="0"/>
                  <w:marTop w:val="0"/>
                  <w:marBottom w:val="0"/>
                  <w:divBdr>
                    <w:top w:val="none" w:sz="0" w:space="0" w:color="auto"/>
                    <w:left w:val="none" w:sz="0" w:space="0" w:color="auto"/>
                    <w:bottom w:val="none" w:sz="0" w:space="0" w:color="auto"/>
                    <w:right w:val="none" w:sz="0" w:space="0" w:color="auto"/>
                  </w:divBdr>
                </w:div>
                <w:div w:id="309528502">
                  <w:marLeft w:val="640"/>
                  <w:marRight w:val="0"/>
                  <w:marTop w:val="0"/>
                  <w:marBottom w:val="0"/>
                  <w:divBdr>
                    <w:top w:val="none" w:sz="0" w:space="0" w:color="auto"/>
                    <w:left w:val="none" w:sz="0" w:space="0" w:color="auto"/>
                    <w:bottom w:val="none" w:sz="0" w:space="0" w:color="auto"/>
                    <w:right w:val="none" w:sz="0" w:space="0" w:color="auto"/>
                  </w:divBdr>
                </w:div>
                <w:div w:id="300773662">
                  <w:marLeft w:val="640"/>
                  <w:marRight w:val="0"/>
                  <w:marTop w:val="0"/>
                  <w:marBottom w:val="0"/>
                  <w:divBdr>
                    <w:top w:val="none" w:sz="0" w:space="0" w:color="auto"/>
                    <w:left w:val="none" w:sz="0" w:space="0" w:color="auto"/>
                    <w:bottom w:val="none" w:sz="0" w:space="0" w:color="auto"/>
                    <w:right w:val="none" w:sz="0" w:space="0" w:color="auto"/>
                  </w:divBdr>
                </w:div>
                <w:div w:id="1178665132">
                  <w:marLeft w:val="640"/>
                  <w:marRight w:val="0"/>
                  <w:marTop w:val="0"/>
                  <w:marBottom w:val="0"/>
                  <w:divBdr>
                    <w:top w:val="none" w:sz="0" w:space="0" w:color="auto"/>
                    <w:left w:val="none" w:sz="0" w:space="0" w:color="auto"/>
                    <w:bottom w:val="none" w:sz="0" w:space="0" w:color="auto"/>
                    <w:right w:val="none" w:sz="0" w:space="0" w:color="auto"/>
                  </w:divBdr>
                </w:div>
                <w:div w:id="681708849">
                  <w:marLeft w:val="640"/>
                  <w:marRight w:val="0"/>
                  <w:marTop w:val="0"/>
                  <w:marBottom w:val="0"/>
                  <w:divBdr>
                    <w:top w:val="none" w:sz="0" w:space="0" w:color="auto"/>
                    <w:left w:val="none" w:sz="0" w:space="0" w:color="auto"/>
                    <w:bottom w:val="none" w:sz="0" w:space="0" w:color="auto"/>
                    <w:right w:val="none" w:sz="0" w:space="0" w:color="auto"/>
                  </w:divBdr>
                </w:div>
                <w:div w:id="1595238949">
                  <w:marLeft w:val="640"/>
                  <w:marRight w:val="0"/>
                  <w:marTop w:val="0"/>
                  <w:marBottom w:val="0"/>
                  <w:divBdr>
                    <w:top w:val="none" w:sz="0" w:space="0" w:color="auto"/>
                    <w:left w:val="none" w:sz="0" w:space="0" w:color="auto"/>
                    <w:bottom w:val="none" w:sz="0" w:space="0" w:color="auto"/>
                    <w:right w:val="none" w:sz="0" w:space="0" w:color="auto"/>
                  </w:divBdr>
                </w:div>
                <w:div w:id="1905330797">
                  <w:marLeft w:val="640"/>
                  <w:marRight w:val="0"/>
                  <w:marTop w:val="0"/>
                  <w:marBottom w:val="0"/>
                  <w:divBdr>
                    <w:top w:val="none" w:sz="0" w:space="0" w:color="auto"/>
                    <w:left w:val="none" w:sz="0" w:space="0" w:color="auto"/>
                    <w:bottom w:val="none" w:sz="0" w:space="0" w:color="auto"/>
                    <w:right w:val="none" w:sz="0" w:space="0" w:color="auto"/>
                  </w:divBdr>
                </w:div>
                <w:div w:id="1913736245">
                  <w:marLeft w:val="640"/>
                  <w:marRight w:val="0"/>
                  <w:marTop w:val="0"/>
                  <w:marBottom w:val="0"/>
                  <w:divBdr>
                    <w:top w:val="none" w:sz="0" w:space="0" w:color="auto"/>
                    <w:left w:val="none" w:sz="0" w:space="0" w:color="auto"/>
                    <w:bottom w:val="none" w:sz="0" w:space="0" w:color="auto"/>
                    <w:right w:val="none" w:sz="0" w:space="0" w:color="auto"/>
                  </w:divBdr>
                </w:div>
                <w:div w:id="1224874189">
                  <w:marLeft w:val="640"/>
                  <w:marRight w:val="0"/>
                  <w:marTop w:val="0"/>
                  <w:marBottom w:val="0"/>
                  <w:divBdr>
                    <w:top w:val="none" w:sz="0" w:space="0" w:color="auto"/>
                    <w:left w:val="none" w:sz="0" w:space="0" w:color="auto"/>
                    <w:bottom w:val="none" w:sz="0" w:space="0" w:color="auto"/>
                    <w:right w:val="none" w:sz="0" w:space="0" w:color="auto"/>
                  </w:divBdr>
                </w:div>
                <w:div w:id="2005736762">
                  <w:marLeft w:val="640"/>
                  <w:marRight w:val="0"/>
                  <w:marTop w:val="0"/>
                  <w:marBottom w:val="0"/>
                  <w:divBdr>
                    <w:top w:val="none" w:sz="0" w:space="0" w:color="auto"/>
                    <w:left w:val="none" w:sz="0" w:space="0" w:color="auto"/>
                    <w:bottom w:val="none" w:sz="0" w:space="0" w:color="auto"/>
                    <w:right w:val="none" w:sz="0" w:space="0" w:color="auto"/>
                  </w:divBdr>
                </w:div>
                <w:div w:id="1473327168">
                  <w:marLeft w:val="640"/>
                  <w:marRight w:val="0"/>
                  <w:marTop w:val="0"/>
                  <w:marBottom w:val="0"/>
                  <w:divBdr>
                    <w:top w:val="none" w:sz="0" w:space="0" w:color="auto"/>
                    <w:left w:val="none" w:sz="0" w:space="0" w:color="auto"/>
                    <w:bottom w:val="none" w:sz="0" w:space="0" w:color="auto"/>
                    <w:right w:val="none" w:sz="0" w:space="0" w:color="auto"/>
                  </w:divBdr>
                </w:div>
                <w:div w:id="1017657659">
                  <w:marLeft w:val="640"/>
                  <w:marRight w:val="0"/>
                  <w:marTop w:val="0"/>
                  <w:marBottom w:val="0"/>
                  <w:divBdr>
                    <w:top w:val="none" w:sz="0" w:space="0" w:color="auto"/>
                    <w:left w:val="none" w:sz="0" w:space="0" w:color="auto"/>
                    <w:bottom w:val="none" w:sz="0" w:space="0" w:color="auto"/>
                    <w:right w:val="none" w:sz="0" w:space="0" w:color="auto"/>
                  </w:divBdr>
                </w:div>
                <w:div w:id="652955736">
                  <w:marLeft w:val="640"/>
                  <w:marRight w:val="0"/>
                  <w:marTop w:val="0"/>
                  <w:marBottom w:val="0"/>
                  <w:divBdr>
                    <w:top w:val="none" w:sz="0" w:space="0" w:color="auto"/>
                    <w:left w:val="none" w:sz="0" w:space="0" w:color="auto"/>
                    <w:bottom w:val="none" w:sz="0" w:space="0" w:color="auto"/>
                    <w:right w:val="none" w:sz="0" w:space="0" w:color="auto"/>
                  </w:divBdr>
                </w:div>
                <w:div w:id="2054160567">
                  <w:marLeft w:val="640"/>
                  <w:marRight w:val="0"/>
                  <w:marTop w:val="0"/>
                  <w:marBottom w:val="0"/>
                  <w:divBdr>
                    <w:top w:val="none" w:sz="0" w:space="0" w:color="auto"/>
                    <w:left w:val="none" w:sz="0" w:space="0" w:color="auto"/>
                    <w:bottom w:val="none" w:sz="0" w:space="0" w:color="auto"/>
                    <w:right w:val="none" w:sz="0" w:space="0" w:color="auto"/>
                  </w:divBdr>
                </w:div>
                <w:div w:id="698974018">
                  <w:marLeft w:val="640"/>
                  <w:marRight w:val="0"/>
                  <w:marTop w:val="0"/>
                  <w:marBottom w:val="0"/>
                  <w:divBdr>
                    <w:top w:val="none" w:sz="0" w:space="0" w:color="auto"/>
                    <w:left w:val="none" w:sz="0" w:space="0" w:color="auto"/>
                    <w:bottom w:val="none" w:sz="0" w:space="0" w:color="auto"/>
                    <w:right w:val="none" w:sz="0" w:space="0" w:color="auto"/>
                  </w:divBdr>
                </w:div>
                <w:div w:id="1288858678">
                  <w:marLeft w:val="640"/>
                  <w:marRight w:val="0"/>
                  <w:marTop w:val="0"/>
                  <w:marBottom w:val="0"/>
                  <w:divBdr>
                    <w:top w:val="none" w:sz="0" w:space="0" w:color="auto"/>
                    <w:left w:val="none" w:sz="0" w:space="0" w:color="auto"/>
                    <w:bottom w:val="none" w:sz="0" w:space="0" w:color="auto"/>
                    <w:right w:val="none" w:sz="0" w:space="0" w:color="auto"/>
                  </w:divBdr>
                </w:div>
                <w:div w:id="98380154">
                  <w:marLeft w:val="640"/>
                  <w:marRight w:val="0"/>
                  <w:marTop w:val="0"/>
                  <w:marBottom w:val="0"/>
                  <w:divBdr>
                    <w:top w:val="none" w:sz="0" w:space="0" w:color="auto"/>
                    <w:left w:val="none" w:sz="0" w:space="0" w:color="auto"/>
                    <w:bottom w:val="none" w:sz="0" w:space="0" w:color="auto"/>
                    <w:right w:val="none" w:sz="0" w:space="0" w:color="auto"/>
                  </w:divBdr>
                </w:div>
                <w:div w:id="529495586">
                  <w:marLeft w:val="640"/>
                  <w:marRight w:val="0"/>
                  <w:marTop w:val="0"/>
                  <w:marBottom w:val="0"/>
                  <w:divBdr>
                    <w:top w:val="none" w:sz="0" w:space="0" w:color="auto"/>
                    <w:left w:val="none" w:sz="0" w:space="0" w:color="auto"/>
                    <w:bottom w:val="none" w:sz="0" w:space="0" w:color="auto"/>
                    <w:right w:val="none" w:sz="0" w:space="0" w:color="auto"/>
                  </w:divBdr>
                </w:div>
                <w:div w:id="1003515047">
                  <w:marLeft w:val="640"/>
                  <w:marRight w:val="0"/>
                  <w:marTop w:val="0"/>
                  <w:marBottom w:val="0"/>
                  <w:divBdr>
                    <w:top w:val="none" w:sz="0" w:space="0" w:color="auto"/>
                    <w:left w:val="none" w:sz="0" w:space="0" w:color="auto"/>
                    <w:bottom w:val="none" w:sz="0" w:space="0" w:color="auto"/>
                    <w:right w:val="none" w:sz="0" w:space="0" w:color="auto"/>
                  </w:divBdr>
                </w:div>
                <w:div w:id="184907873">
                  <w:marLeft w:val="640"/>
                  <w:marRight w:val="0"/>
                  <w:marTop w:val="0"/>
                  <w:marBottom w:val="0"/>
                  <w:divBdr>
                    <w:top w:val="none" w:sz="0" w:space="0" w:color="auto"/>
                    <w:left w:val="none" w:sz="0" w:space="0" w:color="auto"/>
                    <w:bottom w:val="none" w:sz="0" w:space="0" w:color="auto"/>
                    <w:right w:val="none" w:sz="0" w:space="0" w:color="auto"/>
                  </w:divBdr>
                </w:div>
                <w:div w:id="483854533">
                  <w:marLeft w:val="640"/>
                  <w:marRight w:val="0"/>
                  <w:marTop w:val="0"/>
                  <w:marBottom w:val="0"/>
                  <w:divBdr>
                    <w:top w:val="none" w:sz="0" w:space="0" w:color="auto"/>
                    <w:left w:val="none" w:sz="0" w:space="0" w:color="auto"/>
                    <w:bottom w:val="none" w:sz="0" w:space="0" w:color="auto"/>
                    <w:right w:val="none" w:sz="0" w:space="0" w:color="auto"/>
                  </w:divBdr>
                </w:div>
                <w:div w:id="947198364">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600565">
      <w:bodyDiv w:val="1"/>
      <w:marLeft w:val="0"/>
      <w:marRight w:val="0"/>
      <w:marTop w:val="0"/>
      <w:marBottom w:val="0"/>
      <w:divBdr>
        <w:top w:val="none" w:sz="0" w:space="0" w:color="auto"/>
        <w:left w:val="none" w:sz="0" w:space="0" w:color="auto"/>
        <w:bottom w:val="none" w:sz="0" w:space="0" w:color="auto"/>
        <w:right w:val="none" w:sz="0" w:space="0" w:color="auto"/>
      </w:divBdr>
      <w:divsChild>
        <w:div w:id="226262481">
          <w:marLeft w:val="0"/>
          <w:marRight w:val="0"/>
          <w:marTop w:val="0"/>
          <w:marBottom w:val="0"/>
          <w:divBdr>
            <w:top w:val="none" w:sz="0" w:space="0" w:color="auto"/>
            <w:left w:val="none" w:sz="0" w:space="0" w:color="auto"/>
            <w:bottom w:val="none" w:sz="0" w:space="0" w:color="auto"/>
            <w:right w:val="none" w:sz="0" w:space="0" w:color="auto"/>
          </w:divBdr>
          <w:divsChild>
            <w:div w:id="221991355">
              <w:marLeft w:val="0"/>
              <w:marRight w:val="0"/>
              <w:marTop w:val="0"/>
              <w:marBottom w:val="0"/>
              <w:divBdr>
                <w:top w:val="none" w:sz="0" w:space="0" w:color="auto"/>
                <w:left w:val="none" w:sz="0" w:space="0" w:color="auto"/>
                <w:bottom w:val="none" w:sz="0" w:space="0" w:color="auto"/>
                <w:right w:val="none" w:sz="0" w:space="0" w:color="auto"/>
              </w:divBdr>
              <w:divsChild>
                <w:div w:id="2126850465">
                  <w:marLeft w:val="0"/>
                  <w:marRight w:val="0"/>
                  <w:marTop w:val="0"/>
                  <w:marBottom w:val="0"/>
                  <w:divBdr>
                    <w:top w:val="none" w:sz="0" w:space="0" w:color="auto"/>
                    <w:left w:val="none" w:sz="0" w:space="0" w:color="auto"/>
                    <w:bottom w:val="none" w:sz="0" w:space="0" w:color="auto"/>
                    <w:right w:val="none" w:sz="0" w:space="0" w:color="auto"/>
                  </w:divBdr>
                  <w:divsChild>
                    <w:div w:id="811139889">
                      <w:marLeft w:val="0"/>
                      <w:marRight w:val="0"/>
                      <w:marTop w:val="0"/>
                      <w:marBottom w:val="0"/>
                      <w:divBdr>
                        <w:top w:val="none" w:sz="0" w:space="0" w:color="auto"/>
                        <w:left w:val="none" w:sz="0" w:space="0" w:color="auto"/>
                        <w:bottom w:val="none" w:sz="0" w:space="0" w:color="auto"/>
                        <w:right w:val="none" w:sz="0" w:space="0" w:color="auto"/>
                      </w:divBdr>
                      <w:divsChild>
                        <w:div w:id="184755304">
                          <w:marLeft w:val="0"/>
                          <w:marRight w:val="0"/>
                          <w:marTop w:val="0"/>
                          <w:marBottom w:val="0"/>
                          <w:divBdr>
                            <w:top w:val="none" w:sz="0" w:space="0" w:color="auto"/>
                            <w:left w:val="none" w:sz="0" w:space="0" w:color="auto"/>
                            <w:bottom w:val="none" w:sz="0" w:space="0" w:color="auto"/>
                            <w:right w:val="none" w:sz="0" w:space="0" w:color="auto"/>
                          </w:divBdr>
                          <w:divsChild>
                            <w:div w:id="155885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7245041">
      <w:bodyDiv w:val="1"/>
      <w:marLeft w:val="0"/>
      <w:marRight w:val="0"/>
      <w:marTop w:val="0"/>
      <w:marBottom w:val="0"/>
      <w:divBdr>
        <w:top w:val="none" w:sz="0" w:space="0" w:color="auto"/>
        <w:left w:val="none" w:sz="0" w:space="0" w:color="auto"/>
        <w:bottom w:val="none" w:sz="0" w:space="0" w:color="auto"/>
        <w:right w:val="none" w:sz="0" w:space="0" w:color="auto"/>
      </w:divBdr>
      <w:divsChild>
        <w:div w:id="1996717438">
          <w:marLeft w:val="640"/>
          <w:marRight w:val="0"/>
          <w:marTop w:val="0"/>
          <w:marBottom w:val="0"/>
          <w:divBdr>
            <w:top w:val="none" w:sz="0" w:space="0" w:color="auto"/>
            <w:left w:val="none" w:sz="0" w:space="0" w:color="auto"/>
            <w:bottom w:val="none" w:sz="0" w:space="0" w:color="auto"/>
            <w:right w:val="none" w:sz="0" w:space="0" w:color="auto"/>
          </w:divBdr>
        </w:div>
        <w:div w:id="294797094">
          <w:marLeft w:val="640"/>
          <w:marRight w:val="0"/>
          <w:marTop w:val="0"/>
          <w:marBottom w:val="0"/>
          <w:divBdr>
            <w:top w:val="none" w:sz="0" w:space="0" w:color="auto"/>
            <w:left w:val="none" w:sz="0" w:space="0" w:color="auto"/>
            <w:bottom w:val="none" w:sz="0" w:space="0" w:color="auto"/>
            <w:right w:val="none" w:sz="0" w:space="0" w:color="auto"/>
          </w:divBdr>
        </w:div>
        <w:div w:id="629743531">
          <w:marLeft w:val="640"/>
          <w:marRight w:val="0"/>
          <w:marTop w:val="0"/>
          <w:marBottom w:val="0"/>
          <w:divBdr>
            <w:top w:val="none" w:sz="0" w:space="0" w:color="auto"/>
            <w:left w:val="none" w:sz="0" w:space="0" w:color="auto"/>
            <w:bottom w:val="none" w:sz="0" w:space="0" w:color="auto"/>
            <w:right w:val="none" w:sz="0" w:space="0" w:color="auto"/>
          </w:divBdr>
        </w:div>
        <w:div w:id="1093938469">
          <w:marLeft w:val="640"/>
          <w:marRight w:val="0"/>
          <w:marTop w:val="0"/>
          <w:marBottom w:val="0"/>
          <w:divBdr>
            <w:top w:val="none" w:sz="0" w:space="0" w:color="auto"/>
            <w:left w:val="none" w:sz="0" w:space="0" w:color="auto"/>
            <w:bottom w:val="none" w:sz="0" w:space="0" w:color="auto"/>
            <w:right w:val="none" w:sz="0" w:space="0" w:color="auto"/>
          </w:divBdr>
        </w:div>
        <w:div w:id="485584721">
          <w:marLeft w:val="640"/>
          <w:marRight w:val="0"/>
          <w:marTop w:val="0"/>
          <w:marBottom w:val="0"/>
          <w:divBdr>
            <w:top w:val="none" w:sz="0" w:space="0" w:color="auto"/>
            <w:left w:val="none" w:sz="0" w:space="0" w:color="auto"/>
            <w:bottom w:val="none" w:sz="0" w:space="0" w:color="auto"/>
            <w:right w:val="none" w:sz="0" w:space="0" w:color="auto"/>
          </w:divBdr>
        </w:div>
        <w:div w:id="1313757249">
          <w:marLeft w:val="640"/>
          <w:marRight w:val="0"/>
          <w:marTop w:val="0"/>
          <w:marBottom w:val="0"/>
          <w:divBdr>
            <w:top w:val="none" w:sz="0" w:space="0" w:color="auto"/>
            <w:left w:val="none" w:sz="0" w:space="0" w:color="auto"/>
            <w:bottom w:val="none" w:sz="0" w:space="0" w:color="auto"/>
            <w:right w:val="none" w:sz="0" w:space="0" w:color="auto"/>
          </w:divBdr>
        </w:div>
        <w:div w:id="432091192">
          <w:marLeft w:val="640"/>
          <w:marRight w:val="0"/>
          <w:marTop w:val="0"/>
          <w:marBottom w:val="0"/>
          <w:divBdr>
            <w:top w:val="none" w:sz="0" w:space="0" w:color="auto"/>
            <w:left w:val="none" w:sz="0" w:space="0" w:color="auto"/>
            <w:bottom w:val="none" w:sz="0" w:space="0" w:color="auto"/>
            <w:right w:val="none" w:sz="0" w:space="0" w:color="auto"/>
          </w:divBdr>
        </w:div>
        <w:div w:id="2081517011">
          <w:marLeft w:val="640"/>
          <w:marRight w:val="0"/>
          <w:marTop w:val="0"/>
          <w:marBottom w:val="0"/>
          <w:divBdr>
            <w:top w:val="none" w:sz="0" w:space="0" w:color="auto"/>
            <w:left w:val="none" w:sz="0" w:space="0" w:color="auto"/>
            <w:bottom w:val="none" w:sz="0" w:space="0" w:color="auto"/>
            <w:right w:val="none" w:sz="0" w:space="0" w:color="auto"/>
          </w:divBdr>
        </w:div>
        <w:div w:id="1857649651">
          <w:marLeft w:val="640"/>
          <w:marRight w:val="0"/>
          <w:marTop w:val="0"/>
          <w:marBottom w:val="0"/>
          <w:divBdr>
            <w:top w:val="none" w:sz="0" w:space="0" w:color="auto"/>
            <w:left w:val="none" w:sz="0" w:space="0" w:color="auto"/>
            <w:bottom w:val="none" w:sz="0" w:space="0" w:color="auto"/>
            <w:right w:val="none" w:sz="0" w:space="0" w:color="auto"/>
          </w:divBdr>
        </w:div>
        <w:div w:id="287055045">
          <w:marLeft w:val="640"/>
          <w:marRight w:val="0"/>
          <w:marTop w:val="0"/>
          <w:marBottom w:val="0"/>
          <w:divBdr>
            <w:top w:val="none" w:sz="0" w:space="0" w:color="auto"/>
            <w:left w:val="none" w:sz="0" w:space="0" w:color="auto"/>
            <w:bottom w:val="none" w:sz="0" w:space="0" w:color="auto"/>
            <w:right w:val="none" w:sz="0" w:space="0" w:color="auto"/>
          </w:divBdr>
        </w:div>
        <w:div w:id="192114614">
          <w:marLeft w:val="640"/>
          <w:marRight w:val="0"/>
          <w:marTop w:val="0"/>
          <w:marBottom w:val="0"/>
          <w:divBdr>
            <w:top w:val="none" w:sz="0" w:space="0" w:color="auto"/>
            <w:left w:val="none" w:sz="0" w:space="0" w:color="auto"/>
            <w:bottom w:val="none" w:sz="0" w:space="0" w:color="auto"/>
            <w:right w:val="none" w:sz="0" w:space="0" w:color="auto"/>
          </w:divBdr>
        </w:div>
        <w:div w:id="742877500">
          <w:marLeft w:val="640"/>
          <w:marRight w:val="0"/>
          <w:marTop w:val="0"/>
          <w:marBottom w:val="0"/>
          <w:divBdr>
            <w:top w:val="none" w:sz="0" w:space="0" w:color="auto"/>
            <w:left w:val="none" w:sz="0" w:space="0" w:color="auto"/>
            <w:bottom w:val="none" w:sz="0" w:space="0" w:color="auto"/>
            <w:right w:val="none" w:sz="0" w:space="0" w:color="auto"/>
          </w:divBdr>
        </w:div>
        <w:div w:id="714280413">
          <w:marLeft w:val="640"/>
          <w:marRight w:val="0"/>
          <w:marTop w:val="0"/>
          <w:marBottom w:val="0"/>
          <w:divBdr>
            <w:top w:val="none" w:sz="0" w:space="0" w:color="auto"/>
            <w:left w:val="none" w:sz="0" w:space="0" w:color="auto"/>
            <w:bottom w:val="none" w:sz="0" w:space="0" w:color="auto"/>
            <w:right w:val="none" w:sz="0" w:space="0" w:color="auto"/>
          </w:divBdr>
        </w:div>
        <w:div w:id="1969971294">
          <w:marLeft w:val="640"/>
          <w:marRight w:val="0"/>
          <w:marTop w:val="0"/>
          <w:marBottom w:val="0"/>
          <w:divBdr>
            <w:top w:val="none" w:sz="0" w:space="0" w:color="auto"/>
            <w:left w:val="none" w:sz="0" w:space="0" w:color="auto"/>
            <w:bottom w:val="none" w:sz="0" w:space="0" w:color="auto"/>
            <w:right w:val="none" w:sz="0" w:space="0" w:color="auto"/>
          </w:divBdr>
        </w:div>
        <w:div w:id="59401567">
          <w:marLeft w:val="640"/>
          <w:marRight w:val="0"/>
          <w:marTop w:val="0"/>
          <w:marBottom w:val="0"/>
          <w:divBdr>
            <w:top w:val="none" w:sz="0" w:space="0" w:color="auto"/>
            <w:left w:val="none" w:sz="0" w:space="0" w:color="auto"/>
            <w:bottom w:val="none" w:sz="0" w:space="0" w:color="auto"/>
            <w:right w:val="none" w:sz="0" w:space="0" w:color="auto"/>
          </w:divBdr>
        </w:div>
        <w:div w:id="1045057854">
          <w:marLeft w:val="640"/>
          <w:marRight w:val="0"/>
          <w:marTop w:val="0"/>
          <w:marBottom w:val="0"/>
          <w:divBdr>
            <w:top w:val="none" w:sz="0" w:space="0" w:color="auto"/>
            <w:left w:val="none" w:sz="0" w:space="0" w:color="auto"/>
            <w:bottom w:val="none" w:sz="0" w:space="0" w:color="auto"/>
            <w:right w:val="none" w:sz="0" w:space="0" w:color="auto"/>
          </w:divBdr>
        </w:div>
        <w:div w:id="1507861855">
          <w:marLeft w:val="640"/>
          <w:marRight w:val="0"/>
          <w:marTop w:val="0"/>
          <w:marBottom w:val="0"/>
          <w:divBdr>
            <w:top w:val="none" w:sz="0" w:space="0" w:color="auto"/>
            <w:left w:val="none" w:sz="0" w:space="0" w:color="auto"/>
            <w:bottom w:val="none" w:sz="0" w:space="0" w:color="auto"/>
            <w:right w:val="none" w:sz="0" w:space="0" w:color="auto"/>
          </w:divBdr>
        </w:div>
        <w:div w:id="1364794452">
          <w:marLeft w:val="640"/>
          <w:marRight w:val="0"/>
          <w:marTop w:val="0"/>
          <w:marBottom w:val="0"/>
          <w:divBdr>
            <w:top w:val="none" w:sz="0" w:space="0" w:color="auto"/>
            <w:left w:val="none" w:sz="0" w:space="0" w:color="auto"/>
            <w:bottom w:val="none" w:sz="0" w:space="0" w:color="auto"/>
            <w:right w:val="none" w:sz="0" w:space="0" w:color="auto"/>
          </w:divBdr>
        </w:div>
        <w:div w:id="1364869106">
          <w:marLeft w:val="640"/>
          <w:marRight w:val="0"/>
          <w:marTop w:val="0"/>
          <w:marBottom w:val="0"/>
          <w:divBdr>
            <w:top w:val="none" w:sz="0" w:space="0" w:color="auto"/>
            <w:left w:val="none" w:sz="0" w:space="0" w:color="auto"/>
            <w:bottom w:val="none" w:sz="0" w:space="0" w:color="auto"/>
            <w:right w:val="none" w:sz="0" w:space="0" w:color="auto"/>
          </w:divBdr>
        </w:div>
        <w:div w:id="1637681403">
          <w:marLeft w:val="640"/>
          <w:marRight w:val="0"/>
          <w:marTop w:val="0"/>
          <w:marBottom w:val="0"/>
          <w:divBdr>
            <w:top w:val="none" w:sz="0" w:space="0" w:color="auto"/>
            <w:left w:val="none" w:sz="0" w:space="0" w:color="auto"/>
            <w:bottom w:val="none" w:sz="0" w:space="0" w:color="auto"/>
            <w:right w:val="none" w:sz="0" w:space="0" w:color="auto"/>
          </w:divBdr>
        </w:div>
        <w:div w:id="2042708228">
          <w:marLeft w:val="640"/>
          <w:marRight w:val="0"/>
          <w:marTop w:val="0"/>
          <w:marBottom w:val="0"/>
          <w:divBdr>
            <w:top w:val="none" w:sz="0" w:space="0" w:color="auto"/>
            <w:left w:val="none" w:sz="0" w:space="0" w:color="auto"/>
            <w:bottom w:val="none" w:sz="0" w:space="0" w:color="auto"/>
            <w:right w:val="none" w:sz="0" w:space="0" w:color="auto"/>
          </w:divBdr>
        </w:div>
        <w:div w:id="1565140279">
          <w:marLeft w:val="640"/>
          <w:marRight w:val="0"/>
          <w:marTop w:val="0"/>
          <w:marBottom w:val="0"/>
          <w:divBdr>
            <w:top w:val="none" w:sz="0" w:space="0" w:color="auto"/>
            <w:left w:val="none" w:sz="0" w:space="0" w:color="auto"/>
            <w:bottom w:val="none" w:sz="0" w:space="0" w:color="auto"/>
            <w:right w:val="none" w:sz="0" w:space="0" w:color="auto"/>
          </w:divBdr>
        </w:div>
        <w:div w:id="306596892">
          <w:marLeft w:val="640"/>
          <w:marRight w:val="0"/>
          <w:marTop w:val="0"/>
          <w:marBottom w:val="0"/>
          <w:divBdr>
            <w:top w:val="none" w:sz="0" w:space="0" w:color="auto"/>
            <w:left w:val="none" w:sz="0" w:space="0" w:color="auto"/>
            <w:bottom w:val="none" w:sz="0" w:space="0" w:color="auto"/>
            <w:right w:val="none" w:sz="0" w:space="0" w:color="auto"/>
          </w:divBdr>
        </w:div>
        <w:div w:id="1023290433">
          <w:marLeft w:val="640"/>
          <w:marRight w:val="0"/>
          <w:marTop w:val="0"/>
          <w:marBottom w:val="0"/>
          <w:divBdr>
            <w:top w:val="none" w:sz="0" w:space="0" w:color="auto"/>
            <w:left w:val="none" w:sz="0" w:space="0" w:color="auto"/>
            <w:bottom w:val="none" w:sz="0" w:space="0" w:color="auto"/>
            <w:right w:val="none" w:sz="0" w:space="0" w:color="auto"/>
          </w:divBdr>
        </w:div>
        <w:div w:id="1444223535">
          <w:marLeft w:val="640"/>
          <w:marRight w:val="0"/>
          <w:marTop w:val="0"/>
          <w:marBottom w:val="0"/>
          <w:divBdr>
            <w:top w:val="none" w:sz="0" w:space="0" w:color="auto"/>
            <w:left w:val="none" w:sz="0" w:space="0" w:color="auto"/>
            <w:bottom w:val="none" w:sz="0" w:space="0" w:color="auto"/>
            <w:right w:val="none" w:sz="0" w:space="0" w:color="auto"/>
          </w:divBdr>
        </w:div>
        <w:div w:id="1965769182">
          <w:marLeft w:val="640"/>
          <w:marRight w:val="0"/>
          <w:marTop w:val="0"/>
          <w:marBottom w:val="0"/>
          <w:divBdr>
            <w:top w:val="none" w:sz="0" w:space="0" w:color="auto"/>
            <w:left w:val="none" w:sz="0" w:space="0" w:color="auto"/>
            <w:bottom w:val="none" w:sz="0" w:space="0" w:color="auto"/>
            <w:right w:val="none" w:sz="0" w:space="0" w:color="auto"/>
          </w:divBdr>
        </w:div>
        <w:div w:id="316812066">
          <w:marLeft w:val="640"/>
          <w:marRight w:val="0"/>
          <w:marTop w:val="0"/>
          <w:marBottom w:val="0"/>
          <w:divBdr>
            <w:top w:val="none" w:sz="0" w:space="0" w:color="auto"/>
            <w:left w:val="none" w:sz="0" w:space="0" w:color="auto"/>
            <w:bottom w:val="none" w:sz="0" w:space="0" w:color="auto"/>
            <w:right w:val="none" w:sz="0" w:space="0" w:color="auto"/>
          </w:divBdr>
        </w:div>
        <w:div w:id="1639609405">
          <w:marLeft w:val="640"/>
          <w:marRight w:val="0"/>
          <w:marTop w:val="0"/>
          <w:marBottom w:val="0"/>
          <w:divBdr>
            <w:top w:val="none" w:sz="0" w:space="0" w:color="auto"/>
            <w:left w:val="none" w:sz="0" w:space="0" w:color="auto"/>
            <w:bottom w:val="none" w:sz="0" w:space="0" w:color="auto"/>
            <w:right w:val="none" w:sz="0" w:space="0" w:color="auto"/>
          </w:divBdr>
        </w:div>
        <w:div w:id="1388913911">
          <w:marLeft w:val="640"/>
          <w:marRight w:val="0"/>
          <w:marTop w:val="0"/>
          <w:marBottom w:val="0"/>
          <w:divBdr>
            <w:top w:val="none" w:sz="0" w:space="0" w:color="auto"/>
            <w:left w:val="none" w:sz="0" w:space="0" w:color="auto"/>
            <w:bottom w:val="none" w:sz="0" w:space="0" w:color="auto"/>
            <w:right w:val="none" w:sz="0" w:space="0" w:color="auto"/>
          </w:divBdr>
        </w:div>
        <w:div w:id="1860001638">
          <w:marLeft w:val="640"/>
          <w:marRight w:val="0"/>
          <w:marTop w:val="0"/>
          <w:marBottom w:val="0"/>
          <w:divBdr>
            <w:top w:val="none" w:sz="0" w:space="0" w:color="auto"/>
            <w:left w:val="none" w:sz="0" w:space="0" w:color="auto"/>
            <w:bottom w:val="none" w:sz="0" w:space="0" w:color="auto"/>
            <w:right w:val="none" w:sz="0" w:space="0" w:color="auto"/>
          </w:divBdr>
        </w:div>
        <w:div w:id="557520491">
          <w:marLeft w:val="640"/>
          <w:marRight w:val="0"/>
          <w:marTop w:val="0"/>
          <w:marBottom w:val="0"/>
          <w:divBdr>
            <w:top w:val="none" w:sz="0" w:space="0" w:color="auto"/>
            <w:left w:val="none" w:sz="0" w:space="0" w:color="auto"/>
            <w:bottom w:val="none" w:sz="0" w:space="0" w:color="auto"/>
            <w:right w:val="none" w:sz="0" w:space="0" w:color="auto"/>
          </w:divBdr>
        </w:div>
        <w:div w:id="197354152">
          <w:marLeft w:val="640"/>
          <w:marRight w:val="0"/>
          <w:marTop w:val="0"/>
          <w:marBottom w:val="0"/>
          <w:divBdr>
            <w:top w:val="none" w:sz="0" w:space="0" w:color="auto"/>
            <w:left w:val="none" w:sz="0" w:space="0" w:color="auto"/>
            <w:bottom w:val="none" w:sz="0" w:space="0" w:color="auto"/>
            <w:right w:val="none" w:sz="0" w:space="0" w:color="auto"/>
          </w:divBdr>
        </w:div>
        <w:div w:id="1503736157">
          <w:marLeft w:val="640"/>
          <w:marRight w:val="0"/>
          <w:marTop w:val="0"/>
          <w:marBottom w:val="0"/>
          <w:divBdr>
            <w:top w:val="none" w:sz="0" w:space="0" w:color="auto"/>
            <w:left w:val="none" w:sz="0" w:space="0" w:color="auto"/>
            <w:bottom w:val="none" w:sz="0" w:space="0" w:color="auto"/>
            <w:right w:val="none" w:sz="0" w:space="0" w:color="auto"/>
          </w:divBdr>
        </w:div>
        <w:div w:id="273288073">
          <w:marLeft w:val="640"/>
          <w:marRight w:val="0"/>
          <w:marTop w:val="0"/>
          <w:marBottom w:val="0"/>
          <w:divBdr>
            <w:top w:val="none" w:sz="0" w:space="0" w:color="auto"/>
            <w:left w:val="none" w:sz="0" w:space="0" w:color="auto"/>
            <w:bottom w:val="none" w:sz="0" w:space="0" w:color="auto"/>
            <w:right w:val="none" w:sz="0" w:space="0" w:color="auto"/>
          </w:divBdr>
        </w:div>
        <w:div w:id="1750536646">
          <w:marLeft w:val="640"/>
          <w:marRight w:val="0"/>
          <w:marTop w:val="0"/>
          <w:marBottom w:val="0"/>
          <w:divBdr>
            <w:top w:val="none" w:sz="0" w:space="0" w:color="auto"/>
            <w:left w:val="none" w:sz="0" w:space="0" w:color="auto"/>
            <w:bottom w:val="none" w:sz="0" w:space="0" w:color="auto"/>
            <w:right w:val="none" w:sz="0" w:space="0" w:color="auto"/>
          </w:divBdr>
        </w:div>
        <w:div w:id="459226542">
          <w:marLeft w:val="640"/>
          <w:marRight w:val="0"/>
          <w:marTop w:val="0"/>
          <w:marBottom w:val="0"/>
          <w:divBdr>
            <w:top w:val="none" w:sz="0" w:space="0" w:color="auto"/>
            <w:left w:val="none" w:sz="0" w:space="0" w:color="auto"/>
            <w:bottom w:val="none" w:sz="0" w:space="0" w:color="auto"/>
            <w:right w:val="none" w:sz="0" w:space="0" w:color="auto"/>
          </w:divBdr>
        </w:div>
        <w:div w:id="650716880">
          <w:marLeft w:val="640"/>
          <w:marRight w:val="0"/>
          <w:marTop w:val="0"/>
          <w:marBottom w:val="0"/>
          <w:divBdr>
            <w:top w:val="none" w:sz="0" w:space="0" w:color="auto"/>
            <w:left w:val="none" w:sz="0" w:space="0" w:color="auto"/>
            <w:bottom w:val="none" w:sz="0" w:space="0" w:color="auto"/>
            <w:right w:val="none" w:sz="0" w:space="0" w:color="auto"/>
          </w:divBdr>
        </w:div>
        <w:div w:id="1903560604">
          <w:marLeft w:val="640"/>
          <w:marRight w:val="0"/>
          <w:marTop w:val="0"/>
          <w:marBottom w:val="0"/>
          <w:divBdr>
            <w:top w:val="none" w:sz="0" w:space="0" w:color="auto"/>
            <w:left w:val="none" w:sz="0" w:space="0" w:color="auto"/>
            <w:bottom w:val="none" w:sz="0" w:space="0" w:color="auto"/>
            <w:right w:val="none" w:sz="0" w:space="0" w:color="auto"/>
          </w:divBdr>
        </w:div>
        <w:div w:id="784809218">
          <w:marLeft w:val="640"/>
          <w:marRight w:val="0"/>
          <w:marTop w:val="0"/>
          <w:marBottom w:val="0"/>
          <w:divBdr>
            <w:top w:val="none" w:sz="0" w:space="0" w:color="auto"/>
            <w:left w:val="none" w:sz="0" w:space="0" w:color="auto"/>
            <w:bottom w:val="none" w:sz="0" w:space="0" w:color="auto"/>
            <w:right w:val="none" w:sz="0" w:space="0" w:color="auto"/>
          </w:divBdr>
        </w:div>
        <w:div w:id="2077238977">
          <w:marLeft w:val="640"/>
          <w:marRight w:val="0"/>
          <w:marTop w:val="0"/>
          <w:marBottom w:val="0"/>
          <w:divBdr>
            <w:top w:val="none" w:sz="0" w:space="0" w:color="auto"/>
            <w:left w:val="none" w:sz="0" w:space="0" w:color="auto"/>
            <w:bottom w:val="none" w:sz="0" w:space="0" w:color="auto"/>
            <w:right w:val="none" w:sz="0" w:space="0" w:color="auto"/>
          </w:divBdr>
        </w:div>
        <w:div w:id="579172919">
          <w:marLeft w:val="640"/>
          <w:marRight w:val="0"/>
          <w:marTop w:val="0"/>
          <w:marBottom w:val="0"/>
          <w:divBdr>
            <w:top w:val="none" w:sz="0" w:space="0" w:color="auto"/>
            <w:left w:val="none" w:sz="0" w:space="0" w:color="auto"/>
            <w:bottom w:val="none" w:sz="0" w:space="0" w:color="auto"/>
            <w:right w:val="none" w:sz="0" w:space="0" w:color="auto"/>
          </w:divBdr>
        </w:div>
        <w:div w:id="1786149562">
          <w:marLeft w:val="640"/>
          <w:marRight w:val="0"/>
          <w:marTop w:val="0"/>
          <w:marBottom w:val="0"/>
          <w:divBdr>
            <w:top w:val="none" w:sz="0" w:space="0" w:color="auto"/>
            <w:left w:val="none" w:sz="0" w:space="0" w:color="auto"/>
            <w:bottom w:val="none" w:sz="0" w:space="0" w:color="auto"/>
            <w:right w:val="none" w:sz="0" w:space="0" w:color="auto"/>
          </w:divBdr>
        </w:div>
        <w:div w:id="1586264515">
          <w:marLeft w:val="640"/>
          <w:marRight w:val="0"/>
          <w:marTop w:val="0"/>
          <w:marBottom w:val="0"/>
          <w:divBdr>
            <w:top w:val="none" w:sz="0" w:space="0" w:color="auto"/>
            <w:left w:val="none" w:sz="0" w:space="0" w:color="auto"/>
            <w:bottom w:val="none" w:sz="0" w:space="0" w:color="auto"/>
            <w:right w:val="none" w:sz="0" w:space="0" w:color="auto"/>
          </w:divBdr>
        </w:div>
        <w:div w:id="1982998032">
          <w:marLeft w:val="640"/>
          <w:marRight w:val="0"/>
          <w:marTop w:val="0"/>
          <w:marBottom w:val="0"/>
          <w:divBdr>
            <w:top w:val="none" w:sz="0" w:space="0" w:color="auto"/>
            <w:left w:val="none" w:sz="0" w:space="0" w:color="auto"/>
            <w:bottom w:val="none" w:sz="0" w:space="0" w:color="auto"/>
            <w:right w:val="none" w:sz="0" w:space="0" w:color="auto"/>
          </w:divBdr>
        </w:div>
        <w:div w:id="2040931637">
          <w:marLeft w:val="640"/>
          <w:marRight w:val="0"/>
          <w:marTop w:val="0"/>
          <w:marBottom w:val="0"/>
          <w:divBdr>
            <w:top w:val="none" w:sz="0" w:space="0" w:color="auto"/>
            <w:left w:val="none" w:sz="0" w:space="0" w:color="auto"/>
            <w:bottom w:val="none" w:sz="0" w:space="0" w:color="auto"/>
            <w:right w:val="none" w:sz="0" w:space="0" w:color="auto"/>
          </w:divBdr>
        </w:div>
        <w:div w:id="1910531214">
          <w:marLeft w:val="640"/>
          <w:marRight w:val="0"/>
          <w:marTop w:val="0"/>
          <w:marBottom w:val="0"/>
          <w:divBdr>
            <w:top w:val="none" w:sz="0" w:space="0" w:color="auto"/>
            <w:left w:val="none" w:sz="0" w:space="0" w:color="auto"/>
            <w:bottom w:val="none" w:sz="0" w:space="0" w:color="auto"/>
            <w:right w:val="none" w:sz="0" w:space="0" w:color="auto"/>
          </w:divBdr>
        </w:div>
        <w:div w:id="14383474">
          <w:marLeft w:val="640"/>
          <w:marRight w:val="0"/>
          <w:marTop w:val="0"/>
          <w:marBottom w:val="0"/>
          <w:divBdr>
            <w:top w:val="none" w:sz="0" w:space="0" w:color="auto"/>
            <w:left w:val="none" w:sz="0" w:space="0" w:color="auto"/>
            <w:bottom w:val="none" w:sz="0" w:space="0" w:color="auto"/>
            <w:right w:val="none" w:sz="0" w:space="0" w:color="auto"/>
          </w:divBdr>
        </w:div>
      </w:divsChild>
    </w:div>
    <w:div w:id="2007828384">
      <w:bodyDiv w:val="1"/>
      <w:marLeft w:val="0"/>
      <w:marRight w:val="0"/>
      <w:marTop w:val="0"/>
      <w:marBottom w:val="0"/>
      <w:divBdr>
        <w:top w:val="none" w:sz="0" w:space="0" w:color="auto"/>
        <w:left w:val="none" w:sz="0" w:space="0" w:color="auto"/>
        <w:bottom w:val="none" w:sz="0" w:space="0" w:color="auto"/>
        <w:right w:val="none" w:sz="0" w:space="0" w:color="auto"/>
      </w:divBdr>
      <w:divsChild>
        <w:div w:id="1860116677">
          <w:marLeft w:val="640"/>
          <w:marRight w:val="0"/>
          <w:marTop w:val="0"/>
          <w:marBottom w:val="0"/>
          <w:divBdr>
            <w:top w:val="none" w:sz="0" w:space="0" w:color="auto"/>
            <w:left w:val="none" w:sz="0" w:space="0" w:color="auto"/>
            <w:bottom w:val="none" w:sz="0" w:space="0" w:color="auto"/>
            <w:right w:val="none" w:sz="0" w:space="0" w:color="auto"/>
          </w:divBdr>
        </w:div>
        <w:div w:id="471404204">
          <w:marLeft w:val="640"/>
          <w:marRight w:val="0"/>
          <w:marTop w:val="0"/>
          <w:marBottom w:val="0"/>
          <w:divBdr>
            <w:top w:val="none" w:sz="0" w:space="0" w:color="auto"/>
            <w:left w:val="none" w:sz="0" w:space="0" w:color="auto"/>
            <w:bottom w:val="none" w:sz="0" w:space="0" w:color="auto"/>
            <w:right w:val="none" w:sz="0" w:space="0" w:color="auto"/>
          </w:divBdr>
        </w:div>
        <w:div w:id="1344744936">
          <w:marLeft w:val="640"/>
          <w:marRight w:val="0"/>
          <w:marTop w:val="0"/>
          <w:marBottom w:val="0"/>
          <w:divBdr>
            <w:top w:val="none" w:sz="0" w:space="0" w:color="auto"/>
            <w:left w:val="none" w:sz="0" w:space="0" w:color="auto"/>
            <w:bottom w:val="none" w:sz="0" w:space="0" w:color="auto"/>
            <w:right w:val="none" w:sz="0" w:space="0" w:color="auto"/>
          </w:divBdr>
        </w:div>
        <w:div w:id="486290612">
          <w:marLeft w:val="640"/>
          <w:marRight w:val="0"/>
          <w:marTop w:val="0"/>
          <w:marBottom w:val="0"/>
          <w:divBdr>
            <w:top w:val="none" w:sz="0" w:space="0" w:color="auto"/>
            <w:left w:val="none" w:sz="0" w:space="0" w:color="auto"/>
            <w:bottom w:val="none" w:sz="0" w:space="0" w:color="auto"/>
            <w:right w:val="none" w:sz="0" w:space="0" w:color="auto"/>
          </w:divBdr>
        </w:div>
        <w:div w:id="1935281486">
          <w:marLeft w:val="640"/>
          <w:marRight w:val="0"/>
          <w:marTop w:val="0"/>
          <w:marBottom w:val="0"/>
          <w:divBdr>
            <w:top w:val="none" w:sz="0" w:space="0" w:color="auto"/>
            <w:left w:val="none" w:sz="0" w:space="0" w:color="auto"/>
            <w:bottom w:val="none" w:sz="0" w:space="0" w:color="auto"/>
            <w:right w:val="none" w:sz="0" w:space="0" w:color="auto"/>
          </w:divBdr>
        </w:div>
        <w:div w:id="1088579734">
          <w:marLeft w:val="640"/>
          <w:marRight w:val="0"/>
          <w:marTop w:val="0"/>
          <w:marBottom w:val="0"/>
          <w:divBdr>
            <w:top w:val="none" w:sz="0" w:space="0" w:color="auto"/>
            <w:left w:val="none" w:sz="0" w:space="0" w:color="auto"/>
            <w:bottom w:val="none" w:sz="0" w:space="0" w:color="auto"/>
            <w:right w:val="none" w:sz="0" w:space="0" w:color="auto"/>
          </w:divBdr>
        </w:div>
        <w:div w:id="1800566804">
          <w:marLeft w:val="640"/>
          <w:marRight w:val="0"/>
          <w:marTop w:val="0"/>
          <w:marBottom w:val="0"/>
          <w:divBdr>
            <w:top w:val="none" w:sz="0" w:space="0" w:color="auto"/>
            <w:left w:val="none" w:sz="0" w:space="0" w:color="auto"/>
            <w:bottom w:val="none" w:sz="0" w:space="0" w:color="auto"/>
            <w:right w:val="none" w:sz="0" w:space="0" w:color="auto"/>
          </w:divBdr>
        </w:div>
        <w:div w:id="119038948">
          <w:marLeft w:val="640"/>
          <w:marRight w:val="0"/>
          <w:marTop w:val="0"/>
          <w:marBottom w:val="0"/>
          <w:divBdr>
            <w:top w:val="none" w:sz="0" w:space="0" w:color="auto"/>
            <w:left w:val="none" w:sz="0" w:space="0" w:color="auto"/>
            <w:bottom w:val="none" w:sz="0" w:space="0" w:color="auto"/>
            <w:right w:val="none" w:sz="0" w:space="0" w:color="auto"/>
          </w:divBdr>
        </w:div>
        <w:div w:id="1958561517">
          <w:marLeft w:val="640"/>
          <w:marRight w:val="0"/>
          <w:marTop w:val="0"/>
          <w:marBottom w:val="0"/>
          <w:divBdr>
            <w:top w:val="none" w:sz="0" w:space="0" w:color="auto"/>
            <w:left w:val="none" w:sz="0" w:space="0" w:color="auto"/>
            <w:bottom w:val="none" w:sz="0" w:space="0" w:color="auto"/>
            <w:right w:val="none" w:sz="0" w:space="0" w:color="auto"/>
          </w:divBdr>
        </w:div>
        <w:div w:id="1357848938">
          <w:marLeft w:val="640"/>
          <w:marRight w:val="0"/>
          <w:marTop w:val="0"/>
          <w:marBottom w:val="0"/>
          <w:divBdr>
            <w:top w:val="none" w:sz="0" w:space="0" w:color="auto"/>
            <w:left w:val="none" w:sz="0" w:space="0" w:color="auto"/>
            <w:bottom w:val="none" w:sz="0" w:space="0" w:color="auto"/>
            <w:right w:val="none" w:sz="0" w:space="0" w:color="auto"/>
          </w:divBdr>
        </w:div>
        <w:div w:id="2142116350">
          <w:marLeft w:val="640"/>
          <w:marRight w:val="0"/>
          <w:marTop w:val="0"/>
          <w:marBottom w:val="0"/>
          <w:divBdr>
            <w:top w:val="none" w:sz="0" w:space="0" w:color="auto"/>
            <w:left w:val="none" w:sz="0" w:space="0" w:color="auto"/>
            <w:bottom w:val="none" w:sz="0" w:space="0" w:color="auto"/>
            <w:right w:val="none" w:sz="0" w:space="0" w:color="auto"/>
          </w:divBdr>
        </w:div>
        <w:div w:id="535771420">
          <w:marLeft w:val="640"/>
          <w:marRight w:val="0"/>
          <w:marTop w:val="0"/>
          <w:marBottom w:val="0"/>
          <w:divBdr>
            <w:top w:val="none" w:sz="0" w:space="0" w:color="auto"/>
            <w:left w:val="none" w:sz="0" w:space="0" w:color="auto"/>
            <w:bottom w:val="none" w:sz="0" w:space="0" w:color="auto"/>
            <w:right w:val="none" w:sz="0" w:space="0" w:color="auto"/>
          </w:divBdr>
        </w:div>
        <w:div w:id="1397361812">
          <w:marLeft w:val="640"/>
          <w:marRight w:val="0"/>
          <w:marTop w:val="0"/>
          <w:marBottom w:val="0"/>
          <w:divBdr>
            <w:top w:val="none" w:sz="0" w:space="0" w:color="auto"/>
            <w:left w:val="none" w:sz="0" w:space="0" w:color="auto"/>
            <w:bottom w:val="none" w:sz="0" w:space="0" w:color="auto"/>
            <w:right w:val="none" w:sz="0" w:space="0" w:color="auto"/>
          </w:divBdr>
        </w:div>
        <w:div w:id="316226165">
          <w:marLeft w:val="640"/>
          <w:marRight w:val="0"/>
          <w:marTop w:val="0"/>
          <w:marBottom w:val="0"/>
          <w:divBdr>
            <w:top w:val="none" w:sz="0" w:space="0" w:color="auto"/>
            <w:left w:val="none" w:sz="0" w:space="0" w:color="auto"/>
            <w:bottom w:val="none" w:sz="0" w:space="0" w:color="auto"/>
            <w:right w:val="none" w:sz="0" w:space="0" w:color="auto"/>
          </w:divBdr>
        </w:div>
        <w:div w:id="1362513316">
          <w:marLeft w:val="640"/>
          <w:marRight w:val="0"/>
          <w:marTop w:val="0"/>
          <w:marBottom w:val="0"/>
          <w:divBdr>
            <w:top w:val="none" w:sz="0" w:space="0" w:color="auto"/>
            <w:left w:val="none" w:sz="0" w:space="0" w:color="auto"/>
            <w:bottom w:val="none" w:sz="0" w:space="0" w:color="auto"/>
            <w:right w:val="none" w:sz="0" w:space="0" w:color="auto"/>
          </w:divBdr>
        </w:div>
        <w:div w:id="994990988">
          <w:marLeft w:val="640"/>
          <w:marRight w:val="0"/>
          <w:marTop w:val="0"/>
          <w:marBottom w:val="0"/>
          <w:divBdr>
            <w:top w:val="none" w:sz="0" w:space="0" w:color="auto"/>
            <w:left w:val="none" w:sz="0" w:space="0" w:color="auto"/>
            <w:bottom w:val="none" w:sz="0" w:space="0" w:color="auto"/>
            <w:right w:val="none" w:sz="0" w:space="0" w:color="auto"/>
          </w:divBdr>
        </w:div>
        <w:div w:id="419066439">
          <w:marLeft w:val="640"/>
          <w:marRight w:val="0"/>
          <w:marTop w:val="0"/>
          <w:marBottom w:val="0"/>
          <w:divBdr>
            <w:top w:val="none" w:sz="0" w:space="0" w:color="auto"/>
            <w:left w:val="none" w:sz="0" w:space="0" w:color="auto"/>
            <w:bottom w:val="none" w:sz="0" w:space="0" w:color="auto"/>
            <w:right w:val="none" w:sz="0" w:space="0" w:color="auto"/>
          </w:divBdr>
        </w:div>
        <w:div w:id="292446354">
          <w:marLeft w:val="640"/>
          <w:marRight w:val="0"/>
          <w:marTop w:val="0"/>
          <w:marBottom w:val="0"/>
          <w:divBdr>
            <w:top w:val="none" w:sz="0" w:space="0" w:color="auto"/>
            <w:left w:val="none" w:sz="0" w:space="0" w:color="auto"/>
            <w:bottom w:val="none" w:sz="0" w:space="0" w:color="auto"/>
            <w:right w:val="none" w:sz="0" w:space="0" w:color="auto"/>
          </w:divBdr>
        </w:div>
        <w:div w:id="90206009">
          <w:marLeft w:val="640"/>
          <w:marRight w:val="0"/>
          <w:marTop w:val="0"/>
          <w:marBottom w:val="0"/>
          <w:divBdr>
            <w:top w:val="none" w:sz="0" w:space="0" w:color="auto"/>
            <w:left w:val="none" w:sz="0" w:space="0" w:color="auto"/>
            <w:bottom w:val="none" w:sz="0" w:space="0" w:color="auto"/>
            <w:right w:val="none" w:sz="0" w:space="0" w:color="auto"/>
          </w:divBdr>
        </w:div>
        <w:div w:id="2090810599">
          <w:marLeft w:val="640"/>
          <w:marRight w:val="0"/>
          <w:marTop w:val="0"/>
          <w:marBottom w:val="0"/>
          <w:divBdr>
            <w:top w:val="none" w:sz="0" w:space="0" w:color="auto"/>
            <w:left w:val="none" w:sz="0" w:space="0" w:color="auto"/>
            <w:bottom w:val="none" w:sz="0" w:space="0" w:color="auto"/>
            <w:right w:val="none" w:sz="0" w:space="0" w:color="auto"/>
          </w:divBdr>
        </w:div>
        <w:div w:id="1652782419">
          <w:marLeft w:val="640"/>
          <w:marRight w:val="0"/>
          <w:marTop w:val="0"/>
          <w:marBottom w:val="0"/>
          <w:divBdr>
            <w:top w:val="none" w:sz="0" w:space="0" w:color="auto"/>
            <w:left w:val="none" w:sz="0" w:space="0" w:color="auto"/>
            <w:bottom w:val="none" w:sz="0" w:space="0" w:color="auto"/>
            <w:right w:val="none" w:sz="0" w:space="0" w:color="auto"/>
          </w:divBdr>
        </w:div>
        <w:div w:id="600379724">
          <w:marLeft w:val="640"/>
          <w:marRight w:val="0"/>
          <w:marTop w:val="0"/>
          <w:marBottom w:val="0"/>
          <w:divBdr>
            <w:top w:val="none" w:sz="0" w:space="0" w:color="auto"/>
            <w:left w:val="none" w:sz="0" w:space="0" w:color="auto"/>
            <w:bottom w:val="none" w:sz="0" w:space="0" w:color="auto"/>
            <w:right w:val="none" w:sz="0" w:space="0" w:color="auto"/>
          </w:divBdr>
        </w:div>
        <w:div w:id="2135556642">
          <w:marLeft w:val="640"/>
          <w:marRight w:val="0"/>
          <w:marTop w:val="0"/>
          <w:marBottom w:val="0"/>
          <w:divBdr>
            <w:top w:val="none" w:sz="0" w:space="0" w:color="auto"/>
            <w:left w:val="none" w:sz="0" w:space="0" w:color="auto"/>
            <w:bottom w:val="none" w:sz="0" w:space="0" w:color="auto"/>
            <w:right w:val="none" w:sz="0" w:space="0" w:color="auto"/>
          </w:divBdr>
        </w:div>
        <w:div w:id="1380397091">
          <w:marLeft w:val="640"/>
          <w:marRight w:val="0"/>
          <w:marTop w:val="0"/>
          <w:marBottom w:val="0"/>
          <w:divBdr>
            <w:top w:val="none" w:sz="0" w:space="0" w:color="auto"/>
            <w:left w:val="none" w:sz="0" w:space="0" w:color="auto"/>
            <w:bottom w:val="none" w:sz="0" w:space="0" w:color="auto"/>
            <w:right w:val="none" w:sz="0" w:space="0" w:color="auto"/>
          </w:divBdr>
        </w:div>
        <w:div w:id="1663309212">
          <w:marLeft w:val="640"/>
          <w:marRight w:val="0"/>
          <w:marTop w:val="0"/>
          <w:marBottom w:val="0"/>
          <w:divBdr>
            <w:top w:val="none" w:sz="0" w:space="0" w:color="auto"/>
            <w:left w:val="none" w:sz="0" w:space="0" w:color="auto"/>
            <w:bottom w:val="none" w:sz="0" w:space="0" w:color="auto"/>
            <w:right w:val="none" w:sz="0" w:space="0" w:color="auto"/>
          </w:divBdr>
        </w:div>
        <w:div w:id="1384982283">
          <w:marLeft w:val="640"/>
          <w:marRight w:val="0"/>
          <w:marTop w:val="0"/>
          <w:marBottom w:val="0"/>
          <w:divBdr>
            <w:top w:val="none" w:sz="0" w:space="0" w:color="auto"/>
            <w:left w:val="none" w:sz="0" w:space="0" w:color="auto"/>
            <w:bottom w:val="none" w:sz="0" w:space="0" w:color="auto"/>
            <w:right w:val="none" w:sz="0" w:space="0" w:color="auto"/>
          </w:divBdr>
        </w:div>
        <w:div w:id="1809545351">
          <w:marLeft w:val="640"/>
          <w:marRight w:val="0"/>
          <w:marTop w:val="0"/>
          <w:marBottom w:val="0"/>
          <w:divBdr>
            <w:top w:val="none" w:sz="0" w:space="0" w:color="auto"/>
            <w:left w:val="none" w:sz="0" w:space="0" w:color="auto"/>
            <w:bottom w:val="none" w:sz="0" w:space="0" w:color="auto"/>
            <w:right w:val="none" w:sz="0" w:space="0" w:color="auto"/>
          </w:divBdr>
        </w:div>
        <w:div w:id="26219249">
          <w:marLeft w:val="640"/>
          <w:marRight w:val="0"/>
          <w:marTop w:val="0"/>
          <w:marBottom w:val="0"/>
          <w:divBdr>
            <w:top w:val="none" w:sz="0" w:space="0" w:color="auto"/>
            <w:left w:val="none" w:sz="0" w:space="0" w:color="auto"/>
            <w:bottom w:val="none" w:sz="0" w:space="0" w:color="auto"/>
            <w:right w:val="none" w:sz="0" w:space="0" w:color="auto"/>
          </w:divBdr>
        </w:div>
        <w:div w:id="288172370">
          <w:marLeft w:val="640"/>
          <w:marRight w:val="0"/>
          <w:marTop w:val="0"/>
          <w:marBottom w:val="0"/>
          <w:divBdr>
            <w:top w:val="none" w:sz="0" w:space="0" w:color="auto"/>
            <w:left w:val="none" w:sz="0" w:space="0" w:color="auto"/>
            <w:bottom w:val="none" w:sz="0" w:space="0" w:color="auto"/>
            <w:right w:val="none" w:sz="0" w:space="0" w:color="auto"/>
          </w:divBdr>
        </w:div>
        <w:div w:id="146097284">
          <w:marLeft w:val="640"/>
          <w:marRight w:val="0"/>
          <w:marTop w:val="0"/>
          <w:marBottom w:val="0"/>
          <w:divBdr>
            <w:top w:val="none" w:sz="0" w:space="0" w:color="auto"/>
            <w:left w:val="none" w:sz="0" w:space="0" w:color="auto"/>
            <w:bottom w:val="none" w:sz="0" w:space="0" w:color="auto"/>
            <w:right w:val="none" w:sz="0" w:space="0" w:color="auto"/>
          </w:divBdr>
        </w:div>
        <w:div w:id="1848983587">
          <w:marLeft w:val="640"/>
          <w:marRight w:val="0"/>
          <w:marTop w:val="0"/>
          <w:marBottom w:val="0"/>
          <w:divBdr>
            <w:top w:val="none" w:sz="0" w:space="0" w:color="auto"/>
            <w:left w:val="none" w:sz="0" w:space="0" w:color="auto"/>
            <w:bottom w:val="none" w:sz="0" w:space="0" w:color="auto"/>
            <w:right w:val="none" w:sz="0" w:space="0" w:color="auto"/>
          </w:divBdr>
        </w:div>
        <w:div w:id="287207500">
          <w:marLeft w:val="640"/>
          <w:marRight w:val="0"/>
          <w:marTop w:val="0"/>
          <w:marBottom w:val="0"/>
          <w:divBdr>
            <w:top w:val="none" w:sz="0" w:space="0" w:color="auto"/>
            <w:left w:val="none" w:sz="0" w:space="0" w:color="auto"/>
            <w:bottom w:val="none" w:sz="0" w:space="0" w:color="auto"/>
            <w:right w:val="none" w:sz="0" w:space="0" w:color="auto"/>
          </w:divBdr>
        </w:div>
        <w:div w:id="1976108190">
          <w:marLeft w:val="640"/>
          <w:marRight w:val="0"/>
          <w:marTop w:val="0"/>
          <w:marBottom w:val="0"/>
          <w:divBdr>
            <w:top w:val="none" w:sz="0" w:space="0" w:color="auto"/>
            <w:left w:val="none" w:sz="0" w:space="0" w:color="auto"/>
            <w:bottom w:val="none" w:sz="0" w:space="0" w:color="auto"/>
            <w:right w:val="none" w:sz="0" w:space="0" w:color="auto"/>
          </w:divBdr>
        </w:div>
        <w:div w:id="1303345963">
          <w:marLeft w:val="640"/>
          <w:marRight w:val="0"/>
          <w:marTop w:val="0"/>
          <w:marBottom w:val="0"/>
          <w:divBdr>
            <w:top w:val="none" w:sz="0" w:space="0" w:color="auto"/>
            <w:left w:val="none" w:sz="0" w:space="0" w:color="auto"/>
            <w:bottom w:val="none" w:sz="0" w:space="0" w:color="auto"/>
            <w:right w:val="none" w:sz="0" w:space="0" w:color="auto"/>
          </w:divBdr>
        </w:div>
        <w:div w:id="651835490">
          <w:marLeft w:val="640"/>
          <w:marRight w:val="0"/>
          <w:marTop w:val="0"/>
          <w:marBottom w:val="0"/>
          <w:divBdr>
            <w:top w:val="none" w:sz="0" w:space="0" w:color="auto"/>
            <w:left w:val="none" w:sz="0" w:space="0" w:color="auto"/>
            <w:bottom w:val="none" w:sz="0" w:space="0" w:color="auto"/>
            <w:right w:val="none" w:sz="0" w:space="0" w:color="auto"/>
          </w:divBdr>
        </w:div>
        <w:div w:id="2110613179">
          <w:marLeft w:val="640"/>
          <w:marRight w:val="0"/>
          <w:marTop w:val="0"/>
          <w:marBottom w:val="0"/>
          <w:divBdr>
            <w:top w:val="none" w:sz="0" w:space="0" w:color="auto"/>
            <w:left w:val="none" w:sz="0" w:space="0" w:color="auto"/>
            <w:bottom w:val="none" w:sz="0" w:space="0" w:color="auto"/>
            <w:right w:val="none" w:sz="0" w:space="0" w:color="auto"/>
          </w:divBdr>
        </w:div>
        <w:div w:id="1555045642">
          <w:marLeft w:val="640"/>
          <w:marRight w:val="0"/>
          <w:marTop w:val="0"/>
          <w:marBottom w:val="0"/>
          <w:divBdr>
            <w:top w:val="none" w:sz="0" w:space="0" w:color="auto"/>
            <w:left w:val="none" w:sz="0" w:space="0" w:color="auto"/>
            <w:bottom w:val="none" w:sz="0" w:space="0" w:color="auto"/>
            <w:right w:val="none" w:sz="0" w:space="0" w:color="auto"/>
          </w:divBdr>
        </w:div>
        <w:div w:id="445004372">
          <w:marLeft w:val="640"/>
          <w:marRight w:val="0"/>
          <w:marTop w:val="0"/>
          <w:marBottom w:val="0"/>
          <w:divBdr>
            <w:top w:val="none" w:sz="0" w:space="0" w:color="auto"/>
            <w:left w:val="none" w:sz="0" w:space="0" w:color="auto"/>
            <w:bottom w:val="none" w:sz="0" w:space="0" w:color="auto"/>
            <w:right w:val="none" w:sz="0" w:space="0" w:color="auto"/>
          </w:divBdr>
        </w:div>
        <w:div w:id="335495121">
          <w:marLeft w:val="640"/>
          <w:marRight w:val="0"/>
          <w:marTop w:val="0"/>
          <w:marBottom w:val="0"/>
          <w:divBdr>
            <w:top w:val="none" w:sz="0" w:space="0" w:color="auto"/>
            <w:left w:val="none" w:sz="0" w:space="0" w:color="auto"/>
            <w:bottom w:val="none" w:sz="0" w:space="0" w:color="auto"/>
            <w:right w:val="none" w:sz="0" w:space="0" w:color="auto"/>
          </w:divBdr>
        </w:div>
        <w:div w:id="6567162">
          <w:marLeft w:val="640"/>
          <w:marRight w:val="0"/>
          <w:marTop w:val="0"/>
          <w:marBottom w:val="0"/>
          <w:divBdr>
            <w:top w:val="none" w:sz="0" w:space="0" w:color="auto"/>
            <w:left w:val="none" w:sz="0" w:space="0" w:color="auto"/>
            <w:bottom w:val="none" w:sz="0" w:space="0" w:color="auto"/>
            <w:right w:val="none" w:sz="0" w:space="0" w:color="auto"/>
          </w:divBdr>
        </w:div>
        <w:div w:id="1527133239">
          <w:marLeft w:val="640"/>
          <w:marRight w:val="0"/>
          <w:marTop w:val="0"/>
          <w:marBottom w:val="0"/>
          <w:divBdr>
            <w:top w:val="none" w:sz="0" w:space="0" w:color="auto"/>
            <w:left w:val="none" w:sz="0" w:space="0" w:color="auto"/>
            <w:bottom w:val="none" w:sz="0" w:space="0" w:color="auto"/>
            <w:right w:val="none" w:sz="0" w:space="0" w:color="auto"/>
          </w:divBdr>
        </w:div>
        <w:div w:id="1681346504">
          <w:marLeft w:val="640"/>
          <w:marRight w:val="0"/>
          <w:marTop w:val="0"/>
          <w:marBottom w:val="0"/>
          <w:divBdr>
            <w:top w:val="none" w:sz="0" w:space="0" w:color="auto"/>
            <w:left w:val="none" w:sz="0" w:space="0" w:color="auto"/>
            <w:bottom w:val="none" w:sz="0" w:space="0" w:color="auto"/>
            <w:right w:val="none" w:sz="0" w:space="0" w:color="auto"/>
          </w:divBdr>
        </w:div>
      </w:divsChild>
    </w:div>
    <w:div w:id="2015524040">
      <w:bodyDiv w:val="1"/>
      <w:marLeft w:val="0"/>
      <w:marRight w:val="0"/>
      <w:marTop w:val="0"/>
      <w:marBottom w:val="0"/>
      <w:divBdr>
        <w:top w:val="none" w:sz="0" w:space="0" w:color="auto"/>
        <w:left w:val="none" w:sz="0" w:space="0" w:color="auto"/>
        <w:bottom w:val="none" w:sz="0" w:space="0" w:color="auto"/>
        <w:right w:val="none" w:sz="0" w:space="0" w:color="auto"/>
      </w:divBdr>
    </w:div>
    <w:div w:id="2030989722">
      <w:bodyDiv w:val="1"/>
      <w:marLeft w:val="0"/>
      <w:marRight w:val="0"/>
      <w:marTop w:val="0"/>
      <w:marBottom w:val="0"/>
      <w:divBdr>
        <w:top w:val="none" w:sz="0" w:space="0" w:color="auto"/>
        <w:left w:val="none" w:sz="0" w:space="0" w:color="auto"/>
        <w:bottom w:val="none" w:sz="0" w:space="0" w:color="auto"/>
        <w:right w:val="none" w:sz="0" w:space="0" w:color="auto"/>
      </w:divBdr>
    </w:div>
    <w:div w:id="2034839377">
      <w:bodyDiv w:val="1"/>
      <w:marLeft w:val="0"/>
      <w:marRight w:val="0"/>
      <w:marTop w:val="0"/>
      <w:marBottom w:val="0"/>
      <w:divBdr>
        <w:top w:val="none" w:sz="0" w:space="0" w:color="auto"/>
        <w:left w:val="none" w:sz="0" w:space="0" w:color="auto"/>
        <w:bottom w:val="none" w:sz="0" w:space="0" w:color="auto"/>
        <w:right w:val="none" w:sz="0" w:space="0" w:color="auto"/>
      </w:divBdr>
      <w:divsChild>
        <w:div w:id="1624725070">
          <w:marLeft w:val="640"/>
          <w:marRight w:val="0"/>
          <w:marTop w:val="0"/>
          <w:marBottom w:val="0"/>
          <w:divBdr>
            <w:top w:val="none" w:sz="0" w:space="0" w:color="auto"/>
            <w:left w:val="none" w:sz="0" w:space="0" w:color="auto"/>
            <w:bottom w:val="none" w:sz="0" w:space="0" w:color="auto"/>
            <w:right w:val="none" w:sz="0" w:space="0" w:color="auto"/>
          </w:divBdr>
        </w:div>
        <w:div w:id="670523625">
          <w:marLeft w:val="640"/>
          <w:marRight w:val="0"/>
          <w:marTop w:val="0"/>
          <w:marBottom w:val="0"/>
          <w:divBdr>
            <w:top w:val="none" w:sz="0" w:space="0" w:color="auto"/>
            <w:left w:val="none" w:sz="0" w:space="0" w:color="auto"/>
            <w:bottom w:val="none" w:sz="0" w:space="0" w:color="auto"/>
            <w:right w:val="none" w:sz="0" w:space="0" w:color="auto"/>
          </w:divBdr>
        </w:div>
        <w:div w:id="1852841410">
          <w:marLeft w:val="640"/>
          <w:marRight w:val="0"/>
          <w:marTop w:val="0"/>
          <w:marBottom w:val="0"/>
          <w:divBdr>
            <w:top w:val="none" w:sz="0" w:space="0" w:color="auto"/>
            <w:left w:val="none" w:sz="0" w:space="0" w:color="auto"/>
            <w:bottom w:val="none" w:sz="0" w:space="0" w:color="auto"/>
            <w:right w:val="none" w:sz="0" w:space="0" w:color="auto"/>
          </w:divBdr>
        </w:div>
        <w:div w:id="1502352617">
          <w:marLeft w:val="640"/>
          <w:marRight w:val="0"/>
          <w:marTop w:val="0"/>
          <w:marBottom w:val="0"/>
          <w:divBdr>
            <w:top w:val="none" w:sz="0" w:space="0" w:color="auto"/>
            <w:left w:val="none" w:sz="0" w:space="0" w:color="auto"/>
            <w:bottom w:val="none" w:sz="0" w:space="0" w:color="auto"/>
            <w:right w:val="none" w:sz="0" w:space="0" w:color="auto"/>
          </w:divBdr>
        </w:div>
        <w:div w:id="336201125">
          <w:marLeft w:val="640"/>
          <w:marRight w:val="0"/>
          <w:marTop w:val="0"/>
          <w:marBottom w:val="0"/>
          <w:divBdr>
            <w:top w:val="none" w:sz="0" w:space="0" w:color="auto"/>
            <w:left w:val="none" w:sz="0" w:space="0" w:color="auto"/>
            <w:bottom w:val="none" w:sz="0" w:space="0" w:color="auto"/>
            <w:right w:val="none" w:sz="0" w:space="0" w:color="auto"/>
          </w:divBdr>
        </w:div>
        <w:div w:id="1493788169">
          <w:marLeft w:val="640"/>
          <w:marRight w:val="0"/>
          <w:marTop w:val="0"/>
          <w:marBottom w:val="0"/>
          <w:divBdr>
            <w:top w:val="none" w:sz="0" w:space="0" w:color="auto"/>
            <w:left w:val="none" w:sz="0" w:space="0" w:color="auto"/>
            <w:bottom w:val="none" w:sz="0" w:space="0" w:color="auto"/>
            <w:right w:val="none" w:sz="0" w:space="0" w:color="auto"/>
          </w:divBdr>
        </w:div>
        <w:div w:id="209920349">
          <w:marLeft w:val="640"/>
          <w:marRight w:val="0"/>
          <w:marTop w:val="0"/>
          <w:marBottom w:val="0"/>
          <w:divBdr>
            <w:top w:val="none" w:sz="0" w:space="0" w:color="auto"/>
            <w:left w:val="none" w:sz="0" w:space="0" w:color="auto"/>
            <w:bottom w:val="none" w:sz="0" w:space="0" w:color="auto"/>
            <w:right w:val="none" w:sz="0" w:space="0" w:color="auto"/>
          </w:divBdr>
        </w:div>
        <w:div w:id="1564215337">
          <w:marLeft w:val="640"/>
          <w:marRight w:val="0"/>
          <w:marTop w:val="0"/>
          <w:marBottom w:val="0"/>
          <w:divBdr>
            <w:top w:val="none" w:sz="0" w:space="0" w:color="auto"/>
            <w:left w:val="none" w:sz="0" w:space="0" w:color="auto"/>
            <w:bottom w:val="none" w:sz="0" w:space="0" w:color="auto"/>
            <w:right w:val="none" w:sz="0" w:space="0" w:color="auto"/>
          </w:divBdr>
        </w:div>
        <w:div w:id="1687174148">
          <w:marLeft w:val="640"/>
          <w:marRight w:val="0"/>
          <w:marTop w:val="0"/>
          <w:marBottom w:val="0"/>
          <w:divBdr>
            <w:top w:val="none" w:sz="0" w:space="0" w:color="auto"/>
            <w:left w:val="none" w:sz="0" w:space="0" w:color="auto"/>
            <w:bottom w:val="none" w:sz="0" w:space="0" w:color="auto"/>
            <w:right w:val="none" w:sz="0" w:space="0" w:color="auto"/>
          </w:divBdr>
        </w:div>
        <w:div w:id="476456207">
          <w:marLeft w:val="640"/>
          <w:marRight w:val="0"/>
          <w:marTop w:val="0"/>
          <w:marBottom w:val="0"/>
          <w:divBdr>
            <w:top w:val="none" w:sz="0" w:space="0" w:color="auto"/>
            <w:left w:val="none" w:sz="0" w:space="0" w:color="auto"/>
            <w:bottom w:val="none" w:sz="0" w:space="0" w:color="auto"/>
            <w:right w:val="none" w:sz="0" w:space="0" w:color="auto"/>
          </w:divBdr>
        </w:div>
        <w:div w:id="1357584182">
          <w:marLeft w:val="640"/>
          <w:marRight w:val="0"/>
          <w:marTop w:val="0"/>
          <w:marBottom w:val="0"/>
          <w:divBdr>
            <w:top w:val="none" w:sz="0" w:space="0" w:color="auto"/>
            <w:left w:val="none" w:sz="0" w:space="0" w:color="auto"/>
            <w:bottom w:val="none" w:sz="0" w:space="0" w:color="auto"/>
            <w:right w:val="none" w:sz="0" w:space="0" w:color="auto"/>
          </w:divBdr>
        </w:div>
        <w:div w:id="446196884">
          <w:marLeft w:val="640"/>
          <w:marRight w:val="0"/>
          <w:marTop w:val="0"/>
          <w:marBottom w:val="0"/>
          <w:divBdr>
            <w:top w:val="none" w:sz="0" w:space="0" w:color="auto"/>
            <w:left w:val="none" w:sz="0" w:space="0" w:color="auto"/>
            <w:bottom w:val="none" w:sz="0" w:space="0" w:color="auto"/>
            <w:right w:val="none" w:sz="0" w:space="0" w:color="auto"/>
          </w:divBdr>
        </w:div>
        <w:div w:id="375351245">
          <w:marLeft w:val="640"/>
          <w:marRight w:val="0"/>
          <w:marTop w:val="0"/>
          <w:marBottom w:val="0"/>
          <w:divBdr>
            <w:top w:val="none" w:sz="0" w:space="0" w:color="auto"/>
            <w:left w:val="none" w:sz="0" w:space="0" w:color="auto"/>
            <w:bottom w:val="none" w:sz="0" w:space="0" w:color="auto"/>
            <w:right w:val="none" w:sz="0" w:space="0" w:color="auto"/>
          </w:divBdr>
        </w:div>
        <w:div w:id="366151024">
          <w:marLeft w:val="640"/>
          <w:marRight w:val="0"/>
          <w:marTop w:val="0"/>
          <w:marBottom w:val="0"/>
          <w:divBdr>
            <w:top w:val="none" w:sz="0" w:space="0" w:color="auto"/>
            <w:left w:val="none" w:sz="0" w:space="0" w:color="auto"/>
            <w:bottom w:val="none" w:sz="0" w:space="0" w:color="auto"/>
            <w:right w:val="none" w:sz="0" w:space="0" w:color="auto"/>
          </w:divBdr>
        </w:div>
        <w:div w:id="860313587">
          <w:marLeft w:val="640"/>
          <w:marRight w:val="0"/>
          <w:marTop w:val="0"/>
          <w:marBottom w:val="0"/>
          <w:divBdr>
            <w:top w:val="none" w:sz="0" w:space="0" w:color="auto"/>
            <w:left w:val="none" w:sz="0" w:space="0" w:color="auto"/>
            <w:bottom w:val="none" w:sz="0" w:space="0" w:color="auto"/>
            <w:right w:val="none" w:sz="0" w:space="0" w:color="auto"/>
          </w:divBdr>
        </w:div>
        <w:div w:id="464585511">
          <w:marLeft w:val="640"/>
          <w:marRight w:val="0"/>
          <w:marTop w:val="0"/>
          <w:marBottom w:val="0"/>
          <w:divBdr>
            <w:top w:val="none" w:sz="0" w:space="0" w:color="auto"/>
            <w:left w:val="none" w:sz="0" w:space="0" w:color="auto"/>
            <w:bottom w:val="none" w:sz="0" w:space="0" w:color="auto"/>
            <w:right w:val="none" w:sz="0" w:space="0" w:color="auto"/>
          </w:divBdr>
        </w:div>
        <w:div w:id="2006664580">
          <w:marLeft w:val="640"/>
          <w:marRight w:val="0"/>
          <w:marTop w:val="0"/>
          <w:marBottom w:val="0"/>
          <w:divBdr>
            <w:top w:val="none" w:sz="0" w:space="0" w:color="auto"/>
            <w:left w:val="none" w:sz="0" w:space="0" w:color="auto"/>
            <w:bottom w:val="none" w:sz="0" w:space="0" w:color="auto"/>
            <w:right w:val="none" w:sz="0" w:space="0" w:color="auto"/>
          </w:divBdr>
        </w:div>
        <w:div w:id="836069531">
          <w:marLeft w:val="640"/>
          <w:marRight w:val="0"/>
          <w:marTop w:val="0"/>
          <w:marBottom w:val="0"/>
          <w:divBdr>
            <w:top w:val="none" w:sz="0" w:space="0" w:color="auto"/>
            <w:left w:val="none" w:sz="0" w:space="0" w:color="auto"/>
            <w:bottom w:val="none" w:sz="0" w:space="0" w:color="auto"/>
            <w:right w:val="none" w:sz="0" w:space="0" w:color="auto"/>
          </w:divBdr>
        </w:div>
        <w:div w:id="788014429">
          <w:marLeft w:val="640"/>
          <w:marRight w:val="0"/>
          <w:marTop w:val="0"/>
          <w:marBottom w:val="0"/>
          <w:divBdr>
            <w:top w:val="none" w:sz="0" w:space="0" w:color="auto"/>
            <w:left w:val="none" w:sz="0" w:space="0" w:color="auto"/>
            <w:bottom w:val="none" w:sz="0" w:space="0" w:color="auto"/>
            <w:right w:val="none" w:sz="0" w:space="0" w:color="auto"/>
          </w:divBdr>
        </w:div>
        <w:div w:id="100996842">
          <w:marLeft w:val="640"/>
          <w:marRight w:val="0"/>
          <w:marTop w:val="0"/>
          <w:marBottom w:val="0"/>
          <w:divBdr>
            <w:top w:val="none" w:sz="0" w:space="0" w:color="auto"/>
            <w:left w:val="none" w:sz="0" w:space="0" w:color="auto"/>
            <w:bottom w:val="none" w:sz="0" w:space="0" w:color="auto"/>
            <w:right w:val="none" w:sz="0" w:space="0" w:color="auto"/>
          </w:divBdr>
        </w:div>
        <w:div w:id="1008095339">
          <w:marLeft w:val="640"/>
          <w:marRight w:val="0"/>
          <w:marTop w:val="0"/>
          <w:marBottom w:val="0"/>
          <w:divBdr>
            <w:top w:val="none" w:sz="0" w:space="0" w:color="auto"/>
            <w:left w:val="none" w:sz="0" w:space="0" w:color="auto"/>
            <w:bottom w:val="none" w:sz="0" w:space="0" w:color="auto"/>
            <w:right w:val="none" w:sz="0" w:space="0" w:color="auto"/>
          </w:divBdr>
        </w:div>
        <w:div w:id="238683015">
          <w:marLeft w:val="640"/>
          <w:marRight w:val="0"/>
          <w:marTop w:val="0"/>
          <w:marBottom w:val="0"/>
          <w:divBdr>
            <w:top w:val="none" w:sz="0" w:space="0" w:color="auto"/>
            <w:left w:val="none" w:sz="0" w:space="0" w:color="auto"/>
            <w:bottom w:val="none" w:sz="0" w:space="0" w:color="auto"/>
            <w:right w:val="none" w:sz="0" w:space="0" w:color="auto"/>
          </w:divBdr>
        </w:div>
        <w:div w:id="515074218">
          <w:marLeft w:val="640"/>
          <w:marRight w:val="0"/>
          <w:marTop w:val="0"/>
          <w:marBottom w:val="0"/>
          <w:divBdr>
            <w:top w:val="none" w:sz="0" w:space="0" w:color="auto"/>
            <w:left w:val="none" w:sz="0" w:space="0" w:color="auto"/>
            <w:bottom w:val="none" w:sz="0" w:space="0" w:color="auto"/>
            <w:right w:val="none" w:sz="0" w:space="0" w:color="auto"/>
          </w:divBdr>
        </w:div>
        <w:div w:id="853494662">
          <w:marLeft w:val="640"/>
          <w:marRight w:val="0"/>
          <w:marTop w:val="0"/>
          <w:marBottom w:val="0"/>
          <w:divBdr>
            <w:top w:val="none" w:sz="0" w:space="0" w:color="auto"/>
            <w:left w:val="none" w:sz="0" w:space="0" w:color="auto"/>
            <w:bottom w:val="none" w:sz="0" w:space="0" w:color="auto"/>
            <w:right w:val="none" w:sz="0" w:space="0" w:color="auto"/>
          </w:divBdr>
        </w:div>
        <w:div w:id="740910321">
          <w:marLeft w:val="640"/>
          <w:marRight w:val="0"/>
          <w:marTop w:val="0"/>
          <w:marBottom w:val="0"/>
          <w:divBdr>
            <w:top w:val="none" w:sz="0" w:space="0" w:color="auto"/>
            <w:left w:val="none" w:sz="0" w:space="0" w:color="auto"/>
            <w:bottom w:val="none" w:sz="0" w:space="0" w:color="auto"/>
            <w:right w:val="none" w:sz="0" w:space="0" w:color="auto"/>
          </w:divBdr>
        </w:div>
        <w:div w:id="1388334012">
          <w:marLeft w:val="640"/>
          <w:marRight w:val="0"/>
          <w:marTop w:val="0"/>
          <w:marBottom w:val="0"/>
          <w:divBdr>
            <w:top w:val="none" w:sz="0" w:space="0" w:color="auto"/>
            <w:left w:val="none" w:sz="0" w:space="0" w:color="auto"/>
            <w:bottom w:val="none" w:sz="0" w:space="0" w:color="auto"/>
            <w:right w:val="none" w:sz="0" w:space="0" w:color="auto"/>
          </w:divBdr>
        </w:div>
        <w:div w:id="2824526">
          <w:marLeft w:val="640"/>
          <w:marRight w:val="0"/>
          <w:marTop w:val="0"/>
          <w:marBottom w:val="0"/>
          <w:divBdr>
            <w:top w:val="none" w:sz="0" w:space="0" w:color="auto"/>
            <w:left w:val="none" w:sz="0" w:space="0" w:color="auto"/>
            <w:bottom w:val="none" w:sz="0" w:space="0" w:color="auto"/>
            <w:right w:val="none" w:sz="0" w:space="0" w:color="auto"/>
          </w:divBdr>
        </w:div>
        <w:div w:id="2025203722">
          <w:marLeft w:val="640"/>
          <w:marRight w:val="0"/>
          <w:marTop w:val="0"/>
          <w:marBottom w:val="0"/>
          <w:divBdr>
            <w:top w:val="none" w:sz="0" w:space="0" w:color="auto"/>
            <w:left w:val="none" w:sz="0" w:space="0" w:color="auto"/>
            <w:bottom w:val="none" w:sz="0" w:space="0" w:color="auto"/>
            <w:right w:val="none" w:sz="0" w:space="0" w:color="auto"/>
          </w:divBdr>
        </w:div>
        <w:div w:id="1825854283">
          <w:marLeft w:val="640"/>
          <w:marRight w:val="0"/>
          <w:marTop w:val="0"/>
          <w:marBottom w:val="0"/>
          <w:divBdr>
            <w:top w:val="none" w:sz="0" w:space="0" w:color="auto"/>
            <w:left w:val="none" w:sz="0" w:space="0" w:color="auto"/>
            <w:bottom w:val="none" w:sz="0" w:space="0" w:color="auto"/>
            <w:right w:val="none" w:sz="0" w:space="0" w:color="auto"/>
          </w:divBdr>
        </w:div>
        <w:div w:id="1938057657">
          <w:marLeft w:val="640"/>
          <w:marRight w:val="0"/>
          <w:marTop w:val="0"/>
          <w:marBottom w:val="0"/>
          <w:divBdr>
            <w:top w:val="none" w:sz="0" w:space="0" w:color="auto"/>
            <w:left w:val="none" w:sz="0" w:space="0" w:color="auto"/>
            <w:bottom w:val="none" w:sz="0" w:space="0" w:color="auto"/>
            <w:right w:val="none" w:sz="0" w:space="0" w:color="auto"/>
          </w:divBdr>
        </w:div>
        <w:div w:id="1878196605">
          <w:marLeft w:val="640"/>
          <w:marRight w:val="0"/>
          <w:marTop w:val="0"/>
          <w:marBottom w:val="0"/>
          <w:divBdr>
            <w:top w:val="none" w:sz="0" w:space="0" w:color="auto"/>
            <w:left w:val="none" w:sz="0" w:space="0" w:color="auto"/>
            <w:bottom w:val="none" w:sz="0" w:space="0" w:color="auto"/>
            <w:right w:val="none" w:sz="0" w:space="0" w:color="auto"/>
          </w:divBdr>
        </w:div>
        <w:div w:id="930892236">
          <w:marLeft w:val="640"/>
          <w:marRight w:val="0"/>
          <w:marTop w:val="0"/>
          <w:marBottom w:val="0"/>
          <w:divBdr>
            <w:top w:val="none" w:sz="0" w:space="0" w:color="auto"/>
            <w:left w:val="none" w:sz="0" w:space="0" w:color="auto"/>
            <w:bottom w:val="none" w:sz="0" w:space="0" w:color="auto"/>
            <w:right w:val="none" w:sz="0" w:space="0" w:color="auto"/>
          </w:divBdr>
        </w:div>
        <w:div w:id="384186896">
          <w:marLeft w:val="640"/>
          <w:marRight w:val="0"/>
          <w:marTop w:val="0"/>
          <w:marBottom w:val="0"/>
          <w:divBdr>
            <w:top w:val="none" w:sz="0" w:space="0" w:color="auto"/>
            <w:left w:val="none" w:sz="0" w:space="0" w:color="auto"/>
            <w:bottom w:val="none" w:sz="0" w:space="0" w:color="auto"/>
            <w:right w:val="none" w:sz="0" w:space="0" w:color="auto"/>
          </w:divBdr>
        </w:div>
        <w:div w:id="1812283707">
          <w:marLeft w:val="640"/>
          <w:marRight w:val="0"/>
          <w:marTop w:val="0"/>
          <w:marBottom w:val="0"/>
          <w:divBdr>
            <w:top w:val="none" w:sz="0" w:space="0" w:color="auto"/>
            <w:left w:val="none" w:sz="0" w:space="0" w:color="auto"/>
            <w:bottom w:val="none" w:sz="0" w:space="0" w:color="auto"/>
            <w:right w:val="none" w:sz="0" w:space="0" w:color="auto"/>
          </w:divBdr>
        </w:div>
        <w:div w:id="1942909253">
          <w:marLeft w:val="640"/>
          <w:marRight w:val="0"/>
          <w:marTop w:val="0"/>
          <w:marBottom w:val="0"/>
          <w:divBdr>
            <w:top w:val="none" w:sz="0" w:space="0" w:color="auto"/>
            <w:left w:val="none" w:sz="0" w:space="0" w:color="auto"/>
            <w:bottom w:val="none" w:sz="0" w:space="0" w:color="auto"/>
            <w:right w:val="none" w:sz="0" w:space="0" w:color="auto"/>
          </w:divBdr>
        </w:div>
        <w:div w:id="35275344">
          <w:marLeft w:val="640"/>
          <w:marRight w:val="0"/>
          <w:marTop w:val="0"/>
          <w:marBottom w:val="0"/>
          <w:divBdr>
            <w:top w:val="none" w:sz="0" w:space="0" w:color="auto"/>
            <w:left w:val="none" w:sz="0" w:space="0" w:color="auto"/>
            <w:bottom w:val="none" w:sz="0" w:space="0" w:color="auto"/>
            <w:right w:val="none" w:sz="0" w:space="0" w:color="auto"/>
          </w:divBdr>
        </w:div>
        <w:div w:id="1158308021">
          <w:marLeft w:val="640"/>
          <w:marRight w:val="0"/>
          <w:marTop w:val="0"/>
          <w:marBottom w:val="0"/>
          <w:divBdr>
            <w:top w:val="none" w:sz="0" w:space="0" w:color="auto"/>
            <w:left w:val="none" w:sz="0" w:space="0" w:color="auto"/>
            <w:bottom w:val="none" w:sz="0" w:space="0" w:color="auto"/>
            <w:right w:val="none" w:sz="0" w:space="0" w:color="auto"/>
          </w:divBdr>
        </w:div>
        <w:div w:id="2072847588">
          <w:marLeft w:val="640"/>
          <w:marRight w:val="0"/>
          <w:marTop w:val="0"/>
          <w:marBottom w:val="0"/>
          <w:divBdr>
            <w:top w:val="none" w:sz="0" w:space="0" w:color="auto"/>
            <w:left w:val="none" w:sz="0" w:space="0" w:color="auto"/>
            <w:bottom w:val="none" w:sz="0" w:space="0" w:color="auto"/>
            <w:right w:val="none" w:sz="0" w:space="0" w:color="auto"/>
          </w:divBdr>
        </w:div>
        <w:div w:id="1839030227">
          <w:marLeft w:val="640"/>
          <w:marRight w:val="0"/>
          <w:marTop w:val="0"/>
          <w:marBottom w:val="0"/>
          <w:divBdr>
            <w:top w:val="none" w:sz="0" w:space="0" w:color="auto"/>
            <w:left w:val="none" w:sz="0" w:space="0" w:color="auto"/>
            <w:bottom w:val="none" w:sz="0" w:space="0" w:color="auto"/>
            <w:right w:val="none" w:sz="0" w:space="0" w:color="auto"/>
          </w:divBdr>
        </w:div>
        <w:div w:id="600842641">
          <w:marLeft w:val="640"/>
          <w:marRight w:val="0"/>
          <w:marTop w:val="0"/>
          <w:marBottom w:val="0"/>
          <w:divBdr>
            <w:top w:val="none" w:sz="0" w:space="0" w:color="auto"/>
            <w:left w:val="none" w:sz="0" w:space="0" w:color="auto"/>
            <w:bottom w:val="none" w:sz="0" w:space="0" w:color="auto"/>
            <w:right w:val="none" w:sz="0" w:space="0" w:color="auto"/>
          </w:divBdr>
        </w:div>
        <w:div w:id="1582717579">
          <w:marLeft w:val="640"/>
          <w:marRight w:val="0"/>
          <w:marTop w:val="0"/>
          <w:marBottom w:val="0"/>
          <w:divBdr>
            <w:top w:val="none" w:sz="0" w:space="0" w:color="auto"/>
            <w:left w:val="none" w:sz="0" w:space="0" w:color="auto"/>
            <w:bottom w:val="none" w:sz="0" w:space="0" w:color="auto"/>
            <w:right w:val="none" w:sz="0" w:space="0" w:color="auto"/>
          </w:divBdr>
        </w:div>
        <w:div w:id="1930308335">
          <w:marLeft w:val="640"/>
          <w:marRight w:val="0"/>
          <w:marTop w:val="0"/>
          <w:marBottom w:val="0"/>
          <w:divBdr>
            <w:top w:val="none" w:sz="0" w:space="0" w:color="auto"/>
            <w:left w:val="none" w:sz="0" w:space="0" w:color="auto"/>
            <w:bottom w:val="none" w:sz="0" w:space="0" w:color="auto"/>
            <w:right w:val="none" w:sz="0" w:space="0" w:color="auto"/>
          </w:divBdr>
        </w:div>
        <w:div w:id="1045449913">
          <w:marLeft w:val="640"/>
          <w:marRight w:val="0"/>
          <w:marTop w:val="0"/>
          <w:marBottom w:val="0"/>
          <w:divBdr>
            <w:top w:val="none" w:sz="0" w:space="0" w:color="auto"/>
            <w:left w:val="none" w:sz="0" w:space="0" w:color="auto"/>
            <w:bottom w:val="none" w:sz="0" w:space="0" w:color="auto"/>
            <w:right w:val="none" w:sz="0" w:space="0" w:color="auto"/>
          </w:divBdr>
        </w:div>
      </w:divsChild>
    </w:div>
    <w:div w:id="2035494254">
      <w:bodyDiv w:val="1"/>
      <w:marLeft w:val="0"/>
      <w:marRight w:val="0"/>
      <w:marTop w:val="0"/>
      <w:marBottom w:val="0"/>
      <w:divBdr>
        <w:top w:val="none" w:sz="0" w:space="0" w:color="auto"/>
        <w:left w:val="none" w:sz="0" w:space="0" w:color="auto"/>
        <w:bottom w:val="none" w:sz="0" w:space="0" w:color="auto"/>
        <w:right w:val="none" w:sz="0" w:space="0" w:color="auto"/>
      </w:divBdr>
    </w:div>
    <w:div w:id="2040276640">
      <w:bodyDiv w:val="1"/>
      <w:marLeft w:val="0"/>
      <w:marRight w:val="0"/>
      <w:marTop w:val="0"/>
      <w:marBottom w:val="0"/>
      <w:divBdr>
        <w:top w:val="none" w:sz="0" w:space="0" w:color="auto"/>
        <w:left w:val="none" w:sz="0" w:space="0" w:color="auto"/>
        <w:bottom w:val="none" w:sz="0" w:space="0" w:color="auto"/>
        <w:right w:val="none" w:sz="0" w:space="0" w:color="auto"/>
      </w:divBdr>
      <w:divsChild>
        <w:div w:id="358167786">
          <w:marLeft w:val="640"/>
          <w:marRight w:val="0"/>
          <w:marTop w:val="0"/>
          <w:marBottom w:val="0"/>
          <w:divBdr>
            <w:top w:val="none" w:sz="0" w:space="0" w:color="auto"/>
            <w:left w:val="none" w:sz="0" w:space="0" w:color="auto"/>
            <w:bottom w:val="none" w:sz="0" w:space="0" w:color="auto"/>
            <w:right w:val="none" w:sz="0" w:space="0" w:color="auto"/>
          </w:divBdr>
        </w:div>
        <w:div w:id="261383050">
          <w:marLeft w:val="640"/>
          <w:marRight w:val="0"/>
          <w:marTop w:val="0"/>
          <w:marBottom w:val="0"/>
          <w:divBdr>
            <w:top w:val="none" w:sz="0" w:space="0" w:color="auto"/>
            <w:left w:val="none" w:sz="0" w:space="0" w:color="auto"/>
            <w:bottom w:val="none" w:sz="0" w:space="0" w:color="auto"/>
            <w:right w:val="none" w:sz="0" w:space="0" w:color="auto"/>
          </w:divBdr>
        </w:div>
        <w:div w:id="554703619">
          <w:marLeft w:val="640"/>
          <w:marRight w:val="0"/>
          <w:marTop w:val="0"/>
          <w:marBottom w:val="0"/>
          <w:divBdr>
            <w:top w:val="none" w:sz="0" w:space="0" w:color="auto"/>
            <w:left w:val="none" w:sz="0" w:space="0" w:color="auto"/>
            <w:bottom w:val="none" w:sz="0" w:space="0" w:color="auto"/>
            <w:right w:val="none" w:sz="0" w:space="0" w:color="auto"/>
          </w:divBdr>
        </w:div>
        <w:div w:id="1763837497">
          <w:marLeft w:val="640"/>
          <w:marRight w:val="0"/>
          <w:marTop w:val="0"/>
          <w:marBottom w:val="0"/>
          <w:divBdr>
            <w:top w:val="none" w:sz="0" w:space="0" w:color="auto"/>
            <w:left w:val="none" w:sz="0" w:space="0" w:color="auto"/>
            <w:bottom w:val="none" w:sz="0" w:space="0" w:color="auto"/>
            <w:right w:val="none" w:sz="0" w:space="0" w:color="auto"/>
          </w:divBdr>
        </w:div>
        <w:div w:id="1369329255">
          <w:marLeft w:val="640"/>
          <w:marRight w:val="0"/>
          <w:marTop w:val="0"/>
          <w:marBottom w:val="0"/>
          <w:divBdr>
            <w:top w:val="none" w:sz="0" w:space="0" w:color="auto"/>
            <w:left w:val="none" w:sz="0" w:space="0" w:color="auto"/>
            <w:bottom w:val="none" w:sz="0" w:space="0" w:color="auto"/>
            <w:right w:val="none" w:sz="0" w:space="0" w:color="auto"/>
          </w:divBdr>
        </w:div>
        <w:div w:id="1017736661">
          <w:marLeft w:val="640"/>
          <w:marRight w:val="0"/>
          <w:marTop w:val="0"/>
          <w:marBottom w:val="0"/>
          <w:divBdr>
            <w:top w:val="none" w:sz="0" w:space="0" w:color="auto"/>
            <w:left w:val="none" w:sz="0" w:space="0" w:color="auto"/>
            <w:bottom w:val="none" w:sz="0" w:space="0" w:color="auto"/>
            <w:right w:val="none" w:sz="0" w:space="0" w:color="auto"/>
          </w:divBdr>
        </w:div>
        <w:div w:id="1894612205">
          <w:marLeft w:val="640"/>
          <w:marRight w:val="0"/>
          <w:marTop w:val="0"/>
          <w:marBottom w:val="0"/>
          <w:divBdr>
            <w:top w:val="none" w:sz="0" w:space="0" w:color="auto"/>
            <w:left w:val="none" w:sz="0" w:space="0" w:color="auto"/>
            <w:bottom w:val="none" w:sz="0" w:space="0" w:color="auto"/>
            <w:right w:val="none" w:sz="0" w:space="0" w:color="auto"/>
          </w:divBdr>
        </w:div>
        <w:div w:id="1475831808">
          <w:marLeft w:val="640"/>
          <w:marRight w:val="0"/>
          <w:marTop w:val="0"/>
          <w:marBottom w:val="0"/>
          <w:divBdr>
            <w:top w:val="none" w:sz="0" w:space="0" w:color="auto"/>
            <w:left w:val="none" w:sz="0" w:space="0" w:color="auto"/>
            <w:bottom w:val="none" w:sz="0" w:space="0" w:color="auto"/>
            <w:right w:val="none" w:sz="0" w:space="0" w:color="auto"/>
          </w:divBdr>
        </w:div>
        <w:div w:id="675620873">
          <w:marLeft w:val="640"/>
          <w:marRight w:val="0"/>
          <w:marTop w:val="0"/>
          <w:marBottom w:val="0"/>
          <w:divBdr>
            <w:top w:val="none" w:sz="0" w:space="0" w:color="auto"/>
            <w:left w:val="none" w:sz="0" w:space="0" w:color="auto"/>
            <w:bottom w:val="none" w:sz="0" w:space="0" w:color="auto"/>
            <w:right w:val="none" w:sz="0" w:space="0" w:color="auto"/>
          </w:divBdr>
        </w:div>
        <w:div w:id="1943102381">
          <w:marLeft w:val="640"/>
          <w:marRight w:val="0"/>
          <w:marTop w:val="0"/>
          <w:marBottom w:val="0"/>
          <w:divBdr>
            <w:top w:val="none" w:sz="0" w:space="0" w:color="auto"/>
            <w:left w:val="none" w:sz="0" w:space="0" w:color="auto"/>
            <w:bottom w:val="none" w:sz="0" w:space="0" w:color="auto"/>
            <w:right w:val="none" w:sz="0" w:space="0" w:color="auto"/>
          </w:divBdr>
        </w:div>
        <w:div w:id="1627278654">
          <w:marLeft w:val="640"/>
          <w:marRight w:val="0"/>
          <w:marTop w:val="0"/>
          <w:marBottom w:val="0"/>
          <w:divBdr>
            <w:top w:val="none" w:sz="0" w:space="0" w:color="auto"/>
            <w:left w:val="none" w:sz="0" w:space="0" w:color="auto"/>
            <w:bottom w:val="none" w:sz="0" w:space="0" w:color="auto"/>
            <w:right w:val="none" w:sz="0" w:space="0" w:color="auto"/>
          </w:divBdr>
        </w:div>
        <w:div w:id="725838834">
          <w:marLeft w:val="640"/>
          <w:marRight w:val="0"/>
          <w:marTop w:val="0"/>
          <w:marBottom w:val="0"/>
          <w:divBdr>
            <w:top w:val="none" w:sz="0" w:space="0" w:color="auto"/>
            <w:left w:val="none" w:sz="0" w:space="0" w:color="auto"/>
            <w:bottom w:val="none" w:sz="0" w:space="0" w:color="auto"/>
            <w:right w:val="none" w:sz="0" w:space="0" w:color="auto"/>
          </w:divBdr>
        </w:div>
        <w:div w:id="1651133290">
          <w:marLeft w:val="640"/>
          <w:marRight w:val="0"/>
          <w:marTop w:val="0"/>
          <w:marBottom w:val="0"/>
          <w:divBdr>
            <w:top w:val="none" w:sz="0" w:space="0" w:color="auto"/>
            <w:left w:val="none" w:sz="0" w:space="0" w:color="auto"/>
            <w:bottom w:val="none" w:sz="0" w:space="0" w:color="auto"/>
            <w:right w:val="none" w:sz="0" w:space="0" w:color="auto"/>
          </w:divBdr>
        </w:div>
        <w:div w:id="2076582702">
          <w:marLeft w:val="640"/>
          <w:marRight w:val="0"/>
          <w:marTop w:val="0"/>
          <w:marBottom w:val="0"/>
          <w:divBdr>
            <w:top w:val="none" w:sz="0" w:space="0" w:color="auto"/>
            <w:left w:val="none" w:sz="0" w:space="0" w:color="auto"/>
            <w:bottom w:val="none" w:sz="0" w:space="0" w:color="auto"/>
            <w:right w:val="none" w:sz="0" w:space="0" w:color="auto"/>
          </w:divBdr>
        </w:div>
        <w:div w:id="1595825866">
          <w:marLeft w:val="640"/>
          <w:marRight w:val="0"/>
          <w:marTop w:val="0"/>
          <w:marBottom w:val="0"/>
          <w:divBdr>
            <w:top w:val="none" w:sz="0" w:space="0" w:color="auto"/>
            <w:left w:val="none" w:sz="0" w:space="0" w:color="auto"/>
            <w:bottom w:val="none" w:sz="0" w:space="0" w:color="auto"/>
            <w:right w:val="none" w:sz="0" w:space="0" w:color="auto"/>
          </w:divBdr>
        </w:div>
        <w:div w:id="324557606">
          <w:marLeft w:val="640"/>
          <w:marRight w:val="0"/>
          <w:marTop w:val="0"/>
          <w:marBottom w:val="0"/>
          <w:divBdr>
            <w:top w:val="none" w:sz="0" w:space="0" w:color="auto"/>
            <w:left w:val="none" w:sz="0" w:space="0" w:color="auto"/>
            <w:bottom w:val="none" w:sz="0" w:space="0" w:color="auto"/>
            <w:right w:val="none" w:sz="0" w:space="0" w:color="auto"/>
          </w:divBdr>
        </w:div>
        <w:div w:id="974067825">
          <w:marLeft w:val="640"/>
          <w:marRight w:val="0"/>
          <w:marTop w:val="0"/>
          <w:marBottom w:val="0"/>
          <w:divBdr>
            <w:top w:val="none" w:sz="0" w:space="0" w:color="auto"/>
            <w:left w:val="none" w:sz="0" w:space="0" w:color="auto"/>
            <w:bottom w:val="none" w:sz="0" w:space="0" w:color="auto"/>
            <w:right w:val="none" w:sz="0" w:space="0" w:color="auto"/>
          </w:divBdr>
        </w:div>
        <w:div w:id="1662543834">
          <w:marLeft w:val="640"/>
          <w:marRight w:val="0"/>
          <w:marTop w:val="0"/>
          <w:marBottom w:val="0"/>
          <w:divBdr>
            <w:top w:val="none" w:sz="0" w:space="0" w:color="auto"/>
            <w:left w:val="none" w:sz="0" w:space="0" w:color="auto"/>
            <w:bottom w:val="none" w:sz="0" w:space="0" w:color="auto"/>
            <w:right w:val="none" w:sz="0" w:space="0" w:color="auto"/>
          </w:divBdr>
        </w:div>
        <w:div w:id="1374815138">
          <w:marLeft w:val="640"/>
          <w:marRight w:val="0"/>
          <w:marTop w:val="0"/>
          <w:marBottom w:val="0"/>
          <w:divBdr>
            <w:top w:val="none" w:sz="0" w:space="0" w:color="auto"/>
            <w:left w:val="none" w:sz="0" w:space="0" w:color="auto"/>
            <w:bottom w:val="none" w:sz="0" w:space="0" w:color="auto"/>
            <w:right w:val="none" w:sz="0" w:space="0" w:color="auto"/>
          </w:divBdr>
        </w:div>
        <w:div w:id="2023118763">
          <w:marLeft w:val="640"/>
          <w:marRight w:val="0"/>
          <w:marTop w:val="0"/>
          <w:marBottom w:val="0"/>
          <w:divBdr>
            <w:top w:val="none" w:sz="0" w:space="0" w:color="auto"/>
            <w:left w:val="none" w:sz="0" w:space="0" w:color="auto"/>
            <w:bottom w:val="none" w:sz="0" w:space="0" w:color="auto"/>
            <w:right w:val="none" w:sz="0" w:space="0" w:color="auto"/>
          </w:divBdr>
        </w:div>
        <w:div w:id="1354262985">
          <w:marLeft w:val="640"/>
          <w:marRight w:val="0"/>
          <w:marTop w:val="0"/>
          <w:marBottom w:val="0"/>
          <w:divBdr>
            <w:top w:val="none" w:sz="0" w:space="0" w:color="auto"/>
            <w:left w:val="none" w:sz="0" w:space="0" w:color="auto"/>
            <w:bottom w:val="none" w:sz="0" w:space="0" w:color="auto"/>
            <w:right w:val="none" w:sz="0" w:space="0" w:color="auto"/>
          </w:divBdr>
        </w:div>
        <w:div w:id="558785538">
          <w:marLeft w:val="640"/>
          <w:marRight w:val="0"/>
          <w:marTop w:val="0"/>
          <w:marBottom w:val="0"/>
          <w:divBdr>
            <w:top w:val="none" w:sz="0" w:space="0" w:color="auto"/>
            <w:left w:val="none" w:sz="0" w:space="0" w:color="auto"/>
            <w:bottom w:val="none" w:sz="0" w:space="0" w:color="auto"/>
            <w:right w:val="none" w:sz="0" w:space="0" w:color="auto"/>
          </w:divBdr>
        </w:div>
        <w:div w:id="1838841099">
          <w:marLeft w:val="640"/>
          <w:marRight w:val="0"/>
          <w:marTop w:val="0"/>
          <w:marBottom w:val="0"/>
          <w:divBdr>
            <w:top w:val="none" w:sz="0" w:space="0" w:color="auto"/>
            <w:left w:val="none" w:sz="0" w:space="0" w:color="auto"/>
            <w:bottom w:val="none" w:sz="0" w:space="0" w:color="auto"/>
            <w:right w:val="none" w:sz="0" w:space="0" w:color="auto"/>
          </w:divBdr>
        </w:div>
        <w:div w:id="695232268">
          <w:marLeft w:val="640"/>
          <w:marRight w:val="0"/>
          <w:marTop w:val="0"/>
          <w:marBottom w:val="0"/>
          <w:divBdr>
            <w:top w:val="none" w:sz="0" w:space="0" w:color="auto"/>
            <w:left w:val="none" w:sz="0" w:space="0" w:color="auto"/>
            <w:bottom w:val="none" w:sz="0" w:space="0" w:color="auto"/>
            <w:right w:val="none" w:sz="0" w:space="0" w:color="auto"/>
          </w:divBdr>
        </w:div>
        <w:div w:id="1099259594">
          <w:marLeft w:val="640"/>
          <w:marRight w:val="0"/>
          <w:marTop w:val="0"/>
          <w:marBottom w:val="0"/>
          <w:divBdr>
            <w:top w:val="none" w:sz="0" w:space="0" w:color="auto"/>
            <w:left w:val="none" w:sz="0" w:space="0" w:color="auto"/>
            <w:bottom w:val="none" w:sz="0" w:space="0" w:color="auto"/>
            <w:right w:val="none" w:sz="0" w:space="0" w:color="auto"/>
          </w:divBdr>
        </w:div>
        <w:div w:id="1835872163">
          <w:marLeft w:val="640"/>
          <w:marRight w:val="0"/>
          <w:marTop w:val="0"/>
          <w:marBottom w:val="0"/>
          <w:divBdr>
            <w:top w:val="none" w:sz="0" w:space="0" w:color="auto"/>
            <w:left w:val="none" w:sz="0" w:space="0" w:color="auto"/>
            <w:bottom w:val="none" w:sz="0" w:space="0" w:color="auto"/>
            <w:right w:val="none" w:sz="0" w:space="0" w:color="auto"/>
          </w:divBdr>
        </w:div>
        <w:div w:id="1883588367">
          <w:marLeft w:val="640"/>
          <w:marRight w:val="0"/>
          <w:marTop w:val="0"/>
          <w:marBottom w:val="0"/>
          <w:divBdr>
            <w:top w:val="none" w:sz="0" w:space="0" w:color="auto"/>
            <w:left w:val="none" w:sz="0" w:space="0" w:color="auto"/>
            <w:bottom w:val="none" w:sz="0" w:space="0" w:color="auto"/>
            <w:right w:val="none" w:sz="0" w:space="0" w:color="auto"/>
          </w:divBdr>
        </w:div>
        <w:div w:id="1132945992">
          <w:marLeft w:val="640"/>
          <w:marRight w:val="0"/>
          <w:marTop w:val="0"/>
          <w:marBottom w:val="0"/>
          <w:divBdr>
            <w:top w:val="none" w:sz="0" w:space="0" w:color="auto"/>
            <w:left w:val="none" w:sz="0" w:space="0" w:color="auto"/>
            <w:bottom w:val="none" w:sz="0" w:space="0" w:color="auto"/>
            <w:right w:val="none" w:sz="0" w:space="0" w:color="auto"/>
          </w:divBdr>
        </w:div>
        <w:div w:id="162821792">
          <w:marLeft w:val="640"/>
          <w:marRight w:val="0"/>
          <w:marTop w:val="0"/>
          <w:marBottom w:val="0"/>
          <w:divBdr>
            <w:top w:val="none" w:sz="0" w:space="0" w:color="auto"/>
            <w:left w:val="none" w:sz="0" w:space="0" w:color="auto"/>
            <w:bottom w:val="none" w:sz="0" w:space="0" w:color="auto"/>
            <w:right w:val="none" w:sz="0" w:space="0" w:color="auto"/>
          </w:divBdr>
        </w:div>
        <w:div w:id="446395291">
          <w:marLeft w:val="640"/>
          <w:marRight w:val="0"/>
          <w:marTop w:val="0"/>
          <w:marBottom w:val="0"/>
          <w:divBdr>
            <w:top w:val="none" w:sz="0" w:space="0" w:color="auto"/>
            <w:left w:val="none" w:sz="0" w:space="0" w:color="auto"/>
            <w:bottom w:val="none" w:sz="0" w:space="0" w:color="auto"/>
            <w:right w:val="none" w:sz="0" w:space="0" w:color="auto"/>
          </w:divBdr>
        </w:div>
        <w:div w:id="85619215">
          <w:marLeft w:val="640"/>
          <w:marRight w:val="0"/>
          <w:marTop w:val="0"/>
          <w:marBottom w:val="0"/>
          <w:divBdr>
            <w:top w:val="none" w:sz="0" w:space="0" w:color="auto"/>
            <w:left w:val="none" w:sz="0" w:space="0" w:color="auto"/>
            <w:bottom w:val="none" w:sz="0" w:space="0" w:color="auto"/>
            <w:right w:val="none" w:sz="0" w:space="0" w:color="auto"/>
          </w:divBdr>
        </w:div>
        <w:div w:id="320353619">
          <w:marLeft w:val="640"/>
          <w:marRight w:val="0"/>
          <w:marTop w:val="0"/>
          <w:marBottom w:val="0"/>
          <w:divBdr>
            <w:top w:val="none" w:sz="0" w:space="0" w:color="auto"/>
            <w:left w:val="none" w:sz="0" w:space="0" w:color="auto"/>
            <w:bottom w:val="none" w:sz="0" w:space="0" w:color="auto"/>
            <w:right w:val="none" w:sz="0" w:space="0" w:color="auto"/>
          </w:divBdr>
        </w:div>
        <w:div w:id="2100364222">
          <w:marLeft w:val="640"/>
          <w:marRight w:val="0"/>
          <w:marTop w:val="0"/>
          <w:marBottom w:val="0"/>
          <w:divBdr>
            <w:top w:val="none" w:sz="0" w:space="0" w:color="auto"/>
            <w:left w:val="none" w:sz="0" w:space="0" w:color="auto"/>
            <w:bottom w:val="none" w:sz="0" w:space="0" w:color="auto"/>
            <w:right w:val="none" w:sz="0" w:space="0" w:color="auto"/>
          </w:divBdr>
        </w:div>
        <w:div w:id="1086149564">
          <w:marLeft w:val="640"/>
          <w:marRight w:val="0"/>
          <w:marTop w:val="0"/>
          <w:marBottom w:val="0"/>
          <w:divBdr>
            <w:top w:val="none" w:sz="0" w:space="0" w:color="auto"/>
            <w:left w:val="none" w:sz="0" w:space="0" w:color="auto"/>
            <w:bottom w:val="none" w:sz="0" w:space="0" w:color="auto"/>
            <w:right w:val="none" w:sz="0" w:space="0" w:color="auto"/>
          </w:divBdr>
        </w:div>
        <w:div w:id="1989094535">
          <w:marLeft w:val="640"/>
          <w:marRight w:val="0"/>
          <w:marTop w:val="0"/>
          <w:marBottom w:val="0"/>
          <w:divBdr>
            <w:top w:val="none" w:sz="0" w:space="0" w:color="auto"/>
            <w:left w:val="none" w:sz="0" w:space="0" w:color="auto"/>
            <w:bottom w:val="none" w:sz="0" w:space="0" w:color="auto"/>
            <w:right w:val="none" w:sz="0" w:space="0" w:color="auto"/>
          </w:divBdr>
        </w:div>
        <w:div w:id="1263684542">
          <w:marLeft w:val="640"/>
          <w:marRight w:val="0"/>
          <w:marTop w:val="0"/>
          <w:marBottom w:val="0"/>
          <w:divBdr>
            <w:top w:val="none" w:sz="0" w:space="0" w:color="auto"/>
            <w:left w:val="none" w:sz="0" w:space="0" w:color="auto"/>
            <w:bottom w:val="none" w:sz="0" w:space="0" w:color="auto"/>
            <w:right w:val="none" w:sz="0" w:space="0" w:color="auto"/>
          </w:divBdr>
        </w:div>
        <w:div w:id="270668425">
          <w:marLeft w:val="640"/>
          <w:marRight w:val="0"/>
          <w:marTop w:val="0"/>
          <w:marBottom w:val="0"/>
          <w:divBdr>
            <w:top w:val="none" w:sz="0" w:space="0" w:color="auto"/>
            <w:left w:val="none" w:sz="0" w:space="0" w:color="auto"/>
            <w:bottom w:val="none" w:sz="0" w:space="0" w:color="auto"/>
            <w:right w:val="none" w:sz="0" w:space="0" w:color="auto"/>
          </w:divBdr>
        </w:div>
        <w:div w:id="1185942261">
          <w:marLeft w:val="640"/>
          <w:marRight w:val="0"/>
          <w:marTop w:val="0"/>
          <w:marBottom w:val="0"/>
          <w:divBdr>
            <w:top w:val="none" w:sz="0" w:space="0" w:color="auto"/>
            <w:left w:val="none" w:sz="0" w:space="0" w:color="auto"/>
            <w:bottom w:val="none" w:sz="0" w:space="0" w:color="auto"/>
            <w:right w:val="none" w:sz="0" w:space="0" w:color="auto"/>
          </w:divBdr>
        </w:div>
        <w:div w:id="1244560572">
          <w:marLeft w:val="640"/>
          <w:marRight w:val="0"/>
          <w:marTop w:val="0"/>
          <w:marBottom w:val="0"/>
          <w:divBdr>
            <w:top w:val="none" w:sz="0" w:space="0" w:color="auto"/>
            <w:left w:val="none" w:sz="0" w:space="0" w:color="auto"/>
            <w:bottom w:val="none" w:sz="0" w:space="0" w:color="auto"/>
            <w:right w:val="none" w:sz="0" w:space="0" w:color="auto"/>
          </w:divBdr>
        </w:div>
        <w:div w:id="1823616760">
          <w:marLeft w:val="640"/>
          <w:marRight w:val="0"/>
          <w:marTop w:val="0"/>
          <w:marBottom w:val="0"/>
          <w:divBdr>
            <w:top w:val="none" w:sz="0" w:space="0" w:color="auto"/>
            <w:left w:val="none" w:sz="0" w:space="0" w:color="auto"/>
            <w:bottom w:val="none" w:sz="0" w:space="0" w:color="auto"/>
            <w:right w:val="none" w:sz="0" w:space="0" w:color="auto"/>
          </w:divBdr>
        </w:div>
        <w:div w:id="997807555">
          <w:marLeft w:val="640"/>
          <w:marRight w:val="0"/>
          <w:marTop w:val="0"/>
          <w:marBottom w:val="0"/>
          <w:divBdr>
            <w:top w:val="none" w:sz="0" w:space="0" w:color="auto"/>
            <w:left w:val="none" w:sz="0" w:space="0" w:color="auto"/>
            <w:bottom w:val="none" w:sz="0" w:space="0" w:color="auto"/>
            <w:right w:val="none" w:sz="0" w:space="0" w:color="auto"/>
          </w:divBdr>
        </w:div>
        <w:div w:id="2829992">
          <w:marLeft w:val="640"/>
          <w:marRight w:val="0"/>
          <w:marTop w:val="0"/>
          <w:marBottom w:val="0"/>
          <w:divBdr>
            <w:top w:val="none" w:sz="0" w:space="0" w:color="auto"/>
            <w:left w:val="none" w:sz="0" w:space="0" w:color="auto"/>
            <w:bottom w:val="none" w:sz="0" w:space="0" w:color="auto"/>
            <w:right w:val="none" w:sz="0" w:space="0" w:color="auto"/>
          </w:divBdr>
        </w:div>
      </w:divsChild>
    </w:div>
    <w:div w:id="2040813418">
      <w:bodyDiv w:val="1"/>
      <w:marLeft w:val="0"/>
      <w:marRight w:val="0"/>
      <w:marTop w:val="0"/>
      <w:marBottom w:val="0"/>
      <w:divBdr>
        <w:top w:val="none" w:sz="0" w:space="0" w:color="auto"/>
        <w:left w:val="none" w:sz="0" w:space="0" w:color="auto"/>
        <w:bottom w:val="none" w:sz="0" w:space="0" w:color="auto"/>
        <w:right w:val="none" w:sz="0" w:space="0" w:color="auto"/>
      </w:divBdr>
      <w:divsChild>
        <w:div w:id="615215478">
          <w:marLeft w:val="0"/>
          <w:marRight w:val="0"/>
          <w:marTop w:val="0"/>
          <w:marBottom w:val="0"/>
          <w:divBdr>
            <w:top w:val="none" w:sz="0" w:space="0" w:color="auto"/>
            <w:left w:val="none" w:sz="0" w:space="0" w:color="auto"/>
            <w:bottom w:val="none" w:sz="0" w:space="0" w:color="auto"/>
            <w:right w:val="none" w:sz="0" w:space="0" w:color="auto"/>
          </w:divBdr>
          <w:divsChild>
            <w:div w:id="1303777068">
              <w:marLeft w:val="0"/>
              <w:marRight w:val="0"/>
              <w:marTop w:val="0"/>
              <w:marBottom w:val="0"/>
              <w:divBdr>
                <w:top w:val="none" w:sz="0" w:space="0" w:color="auto"/>
                <w:left w:val="none" w:sz="0" w:space="0" w:color="auto"/>
                <w:bottom w:val="none" w:sz="0" w:space="0" w:color="auto"/>
                <w:right w:val="none" w:sz="0" w:space="0" w:color="auto"/>
              </w:divBdr>
              <w:divsChild>
                <w:div w:id="1549881398">
                  <w:marLeft w:val="0"/>
                  <w:marRight w:val="0"/>
                  <w:marTop w:val="0"/>
                  <w:marBottom w:val="0"/>
                  <w:divBdr>
                    <w:top w:val="none" w:sz="0" w:space="0" w:color="auto"/>
                    <w:left w:val="none" w:sz="0" w:space="0" w:color="auto"/>
                    <w:bottom w:val="none" w:sz="0" w:space="0" w:color="auto"/>
                    <w:right w:val="none" w:sz="0" w:space="0" w:color="auto"/>
                  </w:divBdr>
                  <w:divsChild>
                    <w:div w:id="5937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661828">
          <w:marLeft w:val="0"/>
          <w:marRight w:val="0"/>
          <w:marTop w:val="0"/>
          <w:marBottom w:val="0"/>
          <w:divBdr>
            <w:top w:val="none" w:sz="0" w:space="0" w:color="auto"/>
            <w:left w:val="none" w:sz="0" w:space="0" w:color="auto"/>
            <w:bottom w:val="none" w:sz="0" w:space="0" w:color="auto"/>
            <w:right w:val="none" w:sz="0" w:space="0" w:color="auto"/>
          </w:divBdr>
          <w:divsChild>
            <w:div w:id="771052176">
              <w:marLeft w:val="0"/>
              <w:marRight w:val="0"/>
              <w:marTop w:val="0"/>
              <w:marBottom w:val="0"/>
              <w:divBdr>
                <w:top w:val="none" w:sz="0" w:space="0" w:color="auto"/>
                <w:left w:val="none" w:sz="0" w:space="0" w:color="auto"/>
                <w:bottom w:val="none" w:sz="0" w:space="0" w:color="auto"/>
                <w:right w:val="none" w:sz="0" w:space="0" w:color="auto"/>
              </w:divBdr>
              <w:divsChild>
                <w:div w:id="825049631">
                  <w:marLeft w:val="0"/>
                  <w:marRight w:val="0"/>
                  <w:marTop w:val="0"/>
                  <w:marBottom w:val="0"/>
                  <w:divBdr>
                    <w:top w:val="none" w:sz="0" w:space="0" w:color="auto"/>
                    <w:left w:val="none" w:sz="0" w:space="0" w:color="auto"/>
                    <w:bottom w:val="none" w:sz="0" w:space="0" w:color="auto"/>
                    <w:right w:val="none" w:sz="0" w:space="0" w:color="auto"/>
                  </w:divBdr>
                  <w:divsChild>
                    <w:div w:id="148623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510542">
      <w:bodyDiv w:val="1"/>
      <w:marLeft w:val="0"/>
      <w:marRight w:val="0"/>
      <w:marTop w:val="0"/>
      <w:marBottom w:val="0"/>
      <w:divBdr>
        <w:top w:val="none" w:sz="0" w:space="0" w:color="auto"/>
        <w:left w:val="none" w:sz="0" w:space="0" w:color="auto"/>
        <w:bottom w:val="none" w:sz="0" w:space="0" w:color="auto"/>
        <w:right w:val="none" w:sz="0" w:space="0" w:color="auto"/>
      </w:divBdr>
      <w:divsChild>
        <w:div w:id="493374356">
          <w:marLeft w:val="0"/>
          <w:marRight w:val="0"/>
          <w:marTop w:val="0"/>
          <w:marBottom w:val="0"/>
          <w:divBdr>
            <w:top w:val="none" w:sz="0" w:space="0" w:color="auto"/>
            <w:left w:val="none" w:sz="0" w:space="0" w:color="auto"/>
            <w:bottom w:val="none" w:sz="0" w:space="0" w:color="auto"/>
            <w:right w:val="none" w:sz="0" w:space="0" w:color="auto"/>
          </w:divBdr>
          <w:divsChild>
            <w:div w:id="1424035778">
              <w:marLeft w:val="0"/>
              <w:marRight w:val="0"/>
              <w:marTop w:val="0"/>
              <w:marBottom w:val="0"/>
              <w:divBdr>
                <w:top w:val="none" w:sz="0" w:space="0" w:color="auto"/>
                <w:left w:val="none" w:sz="0" w:space="0" w:color="auto"/>
                <w:bottom w:val="none" w:sz="0" w:space="0" w:color="auto"/>
                <w:right w:val="none" w:sz="0" w:space="0" w:color="auto"/>
              </w:divBdr>
              <w:divsChild>
                <w:div w:id="455486346">
                  <w:marLeft w:val="0"/>
                  <w:marRight w:val="0"/>
                  <w:marTop w:val="0"/>
                  <w:marBottom w:val="0"/>
                  <w:divBdr>
                    <w:top w:val="none" w:sz="0" w:space="0" w:color="auto"/>
                    <w:left w:val="none" w:sz="0" w:space="0" w:color="auto"/>
                    <w:bottom w:val="none" w:sz="0" w:space="0" w:color="auto"/>
                    <w:right w:val="none" w:sz="0" w:space="0" w:color="auto"/>
                  </w:divBdr>
                  <w:divsChild>
                    <w:div w:id="58943269">
                      <w:marLeft w:val="0"/>
                      <w:marRight w:val="0"/>
                      <w:marTop w:val="0"/>
                      <w:marBottom w:val="0"/>
                      <w:divBdr>
                        <w:top w:val="none" w:sz="0" w:space="0" w:color="auto"/>
                        <w:left w:val="none" w:sz="0" w:space="0" w:color="auto"/>
                        <w:bottom w:val="none" w:sz="0" w:space="0" w:color="auto"/>
                        <w:right w:val="none" w:sz="0" w:space="0" w:color="auto"/>
                      </w:divBdr>
                      <w:divsChild>
                        <w:div w:id="2070154668">
                          <w:marLeft w:val="0"/>
                          <w:marRight w:val="0"/>
                          <w:marTop w:val="0"/>
                          <w:marBottom w:val="0"/>
                          <w:divBdr>
                            <w:top w:val="none" w:sz="0" w:space="0" w:color="auto"/>
                            <w:left w:val="none" w:sz="0" w:space="0" w:color="auto"/>
                            <w:bottom w:val="none" w:sz="0" w:space="0" w:color="auto"/>
                            <w:right w:val="none" w:sz="0" w:space="0" w:color="auto"/>
                          </w:divBdr>
                          <w:divsChild>
                            <w:div w:id="24053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9527180">
      <w:bodyDiv w:val="1"/>
      <w:marLeft w:val="0"/>
      <w:marRight w:val="0"/>
      <w:marTop w:val="0"/>
      <w:marBottom w:val="0"/>
      <w:divBdr>
        <w:top w:val="none" w:sz="0" w:space="0" w:color="auto"/>
        <w:left w:val="none" w:sz="0" w:space="0" w:color="auto"/>
        <w:bottom w:val="none" w:sz="0" w:space="0" w:color="auto"/>
        <w:right w:val="none" w:sz="0" w:space="0" w:color="auto"/>
      </w:divBdr>
      <w:divsChild>
        <w:div w:id="1060593205">
          <w:marLeft w:val="0"/>
          <w:marRight w:val="0"/>
          <w:marTop w:val="0"/>
          <w:marBottom w:val="0"/>
          <w:divBdr>
            <w:top w:val="none" w:sz="0" w:space="0" w:color="auto"/>
            <w:left w:val="none" w:sz="0" w:space="0" w:color="auto"/>
            <w:bottom w:val="none" w:sz="0" w:space="0" w:color="auto"/>
            <w:right w:val="none" w:sz="0" w:space="0" w:color="auto"/>
          </w:divBdr>
          <w:divsChild>
            <w:div w:id="1348558573">
              <w:marLeft w:val="0"/>
              <w:marRight w:val="0"/>
              <w:marTop w:val="0"/>
              <w:marBottom w:val="0"/>
              <w:divBdr>
                <w:top w:val="none" w:sz="0" w:space="0" w:color="auto"/>
                <w:left w:val="none" w:sz="0" w:space="0" w:color="auto"/>
                <w:bottom w:val="none" w:sz="0" w:space="0" w:color="auto"/>
                <w:right w:val="none" w:sz="0" w:space="0" w:color="auto"/>
              </w:divBdr>
              <w:divsChild>
                <w:div w:id="1266307156">
                  <w:marLeft w:val="0"/>
                  <w:marRight w:val="0"/>
                  <w:marTop w:val="0"/>
                  <w:marBottom w:val="0"/>
                  <w:divBdr>
                    <w:top w:val="none" w:sz="0" w:space="0" w:color="auto"/>
                    <w:left w:val="none" w:sz="0" w:space="0" w:color="auto"/>
                    <w:bottom w:val="none" w:sz="0" w:space="0" w:color="auto"/>
                    <w:right w:val="none" w:sz="0" w:space="0" w:color="auto"/>
                  </w:divBdr>
                  <w:divsChild>
                    <w:div w:id="166693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600991">
          <w:marLeft w:val="0"/>
          <w:marRight w:val="0"/>
          <w:marTop w:val="0"/>
          <w:marBottom w:val="0"/>
          <w:divBdr>
            <w:top w:val="none" w:sz="0" w:space="0" w:color="auto"/>
            <w:left w:val="none" w:sz="0" w:space="0" w:color="auto"/>
            <w:bottom w:val="none" w:sz="0" w:space="0" w:color="auto"/>
            <w:right w:val="none" w:sz="0" w:space="0" w:color="auto"/>
          </w:divBdr>
          <w:divsChild>
            <w:div w:id="1108349622">
              <w:marLeft w:val="0"/>
              <w:marRight w:val="0"/>
              <w:marTop w:val="0"/>
              <w:marBottom w:val="0"/>
              <w:divBdr>
                <w:top w:val="none" w:sz="0" w:space="0" w:color="auto"/>
                <w:left w:val="none" w:sz="0" w:space="0" w:color="auto"/>
                <w:bottom w:val="none" w:sz="0" w:space="0" w:color="auto"/>
                <w:right w:val="none" w:sz="0" w:space="0" w:color="auto"/>
              </w:divBdr>
              <w:divsChild>
                <w:div w:id="963267618">
                  <w:marLeft w:val="0"/>
                  <w:marRight w:val="0"/>
                  <w:marTop w:val="0"/>
                  <w:marBottom w:val="0"/>
                  <w:divBdr>
                    <w:top w:val="none" w:sz="0" w:space="0" w:color="auto"/>
                    <w:left w:val="none" w:sz="0" w:space="0" w:color="auto"/>
                    <w:bottom w:val="none" w:sz="0" w:space="0" w:color="auto"/>
                    <w:right w:val="none" w:sz="0" w:space="0" w:color="auto"/>
                  </w:divBdr>
                  <w:divsChild>
                    <w:div w:id="67483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653530">
      <w:bodyDiv w:val="1"/>
      <w:marLeft w:val="0"/>
      <w:marRight w:val="0"/>
      <w:marTop w:val="0"/>
      <w:marBottom w:val="0"/>
      <w:divBdr>
        <w:top w:val="none" w:sz="0" w:space="0" w:color="auto"/>
        <w:left w:val="none" w:sz="0" w:space="0" w:color="auto"/>
        <w:bottom w:val="none" w:sz="0" w:space="0" w:color="auto"/>
        <w:right w:val="none" w:sz="0" w:space="0" w:color="auto"/>
      </w:divBdr>
      <w:divsChild>
        <w:div w:id="640118616">
          <w:marLeft w:val="640"/>
          <w:marRight w:val="0"/>
          <w:marTop w:val="0"/>
          <w:marBottom w:val="0"/>
          <w:divBdr>
            <w:top w:val="none" w:sz="0" w:space="0" w:color="auto"/>
            <w:left w:val="none" w:sz="0" w:space="0" w:color="auto"/>
            <w:bottom w:val="none" w:sz="0" w:space="0" w:color="auto"/>
            <w:right w:val="none" w:sz="0" w:space="0" w:color="auto"/>
          </w:divBdr>
        </w:div>
        <w:div w:id="1112552790">
          <w:marLeft w:val="640"/>
          <w:marRight w:val="0"/>
          <w:marTop w:val="0"/>
          <w:marBottom w:val="0"/>
          <w:divBdr>
            <w:top w:val="none" w:sz="0" w:space="0" w:color="auto"/>
            <w:left w:val="none" w:sz="0" w:space="0" w:color="auto"/>
            <w:bottom w:val="none" w:sz="0" w:space="0" w:color="auto"/>
            <w:right w:val="none" w:sz="0" w:space="0" w:color="auto"/>
          </w:divBdr>
        </w:div>
        <w:div w:id="835614251">
          <w:marLeft w:val="640"/>
          <w:marRight w:val="0"/>
          <w:marTop w:val="0"/>
          <w:marBottom w:val="0"/>
          <w:divBdr>
            <w:top w:val="none" w:sz="0" w:space="0" w:color="auto"/>
            <w:left w:val="none" w:sz="0" w:space="0" w:color="auto"/>
            <w:bottom w:val="none" w:sz="0" w:space="0" w:color="auto"/>
            <w:right w:val="none" w:sz="0" w:space="0" w:color="auto"/>
          </w:divBdr>
        </w:div>
        <w:div w:id="216936187">
          <w:marLeft w:val="640"/>
          <w:marRight w:val="0"/>
          <w:marTop w:val="0"/>
          <w:marBottom w:val="0"/>
          <w:divBdr>
            <w:top w:val="none" w:sz="0" w:space="0" w:color="auto"/>
            <w:left w:val="none" w:sz="0" w:space="0" w:color="auto"/>
            <w:bottom w:val="none" w:sz="0" w:space="0" w:color="auto"/>
            <w:right w:val="none" w:sz="0" w:space="0" w:color="auto"/>
          </w:divBdr>
        </w:div>
        <w:div w:id="108085805">
          <w:marLeft w:val="640"/>
          <w:marRight w:val="0"/>
          <w:marTop w:val="0"/>
          <w:marBottom w:val="0"/>
          <w:divBdr>
            <w:top w:val="none" w:sz="0" w:space="0" w:color="auto"/>
            <w:left w:val="none" w:sz="0" w:space="0" w:color="auto"/>
            <w:bottom w:val="none" w:sz="0" w:space="0" w:color="auto"/>
            <w:right w:val="none" w:sz="0" w:space="0" w:color="auto"/>
          </w:divBdr>
        </w:div>
        <w:div w:id="940798207">
          <w:marLeft w:val="640"/>
          <w:marRight w:val="0"/>
          <w:marTop w:val="0"/>
          <w:marBottom w:val="0"/>
          <w:divBdr>
            <w:top w:val="none" w:sz="0" w:space="0" w:color="auto"/>
            <w:left w:val="none" w:sz="0" w:space="0" w:color="auto"/>
            <w:bottom w:val="none" w:sz="0" w:space="0" w:color="auto"/>
            <w:right w:val="none" w:sz="0" w:space="0" w:color="auto"/>
          </w:divBdr>
        </w:div>
        <w:div w:id="1570725188">
          <w:marLeft w:val="640"/>
          <w:marRight w:val="0"/>
          <w:marTop w:val="0"/>
          <w:marBottom w:val="0"/>
          <w:divBdr>
            <w:top w:val="none" w:sz="0" w:space="0" w:color="auto"/>
            <w:left w:val="none" w:sz="0" w:space="0" w:color="auto"/>
            <w:bottom w:val="none" w:sz="0" w:space="0" w:color="auto"/>
            <w:right w:val="none" w:sz="0" w:space="0" w:color="auto"/>
          </w:divBdr>
        </w:div>
        <w:div w:id="457534278">
          <w:marLeft w:val="640"/>
          <w:marRight w:val="0"/>
          <w:marTop w:val="0"/>
          <w:marBottom w:val="0"/>
          <w:divBdr>
            <w:top w:val="none" w:sz="0" w:space="0" w:color="auto"/>
            <w:left w:val="none" w:sz="0" w:space="0" w:color="auto"/>
            <w:bottom w:val="none" w:sz="0" w:space="0" w:color="auto"/>
            <w:right w:val="none" w:sz="0" w:space="0" w:color="auto"/>
          </w:divBdr>
        </w:div>
        <w:div w:id="357321316">
          <w:marLeft w:val="640"/>
          <w:marRight w:val="0"/>
          <w:marTop w:val="0"/>
          <w:marBottom w:val="0"/>
          <w:divBdr>
            <w:top w:val="none" w:sz="0" w:space="0" w:color="auto"/>
            <w:left w:val="none" w:sz="0" w:space="0" w:color="auto"/>
            <w:bottom w:val="none" w:sz="0" w:space="0" w:color="auto"/>
            <w:right w:val="none" w:sz="0" w:space="0" w:color="auto"/>
          </w:divBdr>
        </w:div>
        <w:div w:id="1274282510">
          <w:marLeft w:val="640"/>
          <w:marRight w:val="0"/>
          <w:marTop w:val="0"/>
          <w:marBottom w:val="0"/>
          <w:divBdr>
            <w:top w:val="none" w:sz="0" w:space="0" w:color="auto"/>
            <w:left w:val="none" w:sz="0" w:space="0" w:color="auto"/>
            <w:bottom w:val="none" w:sz="0" w:space="0" w:color="auto"/>
            <w:right w:val="none" w:sz="0" w:space="0" w:color="auto"/>
          </w:divBdr>
        </w:div>
        <w:div w:id="970982249">
          <w:marLeft w:val="640"/>
          <w:marRight w:val="0"/>
          <w:marTop w:val="0"/>
          <w:marBottom w:val="0"/>
          <w:divBdr>
            <w:top w:val="none" w:sz="0" w:space="0" w:color="auto"/>
            <w:left w:val="none" w:sz="0" w:space="0" w:color="auto"/>
            <w:bottom w:val="none" w:sz="0" w:space="0" w:color="auto"/>
            <w:right w:val="none" w:sz="0" w:space="0" w:color="auto"/>
          </w:divBdr>
        </w:div>
        <w:div w:id="1795900996">
          <w:marLeft w:val="640"/>
          <w:marRight w:val="0"/>
          <w:marTop w:val="0"/>
          <w:marBottom w:val="0"/>
          <w:divBdr>
            <w:top w:val="none" w:sz="0" w:space="0" w:color="auto"/>
            <w:left w:val="none" w:sz="0" w:space="0" w:color="auto"/>
            <w:bottom w:val="none" w:sz="0" w:space="0" w:color="auto"/>
            <w:right w:val="none" w:sz="0" w:space="0" w:color="auto"/>
          </w:divBdr>
        </w:div>
        <w:div w:id="1415668959">
          <w:marLeft w:val="640"/>
          <w:marRight w:val="0"/>
          <w:marTop w:val="0"/>
          <w:marBottom w:val="0"/>
          <w:divBdr>
            <w:top w:val="none" w:sz="0" w:space="0" w:color="auto"/>
            <w:left w:val="none" w:sz="0" w:space="0" w:color="auto"/>
            <w:bottom w:val="none" w:sz="0" w:space="0" w:color="auto"/>
            <w:right w:val="none" w:sz="0" w:space="0" w:color="auto"/>
          </w:divBdr>
        </w:div>
        <w:div w:id="605357403">
          <w:marLeft w:val="640"/>
          <w:marRight w:val="0"/>
          <w:marTop w:val="0"/>
          <w:marBottom w:val="0"/>
          <w:divBdr>
            <w:top w:val="none" w:sz="0" w:space="0" w:color="auto"/>
            <w:left w:val="none" w:sz="0" w:space="0" w:color="auto"/>
            <w:bottom w:val="none" w:sz="0" w:space="0" w:color="auto"/>
            <w:right w:val="none" w:sz="0" w:space="0" w:color="auto"/>
          </w:divBdr>
        </w:div>
        <w:div w:id="1304773853">
          <w:marLeft w:val="640"/>
          <w:marRight w:val="0"/>
          <w:marTop w:val="0"/>
          <w:marBottom w:val="0"/>
          <w:divBdr>
            <w:top w:val="none" w:sz="0" w:space="0" w:color="auto"/>
            <w:left w:val="none" w:sz="0" w:space="0" w:color="auto"/>
            <w:bottom w:val="none" w:sz="0" w:space="0" w:color="auto"/>
            <w:right w:val="none" w:sz="0" w:space="0" w:color="auto"/>
          </w:divBdr>
        </w:div>
        <w:div w:id="479884067">
          <w:marLeft w:val="640"/>
          <w:marRight w:val="0"/>
          <w:marTop w:val="0"/>
          <w:marBottom w:val="0"/>
          <w:divBdr>
            <w:top w:val="none" w:sz="0" w:space="0" w:color="auto"/>
            <w:left w:val="none" w:sz="0" w:space="0" w:color="auto"/>
            <w:bottom w:val="none" w:sz="0" w:space="0" w:color="auto"/>
            <w:right w:val="none" w:sz="0" w:space="0" w:color="auto"/>
          </w:divBdr>
        </w:div>
        <w:div w:id="1445272763">
          <w:marLeft w:val="640"/>
          <w:marRight w:val="0"/>
          <w:marTop w:val="0"/>
          <w:marBottom w:val="0"/>
          <w:divBdr>
            <w:top w:val="none" w:sz="0" w:space="0" w:color="auto"/>
            <w:left w:val="none" w:sz="0" w:space="0" w:color="auto"/>
            <w:bottom w:val="none" w:sz="0" w:space="0" w:color="auto"/>
            <w:right w:val="none" w:sz="0" w:space="0" w:color="auto"/>
          </w:divBdr>
        </w:div>
        <w:div w:id="1963487951">
          <w:marLeft w:val="640"/>
          <w:marRight w:val="0"/>
          <w:marTop w:val="0"/>
          <w:marBottom w:val="0"/>
          <w:divBdr>
            <w:top w:val="none" w:sz="0" w:space="0" w:color="auto"/>
            <w:left w:val="none" w:sz="0" w:space="0" w:color="auto"/>
            <w:bottom w:val="none" w:sz="0" w:space="0" w:color="auto"/>
            <w:right w:val="none" w:sz="0" w:space="0" w:color="auto"/>
          </w:divBdr>
        </w:div>
        <w:div w:id="412511988">
          <w:marLeft w:val="640"/>
          <w:marRight w:val="0"/>
          <w:marTop w:val="0"/>
          <w:marBottom w:val="0"/>
          <w:divBdr>
            <w:top w:val="none" w:sz="0" w:space="0" w:color="auto"/>
            <w:left w:val="none" w:sz="0" w:space="0" w:color="auto"/>
            <w:bottom w:val="none" w:sz="0" w:space="0" w:color="auto"/>
            <w:right w:val="none" w:sz="0" w:space="0" w:color="auto"/>
          </w:divBdr>
        </w:div>
        <w:div w:id="1360400104">
          <w:marLeft w:val="640"/>
          <w:marRight w:val="0"/>
          <w:marTop w:val="0"/>
          <w:marBottom w:val="0"/>
          <w:divBdr>
            <w:top w:val="none" w:sz="0" w:space="0" w:color="auto"/>
            <w:left w:val="none" w:sz="0" w:space="0" w:color="auto"/>
            <w:bottom w:val="none" w:sz="0" w:space="0" w:color="auto"/>
            <w:right w:val="none" w:sz="0" w:space="0" w:color="auto"/>
          </w:divBdr>
        </w:div>
        <w:div w:id="297151806">
          <w:marLeft w:val="640"/>
          <w:marRight w:val="0"/>
          <w:marTop w:val="0"/>
          <w:marBottom w:val="0"/>
          <w:divBdr>
            <w:top w:val="none" w:sz="0" w:space="0" w:color="auto"/>
            <w:left w:val="none" w:sz="0" w:space="0" w:color="auto"/>
            <w:bottom w:val="none" w:sz="0" w:space="0" w:color="auto"/>
            <w:right w:val="none" w:sz="0" w:space="0" w:color="auto"/>
          </w:divBdr>
        </w:div>
        <w:div w:id="13120226">
          <w:marLeft w:val="640"/>
          <w:marRight w:val="0"/>
          <w:marTop w:val="0"/>
          <w:marBottom w:val="0"/>
          <w:divBdr>
            <w:top w:val="none" w:sz="0" w:space="0" w:color="auto"/>
            <w:left w:val="none" w:sz="0" w:space="0" w:color="auto"/>
            <w:bottom w:val="none" w:sz="0" w:space="0" w:color="auto"/>
            <w:right w:val="none" w:sz="0" w:space="0" w:color="auto"/>
          </w:divBdr>
        </w:div>
        <w:div w:id="649480569">
          <w:marLeft w:val="640"/>
          <w:marRight w:val="0"/>
          <w:marTop w:val="0"/>
          <w:marBottom w:val="0"/>
          <w:divBdr>
            <w:top w:val="none" w:sz="0" w:space="0" w:color="auto"/>
            <w:left w:val="none" w:sz="0" w:space="0" w:color="auto"/>
            <w:bottom w:val="none" w:sz="0" w:space="0" w:color="auto"/>
            <w:right w:val="none" w:sz="0" w:space="0" w:color="auto"/>
          </w:divBdr>
        </w:div>
        <w:div w:id="969743341">
          <w:marLeft w:val="640"/>
          <w:marRight w:val="0"/>
          <w:marTop w:val="0"/>
          <w:marBottom w:val="0"/>
          <w:divBdr>
            <w:top w:val="none" w:sz="0" w:space="0" w:color="auto"/>
            <w:left w:val="none" w:sz="0" w:space="0" w:color="auto"/>
            <w:bottom w:val="none" w:sz="0" w:space="0" w:color="auto"/>
            <w:right w:val="none" w:sz="0" w:space="0" w:color="auto"/>
          </w:divBdr>
        </w:div>
        <w:div w:id="978416690">
          <w:marLeft w:val="640"/>
          <w:marRight w:val="0"/>
          <w:marTop w:val="0"/>
          <w:marBottom w:val="0"/>
          <w:divBdr>
            <w:top w:val="none" w:sz="0" w:space="0" w:color="auto"/>
            <w:left w:val="none" w:sz="0" w:space="0" w:color="auto"/>
            <w:bottom w:val="none" w:sz="0" w:space="0" w:color="auto"/>
            <w:right w:val="none" w:sz="0" w:space="0" w:color="auto"/>
          </w:divBdr>
        </w:div>
        <w:div w:id="614291195">
          <w:marLeft w:val="640"/>
          <w:marRight w:val="0"/>
          <w:marTop w:val="0"/>
          <w:marBottom w:val="0"/>
          <w:divBdr>
            <w:top w:val="none" w:sz="0" w:space="0" w:color="auto"/>
            <w:left w:val="none" w:sz="0" w:space="0" w:color="auto"/>
            <w:bottom w:val="none" w:sz="0" w:space="0" w:color="auto"/>
            <w:right w:val="none" w:sz="0" w:space="0" w:color="auto"/>
          </w:divBdr>
        </w:div>
        <w:div w:id="1040397041">
          <w:marLeft w:val="640"/>
          <w:marRight w:val="0"/>
          <w:marTop w:val="0"/>
          <w:marBottom w:val="0"/>
          <w:divBdr>
            <w:top w:val="none" w:sz="0" w:space="0" w:color="auto"/>
            <w:left w:val="none" w:sz="0" w:space="0" w:color="auto"/>
            <w:bottom w:val="none" w:sz="0" w:space="0" w:color="auto"/>
            <w:right w:val="none" w:sz="0" w:space="0" w:color="auto"/>
          </w:divBdr>
        </w:div>
        <w:div w:id="341974921">
          <w:marLeft w:val="640"/>
          <w:marRight w:val="0"/>
          <w:marTop w:val="0"/>
          <w:marBottom w:val="0"/>
          <w:divBdr>
            <w:top w:val="none" w:sz="0" w:space="0" w:color="auto"/>
            <w:left w:val="none" w:sz="0" w:space="0" w:color="auto"/>
            <w:bottom w:val="none" w:sz="0" w:space="0" w:color="auto"/>
            <w:right w:val="none" w:sz="0" w:space="0" w:color="auto"/>
          </w:divBdr>
        </w:div>
        <w:div w:id="1659311450">
          <w:marLeft w:val="640"/>
          <w:marRight w:val="0"/>
          <w:marTop w:val="0"/>
          <w:marBottom w:val="0"/>
          <w:divBdr>
            <w:top w:val="none" w:sz="0" w:space="0" w:color="auto"/>
            <w:left w:val="none" w:sz="0" w:space="0" w:color="auto"/>
            <w:bottom w:val="none" w:sz="0" w:space="0" w:color="auto"/>
            <w:right w:val="none" w:sz="0" w:space="0" w:color="auto"/>
          </w:divBdr>
        </w:div>
        <w:div w:id="872687755">
          <w:marLeft w:val="640"/>
          <w:marRight w:val="0"/>
          <w:marTop w:val="0"/>
          <w:marBottom w:val="0"/>
          <w:divBdr>
            <w:top w:val="none" w:sz="0" w:space="0" w:color="auto"/>
            <w:left w:val="none" w:sz="0" w:space="0" w:color="auto"/>
            <w:bottom w:val="none" w:sz="0" w:space="0" w:color="auto"/>
            <w:right w:val="none" w:sz="0" w:space="0" w:color="auto"/>
          </w:divBdr>
        </w:div>
        <w:div w:id="22563292">
          <w:marLeft w:val="640"/>
          <w:marRight w:val="0"/>
          <w:marTop w:val="0"/>
          <w:marBottom w:val="0"/>
          <w:divBdr>
            <w:top w:val="none" w:sz="0" w:space="0" w:color="auto"/>
            <w:left w:val="none" w:sz="0" w:space="0" w:color="auto"/>
            <w:bottom w:val="none" w:sz="0" w:space="0" w:color="auto"/>
            <w:right w:val="none" w:sz="0" w:space="0" w:color="auto"/>
          </w:divBdr>
        </w:div>
        <w:div w:id="1430391430">
          <w:marLeft w:val="640"/>
          <w:marRight w:val="0"/>
          <w:marTop w:val="0"/>
          <w:marBottom w:val="0"/>
          <w:divBdr>
            <w:top w:val="none" w:sz="0" w:space="0" w:color="auto"/>
            <w:left w:val="none" w:sz="0" w:space="0" w:color="auto"/>
            <w:bottom w:val="none" w:sz="0" w:space="0" w:color="auto"/>
            <w:right w:val="none" w:sz="0" w:space="0" w:color="auto"/>
          </w:divBdr>
        </w:div>
        <w:div w:id="40332173">
          <w:marLeft w:val="640"/>
          <w:marRight w:val="0"/>
          <w:marTop w:val="0"/>
          <w:marBottom w:val="0"/>
          <w:divBdr>
            <w:top w:val="none" w:sz="0" w:space="0" w:color="auto"/>
            <w:left w:val="none" w:sz="0" w:space="0" w:color="auto"/>
            <w:bottom w:val="none" w:sz="0" w:space="0" w:color="auto"/>
            <w:right w:val="none" w:sz="0" w:space="0" w:color="auto"/>
          </w:divBdr>
        </w:div>
        <w:div w:id="931820926">
          <w:marLeft w:val="640"/>
          <w:marRight w:val="0"/>
          <w:marTop w:val="0"/>
          <w:marBottom w:val="0"/>
          <w:divBdr>
            <w:top w:val="none" w:sz="0" w:space="0" w:color="auto"/>
            <w:left w:val="none" w:sz="0" w:space="0" w:color="auto"/>
            <w:bottom w:val="none" w:sz="0" w:space="0" w:color="auto"/>
            <w:right w:val="none" w:sz="0" w:space="0" w:color="auto"/>
          </w:divBdr>
        </w:div>
        <w:div w:id="1201088253">
          <w:marLeft w:val="640"/>
          <w:marRight w:val="0"/>
          <w:marTop w:val="0"/>
          <w:marBottom w:val="0"/>
          <w:divBdr>
            <w:top w:val="none" w:sz="0" w:space="0" w:color="auto"/>
            <w:left w:val="none" w:sz="0" w:space="0" w:color="auto"/>
            <w:bottom w:val="none" w:sz="0" w:space="0" w:color="auto"/>
            <w:right w:val="none" w:sz="0" w:space="0" w:color="auto"/>
          </w:divBdr>
        </w:div>
        <w:div w:id="459374190">
          <w:marLeft w:val="640"/>
          <w:marRight w:val="0"/>
          <w:marTop w:val="0"/>
          <w:marBottom w:val="0"/>
          <w:divBdr>
            <w:top w:val="none" w:sz="0" w:space="0" w:color="auto"/>
            <w:left w:val="none" w:sz="0" w:space="0" w:color="auto"/>
            <w:bottom w:val="none" w:sz="0" w:space="0" w:color="auto"/>
            <w:right w:val="none" w:sz="0" w:space="0" w:color="auto"/>
          </w:divBdr>
        </w:div>
        <w:div w:id="2007632677">
          <w:marLeft w:val="640"/>
          <w:marRight w:val="0"/>
          <w:marTop w:val="0"/>
          <w:marBottom w:val="0"/>
          <w:divBdr>
            <w:top w:val="none" w:sz="0" w:space="0" w:color="auto"/>
            <w:left w:val="none" w:sz="0" w:space="0" w:color="auto"/>
            <w:bottom w:val="none" w:sz="0" w:space="0" w:color="auto"/>
            <w:right w:val="none" w:sz="0" w:space="0" w:color="auto"/>
          </w:divBdr>
        </w:div>
      </w:divsChild>
    </w:div>
    <w:div w:id="2058778319">
      <w:bodyDiv w:val="1"/>
      <w:marLeft w:val="0"/>
      <w:marRight w:val="0"/>
      <w:marTop w:val="0"/>
      <w:marBottom w:val="0"/>
      <w:divBdr>
        <w:top w:val="none" w:sz="0" w:space="0" w:color="auto"/>
        <w:left w:val="none" w:sz="0" w:space="0" w:color="auto"/>
        <w:bottom w:val="none" w:sz="0" w:space="0" w:color="auto"/>
        <w:right w:val="none" w:sz="0" w:space="0" w:color="auto"/>
      </w:divBdr>
      <w:divsChild>
        <w:div w:id="725762851">
          <w:marLeft w:val="640"/>
          <w:marRight w:val="0"/>
          <w:marTop w:val="0"/>
          <w:marBottom w:val="0"/>
          <w:divBdr>
            <w:top w:val="none" w:sz="0" w:space="0" w:color="auto"/>
            <w:left w:val="none" w:sz="0" w:space="0" w:color="auto"/>
            <w:bottom w:val="none" w:sz="0" w:space="0" w:color="auto"/>
            <w:right w:val="none" w:sz="0" w:space="0" w:color="auto"/>
          </w:divBdr>
        </w:div>
        <w:div w:id="1964072093">
          <w:marLeft w:val="640"/>
          <w:marRight w:val="0"/>
          <w:marTop w:val="0"/>
          <w:marBottom w:val="0"/>
          <w:divBdr>
            <w:top w:val="none" w:sz="0" w:space="0" w:color="auto"/>
            <w:left w:val="none" w:sz="0" w:space="0" w:color="auto"/>
            <w:bottom w:val="none" w:sz="0" w:space="0" w:color="auto"/>
            <w:right w:val="none" w:sz="0" w:space="0" w:color="auto"/>
          </w:divBdr>
        </w:div>
        <w:div w:id="1532062155">
          <w:marLeft w:val="640"/>
          <w:marRight w:val="0"/>
          <w:marTop w:val="0"/>
          <w:marBottom w:val="0"/>
          <w:divBdr>
            <w:top w:val="none" w:sz="0" w:space="0" w:color="auto"/>
            <w:left w:val="none" w:sz="0" w:space="0" w:color="auto"/>
            <w:bottom w:val="none" w:sz="0" w:space="0" w:color="auto"/>
            <w:right w:val="none" w:sz="0" w:space="0" w:color="auto"/>
          </w:divBdr>
        </w:div>
        <w:div w:id="1287659456">
          <w:marLeft w:val="640"/>
          <w:marRight w:val="0"/>
          <w:marTop w:val="0"/>
          <w:marBottom w:val="0"/>
          <w:divBdr>
            <w:top w:val="none" w:sz="0" w:space="0" w:color="auto"/>
            <w:left w:val="none" w:sz="0" w:space="0" w:color="auto"/>
            <w:bottom w:val="none" w:sz="0" w:space="0" w:color="auto"/>
            <w:right w:val="none" w:sz="0" w:space="0" w:color="auto"/>
          </w:divBdr>
        </w:div>
        <w:div w:id="437607167">
          <w:marLeft w:val="640"/>
          <w:marRight w:val="0"/>
          <w:marTop w:val="0"/>
          <w:marBottom w:val="0"/>
          <w:divBdr>
            <w:top w:val="none" w:sz="0" w:space="0" w:color="auto"/>
            <w:left w:val="none" w:sz="0" w:space="0" w:color="auto"/>
            <w:bottom w:val="none" w:sz="0" w:space="0" w:color="auto"/>
            <w:right w:val="none" w:sz="0" w:space="0" w:color="auto"/>
          </w:divBdr>
        </w:div>
        <w:div w:id="1936864780">
          <w:marLeft w:val="640"/>
          <w:marRight w:val="0"/>
          <w:marTop w:val="0"/>
          <w:marBottom w:val="0"/>
          <w:divBdr>
            <w:top w:val="none" w:sz="0" w:space="0" w:color="auto"/>
            <w:left w:val="none" w:sz="0" w:space="0" w:color="auto"/>
            <w:bottom w:val="none" w:sz="0" w:space="0" w:color="auto"/>
            <w:right w:val="none" w:sz="0" w:space="0" w:color="auto"/>
          </w:divBdr>
        </w:div>
        <w:div w:id="2073235127">
          <w:marLeft w:val="640"/>
          <w:marRight w:val="0"/>
          <w:marTop w:val="0"/>
          <w:marBottom w:val="0"/>
          <w:divBdr>
            <w:top w:val="none" w:sz="0" w:space="0" w:color="auto"/>
            <w:left w:val="none" w:sz="0" w:space="0" w:color="auto"/>
            <w:bottom w:val="none" w:sz="0" w:space="0" w:color="auto"/>
            <w:right w:val="none" w:sz="0" w:space="0" w:color="auto"/>
          </w:divBdr>
        </w:div>
        <w:div w:id="903682212">
          <w:marLeft w:val="640"/>
          <w:marRight w:val="0"/>
          <w:marTop w:val="0"/>
          <w:marBottom w:val="0"/>
          <w:divBdr>
            <w:top w:val="none" w:sz="0" w:space="0" w:color="auto"/>
            <w:left w:val="none" w:sz="0" w:space="0" w:color="auto"/>
            <w:bottom w:val="none" w:sz="0" w:space="0" w:color="auto"/>
            <w:right w:val="none" w:sz="0" w:space="0" w:color="auto"/>
          </w:divBdr>
        </w:div>
        <w:div w:id="693966555">
          <w:marLeft w:val="640"/>
          <w:marRight w:val="0"/>
          <w:marTop w:val="0"/>
          <w:marBottom w:val="0"/>
          <w:divBdr>
            <w:top w:val="none" w:sz="0" w:space="0" w:color="auto"/>
            <w:left w:val="none" w:sz="0" w:space="0" w:color="auto"/>
            <w:bottom w:val="none" w:sz="0" w:space="0" w:color="auto"/>
            <w:right w:val="none" w:sz="0" w:space="0" w:color="auto"/>
          </w:divBdr>
        </w:div>
        <w:div w:id="1082800210">
          <w:marLeft w:val="640"/>
          <w:marRight w:val="0"/>
          <w:marTop w:val="0"/>
          <w:marBottom w:val="0"/>
          <w:divBdr>
            <w:top w:val="none" w:sz="0" w:space="0" w:color="auto"/>
            <w:left w:val="none" w:sz="0" w:space="0" w:color="auto"/>
            <w:bottom w:val="none" w:sz="0" w:space="0" w:color="auto"/>
            <w:right w:val="none" w:sz="0" w:space="0" w:color="auto"/>
          </w:divBdr>
        </w:div>
        <w:div w:id="142355613">
          <w:marLeft w:val="640"/>
          <w:marRight w:val="0"/>
          <w:marTop w:val="0"/>
          <w:marBottom w:val="0"/>
          <w:divBdr>
            <w:top w:val="none" w:sz="0" w:space="0" w:color="auto"/>
            <w:left w:val="none" w:sz="0" w:space="0" w:color="auto"/>
            <w:bottom w:val="none" w:sz="0" w:space="0" w:color="auto"/>
            <w:right w:val="none" w:sz="0" w:space="0" w:color="auto"/>
          </w:divBdr>
        </w:div>
        <w:div w:id="698630964">
          <w:marLeft w:val="640"/>
          <w:marRight w:val="0"/>
          <w:marTop w:val="0"/>
          <w:marBottom w:val="0"/>
          <w:divBdr>
            <w:top w:val="none" w:sz="0" w:space="0" w:color="auto"/>
            <w:left w:val="none" w:sz="0" w:space="0" w:color="auto"/>
            <w:bottom w:val="none" w:sz="0" w:space="0" w:color="auto"/>
            <w:right w:val="none" w:sz="0" w:space="0" w:color="auto"/>
          </w:divBdr>
        </w:div>
        <w:div w:id="709887420">
          <w:marLeft w:val="640"/>
          <w:marRight w:val="0"/>
          <w:marTop w:val="0"/>
          <w:marBottom w:val="0"/>
          <w:divBdr>
            <w:top w:val="none" w:sz="0" w:space="0" w:color="auto"/>
            <w:left w:val="none" w:sz="0" w:space="0" w:color="auto"/>
            <w:bottom w:val="none" w:sz="0" w:space="0" w:color="auto"/>
            <w:right w:val="none" w:sz="0" w:space="0" w:color="auto"/>
          </w:divBdr>
        </w:div>
        <w:div w:id="139421656">
          <w:marLeft w:val="640"/>
          <w:marRight w:val="0"/>
          <w:marTop w:val="0"/>
          <w:marBottom w:val="0"/>
          <w:divBdr>
            <w:top w:val="none" w:sz="0" w:space="0" w:color="auto"/>
            <w:left w:val="none" w:sz="0" w:space="0" w:color="auto"/>
            <w:bottom w:val="none" w:sz="0" w:space="0" w:color="auto"/>
            <w:right w:val="none" w:sz="0" w:space="0" w:color="auto"/>
          </w:divBdr>
        </w:div>
        <w:div w:id="610666881">
          <w:marLeft w:val="640"/>
          <w:marRight w:val="0"/>
          <w:marTop w:val="0"/>
          <w:marBottom w:val="0"/>
          <w:divBdr>
            <w:top w:val="none" w:sz="0" w:space="0" w:color="auto"/>
            <w:left w:val="none" w:sz="0" w:space="0" w:color="auto"/>
            <w:bottom w:val="none" w:sz="0" w:space="0" w:color="auto"/>
            <w:right w:val="none" w:sz="0" w:space="0" w:color="auto"/>
          </w:divBdr>
        </w:div>
        <w:div w:id="1963880099">
          <w:marLeft w:val="640"/>
          <w:marRight w:val="0"/>
          <w:marTop w:val="0"/>
          <w:marBottom w:val="0"/>
          <w:divBdr>
            <w:top w:val="none" w:sz="0" w:space="0" w:color="auto"/>
            <w:left w:val="none" w:sz="0" w:space="0" w:color="auto"/>
            <w:bottom w:val="none" w:sz="0" w:space="0" w:color="auto"/>
            <w:right w:val="none" w:sz="0" w:space="0" w:color="auto"/>
          </w:divBdr>
        </w:div>
        <w:div w:id="881595999">
          <w:marLeft w:val="640"/>
          <w:marRight w:val="0"/>
          <w:marTop w:val="0"/>
          <w:marBottom w:val="0"/>
          <w:divBdr>
            <w:top w:val="none" w:sz="0" w:space="0" w:color="auto"/>
            <w:left w:val="none" w:sz="0" w:space="0" w:color="auto"/>
            <w:bottom w:val="none" w:sz="0" w:space="0" w:color="auto"/>
            <w:right w:val="none" w:sz="0" w:space="0" w:color="auto"/>
          </w:divBdr>
        </w:div>
        <w:div w:id="90470969">
          <w:marLeft w:val="640"/>
          <w:marRight w:val="0"/>
          <w:marTop w:val="0"/>
          <w:marBottom w:val="0"/>
          <w:divBdr>
            <w:top w:val="none" w:sz="0" w:space="0" w:color="auto"/>
            <w:left w:val="none" w:sz="0" w:space="0" w:color="auto"/>
            <w:bottom w:val="none" w:sz="0" w:space="0" w:color="auto"/>
            <w:right w:val="none" w:sz="0" w:space="0" w:color="auto"/>
          </w:divBdr>
        </w:div>
        <w:div w:id="1010183745">
          <w:marLeft w:val="640"/>
          <w:marRight w:val="0"/>
          <w:marTop w:val="0"/>
          <w:marBottom w:val="0"/>
          <w:divBdr>
            <w:top w:val="none" w:sz="0" w:space="0" w:color="auto"/>
            <w:left w:val="none" w:sz="0" w:space="0" w:color="auto"/>
            <w:bottom w:val="none" w:sz="0" w:space="0" w:color="auto"/>
            <w:right w:val="none" w:sz="0" w:space="0" w:color="auto"/>
          </w:divBdr>
        </w:div>
        <w:div w:id="2122529005">
          <w:marLeft w:val="640"/>
          <w:marRight w:val="0"/>
          <w:marTop w:val="0"/>
          <w:marBottom w:val="0"/>
          <w:divBdr>
            <w:top w:val="none" w:sz="0" w:space="0" w:color="auto"/>
            <w:left w:val="none" w:sz="0" w:space="0" w:color="auto"/>
            <w:bottom w:val="none" w:sz="0" w:space="0" w:color="auto"/>
            <w:right w:val="none" w:sz="0" w:space="0" w:color="auto"/>
          </w:divBdr>
        </w:div>
        <w:div w:id="1025984501">
          <w:marLeft w:val="640"/>
          <w:marRight w:val="0"/>
          <w:marTop w:val="0"/>
          <w:marBottom w:val="0"/>
          <w:divBdr>
            <w:top w:val="none" w:sz="0" w:space="0" w:color="auto"/>
            <w:left w:val="none" w:sz="0" w:space="0" w:color="auto"/>
            <w:bottom w:val="none" w:sz="0" w:space="0" w:color="auto"/>
            <w:right w:val="none" w:sz="0" w:space="0" w:color="auto"/>
          </w:divBdr>
        </w:div>
        <w:div w:id="240213798">
          <w:marLeft w:val="640"/>
          <w:marRight w:val="0"/>
          <w:marTop w:val="0"/>
          <w:marBottom w:val="0"/>
          <w:divBdr>
            <w:top w:val="none" w:sz="0" w:space="0" w:color="auto"/>
            <w:left w:val="none" w:sz="0" w:space="0" w:color="auto"/>
            <w:bottom w:val="none" w:sz="0" w:space="0" w:color="auto"/>
            <w:right w:val="none" w:sz="0" w:space="0" w:color="auto"/>
          </w:divBdr>
        </w:div>
        <w:div w:id="1819222540">
          <w:marLeft w:val="640"/>
          <w:marRight w:val="0"/>
          <w:marTop w:val="0"/>
          <w:marBottom w:val="0"/>
          <w:divBdr>
            <w:top w:val="none" w:sz="0" w:space="0" w:color="auto"/>
            <w:left w:val="none" w:sz="0" w:space="0" w:color="auto"/>
            <w:bottom w:val="none" w:sz="0" w:space="0" w:color="auto"/>
            <w:right w:val="none" w:sz="0" w:space="0" w:color="auto"/>
          </w:divBdr>
        </w:div>
        <w:div w:id="1900510709">
          <w:marLeft w:val="640"/>
          <w:marRight w:val="0"/>
          <w:marTop w:val="0"/>
          <w:marBottom w:val="0"/>
          <w:divBdr>
            <w:top w:val="none" w:sz="0" w:space="0" w:color="auto"/>
            <w:left w:val="none" w:sz="0" w:space="0" w:color="auto"/>
            <w:bottom w:val="none" w:sz="0" w:space="0" w:color="auto"/>
            <w:right w:val="none" w:sz="0" w:space="0" w:color="auto"/>
          </w:divBdr>
        </w:div>
        <w:div w:id="1573201579">
          <w:marLeft w:val="640"/>
          <w:marRight w:val="0"/>
          <w:marTop w:val="0"/>
          <w:marBottom w:val="0"/>
          <w:divBdr>
            <w:top w:val="none" w:sz="0" w:space="0" w:color="auto"/>
            <w:left w:val="none" w:sz="0" w:space="0" w:color="auto"/>
            <w:bottom w:val="none" w:sz="0" w:space="0" w:color="auto"/>
            <w:right w:val="none" w:sz="0" w:space="0" w:color="auto"/>
          </w:divBdr>
        </w:div>
        <w:div w:id="748814347">
          <w:marLeft w:val="640"/>
          <w:marRight w:val="0"/>
          <w:marTop w:val="0"/>
          <w:marBottom w:val="0"/>
          <w:divBdr>
            <w:top w:val="none" w:sz="0" w:space="0" w:color="auto"/>
            <w:left w:val="none" w:sz="0" w:space="0" w:color="auto"/>
            <w:bottom w:val="none" w:sz="0" w:space="0" w:color="auto"/>
            <w:right w:val="none" w:sz="0" w:space="0" w:color="auto"/>
          </w:divBdr>
        </w:div>
        <w:div w:id="1694844824">
          <w:marLeft w:val="640"/>
          <w:marRight w:val="0"/>
          <w:marTop w:val="0"/>
          <w:marBottom w:val="0"/>
          <w:divBdr>
            <w:top w:val="none" w:sz="0" w:space="0" w:color="auto"/>
            <w:left w:val="none" w:sz="0" w:space="0" w:color="auto"/>
            <w:bottom w:val="none" w:sz="0" w:space="0" w:color="auto"/>
            <w:right w:val="none" w:sz="0" w:space="0" w:color="auto"/>
          </w:divBdr>
        </w:div>
        <w:div w:id="49496450">
          <w:marLeft w:val="640"/>
          <w:marRight w:val="0"/>
          <w:marTop w:val="0"/>
          <w:marBottom w:val="0"/>
          <w:divBdr>
            <w:top w:val="none" w:sz="0" w:space="0" w:color="auto"/>
            <w:left w:val="none" w:sz="0" w:space="0" w:color="auto"/>
            <w:bottom w:val="none" w:sz="0" w:space="0" w:color="auto"/>
            <w:right w:val="none" w:sz="0" w:space="0" w:color="auto"/>
          </w:divBdr>
        </w:div>
        <w:div w:id="629018747">
          <w:marLeft w:val="640"/>
          <w:marRight w:val="0"/>
          <w:marTop w:val="0"/>
          <w:marBottom w:val="0"/>
          <w:divBdr>
            <w:top w:val="none" w:sz="0" w:space="0" w:color="auto"/>
            <w:left w:val="none" w:sz="0" w:space="0" w:color="auto"/>
            <w:bottom w:val="none" w:sz="0" w:space="0" w:color="auto"/>
            <w:right w:val="none" w:sz="0" w:space="0" w:color="auto"/>
          </w:divBdr>
        </w:div>
        <w:div w:id="1644575368">
          <w:marLeft w:val="640"/>
          <w:marRight w:val="0"/>
          <w:marTop w:val="0"/>
          <w:marBottom w:val="0"/>
          <w:divBdr>
            <w:top w:val="none" w:sz="0" w:space="0" w:color="auto"/>
            <w:left w:val="none" w:sz="0" w:space="0" w:color="auto"/>
            <w:bottom w:val="none" w:sz="0" w:space="0" w:color="auto"/>
            <w:right w:val="none" w:sz="0" w:space="0" w:color="auto"/>
          </w:divBdr>
        </w:div>
        <w:div w:id="1139690765">
          <w:marLeft w:val="640"/>
          <w:marRight w:val="0"/>
          <w:marTop w:val="0"/>
          <w:marBottom w:val="0"/>
          <w:divBdr>
            <w:top w:val="none" w:sz="0" w:space="0" w:color="auto"/>
            <w:left w:val="none" w:sz="0" w:space="0" w:color="auto"/>
            <w:bottom w:val="none" w:sz="0" w:space="0" w:color="auto"/>
            <w:right w:val="none" w:sz="0" w:space="0" w:color="auto"/>
          </w:divBdr>
        </w:div>
        <w:div w:id="929582192">
          <w:marLeft w:val="640"/>
          <w:marRight w:val="0"/>
          <w:marTop w:val="0"/>
          <w:marBottom w:val="0"/>
          <w:divBdr>
            <w:top w:val="none" w:sz="0" w:space="0" w:color="auto"/>
            <w:left w:val="none" w:sz="0" w:space="0" w:color="auto"/>
            <w:bottom w:val="none" w:sz="0" w:space="0" w:color="auto"/>
            <w:right w:val="none" w:sz="0" w:space="0" w:color="auto"/>
          </w:divBdr>
        </w:div>
        <w:div w:id="668219415">
          <w:marLeft w:val="640"/>
          <w:marRight w:val="0"/>
          <w:marTop w:val="0"/>
          <w:marBottom w:val="0"/>
          <w:divBdr>
            <w:top w:val="none" w:sz="0" w:space="0" w:color="auto"/>
            <w:left w:val="none" w:sz="0" w:space="0" w:color="auto"/>
            <w:bottom w:val="none" w:sz="0" w:space="0" w:color="auto"/>
            <w:right w:val="none" w:sz="0" w:space="0" w:color="auto"/>
          </w:divBdr>
        </w:div>
        <w:div w:id="1246761615">
          <w:marLeft w:val="640"/>
          <w:marRight w:val="0"/>
          <w:marTop w:val="0"/>
          <w:marBottom w:val="0"/>
          <w:divBdr>
            <w:top w:val="none" w:sz="0" w:space="0" w:color="auto"/>
            <w:left w:val="none" w:sz="0" w:space="0" w:color="auto"/>
            <w:bottom w:val="none" w:sz="0" w:space="0" w:color="auto"/>
            <w:right w:val="none" w:sz="0" w:space="0" w:color="auto"/>
          </w:divBdr>
        </w:div>
        <w:div w:id="1131438086">
          <w:marLeft w:val="640"/>
          <w:marRight w:val="0"/>
          <w:marTop w:val="0"/>
          <w:marBottom w:val="0"/>
          <w:divBdr>
            <w:top w:val="none" w:sz="0" w:space="0" w:color="auto"/>
            <w:left w:val="none" w:sz="0" w:space="0" w:color="auto"/>
            <w:bottom w:val="none" w:sz="0" w:space="0" w:color="auto"/>
            <w:right w:val="none" w:sz="0" w:space="0" w:color="auto"/>
          </w:divBdr>
        </w:div>
        <w:div w:id="360013790">
          <w:marLeft w:val="640"/>
          <w:marRight w:val="0"/>
          <w:marTop w:val="0"/>
          <w:marBottom w:val="0"/>
          <w:divBdr>
            <w:top w:val="none" w:sz="0" w:space="0" w:color="auto"/>
            <w:left w:val="none" w:sz="0" w:space="0" w:color="auto"/>
            <w:bottom w:val="none" w:sz="0" w:space="0" w:color="auto"/>
            <w:right w:val="none" w:sz="0" w:space="0" w:color="auto"/>
          </w:divBdr>
        </w:div>
        <w:div w:id="436365416">
          <w:marLeft w:val="640"/>
          <w:marRight w:val="0"/>
          <w:marTop w:val="0"/>
          <w:marBottom w:val="0"/>
          <w:divBdr>
            <w:top w:val="none" w:sz="0" w:space="0" w:color="auto"/>
            <w:left w:val="none" w:sz="0" w:space="0" w:color="auto"/>
            <w:bottom w:val="none" w:sz="0" w:space="0" w:color="auto"/>
            <w:right w:val="none" w:sz="0" w:space="0" w:color="auto"/>
          </w:divBdr>
        </w:div>
        <w:div w:id="2036074791">
          <w:marLeft w:val="640"/>
          <w:marRight w:val="0"/>
          <w:marTop w:val="0"/>
          <w:marBottom w:val="0"/>
          <w:divBdr>
            <w:top w:val="none" w:sz="0" w:space="0" w:color="auto"/>
            <w:left w:val="none" w:sz="0" w:space="0" w:color="auto"/>
            <w:bottom w:val="none" w:sz="0" w:space="0" w:color="auto"/>
            <w:right w:val="none" w:sz="0" w:space="0" w:color="auto"/>
          </w:divBdr>
        </w:div>
        <w:div w:id="1168056639">
          <w:marLeft w:val="640"/>
          <w:marRight w:val="0"/>
          <w:marTop w:val="0"/>
          <w:marBottom w:val="0"/>
          <w:divBdr>
            <w:top w:val="none" w:sz="0" w:space="0" w:color="auto"/>
            <w:left w:val="none" w:sz="0" w:space="0" w:color="auto"/>
            <w:bottom w:val="none" w:sz="0" w:space="0" w:color="auto"/>
            <w:right w:val="none" w:sz="0" w:space="0" w:color="auto"/>
          </w:divBdr>
        </w:div>
        <w:div w:id="1333950020">
          <w:marLeft w:val="640"/>
          <w:marRight w:val="0"/>
          <w:marTop w:val="0"/>
          <w:marBottom w:val="0"/>
          <w:divBdr>
            <w:top w:val="none" w:sz="0" w:space="0" w:color="auto"/>
            <w:left w:val="none" w:sz="0" w:space="0" w:color="auto"/>
            <w:bottom w:val="none" w:sz="0" w:space="0" w:color="auto"/>
            <w:right w:val="none" w:sz="0" w:space="0" w:color="auto"/>
          </w:divBdr>
        </w:div>
        <w:div w:id="140730511">
          <w:marLeft w:val="640"/>
          <w:marRight w:val="0"/>
          <w:marTop w:val="0"/>
          <w:marBottom w:val="0"/>
          <w:divBdr>
            <w:top w:val="none" w:sz="0" w:space="0" w:color="auto"/>
            <w:left w:val="none" w:sz="0" w:space="0" w:color="auto"/>
            <w:bottom w:val="none" w:sz="0" w:space="0" w:color="auto"/>
            <w:right w:val="none" w:sz="0" w:space="0" w:color="auto"/>
          </w:divBdr>
        </w:div>
        <w:div w:id="284968512">
          <w:marLeft w:val="640"/>
          <w:marRight w:val="0"/>
          <w:marTop w:val="0"/>
          <w:marBottom w:val="0"/>
          <w:divBdr>
            <w:top w:val="none" w:sz="0" w:space="0" w:color="auto"/>
            <w:left w:val="none" w:sz="0" w:space="0" w:color="auto"/>
            <w:bottom w:val="none" w:sz="0" w:space="0" w:color="auto"/>
            <w:right w:val="none" w:sz="0" w:space="0" w:color="auto"/>
          </w:divBdr>
        </w:div>
        <w:div w:id="1658997118">
          <w:marLeft w:val="640"/>
          <w:marRight w:val="0"/>
          <w:marTop w:val="0"/>
          <w:marBottom w:val="0"/>
          <w:divBdr>
            <w:top w:val="none" w:sz="0" w:space="0" w:color="auto"/>
            <w:left w:val="none" w:sz="0" w:space="0" w:color="auto"/>
            <w:bottom w:val="none" w:sz="0" w:space="0" w:color="auto"/>
            <w:right w:val="none" w:sz="0" w:space="0" w:color="auto"/>
          </w:divBdr>
        </w:div>
      </w:divsChild>
    </w:div>
    <w:div w:id="2059433704">
      <w:bodyDiv w:val="1"/>
      <w:marLeft w:val="0"/>
      <w:marRight w:val="0"/>
      <w:marTop w:val="0"/>
      <w:marBottom w:val="0"/>
      <w:divBdr>
        <w:top w:val="none" w:sz="0" w:space="0" w:color="auto"/>
        <w:left w:val="none" w:sz="0" w:space="0" w:color="auto"/>
        <w:bottom w:val="none" w:sz="0" w:space="0" w:color="auto"/>
        <w:right w:val="none" w:sz="0" w:space="0" w:color="auto"/>
      </w:divBdr>
      <w:divsChild>
        <w:div w:id="1994865541">
          <w:marLeft w:val="640"/>
          <w:marRight w:val="0"/>
          <w:marTop w:val="0"/>
          <w:marBottom w:val="0"/>
          <w:divBdr>
            <w:top w:val="none" w:sz="0" w:space="0" w:color="auto"/>
            <w:left w:val="none" w:sz="0" w:space="0" w:color="auto"/>
            <w:bottom w:val="none" w:sz="0" w:space="0" w:color="auto"/>
            <w:right w:val="none" w:sz="0" w:space="0" w:color="auto"/>
          </w:divBdr>
        </w:div>
        <w:div w:id="1464079197">
          <w:marLeft w:val="640"/>
          <w:marRight w:val="0"/>
          <w:marTop w:val="0"/>
          <w:marBottom w:val="0"/>
          <w:divBdr>
            <w:top w:val="none" w:sz="0" w:space="0" w:color="auto"/>
            <w:left w:val="none" w:sz="0" w:space="0" w:color="auto"/>
            <w:bottom w:val="none" w:sz="0" w:space="0" w:color="auto"/>
            <w:right w:val="none" w:sz="0" w:space="0" w:color="auto"/>
          </w:divBdr>
        </w:div>
        <w:div w:id="1760176049">
          <w:marLeft w:val="640"/>
          <w:marRight w:val="0"/>
          <w:marTop w:val="0"/>
          <w:marBottom w:val="0"/>
          <w:divBdr>
            <w:top w:val="none" w:sz="0" w:space="0" w:color="auto"/>
            <w:left w:val="none" w:sz="0" w:space="0" w:color="auto"/>
            <w:bottom w:val="none" w:sz="0" w:space="0" w:color="auto"/>
            <w:right w:val="none" w:sz="0" w:space="0" w:color="auto"/>
          </w:divBdr>
        </w:div>
        <w:div w:id="1283614857">
          <w:marLeft w:val="640"/>
          <w:marRight w:val="0"/>
          <w:marTop w:val="0"/>
          <w:marBottom w:val="0"/>
          <w:divBdr>
            <w:top w:val="none" w:sz="0" w:space="0" w:color="auto"/>
            <w:left w:val="none" w:sz="0" w:space="0" w:color="auto"/>
            <w:bottom w:val="none" w:sz="0" w:space="0" w:color="auto"/>
            <w:right w:val="none" w:sz="0" w:space="0" w:color="auto"/>
          </w:divBdr>
        </w:div>
        <w:div w:id="1815635990">
          <w:marLeft w:val="640"/>
          <w:marRight w:val="0"/>
          <w:marTop w:val="0"/>
          <w:marBottom w:val="0"/>
          <w:divBdr>
            <w:top w:val="none" w:sz="0" w:space="0" w:color="auto"/>
            <w:left w:val="none" w:sz="0" w:space="0" w:color="auto"/>
            <w:bottom w:val="none" w:sz="0" w:space="0" w:color="auto"/>
            <w:right w:val="none" w:sz="0" w:space="0" w:color="auto"/>
          </w:divBdr>
        </w:div>
        <w:div w:id="1757168721">
          <w:marLeft w:val="640"/>
          <w:marRight w:val="0"/>
          <w:marTop w:val="0"/>
          <w:marBottom w:val="0"/>
          <w:divBdr>
            <w:top w:val="none" w:sz="0" w:space="0" w:color="auto"/>
            <w:left w:val="none" w:sz="0" w:space="0" w:color="auto"/>
            <w:bottom w:val="none" w:sz="0" w:space="0" w:color="auto"/>
            <w:right w:val="none" w:sz="0" w:space="0" w:color="auto"/>
          </w:divBdr>
        </w:div>
        <w:div w:id="670253009">
          <w:marLeft w:val="640"/>
          <w:marRight w:val="0"/>
          <w:marTop w:val="0"/>
          <w:marBottom w:val="0"/>
          <w:divBdr>
            <w:top w:val="none" w:sz="0" w:space="0" w:color="auto"/>
            <w:left w:val="none" w:sz="0" w:space="0" w:color="auto"/>
            <w:bottom w:val="none" w:sz="0" w:space="0" w:color="auto"/>
            <w:right w:val="none" w:sz="0" w:space="0" w:color="auto"/>
          </w:divBdr>
        </w:div>
        <w:div w:id="682439862">
          <w:marLeft w:val="640"/>
          <w:marRight w:val="0"/>
          <w:marTop w:val="0"/>
          <w:marBottom w:val="0"/>
          <w:divBdr>
            <w:top w:val="none" w:sz="0" w:space="0" w:color="auto"/>
            <w:left w:val="none" w:sz="0" w:space="0" w:color="auto"/>
            <w:bottom w:val="none" w:sz="0" w:space="0" w:color="auto"/>
            <w:right w:val="none" w:sz="0" w:space="0" w:color="auto"/>
          </w:divBdr>
        </w:div>
        <w:div w:id="1206913262">
          <w:marLeft w:val="640"/>
          <w:marRight w:val="0"/>
          <w:marTop w:val="0"/>
          <w:marBottom w:val="0"/>
          <w:divBdr>
            <w:top w:val="none" w:sz="0" w:space="0" w:color="auto"/>
            <w:left w:val="none" w:sz="0" w:space="0" w:color="auto"/>
            <w:bottom w:val="none" w:sz="0" w:space="0" w:color="auto"/>
            <w:right w:val="none" w:sz="0" w:space="0" w:color="auto"/>
          </w:divBdr>
        </w:div>
        <w:div w:id="330914437">
          <w:marLeft w:val="640"/>
          <w:marRight w:val="0"/>
          <w:marTop w:val="0"/>
          <w:marBottom w:val="0"/>
          <w:divBdr>
            <w:top w:val="none" w:sz="0" w:space="0" w:color="auto"/>
            <w:left w:val="none" w:sz="0" w:space="0" w:color="auto"/>
            <w:bottom w:val="none" w:sz="0" w:space="0" w:color="auto"/>
            <w:right w:val="none" w:sz="0" w:space="0" w:color="auto"/>
          </w:divBdr>
        </w:div>
        <w:div w:id="1830629012">
          <w:marLeft w:val="640"/>
          <w:marRight w:val="0"/>
          <w:marTop w:val="0"/>
          <w:marBottom w:val="0"/>
          <w:divBdr>
            <w:top w:val="none" w:sz="0" w:space="0" w:color="auto"/>
            <w:left w:val="none" w:sz="0" w:space="0" w:color="auto"/>
            <w:bottom w:val="none" w:sz="0" w:space="0" w:color="auto"/>
            <w:right w:val="none" w:sz="0" w:space="0" w:color="auto"/>
          </w:divBdr>
        </w:div>
        <w:div w:id="1903444578">
          <w:marLeft w:val="640"/>
          <w:marRight w:val="0"/>
          <w:marTop w:val="0"/>
          <w:marBottom w:val="0"/>
          <w:divBdr>
            <w:top w:val="none" w:sz="0" w:space="0" w:color="auto"/>
            <w:left w:val="none" w:sz="0" w:space="0" w:color="auto"/>
            <w:bottom w:val="none" w:sz="0" w:space="0" w:color="auto"/>
            <w:right w:val="none" w:sz="0" w:space="0" w:color="auto"/>
          </w:divBdr>
        </w:div>
        <w:div w:id="1091509880">
          <w:marLeft w:val="640"/>
          <w:marRight w:val="0"/>
          <w:marTop w:val="0"/>
          <w:marBottom w:val="0"/>
          <w:divBdr>
            <w:top w:val="none" w:sz="0" w:space="0" w:color="auto"/>
            <w:left w:val="none" w:sz="0" w:space="0" w:color="auto"/>
            <w:bottom w:val="none" w:sz="0" w:space="0" w:color="auto"/>
            <w:right w:val="none" w:sz="0" w:space="0" w:color="auto"/>
          </w:divBdr>
        </w:div>
        <w:div w:id="1743680751">
          <w:marLeft w:val="640"/>
          <w:marRight w:val="0"/>
          <w:marTop w:val="0"/>
          <w:marBottom w:val="0"/>
          <w:divBdr>
            <w:top w:val="none" w:sz="0" w:space="0" w:color="auto"/>
            <w:left w:val="none" w:sz="0" w:space="0" w:color="auto"/>
            <w:bottom w:val="none" w:sz="0" w:space="0" w:color="auto"/>
            <w:right w:val="none" w:sz="0" w:space="0" w:color="auto"/>
          </w:divBdr>
        </w:div>
        <w:div w:id="1845582940">
          <w:marLeft w:val="640"/>
          <w:marRight w:val="0"/>
          <w:marTop w:val="0"/>
          <w:marBottom w:val="0"/>
          <w:divBdr>
            <w:top w:val="none" w:sz="0" w:space="0" w:color="auto"/>
            <w:left w:val="none" w:sz="0" w:space="0" w:color="auto"/>
            <w:bottom w:val="none" w:sz="0" w:space="0" w:color="auto"/>
            <w:right w:val="none" w:sz="0" w:space="0" w:color="auto"/>
          </w:divBdr>
        </w:div>
        <w:div w:id="1108619135">
          <w:marLeft w:val="640"/>
          <w:marRight w:val="0"/>
          <w:marTop w:val="0"/>
          <w:marBottom w:val="0"/>
          <w:divBdr>
            <w:top w:val="none" w:sz="0" w:space="0" w:color="auto"/>
            <w:left w:val="none" w:sz="0" w:space="0" w:color="auto"/>
            <w:bottom w:val="none" w:sz="0" w:space="0" w:color="auto"/>
            <w:right w:val="none" w:sz="0" w:space="0" w:color="auto"/>
          </w:divBdr>
        </w:div>
        <w:div w:id="674184987">
          <w:marLeft w:val="640"/>
          <w:marRight w:val="0"/>
          <w:marTop w:val="0"/>
          <w:marBottom w:val="0"/>
          <w:divBdr>
            <w:top w:val="none" w:sz="0" w:space="0" w:color="auto"/>
            <w:left w:val="none" w:sz="0" w:space="0" w:color="auto"/>
            <w:bottom w:val="none" w:sz="0" w:space="0" w:color="auto"/>
            <w:right w:val="none" w:sz="0" w:space="0" w:color="auto"/>
          </w:divBdr>
        </w:div>
        <w:div w:id="976181175">
          <w:marLeft w:val="640"/>
          <w:marRight w:val="0"/>
          <w:marTop w:val="0"/>
          <w:marBottom w:val="0"/>
          <w:divBdr>
            <w:top w:val="none" w:sz="0" w:space="0" w:color="auto"/>
            <w:left w:val="none" w:sz="0" w:space="0" w:color="auto"/>
            <w:bottom w:val="none" w:sz="0" w:space="0" w:color="auto"/>
            <w:right w:val="none" w:sz="0" w:space="0" w:color="auto"/>
          </w:divBdr>
        </w:div>
        <w:div w:id="315183995">
          <w:marLeft w:val="640"/>
          <w:marRight w:val="0"/>
          <w:marTop w:val="0"/>
          <w:marBottom w:val="0"/>
          <w:divBdr>
            <w:top w:val="none" w:sz="0" w:space="0" w:color="auto"/>
            <w:left w:val="none" w:sz="0" w:space="0" w:color="auto"/>
            <w:bottom w:val="none" w:sz="0" w:space="0" w:color="auto"/>
            <w:right w:val="none" w:sz="0" w:space="0" w:color="auto"/>
          </w:divBdr>
        </w:div>
        <w:div w:id="1689792293">
          <w:marLeft w:val="640"/>
          <w:marRight w:val="0"/>
          <w:marTop w:val="0"/>
          <w:marBottom w:val="0"/>
          <w:divBdr>
            <w:top w:val="none" w:sz="0" w:space="0" w:color="auto"/>
            <w:left w:val="none" w:sz="0" w:space="0" w:color="auto"/>
            <w:bottom w:val="none" w:sz="0" w:space="0" w:color="auto"/>
            <w:right w:val="none" w:sz="0" w:space="0" w:color="auto"/>
          </w:divBdr>
        </w:div>
        <w:div w:id="806554847">
          <w:marLeft w:val="640"/>
          <w:marRight w:val="0"/>
          <w:marTop w:val="0"/>
          <w:marBottom w:val="0"/>
          <w:divBdr>
            <w:top w:val="none" w:sz="0" w:space="0" w:color="auto"/>
            <w:left w:val="none" w:sz="0" w:space="0" w:color="auto"/>
            <w:bottom w:val="none" w:sz="0" w:space="0" w:color="auto"/>
            <w:right w:val="none" w:sz="0" w:space="0" w:color="auto"/>
          </w:divBdr>
        </w:div>
        <w:div w:id="1945191458">
          <w:marLeft w:val="640"/>
          <w:marRight w:val="0"/>
          <w:marTop w:val="0"/>
          <w:marBottom w:val="0"/>
          <w:divBdr>
            <w:top w:val="none" w:sz="0" w:space="0" w:color="auto"/>
            <w:left w:val="none" w:sz="0" w:space="0" w:color="auto"/>
            <w:bottom w:val="none" w:sz="0" w:space="0" w:color="auto"/>
            <w:right w:val="none" w:sz="0" w:space="0" w:color="auto"/>
          </w:divBdr>
        </w:div>
        <w:div w:id="417797179">
          <w:marLeft w:val="640"/>
          <w:marRight w:val="0"/>
          <w:marTop w:val="0"/>
          <w:marBottom w:val="0"/>
          <w:divBdr>
            <w:top w:val="none" w:sz="0" w:space="0" w:color="auto"/>
            <w:left w:val="none" w:sz="0" w:space="0" w:color="auto"/>
            <w:bottom w:val="none" w:sz="0" w:space="0" w:color="auto"/>
            <w:right w:val="none" w:sz="0" w:space="0" w:color="auto"/>
          </w:divBdr>
        </w:div>
        <w:div w:id="180123661">
          <w:marLeft w:val="640"/>
          <w:marRight w:val="0"/>
          <w:marTop w:val="0"/>
          <w:marBottom w:val="0"/>
          <w:divBdr>
            <w:top w:val="none" w:sz="0" w:space="0" w:color="auto"/>
            <w:left w:val="none" w:sz="0" w:space="0" w:color="auto"/>
            <w:bottom w:val="none" w:sz="0" w:space="0" w:color="auto"/>
            <w:right w:val="none" w:sz="0" w:space="0" w:color="auto"/>
          </w:divBdr>
        </w:div>
      </w:divsChild>
    </w:div>
    <w:div w:id="2093429712">
      <w:bodyDiv w:val="1"/>
      <w:marLeft w:val="0"/>
      <w:marRight w:val="0"/>
      <w:marTop w:val="0"/>
      <w:marBottom w:val="0"/>
      <w:divBdr>
        <w:top w:val="none" w:sz="0" w:space="0" w:color="auto"/>
        <w:left w:val="none" w:sz="0" w:space="0" w:color="auto"/>
        <w:bottom w:val="none" w:sz="0" w:space="0" w:color="auto"/>
        <w:right w:val="none" w:sz="0" w:space="0" w:color="auto"/>
      </w:divBdr>
      <w:divsChild>
        <w:div w:id="1324627439">
          <w:marLeft w:val="640"/>
          <w:marRight w:val="0"/>
          <w:marTop w:val="0"/>
          <w:marBottom w:val="0"/>
          <w:divBdr>
            <w:top w:val="none" w:sz="0" w:space="0" w:color="auto"/>
            <w:left w:val="none" w:sz="0" w:space="0" w:color="auto"/>
            <w:bottom w:val="none" w:sz="0" w:space="0" w:color="auto"/>
            <w:right w:val="none" w:sz="0" w:space="0" w:color="auto"/>
          </w:divBdr>
        </w:div>
        <w:div w:id="101269602">
          <w:marLeft w:val="640"/>
          <w:marRight w:val="0"/>
          <w:marTop w:val="0"/>
          <w:marBottom w:val="0"/>
          <w:divBdr>
            <w:top w:val="none" w:sz="0" w:space="0" w:color="auto"/>
            <w:left w:val="none" w:sz="0" w:space="0" w:color="auto"/>
            <w:bottom w:val="none" w:sz="0" w:space="0" w:color="auto"/>
            <w:right w:val="none" w:sz="0" w:space="0" w:color="auto"/>
          </w:divBdr>
        </w:div>
        <w:div w:id="635254504">
          <w:marLeft w:val="640"/>
          <w:marRight w:val="0"/>
          <w:marTop w:val="0"/>
          <w:marBottom w:val="0"/>
          <w:divBdr>
            <w:top w:val="none" w:sz="0" w:space="0" w:color="auto"/>
            <w:left w:val="none" w:sz="0" w:space="0" w:color="auto"/>
            <w:bottom w:val="none" w:sz="0" w:space="0" w:color="auto"/>
            <w:right w:val="none" w:sz="0" w:space="0" w:color="auto"/>
          </w:divBdr>
        </w:div>
        <w:div w:id="1402482178">
          <w:marLeft w:val="640"/>
          <w:marRight w:val="0"/>
          <w:marTop w:val="0"/>
          <w:marBottom w:val="0"/>
          <w:divBdr>
            <w:top w:val="none" w:sz="0" w:space="0" w:color="auto"/>
            <w:left w:val="none" w:sz="0" w:space="0" w:color="auto"/>
            <w:bottom w:val="none" w:sz="0" w:space="0" w:color="auto"/>
            <w:right w:val="none" w:sz="0" w:space="0" w:color="auto"/>
          </w:divBdr>
        </w:div>
        <w:div w:id="1199123411">
          <w:marLeft w:val="640"/>
          <w:marRight w:val="0"/>
          <w:marTop w:val="0"/>
          <w:marBottom w:val="0"/>
          <w:divBdr>
            <w:top w:val="none" w:sz="0" w:space="0" w:color="auto"/>
            <w:left w:val="none" w:sz="0" w:space="0" w:color="auto"/>
            <w:bottom w:val="none" w:sz="0" w:space="0" w:color="auto"/>
            <w:right w:val="none" w:sz="0" w:space="0" w:color="auto"/>
          </w:divBdr>
        </w:div>
        <w:div w:id="1251892445">
          <w:marLeft w:val="640"/>
          <w:marRight w:val="0"/>
          <w:marTop w:val="0"/>
          <w:marBottom w:val="0"/>
          <w:divBdr>
            <w:top w:val="none" w:sz="0" w:space="0" w:color="auto"/>
            <w:left w:val="none" w:sz="0" w:space="0" w:color="auto"/>
            <w:bottom w:val="none" w:sz="0" w:space="0" w:color="auto"/>
            <w:right w:val="none" w:sz="0" w:space="0" w:color="auto"/>
          </w:divBdr>
        </w:div>
        <w:div w:id="1597715643">
          <w:marLeft w:val="640"/>
          <w:marRight w:val="0"/>
          <w:marTop w:val="0"/>
          <w:marBottom w:val="0"/>
          <w:divBdr>
            <w:top w:val="none" w:sz="0" w:space="0" w:color="auto"/>
            <w:left w:val="none" w:sz="0" w:space="0" w:color="auto"/>
            <w:bottom w:val="none" w:sz="0" w:space="0" w:color="auto"/>
            <w:right w:val="none" w:sz="0" w:space="0" w:color="auto"/>
          </w:divBdr>
        </w:div>
        <w:div w:id="2116945764">
          <w:marLeft w:val="640"/>
          <w:marRight w:val="0"/>
          <w:marTop w:val="0"/>
          <w:marBottom w:val="0"/>
          <w:divBdr>
            <w:top w:val="none" w:sz="0" w:space="0" w:color="auto"/>
            <w:left w:val="none" w:sz="0" w:space="0" w:color="auto"/>
            <w:bottom w:val="none" w:sz="0" w:space="0" w:color="auto"/>
            <w:right w:val="none" w:sz="0" w:space="0" w:color="auto"/>
          </w:divBdr>
        </w:div>
        <w:div w:id="170803584">
          <w:marLeft w:val="640"/>
          <w:marRight w:val="0"/>
          <w:marTop w:val="0"/>
          <w:marBottom w:val="0"/>
          <w:divBdr>
            <w:top w:val="none" w:sz="0" w:space="0" w:color="auto"/>
            <w:left w:val="none" w:sz="0" w:space="0" w:color="auto"/>
            <w:bottom w:val="none" w:sz="0" w:space="0" w:color="auto"/>
            <w:right w:val="none" w:sz="0" w:space="0" w:color="auto"/>
          </w:divBdr>
        </w:div>
        <w:div w:id="213546916">
          <w:marLeft w:val="640"/>
          <w:marRight w:val="0"/>
          <w:marTop w:val="0"/>
          <w:marBottom w:val="0"/>
          <w:divBdr>
            <w:top w:val="none" w:sz="0" w:space="0" w:color="auto"/>
            <w:left w:val="none" w:sz="0" w:space="0" w:color="auto"/>
            <w:bottom w:val="none" w:sz="0" w:space="0" w:color="auto"/>
            <w:right w:val="none" w:sz="0" w:space="0" w:color="auto"/>
          </w:divBdr>
        </w:div>
        <w:div w:id="309985791">
          <w:marLeft w:val="640"/>
          <w:marRight w:val="0"/>
          <w:marTop w:val="0"/>
          <w:marBottom w:val="0"/>
          <w:divBdr>
            <w:top w:val="none" w:sz="0" w:space="0" w:color="auto"/>
            <w:left w:val="none" w:sz="0" w:space="0" w:color="auto"/>
            <w:bottom w:val="none" w:sz="0" w:space="0" w:color="auto"/>
            <w:right w:val="none" w:sz="0" w:space="0" w:color="auto"/>
          </w:divBdr>
        </w:div>
        <w:div w:id="578946295">
          <w:marLeft w:val="640"/>
          <w:marRight w:val="0"/>
          <w:marTop w:val="0"/>
          <w:marBottom w:val="0"/>
          <w:divBdr>
            <w:top w:val="none" w:sz="0" w:space="0" w:color="auto"/>
            <w:left w:val="none" w:sz="0" w:space="0" w:color="auto"/>
            <w:bottom w:val="none" w:sz="0" w:space="0" w:color="auto"/>
            <w:right w:val="none" w:sz="0" w:space="0" w:color="auto"/>
          </w:divBdr>
        </w:div>
        <w:div w:id="1778329501">
          <w:marLeft w:val="640"/>
          <w:marRight w:val="0"/>
          <w:marTop w:val="0"/>
          <w:marBottom w:val="0"/>
          <w:divBdr>
            <w:top w:val="none" w:sz="0" w:space="0" w:color="auto"/>
            <w:left w:val="none" w:sz="0" w:space="0" w:color="auto"/>
            <w:bottom w:val="none" w:sz="0" w:space="0" w:color="auto"/>
            <w:right w:val="none" w:sz="0" w:space="0" w:color="auto"/>
          </w:divBdr>
        </w:div>
        <w:div w:id="1588535414">
          <w:marLeft w:val="640"/>
          <w:marRight w:val="0"/>
          <w:marTop w:val="0"/>
          <w:marBottom w:val="0"/>
          <w:divBdr>
            <w:top w:val="none" w:sz="0" w:space="0" w:color="auto"/>
            <w:left w:val="none" w:sz="0" w:space="0" w:color="auto"/>
            <w:bottom w:val="none" w:sz="0" w:space="0" w:color="auto"/>
            <w:right w:val="none" w:sz="0" w:space="0" w:color="auto"/>
          </w:divBdr>
        </w:div>
        <w:div w:id="2110619555">
          <w:marLeft w:val="640"/>
          <w:marRight w:val="0"/>
          <w:marTop w:val="0"/>
          <w:marBottom w:val="0"/>
          <w:divBdr>
            <w:top w:val="none" w:sz="0" w:space="0" w:color="auto"/>
            <w:left w:val="none" w:sz="0" w:space="0" w:color="auto"/>
            <w:bottom w:val="none" w:sz="0" w:space="0" w:color="auto"/>
            <w:right w:val="none" w:sz="0" w:space="0" w:color="auto"/>
          </w:divBdr>
        </w:div>
      </w:divsChild>
    </w:div>
    <w:div w:id="2099399652">
      <w:bodyDiv w:val="1"/>
      <w:marLeft w:val="0"/>
      <w:marRight w:val="0"/>
      <w:marTop w:val="0"/>
      <w:marBottom w:val="0"/>
      <w:divBdr>
        <w:top w:val="none" w:sz="0" w:space="0" w:color="auto"/>
        <w:left w:val="none" w:sz="0" w:space="0" w:color="auto"/>
        <w:bottom w:val="none" w:sz="0" w:space="0" w:color="auto"/>
        <w:right w:val="none" w:sz="0" w:space="0" w:color="auto"/>
      </w:divBdr>
      <w:divsChild>
        <w:div w:id="440105280">
          <w:marLeft w:val="640"/>
          <w:marRight w:val="0"/>
          <w:marTop w:val="0"/>
          <w:marBottom w:val="0"/>
          <w:divBdr>
            <w:top w:val="none" w:sz="0" w:space="0" w:color="auto"/>
            <w:left w:val="none" w:sz="0" w:space="0" w:color="auto"/>
            <w:bottom w:val="none" w:sz="0" w:space="0" w:color="auto"/>
            <w:right w:val="none" w:sz="0" w:space="0" w:color="auto"/>
          </w:divBdr>
        </w:div>
        <w:div w:id="12928080">
          <w:marLeft w:val="640"/>
          <w:marRight w:val="0"/>
          <w:marTop w:val="0"/>
          <w:marBottom w:val="0"/>
          <w:divBdr>
            <w:top w:val="none" w:sz="0" w:space="0" w:color="auto"/>
            <w:left w:val="none" w:sz="0" w:space="0" w:color="auto"/>
            <w:bottom w:val="none" w:sz="0" w:space="0" w:color="auto"/>
            <w:right w:val="none" w:sz="0" w:space="0" w:color="auto"/>
          </w:divBdr>
        </w:div>
        <w:div w:id="1850172190">
          <w:marLeft w:val="640"/>
          <w:marRight w:val="0"/>
          <w:marTop w:val="0"/>
          <w:marBottom w:val="0"/>
          <w:divBdr>
            <w:top w:val="none" w:sz="0" w:space="0" w:color="auto"/>
            <w:left w:val="none" w:sz="0" w:space="0" w:color="auto"/>
            <w:bottom w:val="none" w:sz="0" w:space="0" w:color="auto"/>
            <w:right w:val="none" w:sz="0" w:space="0" w:color="auto"/>
          </w:divBdr>
        </w:div>
        <w:div w:id="1540510462">
          <w:marLeft w:val="640"/>
          <w:marRight w:val="0"/>
          <w:marTop w:val="0"/>
          <w:marBottom w:val="0"/>
          <w:divBdr>
            <w:top w:val="none" w:sz="0" w:space="0" w:color="auto"/>
            <w:left w:val="none" w:sz="0" w:space="0" w:color="auto"/>
            <w:bottom w:val="none" w:sz="0" w:space="0" w:color="auto"/>
            <w:right w:val="none" w:sz="0" w:space="0" w:color="auto"/>
          </w:divBdr>
        </w:div>
        <w:div w:id="465590757">
          <w:marLeft w:val="640"/>
          <w:marRight w:val="0"/>
          <w:marTop w:val="0"/>
          <w:marBottom w:val="0"/>
          <w:divBdr>
            <w:top w:val="none" w:sz="0" w:space="0" w:color="auto"/>
            <w:left w:val="none" w:sz="0" w:space="0" w:color="auto"/>
            <w:bottom w:val="none" w:sz="0" w:space="0" w:color="auto"/>
            <w:right w:val="none" w:sz="0" w:space="0" w:color="auto"/>
          </w:divBdr>
        </w:div>
        <w:div w:id="924072709">
          <w:marLeft w:val="640"/>
          <w:marRight w:val="0"/>
          <w:marTop w:val="0"/>
          <w:marBottom w:val="0"/>
          <w:divBdr>
            <w:top w:val="none" w:sz="0" w:space="0" w:color="auto"/>
            <w:left w:val="none" w:sz="0" w:space="0" w:color="auto"/>
            <w:bottom w:val="none" w:sz="0" w:space="0" w:color="auto"/>
            <w:right w:val="none" w:sz="0" w:space="0" w:color="auto"/>
          </w:divBdr>
        </w:div>
        <w:div w:id="1411736815">
          <w:marLeft w:val="640"/>
          <w:marRight w:val="0"/>
          <w:marTop w:val="0"/>
          <w:marBottom w:val="0"/>
          <w:divBdr>
            <w:top w:val="none" w:sz="0" w:space="0" w:color="auto"/>
            <w:left w:val="none" w:sz="0" w:space="0" w:color="auto"/>
            <w:bottom w:val="none" w:sz="0" w:space="0" w:color="auto"/>
            <w:right w:val="none" w:sz="0" w:space="0" w:color="auto"/>
          </w:divBdr>
        </w:div>
        <w:div w:id="509098722">
          <w:marLeft w:val="640"/>
          <w:marRight w:val="0"/>
          <w:marTop w:val="0"/>
          <w:marBottom w:val="0"/>
          <w:divBdr>
            <w:top w:val="none" w:sz="0" w:space="0" w:color="auto"/>
            <w:left w:val="none" w:sz="0" w:space="0" w:color="auto"/>
            <w:bottom w:val="none" w:sz="0" w:space="0" w:color="auto"/>
            <w:right w:val="none" w:sz="0" w:space="0" w:color="auto"/>
          </w:divBdr>
        </w:div>
        <w:div w:id="1543711530">
          <w:marLeft w:val="640"/>
          <w:marRight w:val="0"/>
          <w:marTop w:val="0"/>
          <w:marBottom w:val="0"/>
          <w:divBdr>
            <w:top w:val="none" w:sz="0" w:space="0" w:color="auto"/>
            <w:left w:val="none" w:sz="0" w:space="0" w:color="auto"/>
            <w:bottom w:val="none" w:sz="0" w:space="0" w:color="auto"/>
            <w:right w:val="none" w:sz="0" w:space="0" w:color="auto"/>
          </w:divBdr>
        </w:div>
        <w:div w:id="2070108740">
          <w:marLeft w:val="640"/>
          <w:marRight w:val="0"/>
          <w:marTop w:val="0"/>
          <w:marBottom w:val="0"/>
          <w:divBdr>
            <w:top w:val="none" w:sz="0" w:space="0" w:color="auto"/>
            <w:left w:val="none" w:sz="0" w:space="0" w:color="auto"/>
            <w:bottom w:val="none" w:sz="0" w:space="0" w:color="auto"/>
            <w:right w:val="none" w:sz="0" w:space="0" w:color="auto"/>
          </w:divBdr>
        </w:div>
        <w:div w:id="1801921654">
          <w:marLeft w:val="640"/>
          <w:marRight w:val="0"/>
          <w:marTop w:val="0"/>
          <w:marBottom w:val="0"/>
          <w:divBdr>
            <w:top w:val="none" w:sz="0" w:space="0" w:color="auto"/>
            <w:left w:val="none" w:sz="0" w:space="0" w:color="auto"/>
            <w:bottom w:val="none" w:sz="0" w:space="0" w:color="auto"/>
            <w:right w:val="none" w:sz="0" w:space="0" w:color="auto"/>
          </w:divBdr>
        </w:div>
        <w:div w:id="300310528">
          <w:marLeft w:val="640"/>
          <w:marRight w:val="0"/>
          <w:marTop w:val="0"/>
          <w:marBottom w:val="0"/>
          <w:divBdr>
            <w:top w:val="none" w:sz="0" w:space="0" w:color="auto"/>
            <w:left w:val="none" w:sz="0" w:space="0" w:color="auto"/>
            <w:bottom w:val="none" w:sz="0" w:space="0" w:color="auto"/>
            <w:right w:val="none" w:sz="0" w:space="0" w:color="auto"/>
          </w:divBdr>
        </w:div>
        <w:div w:id="406342009">
          <w:marLeft w:val="640"/>
          <w:marRight w:val="0"/>
          <w:marTop w:val="0"/>
          <w:marBottom w:val="0"/>
          <w:divBdr>
            <w:top w:val="none" w:sz="0" w:space="0" w:color="auto"/>
            <w:left w:val="none" w:sz="0" w:space="0" w:color="auto"/>
            <w:bottom w:val="none" w:sz="0" w:space="0" w:color="auto"/>
            <w:right w:val="none" w:sz="0" w:space="0" w:color="auto"/>
          </w:divBdr>
        </w:div>
        <w:div w:id="317347692">
          <w:marLeft w:val="640"/>
          <w:marRight w:val="0"/>
          <w:marTop w:val="0"/>
          <w:marBottom w:val="0"/>
          <w:divBdr>
            <w:top w:val="none" w:sz="0" w:space="0" w:color="auto"/>
            <w:left w:val="none" w:sz="0" w:space="0" w:color="auto"/>
            <w:bottom w:val="none" w:sz="0" w:space="0" w:color="auto"/>
            <w:right w:val="none" w:sz="0" w:space="0" w:color="auto"/>
          </w:divBdr>
        </w:div>
        <w:div w:id="825901084">
          <w:marLeft w:val="640"/>
          <w:marRight w:val="0"/>
          <w:marTop w:val="0"/>
          <w:marBottom w:val="0"/>
          <w:divBdr>
            <w:top w:val="none" w:sz="0" w:space="0" w:color="auto"/>
            <w:left w:val="none" w:sz="0" w:space="0" w:color="auto"/>
            <w:bottom w:val="none" w:sz="0" w:space="0" w:color="auto"/>
            <w:right w:val="none" w:sz="0" w:space="0" w:color="auto"/>
          </w:divBdr>
        </w:div>
        <w:div w:id="569270156">
          <w:marLeft w:val="640"/>
          <w:marRight w:val="0"/>
          <w:marTop w:val="0"/>
          <w:marBottom w:val="0"/>
          <w:divBdr>
            <w:top w:val="none" w:sz="0" w:space="0" w:color="auto"/>
            <w:left w:val="none" w:sz="0" w:space="0" w:color="auto"/>
            <w:bottom w:val="none" w:sz="0" w:space="0" w:color="auto"/>
            <w:right w:val="none" w:sz="0" w:space="0" w:color="auto"/>
          </w:divBdr>
        </w:div>
        <w:div w:id="1580212256">
          <w:marLeft w:val="640"/>
          <w:marRight w:val="0"/>
          <w:marTop w:val="0"/>
          <w:marBottom w:val="0"/>
          <w:divBdr>
            <w:top w:val="none" w:sz="0" w:space="0" w:color="auto"/>
            <w:left w:val="none" w:sz="0" w:space="0" w:color="auto"/>
            <w:bottom w:val="none" w:sz="0" w:space="0" w:color="auto"/>
            <w:right w:val="none" w:sz="0" w:space="0" w:color="auto"/>
          </w:divBdr>
        </w:div>
        <w:div w:id="1703480944">
          <w:marLeft w:val="640"/>
          <w:marRight w:val="0"/>
          <w:marTop w:val="0"/>
          <w:marBottom w:val="0"/>
          <w:divBdr>
            <w:top w:val="none" w:sz="0" w:space="0" w:color="auto"/>
            <w:left w:val="none" w:sz="0" w:space="0" w:color="auto"/>
            <w:bottom w:val="none" w:sz="0" w:space="0" w:color="auto"/>
            <w:right w:val="none" w:sz="0" w:space="0" w:color="auto"/>
          </w:divBdr>
        </w:div>
        <w:div w:id="1689794295">
          <w:marLeft w:val="640"/>
          <w:marRight w:val="0"/>
          <w:marTop w:val="0"/>
          <w:marBottom w:val="0"/>
          <w:divBdr>
            <w:top w:val="none" w:sz="0" w:space="0" w:color="auto"/>
            <w:left w:val="none" w:sz="0" w:space="0" w:color="auto"/>
            <w:bottom w:val="none" w:sz="0" w:space="0" w:color="auto"/>
            <w:right w:val="none" w:sz="0" w:space="0" w:color="auto"/>
          </w:divBdr>
        </w:div>
        <w:div w:id="1858078052">
          <w:marLeft w:val="640"/>
          <w:marRight w:val="0"/>
          <w:marTop w:val="0"/>
          <w:marBottom w:val="0"/>
          <w:divBdr>
            <w:top w:val="none" w:sz="0" w:space="0" w:color="auto"/>
            <w:left w:val="none" w:sz="0" w:space="0" w:color="auto"/>
            <w:bottom w:val="none" w:sz="0" w:space="0" w:color="auto"/>
            <w:right w:val="none" w:sz="0" w:space="0" w:color="auto"/>
          </w:divBdr>
        </w:div>
        <w:div w:id="129902184">
          <w:marLeft w:val="640"/>
          <w:marRight w:val="0"/>
          <w:marTop w:val="0"/>
          <w:marBottom w:val="0"/>
          <w:divBdr>
            <w:top w:val="none" w:sz="0" w:space="0" w:color="auto"/>
            <w:left w:val="none" w:sz="0" w:space="0" w:color="auto"/>
            <w:bottom w:val="none" w:sz="0" w:space="0" w:color="auto"/>
            <w:right w:val="none" w:sz="0" w:space="0" w:color="auto"/>
          </w:divBdr>
        </w:div>
        <w:div w:id="690650227">
          <w:marLeft w:val="640"/>
          <w:marRight w:val="0"/>
          <w:marTop w:val="0"/>
          <w:marBottom w:val="0"/>
          <w:divBdr>
            <w:top w:val="none" w:sz="0" w:space="0" w:color="auto"/>
            <w:left w:val="none" w:sz="0" w:space="0" w:color="auto"/>
            <w:bottom w:val="none" w:sz="0" w:space="0" w:color="auto"/>
            <w:right w:val="none" w:sz="0" w:space="0" w:color="auto"/>
          </w:divBdr>
        </w:div>
        <w:div w:id="1456756032">
          <w:marLeft w:val="640"/>
          <w:marRight w:val="0"/>
          <w:marTop w:val="0"/>
          <w:marBottom w:val="0"/>
          <w:divBdr>
            <w:top w:val="none" w:sz="0" w:space="0" w:color="auto"/>
            <w:left w:val="none" w:sz="0" w:space="0" w:color="auto"/>
            <w:bottom w:val="none" w:sz="0" w:space="0" w:color="auto"/>
            <w:right w:val="none" w:sz="0" w:space="0" w:color="auto"/>
          </w:divBdr>
        </w:div>
        <w:div w:id="1433427604">
          <w:marLeft w:val="640"/>
          <w:marRight w:val="0"/>
          <w:marTop w:val="0"/>
          <w:marBottom w:val="0"/>
          <w:divBdr>
            <w:top w:val="none" w:sz="0" w:space="0" w:color="auto"/>
            <w:left w:val="none" w:sz="0" w:space="0" w:color="auto"/>
            <w:bottom w:val="none" w:sz="0" w:space="0" w:color="auto"/>
            <w:right w:val="none" w:sz="0" w:space="0" w:color="auto"/>
          </w:divBdr>
        </w:div>
        <w:div w:id="992291496">
          <w:marLeft w:val="640"/>
          <w:marRight w:val="0"/>
          <w:marTop w:val="0"/>
          <w:marBottom w:val="0"/>
          <w:divBdr>
            <w:top w:val="none" w:sz="0" w:space="0" w:color="auto"/>
            <w:left w:val="none" w:sz="0" w:space="0" w:color="auto"/>
            <w:bottom w:val="none" w:sz="0" w:space="0" w:color="auto"/>
            <w:right w:val="none" w:sz="0" w:space="0" w:color="auto"/>
          </w:divBdr>
        </w:div>
        <w:div w:id="2087222829">
          <w:marLeft w:val="640"/>
          <w:marRight w:val="0"/>
          <w:marTop w:val="0"/>
          <w:marBottom w:val="0"/>
          <w:divBdr>
            <w:top w:val="none" w:sz="0" w:space="0" w:color="auto"/>
            <w:left w:val="none" w:sz="0" w:space="0" w:color="auto"/>
            <w:bottom w:val="none" w:sz="0" w:space="0" w:color="auto"/>
            <w:right w:val="none" w:sz="0" w:space="0" w:color="auto"/>
          </w:divBdr>
        </w:div>
        <w:div w:id="1991593271">
          <w:marLeft w:val="640"/>
          <w:marRight w:val="0"/>
          <w:marTop w:val="0"/>
          <w:marBottom w:val="0"/>
          <w:divBdr>
            <w:top w:val="none" w:sz="0" w:space="0" w:color="auto"/>
            <w:left w:val="none" w:sz="0" w:space="0" w:color="auto"/>
            <w:bottom w:val="none" w:sz="0" w:space="0" w:color="auto"/>
            <w:right w:val="none" w:sz="0" w:space="0" w:color="auto"/>
          </w:divBdr>
        </w:div>
        <w:div w:id="458426332">
          <w:marLeft w:val="640"/>
          <w:marRight w:val="0"/>
          <w:marTop w:val="0"/>
          <w:marBottom w:val="0"/>
          <w:divBdr>
            <w:top w:val="none" w:sz="0" w:space="0" w:color="auto"/>
            <w:left w:val="none" w:sz="0" w:space="0" w:color="auto"/>
            <w:bottom w:val="none" w:sz="0" w:space="0" w:color="auto"/>
            <w:right w:val="none" w:sz="0" w:space="0" w:color="auto"/>
          </w:divBdr>
        </w:div>
        <w:div w:id="1214652900">
          <w:marLeft w:val="640"/>
          <w:marRight w:val="0"/>
          <w:marTop w:val="0"/>
          <w:marBottom w:val="0"/>
          <w:divBdr>
            <w:top w:val="none" w:sz="0" w:space="0" w:color="auto"/>
            <w:left w:val="none" w:sz="0" w:space="0" w:color="auto"/>
            <w:bottom w:val="none" w:sz="0" w:space="0" w:color="auto"/>
            <w:right w:val="none" w:sz="0" w:space="0" w:color="auto"/>
          </w:divBdr>
        </w:div>
        <w:div w:id="1037897607">
          <w:marLeft w:val="640"/>
          <w:marRight w:val="0"/>
          <w:marTop w:val="0"/>
          <w:marBottom w:val="0"/>
          <w:divBdr>
            <w:top w:val="none" w:sz="0" w:space="0" w:color="auto"/>
            <w:left w:val="none" w:sz="0" w:space="0" w:color="auto"/>
            <w:bottom w:val="none" w:sz="0" w:space="0" w:color="auto"/>
            <w:right w:val="none" w:sz="0" w:space="0" w:color="auto"/>
          </w:divBdr>
        </w:div>
        <w:div w:id="242881020">
          <w:marLeft w:val="640"/>
          <w:marRight w:val="0"/>
          <w:marTop w:val="0"/>
          <w:marBottom w:val="0"/>
          <w:divBdr>
            <w:top w:val="none" w:sz="0" w:space="0" w:color="auto"/>
            <w:left w:val="none" w:sz="0" w:space="0" w:color="auto"/>
            <w:bottom w:val="none" w:sz="0" w:space="0" w:color="auto"/>
            <w:right w:val="none" w:sz="0" w:space="0" w:color="auto"/>
          </w:divBdr>
        </w:div>
        <w:div w:id="1369063045">
          <w:marLeft w:val="640"/>
          <w:marRight w:val="0"/>
          <w:marTop w:val="0"/>
          <w:marBottom w:val="0"/>
          <w:divBdr>
            <w:top w:val="none" w:sz="0" w:space="0" w:color="auto"/>
            <w:left w:val="none" w:sz="0" w:space="0" w:color="auto"/>
            <w:bottom w:val="none" w:sz="0" w:space="0" w:color="auto"/>
            <w:right w:val="none" w:sz="0" w:space="0" w:color="auto"/>
          </w:divBdr>
        </w:div>
        <w:div w:id="977689041">
          <w:marLeft w:val="640"/>
          <w:marRight w:val="0"/>
          <w:marTop w:val="0"/>
          <w:marBottom w:val="0"/>
          <w:divBdr>
            <w:top w:val="none" w:sz="0" w:space="0" w:color="auto"/>
            <w:left w:val="none" w:sz="0" w:space="0" w:color="auto"/>
            <w:bottom w:val="none" w:sz="0" w:space="0" w:color="auto"/>
            <w:right w:val="none" w:sz="0" w:space="0" w:color="auto"/>
          </w:divBdr>
        </w:div>
        <w:div w:id="2059939518">
          <w:marLeft w:val="640"/>
          <w:marRight w:val="0"/>
          <w:marTop w:val="0"/>
          <w:marBottom w:val="0"/>
          <w:divBdr>
            <w:top w:val="none" w:sz="0" w:space="0" w:color="auto"/>
            <w:left w:val="none" w:sz="0" w:space="0" w:color="auto"/>
            <w:bottom w:val="none" w:sz="0" w:space="0" w:color="auto"/>
            <w:right w:val="none" w:sz="0" w:space="0" w:color="auto"/>
          </w:divBdr>
        </w:div>
        <w:div w:id="159547113">
          <w:marLeft w:val="640"/>
          <w:marRight w:val="0"/>
          <w:marTop w:val="0"/>
          <w:marBottom w:val="0"/>
          <w:divBdr>
            <w:top w:val="none" w:sz="0" w:space="0" w:color="auto"/>
            <w:left w:val="none" w:sz="0" w:space="0" w:color="auto"/>
            <w:bottom w:val="none" w:sz="0" w:space="0" w:color="auto"/>
            <w:right w:val="none" w:sz="0" w:space="0" w:color="auto"/>
          </w:divBdr>
        </w:div>
        <w:div w:id="1066412291">
          <w:marLeft w:val="640"/>
          <w:marRight w:val="0"/>
          <w:marTop w:val="0"/>
          <w:marBottom w:val="0"/>
          <w:divBdr>
            <w:top w:val="none" w:sz="0" w:space="0" w:color="auto"/>
            <w:left w:val="none" w:sz="0" w:space="0" w:color="auto"/>
            <w:bottom w:val="none" w:sz="0" w:space="0" w:color="auto"/>
            <w:right w:val="none" w:sz="0" w:space="0" w:color="auto"/>
          </w:divBdr>
        </w:div>
        <w:div w:id="868566220">
          <w:marLeft w:val="640"/>
          <w:marRight w:val="0"/>
          <w:marTop w:val="0"/>
          <w:marBottom w:val="0"/>
          <w:divBdr>
            <w:top w:val="none" w:sz="0" w:space="0" w:color="auto"/>
            <w:left w:val="none" w:sz="0" w:space="0" w:color="auto"/>
            <w:bottom w:val="none" w:sz="0" w:space="0" w:color="auto"/>
            <w:right w:val="none" w:sz="0" w:space="0" w:color="auto"/>
          </w:divBdr>
        </w:div>
        <w:div w:id="1158380782">
          <w:marLeft w:val="640"/>
          <w:marRight w:val="0"/>
          <w:marTop w:val="0"/>
          <w:marBottom w:val="0"/>
          <w:divBdr>
            <w:top w:val="none" w:sz="0" w:space="0" w:color="auto"/>
            <w:left w:val="none" w:sz="0" w:space="0" w:color="auto"/>
            <w:bottom w:val="none" w:sz="0" w:space="0" w:color="auto"/>
            <w:right w:val="none" w:sz="0" w:space="0" w:color="auto"/>
          </w:divBdr>
        </w:div>
        <w:div w:id="1934704779">
          <w:marLeft w:val="640"/>
          <w:marRight w:val="0"/>
          <w:marTop w:val="0"/>
          <w:marBottom w:val="0"/>
          <w:divBdr>
            <w:top w:val="none" w:sz="0" w:space="0" w:color="auto"/>
            <w:left w:val="none" w:sz="0" w:space="0" w:color="auto"/>
            <w:bottom w:val="none" w:sz="0" w:space="0" w:color="auto"/>
            <w:right w:val="none" w:sz="0" w:space="0" w:color="auto"/>
          </w:divBdr>
        </w:div>
        <w:div w:id="1528106650">
          <w:marLeft w:val="640"/>
          <w:marRight w:val="0"/>
          <w:marTop w:val="0"/>
          <w:marBottom w:val="0"/>
          <w:divBdr>
            <w:top w:val="none" w:sz="0" w:space="0" w:color="auto"/>
            <w:left w:val="none" w:sz="0" w:space="0" w:color="auto"/>
            <w:bottom w:val="none" w:sz="0" w:space="0" w:color="auto"/>
            <w:right w:val="none" w:sz="0" w:space="0" w:color="auto"/>
          </w:divBdr>
        </w:div>
        <w:div w:id="2121990208">
          <w:marLeft w:val="640"/>
          <w:marRight w:val="0"/>
          <w:marTop w:val="0"/>
          <w:marBottom w:val="0"/>
          <w:divBdr>
            <w:top w:val="none" w:sz="0" w:space="0" w:color="auto"/>
            <w:left w:val="none" w:sz="0" w:space="0" w:color="auto"/>
            <w:bottom w:val="none" w:sz="0" w:space="0" w:color="auto"/>
            <w:right w:val="none" w:sz="0" w:space="0" w:color="auto"/>
          </w:divBdr>
        </w:div>
        <w:div w:id="1341859345">
          <w:marLeft w:val="640"/>
          <w:marRight w:val="0"/>
          <w:marTop w:val="0"/>
          <w:marBottom w:val="0"/>
          <w:divBdr>
            <w:top w:val="none" w:sz="0" w:space="0" w:color="auto"/>
            <w:left w:val="none" w:sz="0" w:space="0" w:color="auto"/>
            <w:bottom w:val="none" w:sz="0" w:space="0" w:color="auto"/>
            <w:right w:val="none" w:sz="0" w:space="0" w:color="auto"/>
          </w:divBdr>
        </w:div>
      </w:divsChild>
    </w:div>
    <w:div w:id="2099787232">
      <w:bodyDiv w:val="1"/>
      <w:marLeft w:val="0"/>
      <w:marRight w:val="0"/>
      <w:marTop w:val="0"/>
      <w:marBottom w:val="0"/>
      <w:divBdr>
        <w:top w:val="none" w:sz="0" w:space="0" w:color="auto"/>
        <w:left w:val="none" w:sz="0" w:space="0" w:color="auto"/>
        <w:bottom w:val="none" w:sz="0" w:space="0" w:color="auto"/>
        <w:right w:val="none" w:sz="0" w:space="0" w:color="auto"/>
      </w:divBdr>
      <w:divsChild>
        <w:div w:id="1605383555">
          <w:marLeft w:val="0"/>
          <w:marRight w:val="0"/>
          <w:marTop w:val="0"/>
          <w:marBottom w:val="0"/>
          <w:divBdr>
            <w:top w:val="none" w:sz="0" w:space="0" w:color="auto"/>
            <w:left w:val="none" w:sz="0" w:space="0" w:color="auto"/>
            <w:bottom w:val="none" w:sz="0" w:space="0" w:color="auto"/>
            <w:right w:val="none" w:sz="0" w:space="0" w:color="auto"/>
          </w:divBdr>
          <w:divsChild>
            <w:div w:id="1938517326">
              <w:marLeft w:val="0"/>
              <w:marRight w:val="0"/>
              <w:marTop w:val="0"/>
              <w:marBottom w:val="0"/>
              <w:divBdr>
                <w:top w:val="none" w:sz="0" w:space="0" w:color="auto"/>
                <w:left w:val="none" w:sz="0" w:space="0" w:color="auto"/>
                <w:bottom w:val="none" w:sz="0" w:space="0" w:color="auto"/>
                <w:right w:val="none" w:sz="0" w:space="0" w:color="auto"/>
              </w:divBdr>
              <w:divsChild>
                <w:div w:id="1854688374">
                  <w:marLeft w:val="0"/>
                  <w:marRight w:val="0"/>
                  <w:marTop w:val="0"/>
                  <w:marBottom w:val="0"/>
                  <w:divBdr>
                    <w:top w:val="none" w:sz="0" w:space="0" w:color="auto"/>
                    <w:left w:val="none" w:sz="0" w:space="0" w:color="auto"/>
                    <w:bottom w:val="none" w:sz="0" w:space="0" w:color="auto"/>
                    <w:right w:val="none" w:sz="0" w:space="0" w:color="auto"/>
                  </w:divBdr>
                  <w:divsChild>
                    <w:div w:id="1140147805">
                      <w:marLeft w:val="0"/>
                      <w:marRight w:val="0"/>
                      <w:marTop w:val="0"/>
                      <w:marBottom w:val="0"/>
                      <w:divBdr>
                        <w:top w:val="none" w:sz="0" w:space="0" w:color="auto"/>
                        <w:left w:val="none" w:sz="0" w:space="0" w:color="auto"/>
                        <w:bottom w:val="none" w:sz="0" w:space="0" w:color="auto"/>
                        <w:right w:val="none" w:sz="0" w:space="0" w:color="auto"/>
                      </w:divBdr>
                      <w:divsChild>
                        <w:div w:id="602495144">
                          <w:marLeft w:val="0"/>
                          <w:marRight w:val="0"/>
                          <w:marTop w:val="0"/>
                          <w:marBottom w:val="0"/>
                          <w:divBdr>
                            <w:top w:val="none" w:sz="0" w:space="0" w:color="auto"/>
                            <w:left w:val="none" w:sz="0" w:space="0" w:color="auto"/>
                            <w:bottom w:val="none" w:sz="0" w:space="0" w:color="auto"/>
                            <w:right w:val="none" w:sz="0" w:space="0" w:color="auto"/>
                          </w:divBdr>
                          <w:divsChild>
                            <w:div w:id="114199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4379068">
      <w:bodyDiv w:val="1"/>
      <w:marLeft w:val="0"/>
      <w:marRight w:val="0"/>
      <w:marTop w:val="0"/>
      <w:marBottom w:val="0"/>
      <w:divBdr>
        <w:top w:val="none" w:sz="0" w:space="0" w:color="auto"/>
        <w:left w:val="none" w:sz="0" w:space="0" w:color="auto"/>
        <w:bottom w:val="none" w:sz="0" w:space="0" w:color="auto"/>
        <w:right w:val="none" w:sz="0" w:space="0" w:color="auto"/>
      </w:divBdr>
      <w:divsChild>
        <w:div w:id="964579544">
          <w:marLeft w:val="640"/>
          <w:marRight w:val="0"/>
          <w:marTop w:val="0"/>
          <w:marBottom w:val="0"/>
          <w:divBdr>
            <w:top w:val="none" w:sz="0" w:space="0" w:color="auto"/>
            <w:left w:val="none" w:sz="0" w:space="0" w:color="auto"/>
            <w:bottom w:val="none" w:sz="0" w:space="0" w:color="auto"/>
            <w:right w:val="none" w:sz="0" w:space="0" w:color="auto"/>
          </w:divBdr>
        </w:div>
        <w:div w:id="1307004819">
          <w:marLeft w:val="640"/>
          <w:marRight w:val="0"/>
          <w:marTop w:val="0"/>
          <w:marBottom w:val="0"/>
          <w:divBdr>
            <w:top w:val="none" w:sz="0" w:space="0" w:color="auto"/>
            <w:left w:val="none" w:sz="0" w:space="0" w:color="auto"/>
            <w:bottom w:val="none" w:sz="0" w:space="0" w:color="auto"/>
            <w:right w:val="none" w:sz="0" w:space="0" w:color="auto"/>
          </w:divBdr>
        </w:div>
        <w:div w:id="256376928">
          <w:marLeft w:val="640"/>
          <w:marRight w:val="0"/>
          <w:marTop w:val="0"/>
          <w:marBottom w:val="0"/>
          <w:divBdr>
            <w:top w:val="none" w:sz="0" w:space="0" w:color="auto"/>
            <w:left w:val="none" w:sz="0" w:space="0" w:color="auto"/>
            <w:bottom w:val="none" w:sz="0" w:space="0" w:color="auto"/>
            <w:right w:val="none" w:sz="0" w:space="0" w:color="auto"/>
          </w:divBdr>
        </w:div>
        <w:div w:id="277834540">
          <w:marLeft w:val="640"/>
          <w:marRight w:val="0"/>
          <w:marTop w:val="0"/>
          <w:marBottom w:val="0"/>
          <w:divBdr>
            <w:top w:val="none" w:sz="0" w:space="0" w:color="auto"/>
            <w:left w:val="none" w:sz="0" w:space="0" w:color="auto"/>
            <w:bottom w:val="none" w:sz="0" w:space="0" w:color="auto"/>
            <w:right w:val="none" w:sz="0" w:space="0" w:color="auto"/>
          </w:divBdr>
        </w:div>
        <w:div w:id="1974478133">
          <w:marLeft w:val="640"/>
          <w:marRight w:val="0"/>
          <w:marTop w:val="0"/>
          <w:marBottom w:val="0"/>
          <w:divBdr>
            <w:top w:val="none" w:sz="0" w:space="0" w:color="auto"/>
            <w:left w:val="none" w:sz="0" w:space="0" w:color="auto"/>
            <w:bottom w:val="none" w:sz="0" w:space="0" w:color="auto"/>
            <w:right w:val="none" w:sz="0" w:space="0" w:color="auto"/>
          </w:divBdr>
        </w:div>
        <w:div w:id="1559127197">
          <w:marLeft w:val="640"/>
          <w:marRight w:val="0"/>
          <w:marTop w:val="0"/>
          <w:marBottom w:val="0"/>
          <w:divBdr>
            <w:top w:val="none" w:sz="0" w:space="0" w:color="auto"/>
            <w:left w:val="none" w:sz="0" w:space="0" w:color="auto"/>
            <w:bottom w:val="none" w:sz="0" w:space="0" w:color="auto"/>
            <w:right w:val="none" w:sz="0" w:space="0" w:color="auto"/>
          </w:divBdr>
        </w:div>
        <w:div w:id="1660692334">
          <w:marLeft w:val="640"/>
          <w:marRight w:val="0"/>
          <w:marTop w:val="0"/>
          <w:marBottom w:val="0"/>
          <w:divBdr>
            <w:top w:val="none" w:sz="0" w:space="0" w:color="auto"/>
            <w:left w:val="none" w:sz="0" w:space="0" w:color="auto"/>
            <w:bottom w:val="none" w:sz="0" w:space="0" w:color="auto"/>
            <w:right w:val="none" w:sz="0" w:space="0" w:color="auto"/>
          </w:divBdr>
        </w:div>
        <w:div w:id="1345746358">
          <w:marLeft w:val="640"/>
          <w:marRight w:val="0"/>
          <w:marTop w:val="0"/>
          <w:marBottom w:val="0"/>
          <w:divBdr>
            <w:top w:val="none" w:sz="0" w:space="0" w:color="auto"/>
            <w:left w:val="none" w:sz="0" w:space="0" w:color="auto"/>
            <w:bottom w:val="none" w:sz="0" w:space="0" w:color="auto"/>
            <w:right w:val="none" w:sz="0" w:space="0" w:color="auto"/>
          </w:divBdr>
        </w:div>
        <w:div w:id="171536163">
          <w:marLeft w:val="640"/>
          <w:marRight w:val="0"/>
          <w:marTop w:val="0"/>
          <w:marBottom w:val="0"/>
          <w:divBdr>
            <w:top w:val="none" w:sz="0" w:space="0" w:color="auto"/>
            <w:left w:val="none" w:sz="0" w:space="0" w:color="auto"/>
            <w:bottom w:val="none" w:sz="0" w:space="0" w:color="auto"/>
            <w:right w:val="none" w:sz="0" w:space="0" w:color="auto"/>
          </w:divBdr>
        </w:div>
        <w:div w:id="2004315199">
          <w:marLeft w:val="640"/>
          <w:marRight w:val="0"/>
          <w:marTop w:val="0"/>
          <w:marBottom w:val="0"/>
          <w:divBdr>
            <w:top w:val="none" w:sz="0" w:space="0" w:color="auto"/>
            <w:left w:val="none" w:sz="0" w:space="0" w:color="auto"/>
            <w:bottom w:val="none" w:sz="0" w:space="0" w:color="auto"/>
            <w:right w:val="none" w:sz="0" w:space="0" w:color="auto"/>
          </w:divBdr>
        </w:div>
        <w:div w:id="1606188549">
          <w:marLeft w:val="640"/>
          <w:marRight w:val="0"/>
          <w:marTop w:val="0"/>
          <w:marBottom w:val="0"/>
          <w:divBdr>
            <w:top w:val="none" w:sz="0" w:space="0" w:color="auto"/>
            <w:left w:val="none" w:sz="0" w:space="0" w:color="auto"/>
            <w:bottom w:val="none" w:sz="0" w:space="0" w:color="auto"/>
            <w:right w:val="none" w:sz="0" w:space="0" w:color="auto"/>
          </w:divBdr>
        </w:div>
        <w:div w:id="1674528715">
          <w:marLeft w:val="640"/>
          <w:marRight w:val="0"/>
          <w:marTop w:val="0"/>
          <w:marBottom w:val="0"/>
          <w:divBdr>
            <w:top w:val="none" w:sz="0" w:space="0" w:color="auto"/>
            <w:left w:val="none" w:sz="0" w:space="0" w:color="auto"/>
            <w:bottom w:val="none" w:sz="0" w:space="0" w:color="auto"/>
            <w:right w:val="none" w:sz="0" w:space="0" w:color="auto"/>
          </w:divBdr>
        </w:div>
        <w:div w:id="1624119785">
          <w:marLeft w:val="640"/>
          <w:marRight w:val="0"/>
          <w:marTop w:val="0"/>
          <w:marBottom w:val="0"/>
          <w:divBdr>
            <w:top w:val="none" w:sz="0" w:space="0" w:color="auto"/>
            <w:left w:val="none" w:sz="0" w:space="0" w:color="auto"/>
            <w:bottom w:val="none" w:sz="0" w:space="0" w:color="auto"/>
            <w:right w:val="none" w:sz="0" w:space="0" w:color="auto"/>
          </w:divBdr>
        </w:div>
        <w:div w:id="601844076">
          <w:marLeft w:val="640"/>
          <w:marRight w:val="0"/>
          <w:marTop w:val="0"/>
          <w:marBottom w:val="0"/>
          <w:divBdr>
            <w:top w:val="none" w:sz="0" w:space="0" w:color="auto"/>
            <w:left w:val="none" w:sz="0" w:space="0" w:color="auto"/>
            <w:bottom w:val="none" w:sz="0" w:space="0" w:color="auto"/>
            <w:right w:val="none" w:sz="0" w:space="0" w:color="auto"/>
          </w:divBdr>
        </w:div>
        <w:div w:id="219632136">
          <w:marLeft w:val="640"/>
          <w:marRight w:val="0"/>
          <w:marTop w:val="0"/>
          <w:marBottom w:val="0"/>
          <w:divBdr>
            <w:top w:val="none" w:sz="0" w:space="0" w:color="auto"/>
            <w:left w:val="none" w:sz="0" w:space="0" w:color="auto"/>
            <w:bottom w:val="none" w:sz="0" w:space="0" w:color="auto"/>
            <w:right w:val="none" w:sz="0" w:space="0" w:color="auto"/>
          </w:divBdr>
        </w:div>
        <w:div w:id="1237469722">
          <w:marLeft w:val="640"/>
          <w:marRight w:val="0"/>
          <w:marTop w:val="0"/>
          <w:marBottom w:val="0"/>
          <w:divBdr>
            <w:top w:val="none" w:sz="0" w:space="0" w:color="auto"/>
            <w:left w:val="none" w:sz="0" w:space="0" w:color="auto"/>
            <w:bottom w:val="none" w:sz="0" w:space="0" w:color="auto"/>
            <w:right w:val="none" w:sz="0" w:space="0" w:color="auto"/>
          </w:divBdr>
        </w:div>
        <w:div w:id="1246182178">
          <w:marLeft w:val="640"/>
          <w:marRight w:val="0"/>
          <w:marTop w:val="0"/>
          <w:marBottom w:val="0"/>
          <w:divBdr>
            <w:top w:val="none" w:sz="0" w:space="0" w:color="auto"/>
            <w:left w:val="none" w:sz="0" w:space="0" w:color="auto"/>
            <w:bottom w:val="none" w:sz="0" w:space="0" w:color="auto"/>
            <w:right w:val="none" w:sz="0" w:space="0" w:color="auto"/>
          </w:divBdr>
        </w:div>
        <w:div w:id="1372726776">
          <w:marLeft w:val="640"/>
          <w:marRight w:val="0"/>
          <w:marTop w:val="0"/>
          <w:marBottom w:val="0"/>
          <w:divBdr>
            <w:top w:val="none" w:sz="0" w:space="0" w:color="auto"/>
            <w:left w:val="none" w:sz="0" w:space="0" w:color="auto"/>
            <w:bottom w:val="none" w:sz="0" w:space="0" w:color="auto"/>
            <w:right w:val="none" w:sz="0" w:space="0" w:color="auto"/>
          </w:divBdr>
        </w:div>
        <w:div w:id="677198423">
          <w:marLeft w:val="640"/>
          <w:marRight w:val="0"/>
          <w:marTop w:val="0"/>
          <w:marBottom w:val="0"/>
          <w:divBdr>
            <w:top w:val="none" w:sz="0" w:space="0" w:color="auto"/>
            <w:left w:val="none" w:sz="0" w:space="0" w:color="auto"/>
            <w:bottom w:val="none" w:sz="0" w:space="0" w:color="auto"/>
            <w:right w:val="none" w:sz="0" w:space="0" w:color="auto"/>
          </w:divBdr>
        </w:div>
        <w:div w:id="173300347">
          <w:marLeft w:val="640"/>
          <w:marRight w:val="0"/>
          <w:marTop w:val="0"/>
          <w:marBottom w:val="0"/>
          <w:divBdr>
            <w:top w:val="none" w:sz="0" w:space="0" w:color="auto"/>
            <w:left w:val="none" w:sz="0" w:space="0" w:color="auto"/>
            <w:bottom w:val="none" w:sz="0" w:space="0" w:color="auto"/>
            <w:right w:val="none" w:sz="0" w:space="0" w:color="auto"/>
          </w:divBdr>
        </w:div>
        <w:div w:id="875578501">
          <w:marLeft w:val="640"/>
          <w:marRight w:val="0"/>
          <w:marTop w:val="0"/>
          <w:marBottom w:val="0"/>
          <w:divBdr>
            <w:top w:val="none" w:sz="0" w:space="0" w:color="auto"/>
            <w:left w:val="none" w:sz="0" w:space="0" w:color="auto"/>
            <w:bottom w:val="none" w:sz="0" w:space="0" w:color="auto"/>
            <w:right w:val="none" w:sz="0" w:space="0" w:color="auto"/>
          </w:divBdr>
        </w:div>
        <w:div w:id="1223248172">
          <w:marLeft w:val="640"/>
          <w:marRight w:val="0"/>
          <w:marTop w:val="0"/>
          <w:marBottom w:val="0"/>
          <w:divBdr>
            <w:top w:val="none" w:sz="0" w:space="0" w:color="auto"/>
            <w:left w:val="none" w:sz="0" w:space="0" w:color="auto"/>
            <w:bottom w:val="none" w:sz="0" w:space="0" w:color="auto"/>
            <w:right w:val="none" w:sz="0" w:space="0" w:color="auto"/>
          </w:divBdr>
        </w:div>
        <w:div w:id="118037211">
          <w:marLeft w:val="640"/>
          <w:marRight w:val="0"/>
          <w:marTop w:val="0"/>
          <w:marBottom w:val="0"/>
          <w:divBdr>
            <w:top w:val="none" w:sz="0" w:space="0" w:color="auto"/>
            <w:left w:val="none" w:sz="0" w:space="0" w:color="auto"/>
            <w:bottom w:val="none" w:sz="0" w:space="0" w:color="auto"/>
            <w:right w:val="none" w:sz="0" w:space="0" w:color="auto"/>
          </w:divBdr>
        </w:div>
        <w:div w:id="849567647">
          <w:marLeft w:val="640"/>
          <w:marRight w:val="0"/>
          <w:marTop w:val="0"/>
          <w:marBottom w:val="0"/>
          <w:divBdr>
            <w:top w:val="none" w:sz="0" w:space="0" w:color="auto"/>
            <w:left w:val="none" w:sz="0" w:space="0" w:color="auto"/>
            <w:bottom w:val="none" w:sz="0" w:space="0" w:color="auto"/>
            <w:right w:val="none" w:sz="0" w:space="0" w:color="auto"/>
          </w:divBdr>
        </w:div>
        <w:div w:id="124347786">
          <w:marLeft w:val="640"/>
          <w:marRight w:val="0"/>
          <w:marTop w:val="0"/>
          <w:marBottom w:val="0"/>
          <w:divBdr>
            <w:top w:val="none" w:sz="0" w:space="0" w:color="auto"/>
            <w:left w:val="none" w:sz="0" w:space="0" w:color="auto"/>
            <w:bottom w:val="none" w:sz="0" w:space="0" w:color="auto"/>
            <w:right w:val="none" w:sz="0" w:space="0" w:color="auto"/>
          </w:divBdr>
        </w:div>
        <w:div w:id="351107430">
          <w:marLeft w:val="640"/>
          <w:marRight w:val="0"/>
          <w:marTop w:val="0"/>
          <w:marBottom w:val="0"/>
          <w:divBdr>
            <w:top w:val="none" w:sz="0" w:space="0" w:color="auto"/>
            <w:left w:val="none" w:sz="0" w:space="0" w:color="auto"/>
            <w:bottom w:val="none" w:sz="0" w:space="0" w:color="auto"/>
            <w:right w:val="none" w:sz="0" w:space="0" w:color="auto"/>
          </w:divBdr>
        </w:div>
        <w:div w:id="407192954">
          <w:marLeft w:val="640"/>
          <w:marRight w:val="0"/>
          <w:marTop w:val="0"/>
          <w:marBottom w:val="0"/>
          <w:divBdr>
            <w:top w:val="none" w:sz="0" w:space="0" w:color="auto"/>
            <w:left w:val="none" w:sz="0" w:space="0" w:color="auto"/>
            <w:bottom w:val="none" w:sz="0" w:space="0" w:color="auto"/>
            <w:right w:val="none" w:sz="0" w:space="0" w:color="auto"/>
          </w:divBdr>
        </w:div>
        <w:div w:id="1474251244">
          <w:marLeft w:val="640"/>
          <w:marRight w:val="0"/>
          <w:marTop w:val="0"/>
          <w:marBottom w:val="0"/>
          <w:divBdr>
            <w:top w:val="none" w:sz="0" w:space="0" w:color="auto"/>
            <w:left w:val="none" w:sz="0" w:space="0" w:color="auto"/>
            <w:bottom w:val="none" w:sz="0" w:space="0" w:color="auto"/>
            <w:right w:val="none" w:sz="0" w:space="0" w:color="auto"/>
          </w:divBdr>
        </w:div>
        <w:div w:id="283079945">
          <w:marLeft w:val="640"/>
          <w:marRight w:val="0"/>
          <w:marTop w:val="0"/>
          <w:marBottom w:val="0"/>
          <w:divBdr>
            <w:top w:val="none" w:sz="0" w:space="0" w:color="auto"/>
            <w:left w:val="none" w:sz="0" w:space="0" w:color="auto"/>
            <w:bottom w:val="none" w:sz="0" w:space="0" w:color="auto"/>
            <w:right w:val="none" w:sz="0" w:space="0" w:color="auto"/>
          </w:divBdr>
        </w:div>
        <w:div w:id="2141529025">
          <w:marLeft w:val="640"/>
          <w:marRight w:val="0"/>
          <w:marTop w:val="0"/>
          <w:marBottom w:val="0"/>
          <w:divBdr>
            <w:top w:val="none" w:sz="0" w:space="0" w:color="auto"/>
            <w:left w:val="none" w:sz="0" w:space="0" w:color="auto"/>
            <w:bottom w:val="none" w:sz="0" w:space="0" w:color="auto"/>
            <w:right w:val="none" w:sz="0" w:space="0" w:color="auto"/>
          </w:divBdr>
        </w:div>
        <w:div w:id="562638199">
          <w:marLeft w:val="640"/>
          <w:marRight w:val="0"/>
          <w:marTop w:val="0"/>
          <w:marBottom w:val="0"/>
          <w:divBdr>
            <w:top w:val="none" w:sz="0" w:space="0" w:color="auto"/>
            <w:left w:val="none" w:sz="0" w:space="0" w:color="auto"/>
            <w:bottom w:val="none" w:sz="0" w:space="0" w:color="auto"/>
            <w:right w:val="none" w:sz="0" w:space="0" w:color="auto"/>
          </w:divBdr>
        </w:div>
        <w:div w:id="1961959221">
          <w:marLeft w:val="640"/>
          <w:marRight w:val="0"/>
          <w:marTop w:val="0"/>
          <w:marBottom w:val="0"/>
          <w:divBdr>
            <w:top w:val="none" w:sz="0" w:space="0" w:color="auto"/>
            <w:left w:val="none" w:sz="0" w:space="0" w:color="auto"/>
            <w:bottom w:val="none" w:sz="0" w:space="0" w:color="auto"/>
            <w:right w:val="none" w:sz="0" w:space="0" w:color="auto"/>
          </w:divBdr>
        </w:div>
        <w:div w:id="72507482">
          <w:marLeft w:val="640"/>
          <w:marRight w:val="0"/>
          <w:marTop w:val="0"/>
          <w:marBottom w:val="0"/>
          <w:divBdr>
            <w:top w:val="none" w:sz="0" w:space="0" w:color="auto"/>
            <w:left w:val="none" w:sz="0" w:space="0" w:color="auto"/>
            <w:bottom w:val="none" w:sz="0" w:space="0" w:color="auto"/>
            <w:right w:val="none" w:sz="0" w:space="0" w:color="auto"/>
          </w:divBdr>
        </w:div>
        <w:div w:id="942763844">
          <w:marLeft w:val="640"/>
          <w:marRight w:val="0"/>
          <w:marTop w:val="0"/>
          <w:marBottom w:val="0"/>
          <w:divBdr>
            <w:top w:val="none" w:sz="0" w:space="0" w:color="auto"/>
            <w:left w:val="none" w:sz="0" w:space="0" w:color="auto"/>
            <w:bottom w:val="none" w:sz="0" w:space="0" w:color="auto"/>
            <w:right w:val="none" w:sz="0" w:space="0" w:color="auto"/>
          </w:divBdr>
        </w:div>
        <w:div w:id="1016885395">
          <w:marLeft w:val="640"/>
          <w:marRight w:val="0"/>
          <w:marTop w:val="0"/>
          <w:marBottom w:val="0"/>
          <w:divBdr>
            <w:top w:val="none" w:sz="0" w:space="0" w:color="auto"/>
            <w:left w:val="none" w:sz="0" w:space="0" w:color="auto"/>
            <w:bottom w:val="none" w:sz="0" w:space="0" w:color="auto"/>
            <w:right w:val="none" w:sz="0" w:space="0" w:color="auto"/>
          </w:divBdr>
        </w:div>
        <w:div w:id="2022004202">
          <w:marLeft w:val="640"/>
          <w:marRight w:val="0"/>
          <w:marTop w:val="0"/>
          <w:marBottom w:val="0"/>
          <w:divBdr>
            <w:top w:val="none" w:sz="0" w:space="0" w:color="auto"/>
            <w:left w:val="none" w:sz="0" w:space="0" w:color="auto"/>
            <w:bottom w:val="none" w:sz="0" w:space="0" w:color="auto"/>
            <w:right w:val="none" w:sz="0" w:space="0" w:color="auto"/>
          </w:divBdr>
        </w:div>
        <w:div w:id="1274242528">
          <w:marLeft w:val="640"/>
          <w:marRight w:val="0"/>
          <w:marTop w:val="0"/>
          <w:marBottom w:val="0"/>
          <w:divBdr>
            <w:top w:val="none" w:sz="0" w:space="0" w:color="auto"/>
            <w:left w:val="none" w:sz="0" w:space="0" w:color="auto"/>
            <w:bottom w:val="none" w:sz="0" w:space="0" w:color="auto"/>
            <w:right w:val="none" w:sz="0" w:space="0" w:color="auto"/>
          </w:divBdr>
        </w:div>
        <w:div w:id="1775859988">
          <w:marLeft w:val="640"/>
          <w:marRight w:val="0"/>
          <w:marTop w:val="0"/>
          <w:marBottom w:val="0"/>
          <w:divBdr>
            <w:top w:val="none" w:sz="0" w:space="0" w:color="auto"/>
            <w:left w:val="none" w:sz="0" w:space="0" w:color="auto"/>
            <w:bottom w:val="none" w:sz="0" w:space="0" w:color="auto"/>
            <w:right w:val="none" w:sz="0" w:space="0" w:color="auto"/>
          </w:divBdr>
        </w:div>
        <w:div w:id="2016759781">
          <w:marLeft w:val="640"/>
          <w:marRight w:val="0"/>
          <w:marTop w:val="0"/>
          <w:marBottom w:val="0"/>
          <w:divBdr>
            <w:top w:val="none" w:sz="0" w:space="0" w:color="auto"/>
            <w:left w:val="none" w:sz="0" w:space="0" w:color="auto"/>
            <w:bottom w:val="none" w:sz="0" w:space="0" w:color="auto"/>
            <w:right w:val="none" w:sz="0" w:space="0" w:color="auto"/>
          </w:divBdr>
        </w:div>
        <w:div w:id="1508015903">
          <w:marLeft w:val="640"/>
          <w:marRight w:val="0"/>
          <w:marTop w:val="0"/>
          <w:marBottom w:val="0"/>
          <w:divBdr>
            <w:top w:val="none" w:sz="0" w:space="0" w:color="auto"/>
            <w:left w:val="none" w:sz="0" w:space="0" w:color="auto"/>
            <w:bottom w:val="none" w:sz="0" w:space="0" w:color="auto"/>
            <w:right w:val="none" w:sz="0" w:space="0" w:color="auto"/>
          </w:divBdr>
        </w:div>
        <w:div w:id="542407919">
          <w:marLeft w:val="640"/>
          <w:marRight w:val="0"/>
          <w:marTop w:val="0"/>
          <w:marBottom w:val="0"/>
          <w:divBdr>
            <w:top w:val="none" w:sz="0" w:space="0" w:color="auto"/>
            <w:left w:val="none" w:sz="0" w:space="0" w:color="auto"/>
            <w:bottom w:val="none" w:sz="0" w:space="0" w:color="auto"/>
            <w:right w:val="none" w:sz="0" w:space="0" w:color="auto"/>
          </w:divBdr>
        </w:div>
        <w:div w:id="1950968143">
          <w:marLeft w:val="640"/>
          <w:marRight w:val="0"/>
          <w:marTop w:val="0"/>
          <w:marBottom w:val="0"/>
          <w:divBdr>
            <w:top w:val="none" w:sz="0" w:space="0" w:color="auto"/>
            <w:left w:val="none" w:sz="0" w:space="0" w:color="auto"/>
            <w:bottom w:val="none" w:sz="0" w:space="0" w:color="auto"/>
            <w:right w:val="none" w:sz="0" w:space="0" w:color="auto"/>
          </w:divBdr>
        </w:div>
      </w:divsChild>
    </w:div>
    <w:div w:id="2112771659">
      <w:bodyDiv w:val="1"/>
      <w:marLeft w:val="0"/>
      <w:marRight w:val="0"/>
      <w:marTop w:val="0"/>
      <w:marBottom w:val="0"/>
      <w:divBdr>
        <w:top w:val="none" w:sz="0" w:space="0" w:color="auto"/>
        <w:left w:val="none" w:sz="0" w:space="0" w:color="auto"/>
        <w:bottom w:val="none" w:sz="0" w:space="0" w:color="auto"/>
        <w:right w:val="none" w:sz="0" w:space="0" w:color="auto"/>
      </w:divBdr>
      <w:divsChild>
        <w:div w:id="145559918">
          <w:marLeft w:val="640"/>
          <w:marRight w:val="0"/>
          <w:marTop w:val="0"/>
          <w:marBottom w:val="0"/>
          <w:divBdr>
            <w:top w:val="none" w:sz="0" w:space="0" w:color="auto"/>
            <w:left w:val="none" w:sz="0" w:space="0" w:color="auto"/>
            <w:bottom w:val="none" w:sz="0" w:space="0" w:color="auto"/>
            <w:right w:val="none" w:sz="0" w:space="0" w:color="auto"/>
          </w:divBdr>
        </w:div>
        <w:div w:id="555286927">
          <w:marLeft w:val="640"/>
          <w:marRight w:val="0"/>
          <w:marTop w:val="0"/>
          <w:marBottom w:val="0"/>
          <w:divBdr>
            <w:top w:val="none" w:sz="0" w:space="0" w:color="auto"/>
            <w:left w:val="none" w:sz="0" w:space="0" w:color="auto"/>
            <w:bottom w:val="none" w:sz="0" w:space="0" w:color="auto"/>
            <w:right w:val="none" w:sz="0" w:space="0" w:color="auto"/>
          </w:divBdr>
        </w:div>
        <w:div w:id="910238167">
          <w:marLeft w:val="640"/>
          <w:marRight w:val="0"/>
          <w:marTop w:val="0"/>
          <w:marBottom w:val="0"/>
          <w:divBdr>
            <w:top w:val="none" w:sz="0" w:space="0" w:color="auto"/>
            <w:left w:val="none" w:sz="0" w:space="0" w:color="auto"/>
            <w:bottom w:val="none" w:sz="0" w:space="0" w:color="auto"/>
            <w:right w:val="none" w:sz="0" w:space="0" w:color="auto"/>
          </w:divBdr>
        </w:div>
        <w:div w:id="133449853">
          <w:marLeft w:val="640"/>
          <w:marRight w:val="0"/>
          <w:marTop w:val="0"/>
          <w:marBottom w:val="0"/>
          <w:divBdr>
            <w:top w:val="none" w:sz="0" w:space="0" w:color="auto"/>
            <w:left w:val="none" w:sz="0" w:space="0" w:color="auto"/>
            <w:bottom w:val="none" w:sz="0" w:space="0" w:color="auto"/>
            <w:right w:val="none" w:sz="0" w:space="0" w:color="auto"/>
          </w:divBdr>
        </w:div>
        <w:div w:id="1963994936">
          <w:marLeft w:val="640"/>
          <w:marRight w:val="0"/>
          <w:marTop w:val="0"/>
          <w:marBottom w:val="0"/>
          <w:divBdr>
            <w:top w:val="none" w:sz="0" w:space="0" w:color="auto"/>
            <w:left w:val="none" w:sz="0" w:space="0" w:color="auto"/>
            <w:bottom w:val="none" w:sz="0" w:space="0" w:color="auto"/>
            <w:right w:val="none" w:sz="0" w:space="0" w:color="auto"/>
          </w:divBdr>
        </w:div>
        <w:div w:id="252786191">
          <w:marLeft w:val="640"/>
          <w:marRight w:val="0"/>
          <w:marTop w:val="0"/>
          <w:marBottom w:val="0"/>
          <w:divBdr>
            <w:top w:val="none" w:sz="0" w:space="0" w:color="auto"/>
            <w:left w:val="none" w:sz="0" w:space="0" w:color="auto"/>
            <w:bottom w:val="none" w:sz="0" w:space="0" w:color="auto"/>
            <w:right w:val="none" w:sz="0" w:space="0" w:color="auto"/>
          </w:divBdr>
        </w:div>
        <w:div w:id="1220283076">
          <w:marLeft w:val="640"/>
          <w:marRight w:val="0"/>
          <w:marTop w:val="0"/>
          <w:marBottom w:val="0"/>
          <w:divBdr>
            <w:top w:val="none" w:sz="0" w:space="0" w:color="auto"/>
            <w:left w:val="none" w:sz="0" w:space="0" w:color="auto"/>
            <w:bottom w:val="none" w:sz="0" w:space="0" w:color="auto"/>
            <w:right w:val="none" w:sz="0" w:space="0" w:color="auto"/>
          </w:divBdr>
        </w:div>
        <w:div w:id="1693529586">
          <w:marLeft w:val="640"/>
          <w:marRight w:val="0"/>
          <w:marTop w:val="0"/>
          <w:marBottom w:val="0"/>
          <w:divBdr>
            <w:top w:val="none" w:sz="0" w:space="0" w:color="auto"/>
            <w:left w:val="none" w:sz="0" w:space="0" w:color="auto"/>
            <w:bottom w:val="none" w:sz="0" w:space="0" w:color="auto"/>
            <w:right w:val="none" w:sz="0" w:space="0" w:color="auto"/>
          </w:divBdr>
        </w:div>
        <w:div w:id="1720326652">
          <w:marLeft w:val="640"/>
          <w:marRight w:val="0"/>
          <w:marTop w:val="0"/>
          <w:marBottom w:val="0"/>
          <w:divBdr>
            <w:top w:val="none" w:sz="0" w:space="0" w:color="auto"/>
            <w:left w:val="none" w:sz="0" w:space="0" w:color="auto"/>
            <w:bottom w:val="none" w:sz="0" w:space="0" w:color="auto"/>
            <w:right w:val="none" w:sz="0" w:space="0" w:color="auto"/>
          </w:divBdr>
        </w:div>
        <w:div w:id="1556696725">
          <w:marLeft w:val="640"/>
          <w:marRight w:val="0"/>
          <w:marTop w:val="0"/>
          <w:marBottom w:val="0"/>
          <w:divBdr>
            <w:top w:val="none" w:sz="0" w:space="0" w:color="auto"/>
            <w:left w:val="none" w:sz="0" w:space="0" w:color="auto"/>
            <w:bottom w:val="none" w:sz="0" w:space="0" w:color="auto"/>
            <w:right w:val="none" w:sz="0" w:space="0" w:color="auto"/>
          </w:divBdr>
        </w:div>
        <w:div w:id="861281402">
          <w:marLeft w:val="640"/>
          <w:marRight w:val="0"/>
          <w:marTop w:val="0"/>
          <w:marBottom w:val="0"/>
          <w:divBdr>
            <w:top w:val="none" w:sz="0" w:space="0" w:color="auto"/>
            <w:left w:val="none" w:sz="0" w:space="0" w:color="auto"/>
            <w:bottom w:val="none" w:sz="0" w:space="0" w:color="auto"/>
            <w:right w:val="none" w:sz="0" w:space="0" w:color="auto"/>
          </w:divBdr>
        </w:div>
        <w:div w:id="1914848468">
          <w:marLeft w:val="640"/>
          <w:marRight w:val="0"/>
          <w:marTop w:val="0"/>
          <w:marBottom w:val="0"/>
          <w:divBdr>
            <w:top w:val="none" w:sz="0" w:space="0" w:color="auto"/>
            <w:left w:val="none" w:sz="0" w:space="0" w:color="auto"/>
            <w:bottom w:val="none" w:sz="0" w:space="0" w:color="auto"/>
            <w:right w:val="none" w:sz="0" w:space="0" w:color="auto"/>
          </w:divBdr>
        </w:div>
        <w:div w:id="693774449">
          <w:marLeft w:val="640"/>
          <w:marRight w:val="0"/>
          <w:marTop w:val="0"/>
          <w:marBottom w:val="0"/>
          <w:divBdr>
            <w:top w:val="none" w:sz="0" w:space="0" w:color="auto"/>
            <w:left w:val="none" w:sz="0" w:space="0" w:color="auto"/>
            <w:bottom w:val="none" w:sz="0" w:space="0" w:color="auto"/>
            <w:right w:val="none" w:sz="0" w:space="0" w:color="auto"/>
          </w:divBdr>
        </w:div>
        <w:div w:id="21056249">
          <w:marLeft w:val="640"/>
          <w:marRight w:val="0"/>
          <w:marTop w:val="0"/>
          <w:marBottom w:val="0"/>
          <w:divBdr>
            <w:top w:val="none" w:sz="0" w:space="0" w:color="auto"/>
            <w:left w:val="none" w:sz="0" w:space="0" w:color="auto"/>
            <w:bottom w:val="none" w:sz="0" w:space="0" w:color="auto"/>
            <w:right w:val="none" w:sz="0" w:space="0" w:color="auto"/>
          </w:divBdr>
        </w:div>
        <w:div w:id="1968854311">
          <w:marLeft w:val="640"/>
          <w:marRight w:val="0"/>
          <w:marTop w:val="0"/>
          <w:marBottom w:val="0"/>
          <w:divBdr>
            <w:top w:val="none" w:sz="0" w:space="0" w:color="auto"/>
            <w:left w:val="none" w:sz="0" w:space="0" w:color="auto"/>
            <w:bottom w:val="none" w:sz="0" w:space="0" w:color="auto"/>
            <w:right w:val="none" w:sz="0" w:space="0" w:color="auto"/>
          </w:divBdr>
        </w:div>
        <w:div w:id="1470170102">
          <w:marLeft w:val="640"/>
          <w:marRight w:val="0"/>
          <w:marTop w:val="0"/>
          <w:marBottom w:val="0"/>
          <w:divBdr>
            <w:top w:val="none" w:sz="0" w:space="0" w:color="auto"/>
            <w:left w:val="none" w:sz="0" w:space="0" w:color="auto"/>
            <w:bottom w:val="none" w:sz="0" w:space="0" w:color="auto"/>
            <w:right w:val="none" w:sz="0" w:space="0" w:color="auto"/>
          </w:divBdr>
        </w:div>
        <w:div w:id="1670254028">
          <w:marLeft w:val="640"/>
          <w:marRight w:val="0"/>
          <w:marTop w:val="0"/>
          <w:marBottom w:val="0"/>
          <w:divBdr>
            <w:top w:val="none" w:sz="0" w:space="0" w:color="auto"/>
            <w:left w:val="none" w:sz="0" w:space="0" w:color="auto"/>
            <w:bottom w:val="none" w:sz="0" w:space="0" w:color="auto"/>
            <w:right w:val="none" w:sz="0" w:space="0" w:color="auto"/>
          </w:divBdr>
        </w:div>
        <w:div w:id="750927447">
          <w:marLeft w:val="640"/>
          <w:marRight w:val="0"/>
          <w:marTop w:val="0"/>
          <w:marBottom w:val="0"/>
          <w:divBdr>
            <w:top w:val="none" w:sz="0" w:space="0" w:color="auto"/>
            <w:left w:val="none" w:sz="0" w:space="0" w:color="auto"/>
            <w:bottom w:val="none" w:sz="0" w:space="0" w:color="auto"/>
            <w:right w:val="none" w:sz="0" w:space="0" w:color="auto"/>
          </w:divBdr>
        </w:div>
        <w:div w:id="1401558314">
          <w:marLeft w:val="640"/>
          <w:marRight w:val="0"/>
          <w:marTop w:val="0"/>
          <w:marBottom w:val="0"/>
          <w:divBdr>
            <w:top w:val="none" w:sz="0" w:space="0" w:color="auto"/>
            <w:left w:val="none" w:sz="0" w:space="0" w:color="auto"/>
            <w:bottom w:val="none" w:sz="0" w:space="0" w:color="auto"/>
            <w:right w:val="none" w:sz="0" w:space="0" w:color="auto"/>
          </w:divBdr>
        </w:div>
        <w:div w:id="1529682643">
          <w:marLeft w:val="640"/>
          <w:marRight w:val="0"/>
          <w:marTop w:val="0"/>
          <w:marBottom w:val="0"/>
          <w:divBdr>
            <w:top w:val="none" w:sz="0" w:space="0" w:color="auto"/>
            <w:left w:val="none" w:sz="0" w:space="0" w:color="auto"/>
            <w:bottom w:val="none" w:sz="0" w:space="0" w:color="auto"/>
            <w:right w:val="none" w:sz="0" w:space="0" w:color="auto"/>
          </w:divBdr>
        </w:div>
        <w:div w:id="1220895909">
          <w:marLeft w:val="640"/>
          <w:marRight w:val="0"/>
          <w:marTop w:val="0"/>
          <w:marBottom w:val="0"/>
          <w:divBdr>
            <w:top w:val="none" w:sz="0" w:space="0" w:color="auto"/>
            <w:left w:val="none" w:sz="0" w:space="0" w:color="auto"/>
            <w:bottom w:val="none" w:sz="0" w:space="0" w:color="auto"/>
            <w:right w:val="none" w:sz="0" w:space="0" w:color="auto"/>
          </w:divBdr>
        </w:div>
        <w:div w:id="6448233">
          <w:marLeft w:val="640"/>
          <w:marRight w:val="0"/>
          <w:marTop w:val="0"/>
          <w:marBottom w:val="0"/>
          <w:divBdr>
            <w:top w:val="none" w:sz="0" w:space="0" w:color="auto"/>
            <w:left w:val="none" w:sz="0" w:space="0" w:color="auto"/>
            <w:bottom w:val="none" w:sz="0" w:space="0" w:color="auto"/>
            <w:right w:val="none" w:sz="0" w:space="0" w:color="auto"/>
          </w:divBdr>
        </w:div>
        <w:div w:id="1868181321">
          <w:marLeft w:val="640"/>
          <w:marRight w:val="0"/>
          <w:marTop w:val="0"/>
          <w:marBottom w:val="0"/>
          <w:divBdr>
            <w:top w:val="none" w:sz="0" w:space="0" w:color="auto"/>
            <w:left w:val="none" w:sz="0" w:space="0" w:color="auto"/>
            <w:bottom w:val="none" w:sz="0" w:space="0" w:color="auto"/>
            <w:right w:val="none" w:sz="0" w:space="0" w:color="auto"/>
          </w:divBdr>
        </w:div>
        <w:div w:id="1413116414">
          <w:marLeft w:val="640"/>
          <w:marRight w:val="0"/>
          <w:marTop w:val="0"/>
          <w:marBottom w:val="0"/>
          <w:divBdr>
            <w:top w:val="none" w:sz="0" w:space="0" w:color="auto"/>
            <w:left w:val="none" w:sz="0" w:space="0" w:color="auto"/>
            <w:bottom w:val="none" w:sz="0" w:space="0" w:color="auto"/>
            <w:right w:val="none" w:sz="0" w:space="0" w:color="auto"/>
          </w:divBdr>
        </w:div>
        <w:div w:id="701713176">
          <w:marLeft w:val="640"/>
          <w:marRight w:val="0"/>
          <w:marTop w:val="0"/>
          <w:marBottom w:val="0"/>
          <w:divBdr>
            <w:top w:val="none" w:sz="0" w:space="0" w:color="auto"/>
            <w:left w:val="none" w:sz="0" w:space="0" w:color="auto"/>
            <w:bottom w:val="none" w:sz="0" w:space="0" w:color="auto"/>
            <w:right w:val="none" w:sz="0" w:space="0" w:color="auto"/>
          </w:divBdr>
        </w:div>
        <w:div w:id="1783456442">
          <w:marLeft w:val="640"/>
          <w:marRight w:val="0"/>
          <w:marTop w:val="0"/>
          <w:marBottom w:val="0"/>
          <w:divBdr>
            <w:top w:val="none" w:sz="0" w:space="0" w:color="auto"/>
            <w:left w:val="none" w:sz="0" w:space="0" w:color="auto"/>
            <w:bottom w:val="none" w:sz="0" w:space="0" w:color="auto"/>
            <w:right w:val="none" w:sz="0" w:space="0" w:color="auto"/>
          </w:divBdr>
        </w:div>
        <w:div w:id="789860492">
          <w:marLeft w:val="640"/>
          <w:marRight w:val="0"/>
          <w:marTop w:val="0"/>
          <w:marBottom w:val="0"/>
          <w:divBdr>
            <w:top w:val="none" w:sz="0" w:space="0" w:color="auto"/>
            <w:left w:val="none" w:sz="0" w:space="0" w:color="auto"/>
            <w:bottom w:val="none" w:sz="0" w:space="0" w:color="auto"/>
            <w:right w:val="none" w:sz="0" w:space="0" w:color="auto"/>
          </w:divBdr>
        </w:div>
        <w:div w:id="1595481301">
          <w:marLeft w:val="640"/>
          <w:marRight w:val="0"/>
          <w:marTop w:val="0"/>
          <w:marBottom w:val="0"/>
          <w:divBdr>
            <w:top w:val="none" w:sz="0" w:space="0" w:color="auto"/>
            <w:left w:val="none" w:sz="0" w:space="0" w:color="auto"/>
            <w:bottom w:val="none" w:sz="0" w:space="0" w:color="auto"/>
            <w:right w:val="none" w:sz="0" w:space="0" w:color="auto"/>
          </w:divBdr>
        </w:div>
        <w:div w:id="1157454423">
          <w:marLeft w:val="640"/>
          <w:marRight w:val="0"/>
          <w:marTop w:val="0"/>
          <w:marBottom w:val="0"/>
          <w:divBdr>
            <w:top w:val="none" w:sz="0" w:space="0" w:color="auto"/>
            <w:left w:val="none" w:sz="0" w:space="0" w:color="auto"/>
            <w:bottom w:val="none" w:sz="0" w:space="0" w:color="auto"/>
            <w:right w:val="none" w:sz="0" w:space="0" w:color="auto"/>
          </w:divBdr>
        </w:div>
        <w:div w:id="688335432">
          <w:marLeft w:val="640"/>
          <w:marRight w:val="0"/>
          <w:marTop w:val="0"/>
          <w:marBottom w:val="0"/>
          <w:divBdr>
            <w:top w:val="none" w:sz="0" w:space="0" w:color="auto"/>
            <w:left w:val="none" w:sz="0" w:space="0" w:color="auto"/>
            <w:bottom w:val="none" w:sz="0" w:space="0" w:color="auto"/>
            <w:right w:val="none" w:sz="0" w:space="0" w:color="auto"/>
          </w:divBdr>
        </w:div>
        <w:div w:id="2068650620">
          <w:marLeft w:val="640"/>
          <w:marRight w:val="0"/>
          <w:marTop w:val="0"/>
          <w:marBottom w:val="0"/>
          <w:divBdr>
            <w:top w:val="none" w:sz="0" w:space="0" w:color="auto"/>
            <w:left w:val="none" w:sz="0" w:space="0" w:color="auto"/>
            <w:bottom w:val="none" w:sz="0" w:space="0" w:color="auto"/>
            <w:right w:val="none" w:sz="0" w:space="0" w:color="auto"/>
          </w:divBdr>
        </w:div>
        <w:div w:id="2001689536">
          <w:marLeft w:val="640"/>
          <w:marRight w:val="0"/>
          <w:marTop w:val="0"/>
          <w:marBottom w:val="0"/>
          <w:divBdr>
            <w:top w:val="none" w:sz="0" w:space="0" w:color="auto"/>
            <w:left w:val="none" w:sz="0" w:space="0" w:color="auto"/>
            <w:bottom w:val="none" w:sz="0" w:space="0" w:color="auto"/>
            <w:right w:val="none" w:sz="0" w:space="0" w:color="auto"/>
          </w:divBdr>
        </w:div>
        <w:div w:id="1476338238">
          <w:marLeft w:val="640"/>
          <w:marRight w:val="0"/>
          <w:marTop w:val="0"/>
          <w:marBottom w:val="0"/>
          <w:divBdr>
            <w:top w:val="none" w:sz="0" w:space="0" w:color="auto"/>
            <w:left w:val="none" w:sz="0" w:space="0" w:color="auto"/>
            <w:bottom w:val="none" w:sz="0" w:space="0" w:color="auto"/>
            <w:right w:val="none" w:sz="0" w:space="0" w:color="auto"/>
          </w:divBdr>
        </w:div>
        <w:div w:id="1131749643">
          <w:marLeft w:val="640"/>
          <w:marRight w:val="0"/>
          <w:marTop w:val="0"/>
          <w:marBottom w:val="0"/>
          <w:divBdr>
            <w:top w:val="none" w:sz="0" w:space="0" w:color="auto"/>
            <w:left w:val="none" w:sz="0" w:space="0" w:color="auto"/>
            <w:bottom w:val="none" w:sz="0" w:space="0" w:color="auto"/>
            <w:right w:val="none" w:sz="0" w:space="0" w:color="auto"/>
          </w:divBdr>
        </w:div>
        <w:div w:id="1285379574">
          <w:marLeft w:val="640"/>
          <w:marRight w:val="0"/>
          <w:marTop w:val="0"/>
          <w:marBottom w:val="0"/>
          <w:divBdr>
            <w:top w:val="none" w:sz="0" w:space="0" w:color="auto"/>
            <w:left w:val="none" w:sz="0" w:space="0" w:color="auto"/>
            <w:bottom w:val="none" w:sz="0" w:space="0" w:color="auto"/>
            <w:right w:val="none" w:sz="0" w:space="0" w:color="auto"/>
          </w:divBdr>
        </w:div>
        <w:div w:id="1495992340">
          <w:marLeft w:val="640"/>
          <w:marRight w:val="0"/>
          <w:marTop w:val="0"/>
          <w:marBottom w:val="0"/>
          <w:divBdr>
            <w:top w:val="none" w:sz="0" w:space="0" w:color="auto"/>
            <w:left w:val="none" w:sz="0" w:space="0" w:color="auto"/>
            <w:bottom w:val="none" w:sz="0" w:space="0" w:color="auto"/>
            <w:right w:val="none" w:sz="0" w:space="0" w:color="auto"/>
          </w:divBdr>
        </w:div>
        <w:div w:id="1441291060">
          <w:marLeft w:val="640"/>
          <w:marRight w:val="0"/>
          <w:marTop w:val="0"/>
          <w:marBottom w:val="0"/>
          <w:divBdr>
            <w:top w:val="none" w:sz="0" w:space="0" w:color="auto"/>
            <w:left w:val="none" w:sz="0" w:space="0" w:color="auto"/>
            <w:bottom w:val="none" w:sz="0" w:space="0" w:color="auto"/>
            <w:right w:val="none" w:sz="0" w:space="0" w:color="auto"/>
          </w:divBdr>
        </w:div>
        <w:div w:id="1939483258">
          <w:marLeft w:val="640"/>
          <w:marRight w:val="0"/>
          <w:marTop w:val="0"/>
          <w:marBottom w:val="0"/>
          <w:divBdr>
            <w:top w:val="none" w:sz="0" w:space="0" w:color="auto"/>
            <w:left w:val="none" w:sz="0" w:space="0" w:color="auto"/>
            <w:bottom w:val="none" w:sz="0" w:space="0" w:color="auto"/>
            <w:right w:val="none" w:sz="0" w:space="0" w:color="auto"/>
          </w:divBdr>
        </w:div>
        <w:div w:id="887571785">
          <w:marLeft w:val="640"/>
          <w:marRight w:val="0"/>
          <w:marTop w:val="0"/>
          <w:marBottom w:val="0"/>
          <w:divBdr>
            <w:top w:val="none" w:sz="0" w:space="0" w:color="auto"/>
            <w:left w:val="none" w:sz="0" w:space="0" w:color="auto"/>
            <w:bottom w:val="none" w:sz="0" w:space="0" w:color="auto"/>
            <w:right w:val="none" w:sz="0" w:space="0" w:color="auto"/>
          </w:divBdr>
        </w:div>
        <w:div w:id="258753703">
          <w:marLeft w:val="640"/>
          <w:marRight w:val="0"/>
          <w:marTop w:val="0"/>
          <w:marBottom w:val="0"/>
          <w:divBdr>
            <w:top w:val="none" w:sz="0" w:space="0" w:color="auto"/>
            <w:left w:val="none" w:sz="0" w:space="0" w:color="auto"/>
            <w:bottom w:val="none" w:sz="0" w:space="0" w:color="auto"/>
            <w:right w:val="none" w:sz="0" w:space="0" w:color="auto"/>
          </w:divBdr>
        </w:div>
        <w:div w:id="522669091">
          <w:marLeft w:val="640"/>
          <w:marRight w:val="0"/>
          <w:marTop w:val="0"/>
          <w:marBottom w:val="0"/>
          <w:divBdr>
            <w:top w:val="none" w:sz="0" w:space="0" w:color="auto"/>
            <w:left w:val="none" w:sz="0" w:space="0" w:color="auto"/>
            <w:bottom w:val="none" w:sz="0" w:space="0" w:color="auto"/>
            <w:right w:val="none" w:sz="0" w:space="0" w:color="auto"/>
          </w:divBdr>
        </w:div>
        <w:div w:id="534193879">
          <w:marLeft w:val="640"/>
          <w:marRight w:val="0"/>
          <w:marTop w:val="0"/>
          <w:marBottom w:val="0"/>
          <w:divBdr>
            <w:top w:val="none" w:sz="0" w:space="0" w:color="auto"/>
            <w:left w:val="none" w:sz="0" w:space="0" w:color="auto"/>
            <w:bottom w:val="none" w:sz="0" w:space="0" w:color="auto"/>
            <w:right w:val="none" w:sz="0" w:space="0" w:color="auto"/>
          </w:divBdr>
        </w:div>
        <w:div w:id="1024555918">
          <w:marLeft w:val="640"/>
          <w:marRight w:val="0"/>
          <w:marTop w:val="0"/>
          <w:marBottom w:val="0"/>
          <w:divBdr>
            <w:top w:val="none" w:sz="0" w:space="0" w:color="auto"/>
            <w:left w:val="none" w:sz="0" w:space="0" w:color="auto"/>
            <w:bottom w:val="none" w:sz="0" w:space="0" w:color="auto"/>
            <w:right w:val="none" w:sz="0" w:space="0" w:color="auto"/>
          </w:divBdr>
        </w:div>
        <w:div w:id="1907639539">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8/08/relationships/commentsExtensible" Target="commentsExtensible.xml"/><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chart" Target="charts/chart2.xml"/><Relationship Id="rId2" Type="http://schemas.openxmlformats.org/officeDocument/2006/relationships/customXml" Target="../customXml/item2.xml"/><Relationship Id="rId16" Type="http://schemas.openxmlformats.org/officeDocument/2006/relationships/chart" Target="charts/chart1.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2.PNG"/><Relationship Id="rId10" Type="http://schemas.openxmlformats.org/officeDocument/2006/relationships/comments" Target="comments.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mailto:mtootooni@luc.edu" TargetMode="External"/><Relationship Id="rId14" Type="http://schemas.openxmlformats.org/officeDocument/2006/relationships/image" Target="media/image1.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charts/_rels/chart1.xml.rels><?xml version="1.0" encoding="UTF-8" standalone="yes"?>
<Relationships xmlns="http://schemas.openxmlformats.org/package/2006/relationships"><Relationship Id="rId3" Type="http://schemas.openxmlformats.org/officeDocument/2006/relationships/oleObject" Target="file:///\\147.126.224.52\IRB\mtootooni\217107\Shield%20Data\Alireza\Shield\Phase%201\Plots\Graph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147.126.224.52\IRB\mtootooni\217107\Shield%20Data\Alireza\Shield\Phase%201\Plots\Graphs.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3174843529174239E-2"/>
          <c:y val="4.2397379071111969E-2"/>
          <c:w val="0.80958880139982503"/>
          <c:h val="0.66304978884769872"/>
        </c:manualLayout>
      </c:layout>
      <c:barChart>
        <c:barDir val="col"/>
        <c:grouping val="clustered"/>
        <c:varyColors val="0"/>
        <c:ser>
          <c:idx val="2"/>
          <c:order val="2"/>
          <c:tx>
            <c:strRef>
              <c:f>Sheet2!$G$3</c:f>
              <c:strCache>
                <c:ptCount val="1"/>
                <c:pt idx="0">
                  <c:v>Average Effective Number of SHIELD Centers (Low Disadvantaged ADI)</c:v>
                </c:pt>
              </c:strCache>
            </c:strRef>
          </c:tx>
          <c:spPr>
            <a:solidFill>
              <a:schemeClr val="accent3"/>
            </a:solidFill>
            <a:ln>
              <a:solidFill>
                <a:schemeClr val="tx1"/>
              </a:solidFill>
            </a:ln>
            <a:effectLst/>
          </c:spPr>
          <c:invertIfNegative val="0"/>
          <c:cat>
            <c:numRef>
              <c:f>Sheet2!$D$4:$D$26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Sheet2!$G$4:$G$26</c:f>
              <c:numCache>
                <c:formatCode>General</c:formatCode>
                <c:ptCount val="23"/>
                <c:pt idx="0">
                  <c:v>2.5000000000000001E-2</c:v>
                </c:pt>
                <c:pt idx="1">
                  <c:v>8.8999999999999996E-2</c:v>
                </c:pt>
                <c:pt idx="2">
                  <c:v>0.19500000000000001</c:v>
                </c:pt>
                <c:pt idx="3">
                  <c:v>0.28199999999999997</c:v>
                </c:pt>
                <c:pt idx="4">
                  <c:v>0.21099999999999999</c:v>
                </c:pt>
                <c:pt idx="5">
                  <c:v>0.20599999999999999</c:v>
                </c:pt>
                <c:pt idx="6">
                  <c:v>0.61799999999999999</c:v>
                </c:pt>
                <c:pt idx="7">
                  <c:v>2.6589999999999998</c:v>
                </c:pt>
                <c:pt idx="8">
                  <c:v>3.7370000000000001</c:v>
                </c:pt>
                <c:pt idx="9">
                  <c:v>3.8380000000000001</c:v>
                </c:pt>
                <c:pt idx="10">
                  <c:v>3.758</c:v>
                </c:pt>
                <c:pt idx="11">
                  <c:v>3.7450000000000001</c:v>
                </c:pt>
                <c:pt idx="12">
                  <c:v>3.6349999999999998</c:v>
                </c:pt>
                <c:pt idx="13">
                  <c:v>3.6110000000000002</c:v>
                </c:pt>
                <c:pt idx="14">
                  <c:v>3.3849999999999998</c:v>
                </c:pt>
                <c:pt idx="15">
                  <c:v>3.262</c:v>
                </c:pt>
                <c:pt idx="16">
                  <c:v>0.81499999999999995</c:v>
                </c:pt>
                <c:pt idx="17">
                  <c:v>0.23799999999999999</c:v>
                </c:pt>
                <c:pt idx="18">
                  <c:v>0.27900000000000003</c:v>
                </c:pt>
                <c:pt idx="19">
                  <c:v>0.92100000000000004</c:v>
                </c:pt>
                <c:pt idx="20">
                  <c:v>0.94</c:v>
                </c:pt>
                <c:pt idx="21">
                  <c:v>0.98099999999999998</c:v>
                </c:pt>
                <c:pt idx="22">
                  <c:v>0.96499999999999997</c:v>
                </c:pt>
              </c:numCache>
            </c:numRef>
          </c:val>
          <c:extLst>
            <c:ext xmlns:c16="http://schemas.microsoft.com/office/drawing/2014/chart" uri="{C3380CC4-5D6E-409C-BE32-E72D297353CC}">
              <c16:uniqueId val="{00000000-66A4-41EA-9521-8189AA68C57C}"/>
            </c:ext>
          </c:extLst>
        </c:ser>
        <c:ser>
          <c:idx val="3"/>
          <c:order val="3"/>
          <c:tx>
            <c:strRef>
              <c:f>Sheet2!$H$3</c:f>
              <c:strCache>
                <c:ptCount val="1"/>
                <c:pt idx="0">
                  <c:v>Average Effective Number of SHIELD Centers (High Disadvantaged ADI)</c:v>
                </c:pt>
              </c:strCache>
            </c:strRef>
          </c:tx>
          <c:spPr>
            <a:solidFill>
              <a:schemeClr val="accent2"/>
            </a:solidFill>
            <a:ln>
              <a:solidFill>
                <a:schemeClr val="tx1"/>
              </a:solidFill>
            </a:ln>
            <a:effectLst/>
          </c:spPr>
          <c:invertIfNegative val="0"/>
          <c:cat>
            <c:numRef>
              <c:f>Sheet2!$D$4:$D$26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Sheet2!$H$4:$H$26</c:f>
              <c:numCache>
                <c:formatCode>General</c:formatCode>
                <c:ptCount val="23"/>
                <c:pt idx="0">
                  <c:v>3.1E-2</c:v>
                </c:pt>
                <c:pt idx="1">
                  <c:v>5.7000000000000002E-2</c:v>
                </c:pt>
                <c:pt idx="2">
                  <c:v>0.27500000000000002</c:v>
                </c:pt>
                <c:pt idx="3">
                  <c:v>0.42299999999999999</c:v>
                </c:pt>
                <c:pt idx="4">
                  <c:v>0.38400000000000001</c:v>
                </c:pt>
                <c:pt idx="5">
                  <c:v>0.27600000000000002</c:v>
                </c:pt>
                <c:pt idx="6">
                  <c:v>0.54400000000000004</c:v>
                </c:pt>
                <c:pt idx="7">
                  <c:v>1.4079999999999999</c:v>
                </c:pt>
                <c:pt idx="8">
                  <c:v>2.2559999999999998</c:v>
                </c:pt>
                <c:pt idx="9">
                  <c:v>2.3069999999999999</c:v>
                </c:pt>
                <c:pt idx="10">
                  <c:v>2.879</c:v>
                </c:pt>
                <c:pt idx="11">
                  <c:v>2.9820000000000002</c:v>
                </c:pt>
                <c:pt idx="12">
                  <c:v>2.9790000000000001</c:v>
                </c:pt>
                <c:pt idx="13">
                  <c:v>2.8940000000000001</c:v>
                </c:pt>
                <c:pt idx="14">
                  <c:v>2.8660000000000001</c:v>
                </c:pt>
                <c:pt idx="15">
                  <c:v>2.8759999999999999</c:v>
                </c:pt>
                <c:pt idx="16">
                  <c:v>1.0389999999999999</c:v>
                </c:pt>
                <c:pt idx="17">
                  <c:v>0.223</c:v>
                </c:pt>
                <c:pt idx="18">
                  <c:v>0.31900000000000001</c:v>
                </c:pt>
                <c:pt idx="19">
                  <c:v>0.94499999999999995</c:v>
                </c:pt>
                <c:pt idx="20">
                  <c:v>1</c:v>
                </c:pt>
                <c:pt idx="21">
                  <c:v>0.97299999999999998</c:v>
                </c:pt>
                <c:pt idx="22">
                  <c:v>1.012</c:v>
                </c:pt>
              </c:numCache>
            </c:numRef>
          </c:val>
          <c:extLst>
            <c:ext xmlns:c16="http://schemas.microsoft.com/office/drawing/2014/chart" uri="{C3380CC4-5D6E-409C-BE32-E72D297353CC}">
              <c16:uniqueId val="{00000001-66A4-41EA-9521-8189AA68C57C}"/>
            </c:ext>
          </c:extLst>
        </c:ser>
        <c:dLbls>
          <c:showLegendKey val="0"/>
          <c:showVal val="0"/>
          <c:showCatName val="0"/>
          <c:showSerName val="0"/>
          <c:showPercent val="0"/>
          <c:showBubbleSize val="0"/>
        </c:dLbls>
        <c:gapWidth val="150"/>
        <c:axId val="1200084528"/>
        <c:axId val="1200086928"/>
      </c:barChart>
      <c:lineChart>
        <c:grouping val="standard"/>
        <c:varyColors val="0"/>
        <c:ser>
          <c:idx val="0"/>
          <c:order val="0"/>
          <c:tx>
            <c:strRef>
              <c:f>Sheet2!$E$3</c:f>
              <c:strCache>
                <c:ptCount val="1"/>
                <c:pt idx="0">
                  <c:v>Average COVID ICU Rate (Low Disadvantaged ADI)</c:v>
                </c:pt>
              </c:strCache>
            </c:strRef>
          </c:tx>
          <c:spPr>
            <a:ln w="28575" cap="rnd">
              <a:solidFill>
                <a:schemeClr val="accent6">
                  <a:lumMod val="50000"/>
                </a:schemeClr>
              </a:solidFill>
              <a:round/>
            </a:ln>
            <a:effectLst/>
          </c:spPr>
          <c:marker>
            <c:symbol val="none"/>
          </c:marker>
          <c:cat>
            <c:numRef>
              <c:f>Sheet2!$D$4:$D$26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Sheet2!$E$4:$E$26</c:f>
              <c:numCache>
                <c:formatCode>0.000</c:formatCode>
                <c:ptCount val="23"/>
                <c:pt idx="0">
                  <c:v>2.4E-2</c:v>
                </c:pt>
                <c:pt idx="1">
                  <c:v>3.5999999999999997E-2</c:v>
                </c:pt>
                <c:pt idx="2">
                  <c:v>2.1999999999999999E-2</c:v>
                </c:pt>
                <c:pt idx="3">
                  <c:v>2.3E-2</c:v>
                </c:pt>
                <c:pt idx="4">
                  <c:v>2.5000000000000001E-2</c:v>
                </c:pt>
                <c:pt idx="5">
                  <c:v>2.7E-2</c:v>
                </c:pt>
                <c:pt idx="6">
                  <c:v>2.7E-2</c:v>
                </c:pt>
                <c:pt idx="7">
                  <c:v>3.5000000000000003E-2</c:v>
                </c:pt>
                <c:pt idx="8">
                  <c:v>3.1E-2</c:v>
                </c:pt>
                <c:pt idx="9">
                  <c:v>3.7999999999999999E-2</c:v>
                </c:pt>
                <c:pt idx="10">
                  <c:v>4.2000000000000003E-2</c:v>
                </c:pt>
                <c:pt idx="11">
                  <c:v>0.04</c:v>
                </c:pt>
                <c:pt idx="12">
                  <c:v>3.2000000000000001E-2</c:v>
                </c:pt>
                <c:pt idx="13">
                  <c:v>3.1E-2</c:v>
                </c:pt>
                <c:pt idx="14">
                  <c:v>4.2000000000000003E-2</c:v>
                </c:pt>
                <c:pt idx="15">
                  <c:v>5.0999999999999997E-2</c:v>
                </c:pt>
                <c:pt idx="16">
                  <c:v>4.2999999999999997E-2</c:v>
                </c:pt>
                <c:pt idx="17">
                  <c:v>3.1E-2</c:v>
                </c:pt>
                <c:pt idx="18">
                  <c:v>4.5999999999999999E-2</c:v>
                </c:pt>
                <c:pt idx="19">
                  <c:v>4.2999999999999997E-2</c:v>
                </c:pt>
                <c:pt idx="20">
                  <c:v>4.5999999999999999E-2</c:v>
                </c:pt>
                <c:pt idx="21">
                  <c:v>3.9E-2</c:v>
                </c:pt>
                <c:pt idx="22">
                  <c:v>4.2999999999999997E-2</c:v>
                </c:pt>
              </c:numCache>
            </c:numRef>
          </c:val>
          <c:smooth val="0"/>
          <c:extLst>
            <c:ext xmlns:c16="http://schemas.microsoft.com/office/drawing/2014/chart" uri="{C3380CC4-5D6E-409C-BE32-E72D297353CC}">
              <c16:uniqueId val="{00000002-66A4-41EA-9521-8189AA68C57C}"/>
            </c:ext>
          </c:extLst>
        </c:ser>
        <c:ser>
          <c:idx val="1"/>
          <c:order val="1"/>
          <c:tx>
            <c:strRef>
              <c:f>Sheet2!$F$3</c:f>
              <c:strCache>
                <c:ptCount val="1"/>
                <c:pt idx="0">
                  <c:v>Average COVID ICU Rate (High Disadvantaged ADI)</c:v>
                </c:pt>
              </c:strCache>
            </c:strRef>
          </c:tx>
          <c:spPr>
            <a:ln w="28575" cap="rnd">
              <a:solidFill>
                <a:schemeClr val="accent2"/>
              </a:solidFill>
              <a:round/>
            </a:ln>
            <a:effectLst>
              <a:softEdge rad="0"/>
            </a:effectLst>
          </c:spPr>
          <c:marker>
            <c:symbol val="none"/>
          </c:marker>
          <c:cat>
            <c:numRef>
              <c:f>Sheet2!$D$4:$D$26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Sheet2!$F$4:$F$26</c:f>
              <c:numCache>
                <c:formatCode>0.000</c:formatCode>
                <c:ptCount val="23"/>
                <c:pt idx="0">
                  <c:v>1.7000000000000001E-2</c:v>
                </c:pt>
                <c:pt idx="1">
                  <c:v>6.0999999999999999E-2</c:v>
                </c:pt>
                <c:pt idx="2">
                  <c:v>2.9000000000000001E-2</c:v>
                </c:pt>
                <c:pt idx="3">
                  <c:v>3.5999999999999997E-2</c:v>
                </c:pt>
                <c:pt idx="4">
                  <c:v>3.3000000000000002E-2</c:v>
                </c:pt>
                <c:pt idx="5">
                  <c:v>4.2000000000000003E-2</c:v>
                </c:pt>
                <c:pt idx="6">
                  <c:v>4.1000000000000002E-2</c:v>
                </c:pt>
                <c:pt idx="7">
                  <c:v>6.5000000000000002E-2</c:v>
                </c:pt>
                <c:pt idx="8">
                  <c:v>5.3999999999999999E-2</c:v>
                </c:pt>
                <c:pt idx="9">
                  <c:v>5.0999999999999997E-2</c:v>
                </c:pt>
                <c:pt idx="10">
                  <c:v>6.6000000000000003E-2</c:v>
                </c:pt>
                <c:pt idx="11">
                  <c:v>7.0000000000000007E-2</c:v>
                </c:pt>
                <c:pt idx="12">
                  <c:v>4.7E-2</c:v>
                </c:pt>
                <c:pt idx="13">
                  <c:v>6.9000000000000006E-2</c:v>
                </c:pt>
                <c:pt idx="14">
                  <c:v>0.06</c:v>
                </c:pt>
                <c:pt idx="15">
                  <c:v>6.8000000000000005E-2</c:v>
                </c:pt>
                <c:pt idx="16">
                  <c:v>7.2999999999999995E-2</c:v>
                </c:pt>
                <c:pt idx="17">
                  <c:v>5.8000000000000003E-2</c:v>
                </c:pt>
                <c:pt idx="18">
                  <c:v>7.5999999999999998E-2</c:v>
                </c:pt>
                <c:pt idx="19">
                  <c:v>7.1999999999999995E-2</c:v>
                </c:pt>
                <c:pt idx="20">
                  <c:v>7.1999999999999995E-2</c:v>
                </c:pt>
                <c:pt idx="21">
                  <c:v>5.3999999999999999E-2</c:v>
                </c:pt>
                <c:pt idx="22">
                  <c:v>6.4000000000000001E-2</c:v>
                </c:pt>
              </c:numCache>
            </c:numRef>
          </c:val>
          <c:smooth val="0"/>
          <c:extLst>
            <c:ext xmlns:c16="http://schemas.microsoft.com/office/drawing/2014/chart" uri="{C3380CC4-5D6E-409C-BE32-E72D297353CC}">
              <c16:uniqueId val="{00000003-66A4-41EA-9521-8189AA68C57C}"/>
            </c:ext>
          </c:extLst>
        </c:ser>
        <c:dLbls>
          <c:showLegendKey val="0"/>
          <c:showVal val="0"/>
          <c:showCatName val="0"/>
          <c:showSerName val="0"/>
          <c:showPercent val="0"/>
          <c:showBubbleSize val="0"/>
        </c:dLbls>
        <c:marker val="1"/>
        <c:smooth val="0"/>
        <c:axId val="517599936"/>
        <c:axId val="517600416"/>
      </c:lineChart>
      <c:dateAx>
        <c:axId val="1200084528"/>
        <c:scaling>
          <c:orientation val="minMax"/>
        </c:scaling>
        <c:delete val="0"/>
        <c:axPos val="b"/>
        <c:title>
          <c:tx>
            <c:rich>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800"/>
                  <a:t>Time</a:t>
                </a:r>
              </a:p>
            </c:rich>
          </c:tx>
          <c:layout>
            <c:manualLayout>
              <c:xMode val="edge"/>
              <c:yMode val="edge"/>
              <c:x val="0.46924591156874623"/>
              <c:y val="0.81502208639414386"/>
            </c:manualLayout>
          </c:layout>
          <c:overlay val="0"/>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200086928"/>
        <c:crosses val="autoZero"/>
        <c:auto val="1"/>
        <c:lblOffset val="100"/>
        <c:baseTimeUnit val="months"/>
      </c:dateAx>
      <c:valAx>
        <c:axId val="1200086928"/>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800" b="0" i="0" u="none" strike="noStrike" kern="1200" baseline="0">
                    <a:solidFill>
                      <a:sysClr val="windowText" lastClr="000000"/>
                    </a:solidFill>
                    <a:latin typeface="Times New Roman" panose="02020603050405020304" pitchFamily="18" charset="0"/>
                    <a:cs typeface="Times New Roman" panose="02020603050405020304" pitchFamily="18" charset="0"/>
                  </a:rPr>
                  <a:t>Average Effective Number of SHIELD Test Centers</a:t>
                </a:r>
              </a:p>
            </c:rich>
          </c:tx>
          <c:layout>
            <c:manualLayout>
              <c:xMode val="edge"/>
              <c:yMode val="edge"/>
              <c:x val="1.3738306750117774E-2"/>
              <c:y val="0.10066752351658491"/>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200084528"/>
        <c:crosses val="autoZero"/>
        <c:crossBetween val="between"/>
      </c:valAx>
      <c:valAx>
        <c:axId val="517600416"/>
        <c:scaling>
          <c:orientation val="minMax"/>
        </c:scaling>
        <c:delete val="0"/>
        <c:axPos val="r"/>
        <c:title>
          <c:tx>
            <c:rich>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800"/>
                  <a:t>Average COVID ICU Rate</a:t>
                </a:r>
              </a:p>
            </c:rich>
          </c:tx>
          <c:layout>
            <c:manualLayout>
              <c:xMode val="edge"/>
              <c:yMode val="edge"/>
              <c:x val="0.96946698970321021"/>
              <c:y val="0.19742277349268517"/>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0.00" sourceLinked="0"/>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17599936"/>
        <c:crosses val="max"/>
        <c:crossBetween val="between"/>
      </c:valAx>
      <c:dateAx>
        <c:axId val="517599936"/>
        <c:scaling>
          <c:orientation val="minMax"/>
        </c:scaling>
        <c:delete val="1"/>
        <c:axPos val="b"/>
        <c:numFmt formatCode="mmm\-yy" sourceLinked="1"/>
        <c:majorTickMark val="out"/>
        <c:minorTickMark val="none"/>
        <c:tickLblPos val="nextTo"/>
        <c:crossAx val="517600416"/>
        <c:crosses val="autoZero"/>
        <c:auto val="1"/>
        <c:lblOffset val="100"/>
        <c:baseTimeUnit val="months"/>
        <c:majorUnit val="1"/>
        <c:minorUnit val="1"/>
      </c:dateAx>
      <c:spPr>
        <a:noFill/>
        <a:ln>
          <a:noFill/>
        </a:ln>
        <a:effectLst/>
      </c:spPr>
    </c:plotArea>
    <c:legend>
      <c:legendPos val="b"/>
      <c:layout>
        <c:manualLayout>
          <c:xMode val="edge"/>
          <c:yMode val="edge"/>
          <c:x val="6.9181304260044402E-2"/>
          <c:y val="0.87440724852542406"/>
          <c:w val="0.92227168719294705"/>
          <c:h val="0.10246690834487855"/>
        </c:manualLayout>
      </c:layout>
      <c:overlay val="0"/>
      <c:spPr>
        <a:noFill/>
        <a:ln>
          <a:noFill/>
        </a:ln>
        <a:effectLst/>
      </c:spPr>
      <c:txPr>
        <a:bodyPr rot="0" spcFirstLastPara="1" vertOverflow="ellipsis" vert="horz" wrap="square" anchor="ctr" anchorCtr="1"/>
        <a:lstStyle/>
        <a:p>
          <a:pPr>
            <a:defRPr sz="6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732081566727239E-2"/>
          <c:y val="4.0508193702817163E-2"/>
          <c:w val="0.85039908472979342"/>
          <c:h val="0.72969813131671923"/>
        </c:manualLayout>
      </c:layout>
      <c:lineChart>
        <c:grouping val="standard"/>
        <c:varyColors val="0"/>
        <c:ser>
          <c:idx val="0"/>
          <c:order val="0"/>
          <c:tx>
            <c:strRef>
              <c:f>Sheet1!$E$3</c:f>
              <c:strCache>
                <c:ptCount val="1"/>
                <c:pt idx="0">
                  <c:v>Average SHIELD Centers</c:v>
                </c:pt>
              </c:strCache>
            </c:strRef>
          </c:tx>
          <c:spPr>
            <a:ln w="28575" cap="rnd">
              <a:solidFill>
                <a:schemeClr val="accent3"/>
              </a:solidFill>
              <a:round/>
            </a:ln>
            <a:effectLst/>
          </c:spPr>
          <c:marker>
            <c:symbol val="none"/>
          </c:marker>
          <c:cat>
            <c:numRef>
              <c:f>Sheet1!$C$4:$C$26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Sheet1!$E$4:$E$26</c:f>
              <c:numCache>
                <c:formatCode>General</c:formatCode>
                <c:ptCount val="23"/>
                <c:pt idx="0">
                  <c:v>6.0999999999999999E-2</c:v>
                </c:pt>
                <c:pt idx="1">
                  <c:v>0.11</c:v>
                </c:pt>
                <c:pt idx="2">
                  <c:v>0.3</c:v>
                </c:pt>
                <c:pt idx="3">
                  <c:v>0.32</c:v>
                </c:pt>
                <c:pt idx="4">
                  <c:v>0.25</c:v>
                </c:pt>
                <c:pt idx="5">
                  <c:v>0.21</c:v>
                </c:pt>
                <c:pt idx="6">
                  <c:v>0.56999999999999995</c:v>
                </c:pt>
                <c:pt idx="7">
                  <c:v>2.1</c:v>
                </c:pt>
                <c:pt idx="8">
                  <c:v>3.03</c:v>
                </c:pt>
                <c:pt idx="9">
                  <c:v>3.13</c:v>
                </c:pt>
                <c:pt idx="10">
                  <c:v>3.28</c:v>
                </c:pt>
                <c:pt idx="11">
                  <c:v>3.29</c:v>
                </c:pt>
                <c:pt idx="12">
                  <c:v>3.21</c:v>
                </c:pt>
                <c:pt idx="13">
                  <c:v>3.16</c:v>
                </c:pt>
                <c:pt idx="14">
                  <c:v>3.02</c:v>
                </c:pt>
                <c:pt idx="15">
                  <c:v>2.97</c:v>
                </c:pt>
                <c:pt idx="16">
                  <c:v>0.82</c:v>
                </c:pt>
                <c:pt idx="17">
                  <c:v>0.17</c:v>
                </c:pt>
                <c:pt idx="18">
                  <c:v>0.23</c:v>
                </c:pt>
                <c:pt idx="19">
                  <c:v>0.8</c:v>
                </c:pt>
                <c:pt idx="20">
                  <c:v>0.84</c:v>
                </c:pt>
                <c:pt idx="21">
                  <c:v>0.86</c:v>
                </c:pt>
                <c:pt idx="22">
                  <c:v>0.87</c:v>
                </c:pt>
              </c:numCache>
            </c:numRef>
          </c:val>
          <c:smooth val="0"/>
          <c:extLst>
            <c:ext xmlns:c16="http://schemas.microsoft.com/office/drawing/2014/chart" uri="{C3380CC4-5D6E-409C-BE32-E72D297353CC}">
              <c16:uniqueId val="{00000000-7FA0-496E-A592-67902622BCFF}"/>
            </c:ext>
          </c:extLst>
        </c:ser>
        <c:dLbls>
          <c:showLegendKey val="0"/>
          <c:showVal val="0"/>
          <c:showCatName val="0"/>
          <c:showSerName val="0"/>
          <c:showPercent val="0"/>
          <c:showBubbleSize val="0"/>
        </c:dLbls>
        <c:marker val="1"/>
        <c:smooth val="0"/>
        <c:axId val="1982413391"/>
        <c:axId val="1982414351"/>
      </c:lineChart>
      <c:lineChart>
        <c:grouping val="standard"/>
        <c:varyColors val="0"/>
        <c:ser>
          <c:idx val="1"/>
          <c:order val="1"/>
          <c:tx>
            <c:strRef>
              <c:f>Sheet1!$F$3</c:f>
              <c:strCache>
                <c:ptCount val="1"/>
                <c:pt idx="0">
                  <c:v>Average Effective Number of SHIELD Centers</c:v>
                </c:pt>
              </c:strCache>
            </c:strRef>
          </c:tx>
          <c:spPr>
            <a:ln w="28575" cap="rnd">
              <a:solidFill>
                <a:schemeClr val="accent5"/>
              </a:solidFill>
              <a:round/>
            </a:ln>
            <a:effectLst/>
          </c:spPr>
          <c:marker>
            <c:symbol val="none"/>
          </c:marker>
          <c:cat>
            <c:numRef>
              <c:f>Sheet1!$C$4:$C$26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Sheet1!$F$4:$F$26</c:f>
              <c:numCache>
                <c:formatCode>General</c:formatCode>
                <c:ptCount val="23"/>
                <c:pt idx="0">
                  <c:v>2.5999999999999999E-2</c:v>
                </c:pt>
                <c:pt idx="1">
                  <c:v>7.5999999999999998E-2</c:v>
                </c:pt>
                <c:pt idx="2">
                  <c:v>0.22</c:v>
                </c:pt>
                <c:pt idx="3">
                  <c:v>0.34</c:v>
                </c:pt>
                <c:pt idx="4">
                  <c:v>0.28000000000000003</c:v>
                </c:pt>
                <c:pt idx="5">
                  <c:v>0.23</c:v>
                </c:pt>
                <c:pt idx="6">
                  <c:v>0.57999999999999996</c:v>
                </c:pt>
                <c:pt idx="7">
                  <c:v>2.14</c:v>
                </c:pt>
                <c:pt idx="8">
                  <c:v>3.12</c:v>
                </c:pt>
                <c:pt idx="9">
                  <c:v>3.2</c:v>
                </c:pt>
                <c:pt idx="10">
                  <c:v>3.39</c:v>
                </c:pt>
                <c:pt idx="11">
                  <c:v>3.42</c:v>
                </c:pt>
                <c:pt idx="12">
                  <c:v>3.36</c:v>
                </c:pt>
                <c:pt idx="13">
                  <c:v>3.31</c:v>
                </c:pt>
                <c:pt idx="14">
                  <c:v>3.17</c:v>
                </c:pt>
                <c:pt idx="15">
                  <c:v>3.1</c:v>
                </c:pt>
                <c:pt idx="16">
                  <c:v>0.91</c:v>
                </c:pt>
                <c:pt idx="17">
                  <c:v>0.23</c:v>
                </c:pt>
                <c:pt idx="18">
                  <c:v>0.28999999999999998</c:v>
                </c:pt>
                <c:pt idx="19">
                  <c:v>0.93</c:v>
                </c:pt>
                <c:pt idx="20">
                  <c:v>0.96</c:v>
                </c:pt>
                <c:pt idx="21">
                  <c:v>0.97</c:v>
                </c:pt>
                <c:pt idx="22">
                  <c:v>0.98</c:v>
                </c:pt>
              </c:numCache>
            </c:numRef>
          </c:val>
          <c:smooth val="0"/>
          <c:extLst>
            <c:ext xmlns:c16="http://schemas.microsoft.com/office/drawing/2014/chart" uri="{C3380CC4-5D6E-409C-BE32-E72D297353CC}">
              <c16:uniqueId val="{00000001-7FA0-496E-A592-67902622BCFF}"/>
            </c:ext>
          </c:extLst>
        </c:ser>
        <c:dLbls>
          <c:showLegendKey val="0"/>
          <c:showVal val="0"/>
          <c:showCatName val="0"/>
          <c:showSerName val="0"/>
          <c:showPercent val="0"/>
          <c:showBubbleSize val="0"/>
        </c:dLbls>
        <c:marker val="1"/>
        <c:smooth val="0"/>
        <c:axId val="217367055"/>
        <c:axId val="44595215"/>
      </c:lineChart>
      <c:dateAx>
        <c:axId val="1982413391"/>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Time</a:t>
                </a:r>
              </a:p>
            </c:rich>
          </c:tx>
          <c:layout>
            <c:manualLayout>
              <c:xMode val="edge"/>
              <c:yMode val="edge"/>
              <c:x val="0.44456726563025778"/>
              <c:y val="0.8822638193978285"/>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82414351"/>
        <c:crosses val="autoZero"/>
        <c:auto val="1"/>
        <c:lblOffset val="100"/>
        <c:baseTimeUnit val="months"/>
      </c:dateAx>
      <c:valAx>
        <c:axId val="1982414351"/>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Average Number of SHIELD Test Centers</a:t>
                </a:r>
              </a:p>
            </c:rich>
          </c:tx>
          <c:layout>
            <c:manualLayout>
              <c:xMode val="edge"/>
              <c:yMode val="edge"/>
              <c:x val="9.2694663167104119E-3"/>
              <c:y val="0.15368321548648253"/>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82413391"/>
        <c:crosses val="autoZero"/>
        <c:crossBetween val="between"/>
      </c:valAx>
      <c:valAx>
        <c:axId val="44595215"/>
        <c:scaling>
          <c:orientation val="minMax"/>
          <c:max val="3.5"/>
        </c:scaling>
        <c:delete val="0"/>
        <c:axPos val="r"/>
        <c:title>
          <c:tx>
            <c:rich>
              <a:bodyPr rot="-54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Average Effective Number of SHIELD Test Centers</a:t>
                </a:r>
              </a:p>
            </c:rich>
          </c:tx>
          <c:layout>
            <c:manualLayout>
              <c:xMode val="edge"/>
              <c:yMode val="edge"/>
              <c:x val="0.96461101016219108"/>
              <c:y val="7.967500656047162E-2"/>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217367055"/>
        <c:crosses val="max"/>
        <c:crossBetween val="between"/>
      </c:valAx>
      <c:dateAx>
        <c:axId val="217367055"/>
        <c:scaling>
          <c:orientation val="minMax"/>
        </c:scaling>
        <c:delete val="1"/>
        <c:axPos val="b"/>
        <c:numFmt formatCode="mmm\-yy" sourceLinked="1"/>
        <c:majorTickMark val="out"/>
        <c:minorTickMark val="none"/>
        <c:tickLblPos val="nextTo"/>
        <c:crossAx val="44595215"/>
        <c:crosses val="autoZero"/>
        <c:auto val="1"/>
        <c:lblOffset val="100"/>
        <c:baseTimeUnit val="months"/>
        <c:majorUnit val="1"/>
        <c:minorUnit val="1"/>
      </c:dateAx>
      <c:spPr>
        <a:noFill/>
        <a:ln>
          <a:noFill/>
        </a:ln>
        <a:effectLst/>
      </c:spPr>
    </c:plotArea>
    <c:legend>
      <c:legendPos val="b"/>
      <c:layout>
        <c:manualLayout>
          <c:xMode val="edge"/>
          <c:yMode val="edge"/>
          <c:x val="0.13573558112928191"/>
          <c:y val="0.93087365184120907"/>
          <c:w val="0.72852866949323647"/>
          <c:h val="5.439609590322108E-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solidFill>
            <a:schemeClr val="tx1"/>
          </a:solidFill>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0.12358</cdr:x>
      <cdr:y>0.00388</cdr:y>
    </cdr:from>
    <cdr:to>
      <cdr:x>0.23287</cdr:x>
      <cdr:y>0.72734</cdr:y>
    </cdr:to>
    <cdr:sp macro="" textlink="">
      <cdr:nvSpPr>
        <cdr:cNvPr id="2" name="Rectangle 1">
          <a:extLst xmlns:a="http://schemas.openxmlformats.org/drawingml/2006/main">
            <a:ext uri="{FF2B5EF4-FFF2-40B4-BE49-F238E27FC236}">
              <a16:creationId xmlns:a16="http://schemas.microsoft.com/office/drawing/2014/main" id="{4EF05DC8-9C32-AB5E-D189-670212271B02}"/>
            </a:ext>
          </a:extLst>
        </cdr:cNvPr>
        <cdr:cNvSpPr/>
      </cdr:nvSpPr>
      <cdr:spPr>
        <a:xfrm xmlns:a="http://schemas.openxmlformats.org/drawingml/2006/main">
          <a:off x="734519" y="13381"/>
          <a:ext cx="649574" cy="2494973"/>
        </a:xfrm>
        <a:prstGeom xmlns:a="http://schemas.openxmlformats.org/drawingml/2006/main" prst="rect">
          <a:avLst/>
        </a:prstGeom>
        <a:solidFill xmlns:a="http://schemas.openxmlformats.org/drawingml/2006/main">
          <a:schemeClr val="accent1">
            <a:alpha val="16000"/>
          </a:schemeClr>
        </a:solidFill>
        <a:ln xmlns:a="http://schemas.openxmlformats.org/drawingml/2006/main">
          <a:noFill/>
        </a:ln>
      </cdr:spPr>
      <cdr:style>
        <a:lnRef xmlns:a="http://schemas.openxmlformats.org/drawingml/2006/main" idx="2">
          <a:schemeClr val="accent1">
            <a:shade val="15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endParaRPr lang="en-US" sz="1100"/>
        </a:p>
      </cdr:txBody>
    </cdr:sp>
  </cdr:relSizeAnchor>
  <cdr:relSizeAnchor xmlns:cdr="http://schemas.openxmlformats.org/drawingml/2006/chartDrawing">
    <cdr:from>
      <cdr:x>0.30246</cdr:x>
      <cdr:y>0.00243</cdr:y>
    </cdr:from>
    <cdr:to>
      <cdr:x>0.4111</cdr:x>
      <cdr:y>0.72444</cdr:y>
    </cdr:to>
    <cdr:sp macro="" textlink="">
      <cdr:nvSpPr>
        <cdr:cNvPr id="3" name="Rectangle 2">
          <a:extLst xmlns:a="http://schemas.openxmlformats.org/drawingml/2006/main">
            <a:ext uri="{FF2B5EF4-FFF2-40B4-BE49-F238E27FC236}">
              <a16:creationId xmlns:a16="http://schemas.microsoft.com/office/drawing/2014/main" id="{AEC6F9ED-11CA-4D30-BC09-1BE5DAAFA2E2}"/>
            </a:ext>
          </a:extLst>
        </cdr:cNvPr>
        <cdr:cNvSpPr/>
      </cdr:nvSpPr>
      <cdr:spPr>
        <a:xfrm xmlns:a="http://schemas.openxmlformats.org/drawingml/2006/main">
          <a:off x="1797700" y="8384"/>
          <a:ext cx="645697" cy="2489977"/>
        </a:xfrm>
        <a:prstGeom xmlns:a="http://schemas.openxmlformats.org/drawingml/2006/main" prst="rect">
          <a:avLst/>
        </a:prstGeom>
        <a:solidFill xmlns:a="http://schemas.openxmlformats.org/drawingml/2006/main">
          <a:schemeClr val="accent1">
            <a:alpha val="16000"/>
          </a:schemeClr>
        </a:solidFill>
        <a:ln xmlns:a="http://schemas.openxmlformats.org/drawingml/2006/main">
          <a:noFill/>
        </a:ln>
      </cdr:spPr>
      <cdr:style>
        <a:lnRef xmlns:a="http://schemas.openxmlformats.org/drawingml/2006/main" idx="2">
          <a:schemeClr val="accent1">
            <a:shade val="15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endParaRPr lang="en-US" sz="1100"/>
        </a:p>
      </cdr:txBody>
    </cdr:sp>
  </cdr:relSizeAnchor>
  <cdr:relSizeAnchor xmlns:cdr="http://schemas.openxmlformats.org/drawingml/2006/chartDrawing">
    <cdr:from>
      <cdr:x>0.44732</cdr:x>
      <cdr:y>0.00587</cdr:y>
    </cdr:from>
    <cdr:to>
      <cdr:x>0.55654</cdr:x>
      <cdr:y>0.72444</cdr:y>
    </cdr:to>
    <cdr:sp macro="" textlink="">
      <cdr:nvSpPr>
        <cdr:cNvPr id="4" name="Rectangle 3">
          <a:extLst xmlns:a="http://schemas.openxmlformats.org/drawingml/2006/main">
            <a:ext uri="{FF2B5EF4-FFF2-40B4-BE49-F238E27FC236}">
              <a16:creationId xmlns:a16="http://schemas.microsoft.com/office/drawing/2014/main" id="{1FAA3B4F-2B24-4053-ADA3-91AE7B5E6AAF}"/>
            </a:ext>
          </a:extLst>
        </cdr:cNvPr>
        <cdr:cNvSpPr/>
      </cdr:nvSpPr>
      <cdr:spPr>
        <a:xfrm xmlns:a="http://schemas.openxmlformats.org/drawingml/2006/main">
          <a:off x="2658691" y="20244"/>
          <a:ext cx="649139" cy="2478117"/>
        </a:xfrm>
        <a:prstGeom xmlns:a="http://schemas.openxmlformats.org/drawingml/2006/main" prst="rect">
          <a:avLst/>
        </a:prstGeom>
        <a:solidFill xmlns:a="http://schemas.openxmlformats.org/drawingml/2006/main">
          <a:schemeClr val="accent1">
            <a:alpha val="16000"/>
          </a:schemeClr>
        </a:solidFill>
        <a:ln xmlns:a="http://schemas.openxmlformats.org/drawingml/2006/main">
          <a:noFill/>
        </a:ln>
      </cdr:spPr>
      <cdr:style>
        <a:lnRef xmlns:a="http://schemas.openxmlformats.org/drawingml/2006/main" idx="2">
          <a:schemeClr val="accent1">
            <a:shade val="15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endParaRPr lang="en-US" sz="1100"/>
        </a:p>
      </cdr:txBody>
    </cdr:sp>
  </cdr:relSizeAnchor>
  <cdr:relSizeAnchor xmlns:cdr="http://schemas.openxmlformats.org/drawingml/2006/chartDrawing">
    <cdr:from>
      <cdr:x>0.09567</cdr:x>
      <cdr:y>0.02224</cdr:y>
    </cdr:from>
    <cdr:to>
      <cdr:x>0.25389</cdr:x>
      <cdr:y>0.07824</cdr:y>
    </cdr:to>
    <cdr:sp macro="" textlink="">
      <cdr:nvSpPr>
        <cdr:cNvPr id="5" name="TextBox 42">
          <a:extLst xmlns:a="http://schemas.openxmlformats.org/drawingml/2006/main">
            <a:ext uri="{FF2B5EF4-FFF2-40B4-BE49-F238E27FC236}">
              <a16:creationId xmlns:a16="http://schemas.microsoft.com/office/drawing/2014/main" id="{0DAC8178-CAC0-4FCF-BCD4-D5AC1C4E8300}"/>
            </a:ext>
          </a:extLst>
        </cdr:cNvPr>
        <cdr:cNvSpPr txBox="1"/>
      </cdr:nvSpPr>
      <cdr:spPr>
        <a:xfrm xmlns:a="http://schemas.openxmlformats.org/drawingml/2006/main">
          <a:off x="568612" y="76713"/>
          <a:ext cx="940398" cy="193110"/>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pPr algn="ctr"/>
          <a:r>
            <a:rPr lang="en-US" sz="900" b="1">
              <a:solidFill>
                <a:sysClr val="windowText" lastClr="000000"/>
              </a:solidFill>
              <a:latin typeface="Times New Roman" panose="02020603050405020304" pitchFamily="18" charset="0"/>
              <a:cs typeface="Times New Roman" panose="02020603050405020304" pitchFamily="18" charset="0"/>
            </a:rPr>
            <a:t>Alpha</a:t>
          </a:r>
          <a:r>
            <a:rPr lang="en-US" sz="900" b="1" baseline="0">
              <a:solidFill>
                <a:sysClr val="windowText" lastClr="000000"/>
              </a:solidFill>
              <a:latin typeface="Times New Roman" panose="02020603050405020304" pitchFamily="18" charset="0"/>
              <a:cs typeface="Times New Roman" panose="02020603050405020304" pitchFamily="18" charset="0"/>
            </a:rPr>
            <a:t> Wave</a:t>
          </a:r>
          <a:endParaRPr lang="en-US" sz="900" b="1">
            <a:solidFill>
              <a:sysClr val="windowText" lastClr="000000"/>
            </a:solidFill>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0.27911</cdr:x>
      <cdr:y>0.02191</cdr:y>
    </cdr:from>
    <cdr:to>
      <cdr:x>0.44472</cdr:x>
      <cdr:y>0.07244</cdr:y>
    </cdr:to>
    <cdr:sp macro="" textlink="">
      <cdr:nvSpPr>
        <cdr:cNvPr id="6" name="TextBox 45">
          <a:extLst xmlns:a="http://schemas.openxmlformats.org/drawingml/2006/main">
            <a:ext uri="{FF2B5EF4-FFF2-40B4-BE49-F238E27FC236}">
              <a16:creationId xmlns:a16="http://schemas.microsoft.com/office/drawing/2014/main" id="{E39EB855-E81F-4450-BED0-D7BCBFD58793}"/>
            </a:ext>
          </a:extLst>
        </cdr:cNvPr>
        <cdr:cNvSpPr txBox="1"/>
      </cdr:nvSpPr>
      <cdr:spPr>
        <a:xfrm xmlns:a="http://schemas.openxmlformats.org/drawingml/2006/main">
          <a:off x="1658911" y="75545"/>
          <a:ext cx="984353" cy="174291"/>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pPr algn="ctr"/>
          <a:r>
            <a:rPr lang="en-US" sz="900" b="1">
              <a:solidFill>
                <a:sysClr val="windowText" lastClr="000000"/>
              </a:solidFill>
              <a:latin typeface="Times New Roman" panose="02020603050405020304" pitchFamily="18" charset="0"/>
              <a:cs typeface="Times New Roman" panose="02020603050405020304" pitchFamily="18" charset="0"/>
            </a:rPr>
            <a:t>Delta</a:t>
          </a:r>
          <a:r>
            <a:rPr lang="en-US" sz="900" b="1" baseline="0">
              <a:solidFill>
                <a:sysClr val="windowText" lastClr="000000"/>
              </a:solidFill>
              <a:latin typeface="Times New Roman" panose="02020603050405020304" pitchFamily="18" charset="0"/>
              <a:cs typeface="Times New Roman" panose="02020603050405020304" pitchFamily="18" charset="0"/>
            </a:rPr>
            <a:t> Wave</a:t>
          </a:r>
          <a:endParaRPr lang="en-US" sz="900" b="1">
            <a:solidFill>
              <a:sysClr val="windowText" lastClr="000000"/>
            </a:solidFill>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0.43197</cdr:x>
      <cdr:y>0.10472</cdr:y>
    </cdr:from>
    <cdr:to>
      <cdr:x>0.57335</cdr:x>
      <cdr:y>0.1898</cdr:y>
    </cdr:to>
    <cdr:sp macro="" textlink="">
      <cdr:nvSpPr>
        <cdr:cNvPr id="7" name="TextBox 46">
          <a:extLst xmlns:a="http://schemas.openxmlformats.org/drawingml/2006/main">
            <a:ext uri="{FF2B5EF4-FFF2-40B4-BE49-F238E27FC236}">
              <a16:creationId xmlns:a16="http://schemas.microsoft.com/office/drawing/2014/main" id="{2F7BA87F-1B8E-46C0-BFB2-DA348E0F8BEA}"/>
            </a:ext>
          </a:extLst>
        </cdr:cNvPr>
        <cdr:cNvSpPr txBox="1"/>
      </cdr:nvSpPr>
      <cdr:spPr>
        <a:xfrm xmlns:a="http://schemas.openxmlformats.org/drawingml/2006/main">
          <a:off x="2567453" y="361139"/>
          <a:ext cx="840311" cy="293432"/>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pPr algn="ctr"/>
          <a:r>
            <a:rPr lang="en-US" sz="900" b="1">
              <a:solidFill>
                <a:sysClr val="windowText" lastClr="000000"/>
              </a:solidFill>
              <a:latin typeface="Times New Roman" panose="02020603050405020304" pitchFamily="18" charset="0"/>
              <a:cs typeface="Times New Roman" panose="02020603050405020304" pitchFamily="18" charset="0"/>
            </a:rPr>
            <a:t>Omicron</a:t>
          </a:r>
          <a:r>
            <a:rPr lang="en-US" sz="900" b="1" baseline="0">
              <a:solidFill>
                <a:sysClr val="windowText" lastClr="000000"/>
              </a:solidFill>
              <a:latin typeface="Times New Roman" panose="02020603050405020304" pitchFamily="18" charset="0"/>
              <a:cs typeface="Times New Roman" panose="02020603050405020304" pitchFamily="18" charset="0"/>
            </a:rPr>
            <a:t> Wave</a:t>
          </a:r>
          <a:endParaRPr lang="en-US" sz="900" b="1">
            <a:solidFill>
              <a:sysClr val="windowText" lastClr="000000"/>
            </a:solidFill>
            <a:latin typeface="Times New Roman" panose="02020603050405020304" pitchFamily="18" charset="0"/>
            <a:cs typeface="Times New Roman" panose="02020603050405020304" pitchFamily="18" charset="0"/>
          </a:endParaRPr>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3ACE147-E4C7-4787-8112-ACDC800289C0}"/>
      </w:docPartPr>
      <w:docPartBody>
        <w:p w:rsidR="003F144A" w:rsidRDefault="00B326C4">
          <w:r w:rsidRPr="00FA4A2B">
            <w:rPr>
              <w:rStyle w:val="PlaceholderText"/>
            </w:rPr>
            <w:t>Click or tap here to enter text.</w:t>
          </w:r>
        </w:p>
      </w:docPartBody>
    </w:docPart>
    <w:docPart>
      <w:docPartPr>
        <w:name w:val="5AED5326B7D948FEADABF16504428B8C"/>
        <w:category>
          <w:name w:val="General"/>
          <w:gallery w:val="placeholder"/>
        </w:category>
        <w:types>
          <w:type w:val="bbPlcHdr"/>
        </w:types>
        <w:behaviors>
          <w:behavior w:val="content"/>
        </w:behaviors>
        <w:guid w:val="{8484DC6A-E2AD-4D0A-A8B3-F470C70170B2}"/>
      </w:docPartPr>
      <w:docPartBody>
        <w:p w:rsidR="00F93D50" w:rsidRDefault="00F93D50" w:rsidP="00F93D50">
          <w:pPr>
            <w:pStyle w:val="5AED5326B7D948FEADABF16504428B8C"/>
          </w:pPr>
          <w:r w:rsidRPr="00FA4A2B">
            <w:rPr>
              <w:rStyle w:val="PlaceholderText"/>
            </w:rPr>
            <w:t>Click or tap here to enter text.</w:t>
          </w:r>
        </w:p>
      </w:docPartBody>
    </w:docPart>
    <w:docPart>
      <w:docPartPr>
        <w:name w:val="B63B88A60D834D1884931989B8896150"/>
        <w:category>
          <w:name w:val="General"/>
          <w:gallery w:val="placeholder"/>
        </w:category>
        <w:types>
          <w:type w:val="bbPlcHdr"/>
        </w:types>
        <w:behaviors>
          <w:behavior w:val="content"/>
        </w:behaviors>
        <w:guid w:val="{6220D7A9-7C1C-4B43-B3C0-03843002828B}"/>
      </w:docPartPr>
      <w:docPartBody>
        <w:p w:rsidR="00AF5AFB" w:rsidRDefault="001A762B" w:rsidP="001A762B">
          <w:pPr>
            <w:pStyle w:val="B63B88A60D834D1884931989B8896150"/>
          </w:pPr>
          <w:r w:rsidRPr="00FA4A2B">
            <w:rPr>
              <w:rStyle w:val="PlaceholderText"/>
            </w:rPr>
            <w:t>Click or tap here to enter text.</w:t>
          </w:r>
        </w:p>
      </w:docPartBody>
    </w:docPart>
    <w:docPart>
      <w:docPartPr>
        <w:name w:val="3C5C70AC7021400EA1599D2B816F4583"/>
        <w:category>
          <w:name w:val="General"/>
          <w:gallery w:val="placeholder"/>
        </w:category>
        <w:types>
          <w:type w:val="bbPlcHdr"/>
        </w:types>
        <w:behaviors>
          <w:behavior w:val="content"/>
        </w:behaviors>
        <w:guid w:val="{DD06745C-AE11-4BD0-AEA5-8FEF84FF572D}"/>
      </w:docPartPr>
      <w:docPartBody>
        <w:p w:rsidR="00AF5AFB" w:rsidRDefault="00AF5AFB" w:rsidP="00AF5AFB">
          <w:pPr>
            <w:pStyle w:val="3C5C70AC7021400EA1599D2B816F4583"/>
          </w:pPr>
          <w:r w:rsidRPr="00FA4A2B">
            <w:rPr>
              <w:rStyle w:val="PlaceholderText"/>
            </w:rPr>
            <w:t>Click or tap here to enter text.</w:t>
          </w:r>
        </w:p>
      </w:docPartBody>
    </w:docPart>
    <w:docPart>
      <w:docPartPr>
        <w:name w:val="B20F9CE632BE47C6835056C05D0B5091"/>
        <w:category>
          <w:name w:val="General"/>
          <w:gallery w:val="placeholder"/>
        </w:category>
        <w:types>
          <w:type w:val="bbPlcHdr"/>
        </w:types>
        <w:behaviors>
          <w:behavior w:val="content"/>
        </w:behaviors>
        <w:guid w:val="{87669DF9-BFED-49EE-BF8C-EEC6B280EF11}"/>
      </w:docPartPr>
      <w:docPartBody>
        <w:p w:rsidR="00683DAB" w:rsidRDefault="00683DAB" w:rsidP="00683DAB">
          <w:pPr>
            <w:pStyle w:val="B20F9CE632BE47C6835056C05D0B5091"/>
          </w:pPr>
          <w:r w:rsidRPr="00FA4A2B">
            <w:rPr>
              <w:rStyle w:val="PlaceholderText"/>
            </w:rPr>
            <w:t>Click or tap here to enter text.</w:t>
          </w:r>
        </w:p>
      </w:docPartBody>
    </w:docPart>
    <w:docPart>
      <w:docPartPr>
        <w:name w:val="602B1083841944FF9B8FC238EDE56F03"/>
        <w:category>
          <w:name w:val="General"/>
          <w:gallery w:val="placeholder"/>
        </w:category>
        <w:types>
          <w:type w:val="bbPlcHdr"/>
        </w:types>
        <w:behaviors>
          <w:behavior w:val="content"/>
        </w:behaviors>
        <w:guid w:val="{3A6C336A-BD21-4820-8434-45EFE48BB7DD}"/>
      </w:docPartPr>
      <w:docPartBody>
        <w:p w:rsidR="00683DAB" w:rsidRDefault="00683DAB" w:rsidP="00683DAB">
          <w:pPr>
            <w:pStyle w:val="602B1083841944FF9B8FC238EDE56F03"/>
          </w:pPr>
          <w:r w:rsidRPr="00FA4A2B">
            <w:rPr>
              <w:rStyle w:val="PlaceholderText"/>
            </w:rPr>
            <w:t>Click or tap here to enter text.</w:t>
          </w:r>
        </w:p>
      </w:docPartBody>
    </w:docPart>
    <w:docPart>
      <w:docPartPr>
        <w:name w:val="FB8CA347059049D79C2964EB1A1378E2"/>
        <w:category>
          <w:name w:val="General"/>
          <w:gallery w:val="placeholder"/>
        </w:category>
        <w:types>
          <w:type w:val="bbPlcHdr"/>
        </w:types>
        <w:behaviors>
          <w:behavior w:val="content"/>
        </w:behaviors>
        <w:guid w:val="{6F1B371B-FBC4-497E-BA2D-E60E0EC3A2D6}"/>
      </w:docPartPr>
      <w:docPartBody>
        <w:p w:rsidR="00683DAB" w:rsidRDefault="00683DAB" w:rsidP="00683DAB">
          <w:pPr>
            <w:pStyle w:val="FB8CA347059049D79C2964EB1A1378E2"/>
          </w:pPr>
          <w:r w:rsidRPr="00FA4A2B">
            <w:rPr>
              <w:rStyle w:val="PlaceholderText"/>
            </w:rPr>
            <w:t>Click or tap here to enter text.</w:t>
          </w:r>
        </w:p>
      </w:docPartBody>
    </w:docPart>
    <w:docPart>
      <w:docPartPr>
        <w:name w:val="486BB00DCC7E44BCBE3E0D9F1E9E9D30"/>
        <w:category>
          <w:name w:val="General"/>
          <w:gallery w:val="placeholder"/>
        </w:category>
        <w:types>
          <w:type w:val="bbPlcHdr"/>
        </w:types>
        <w:behaviors>
          <w:behavior w:val="content"/>
        </w:behaviors>
        <w:guid w:val="{7D168502-CC6B-450F-9032-70D7DBC7687E}"/>
      </w:docPartPr>
      <w:docPartBody>
        <w:p w:rsidR="00683DAB" w:rsidRDefault="00683DAB" w:rsidP="00683DAB">
          <w:pPr>
            <w:pStyle w:val="486BB00DCC7E44BCBE3E0D9F1E9E9D30"/>
          </w:pPr>
          <w:r w:rsidRPr="00FA4A2B">
            <w:rPr>
              <w:rStyle w:val="PlaceholderText"/>
            </w:rPr>
            <w:t>Click or tap here to enter text.</w:t>
          </w:r>
        </w:p>
      </w:docPartBody>
    </w:docPart>
    <w:docPart>
      <w:docPartPr>
        <w:name w:val="A845C9CB662D48B0A0B2C18C769A68E4"/>
        <w:category>
          <w:name w:val="General"/>
          <w:gallery w:val="placeholder"/>
        </w:category>
        <w:types>
          <w:type w:val="bbPlcHdr"/>
        </w:types>
        <w:behaviors>
          <w:behavior w:val="content"/>
        </w:behaviors>
        <w:guid w:val="{00904212-D729-47A4-AB41-164DE9E62DF2}"/>
      </w:docPartPr>
      <w:docPartBody>
        <w:p w:rsidR="00683DAB" w:rsidRDefault="00683DAB" w:rsidP="00683DAB">
          <w:pPr>
            <w:pStyle w:val="A845C9CB662D48B0A0B2C18C769A68E4"/>
          </w:pPr>
          <w:r w:rsidRPr="00FA4A2B">
            <w:rPr>
              <w:rStyle w:val="PlaceholderText"/>
            </w:rPr>
            <w:t>Click or tap here to enter text.</w:t>
          </w:r>
        </w:p>
      </w:docPartBody>
    </w:docPart>
    <w:docPart>
      <w:docPartPr>
        <w:name w:val="9E51A276845744929B46222F56DB95D6"/>
        <w:category>
          <w:name w:val="General"/>
          <w:gallery w:val="placeholder"/>
        </w:category>
        <w:types>
          <w:type w:val="bbPlcHdr"/>
        </w:types>
        <w:behaviors>
          <w:behavior w:val="content"/>
        </w:behaviors>
        <w:guid w:val="{FB02A3F5-8662-4D9E-9664-93AF6042D537}"/>
      </w:docPartPr>
      <w:docPartBody>
        <w:p w:rsidR="00683DAB" w:rsidRDefault="00683DAB" w:rsidP="00683DAB">
          <w:pPr>
            <w:pStyle w:val="9E51A276845744929B46222F56DB95D6"/>
          </w:pPr>
          <w:r w:rsidRPr="00FA4A2B">
            <w:rPr>
              <w:rStyle w:val="PlaceholderText"/>
            </w:rPr>
            <w:t>Click or tap here to enter text.</w:t>
          </w:r>
        </w:p>
      </w:docPartBody>
    </w:docPart>
    <w:docPart>
      <w:docPartPr>
        <w:name w:val="31EA1A0EB2C34F9D95C642055382166C"/>
        <w:category>
          <w:name w:val="General"/>
          <w:gallery w:val="placeholder"/>
        </w:category>
        <w:types>
          <w:type w:val="bbPlcHdr"/>
        </w:types>
        <w:behaviors>
          <w:behavior w:val="content"/>
        </w:behaviors>
        <w:guid w:val="{9A8E98C6-BED8-4EFC-BCF6-3CF88C2C4A5D}"/>
      </w:docPartPr>
      <w:docPartBody>
        <w:p w:rsidR="00683DAB" w:rsidRDefault="00683DAB" w:rsidP="00683DAB">
          <w:pPr>
            <w:pStyle w:val="31EA1A0EB2C34F9D95C642055382166C"/>
          </w:pPr>
          <w:r w:rsidRPr="00FA4A2B">
            <w:rPr>
              <w:rStyle w:val="PlaceholderText"/>
            </w:rPr>
            <w:t>Click or tap here to enter text.</w:t>
          </w:r>
        </w:p>
      </w:docPartBody>
    </w:docPart>
    <w:docPart>
      <w:docPartPr>
        <w:name w:val="5E3E558281684EABA55D24FB27EF03C6"/>
        <w:category>
          <w:name w:val="General"/>
          <w:gallery w:val="placeholder"/>
        </w:category>
        <w:types>
          <w:type w:val="bbPlcHdr"/>
        </w:types>
        <w:behaviors>
          <w:behavior w:val="content"/>
        </w:behaviors>
        <w:guid w:val="{0B498563-C113-439A-BB06-711162A2517A}"/>
      </w:docPartPr>
      <w:docPartBody>
        <w:p w:rsidR="00683DAB" w:rsidRDefault="00683DAB" w:rsidP="00683DAB">
          <w:pPr>
            <w:pStyle w:val="5E3E558281684EABA55D24FB27EF03C6"/>
          </w:pPr>
          <w:r w:rsidRPr="00FA4A2B">
            <w:rPr>
              <w:rStyle w:val="PlaceholderText"/>
            </w:rPr>
            <w:t>Click or tap here to enter text.</w:t>
          </w:r>
        </w:p>
      </w:docPartBody>
    </w:docPart>
    <w:docPart>
      <w:docPartPr>
        <w:name w:val="2D15B18303BF49CEADB788E22EB1DB56"/>
        <w:category>
          <w:name w:val="General"/>
          <w:gallery w:val="placeholder"/>
        </w:category>
        <w:types>
          <w:type w:val="bbPlcHdr"/>
        </w:types>
        <w:behaviors>
          <w:behavior w:val="content"/>
        </w:behaviors>
        <w:guid w:val="{30576D3D-1C94-419F-AC20-CDBA758C73E8}"/>
      </w:docPartPr>
      <w:docPartBody>
        <w:p w:rsidR="00683DAB" w:rsidRDefault="00683DAB" w:rsidP="00683DAB">
          <w:pPr>
            <w:pStyle w:val="2D15B18303BF49CEADB788E22EB1DB56"/>
          </w:pPr>
          <w:r w:rsidRPr="00FA4A2B">
            <w:rPr>
              <w:rStyle w:val="PlaceholderText"/>
            </w:rPr>
            <w:t>Click or tap here to enter text.</w:t>
          </w:r>
        </w:p>
      </w:docPartBody>
    </w:docPart>
    <w:docPart>
      <w:docPartPr>
        <w:name w:val="EAE09F6B1DBF464EB963001FF9E1143E"/>
        <w:category>
          <w:name w:val="General"/>
          <w:gallery w:val="placeholder"/>
        </w:category>
        <w:types>
          <w:type w:val="bbPlcHdr"/>
        </w:types>
        <w:behaviors>
          <w:behavior w:val="content"/>
        </w:behaviors>
        <w:guid w:val="{649E4F8F-1496-46E0-BB80-1142F13E5464}"/>
      </w:docPartPr>
      <w:docPartBody>
        <w:p w:rsidR="00683DAB" w:rsidRDefault="00683DAB" w:rsidP="00683DAB">
          <w:pPr>
            <w:pStyle w:val="EAE09F6B1DBF464EB963001FF9E1143E"/>
          </w:pPr>
          <w:r w:rsidRPr="00FA4A2B">
            <w:rPr>
              <w:rStyle w:val="PlaceholderText"/>
            </w:rPr>
            <w:t>Click or tap here to enter text.</w:t>
          </w:r>
        </w:p>
      </w:docPartBody>
    </w:docPart>
    <w:docPart>
      <w:docPartPr>
        <w:name w:val="13372F93E4634CFCA2C736174C92F06E"/>
        <w:category>
          <w:name w:val="General"/>
          <w:gallery w:val="placeholder"/>
        </w:category>
        <w:types>
          <w:type w:val="bbPlcHdr"/>
        </w:types>
        <w:behaviors>
          <w:behavior w:val="content"/>
        </w:behaviors>
        <w:guid w:val="{D40766A8-C343-4951-ACD9-3C8212E1CBEE}"/>
      </w:docPartPr>
      <w:docPartBody>
        <w:p w:rsidR="00683DAB" w:rsidRDefault="00683DAB" w:rsidP="00683DAB">
          <w:pPr>
            <w:pStyle w:val="13372F93E4634CFCA2C736174C92F06E"/>
          </w:pPr>
          <w:r w:rsidRPr="00FA4A2B">
            <w:rPr>
              <w:rStyle w:val="PlaceholderText"/>
            </w:rPr>
            <w:t>Click or tap here to enter text.</w:t>
          </w:r>
        </w:p>
      </w:docPartBody>
    </w:docPart>
    <w:docPart>
      <w:docPartPr>
        <w:name w:val="40CA543595CF46119A710B8D5F2ED57F"/>
        <w:category>
          <w:name w:val="General"/>
          <w:gallery w:val="placeholder"/>
        </w:category>
        <w:types>
          <w:type w:val="bbPlcHdr"/>
        </w:types>
        <w:behaviors>
          <w:behavior w:val="content"/>
        </w:behaviors>
        <w:guid w:val="{F4A10604-D46B-4630-997A-C9D71B61587B}"/>
      </w:docPartPr>
      <w:docPartBody>
        <w:p w:rsidR="00683DAB" w:rsidRDefault="00683DAB" w:rsidP="00683DAB">
          <w:pPr>
            <w:pStyle w:val="40CA543595CF46119A710B8D5F2ED57F"/>
          </w:pPr>
          <w:r w:rsidRPr="00FA4A2B">
            <w:rPr>
              <w:rStyle w:val="PlaceholderText"/>
            </w:rPr>
            <w:t>Click or tap here to enter text.</w:t>
          </w:r>
        </w:p>
      </w:docPartBody>
    </w:docPart>
    <w:docPart>
      <w:docPartPr>
        <w:name w:val="8A9C08CB40DC4992B66E48D2F3B62B8F"/>
        <w:category>
          <w:name w:val="General"/>
          <w:gallery w:val="placeholder"/>
        </w:category>
        <w:types>
          <w:type w:val="bbPlcHdr"/>
        </w:types>
        <w:behaviors>
          <w:behavior w:val="content"/>
        </w:behaviors>
        <w:guid w:val="{DAFDAC3B-027D-45DC-A288-19CC0A848DBC}"/>
      </w:docPartPr>
      <w:docPartBody>
        <w:p w:rsidR="005416FB" w:rsidRDefault="00DD4B6D" w:rsidP="00DD4B6D">
          <w:pPr>
            <w:pStyle w:val="8A9C08CB40DC4992B66E48D2F3B62B8F"/>
          </w:pPr>
          <w:r w:rsidRPr="00FA4A2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6C4"/>
    <w:rsid w:val="000259C4"/>
    <w:rsid w:val="000477BB"/>
    <w:rsid w:val="00076FCB"/>
    <w:rsid w:val="000840D1"/>
    <w:rsid w:val="000A3D8C"/>
    <w:rsid w:val="000C27CE"/>
    <w:rsid w:val="001517A0"/>
    <w:rsid w:val="001A762B"/>
    <w:rsid w:val="001D137C"/>
    <w:rsid w:val="001D1A96"/>
    <w:rsid w:val="001D404D"/>
    <w:rsid w:val="00215CDE"/>
    <w:rsid w:val="00247819"/>
    <w:rsid w:val="00247A8D"/>
    <w:rsid w:val="00283249"/>
    <w:rsid w:val="00311E98"/>
    <w:rsid w:val="00342CC9"/>
    <w:rsid w:val="0035301B"/>
    <w:rsid w:val="00374D30"/>
    <w:rsid w:val="003B0D8D"/>
    <w:rsid w:val="003E48DE"/>
    <w:rsid w:val="003F144A"/>
    <w:rsid w:val="004830AE"/>
    <w:rsid w:val="004C27E9"/>
    <w:rsid w:val="005416FB"/>
    <w:rsid w:val="0057647E"/>
    <w:rsid w:val="00582021"/>
    <w:rsid w:val="006228F3"/>
    <w:rsid w:val="00634BA0"/>
    <w:rsid w:val="00650BB5"/>
    <w:rsid w:val="00683DAB"/>
    <w:rsid w:val="006E51EB"/>
    <w:rsid w:val="006E6BFB"/>
    <w:rsid w:val="00716FF1"/>
    <w:rsid w:val="007C042A"/>
    <w:rsid w:val="007D0A94"/>
    <w:rsid w:val="007E4BA4"/>
    <w:rsid w:val="008930AC"/>
    <w:rsid w:val="009A2C45"/>
    <w:rsid w:val="009E73EC"/>
    <w:rsid w:val="00A60FC9"/>
    <w:rsid w:val="00AF5AFB"/>
    <w:rsid w:val="00B326C4"/>
    <w:rsid w:val="00B6106A"/>
    <w:rsid w:val="00C0217F"/>
    <w:rsid w:val="00CA32E1"/>
    <w:rsid w:val="00CB30CE"/>
    <w:rsid w:val="00CC536B"/>
    <w:rsid w:val="00CE1611"/>
    <w:rsid w:val="00DB6294"/>
    <w:rsid w:val="00DD4B6D"/>
    <w:rsid w:val="00DF4A94"/>
    <w:rsid w:val="00E0022B"/>
    <w:rsid w:val="00E05319"/>
    <w:rsid w:val="00E72B1B"/>
    <w:rsid w:val="00EF13F3"/>
    <w:rsid w:val="00F128A5"/>
    <w:rsid w:val="00F56E71"/>
    <w:rsid w:val="00F93D50"/>
    <w:rsid w:val="00FB1F49"/>
    <w:rsid w:val="00FB3A39"/>
    <w:rsid w:val="00FD2420"/>
    <w:rsid w:val="00FD24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D4B6D"/>
    <w:rPr>
      <w:color w:val="666666"/>
    </w:rPr>
  </w:style>
  <w:style w:type="paragraph" w:customStyle="1" w:styleId="5AED5326B7D948FEADABF16504428B8C">
    <w:name w:val="5AED5326B7D948FEADABF16504428B8C"/>
    <w:rsid w:val="00F93D50"/>
  </w:style>
  <w:style w:type="paragraph" w:customStyle="1" w:styleId="8A9C08CB40DC4992B66E48D2F3B62B8F">
    <w:name w:val="8A9C08CB40DC4992B66E48D2F3B62B8F"/>
    <w:rsid w:val="00DD4B6D"/>
  </w:style>
  <w:style w:type="paragraph" w:customStyle="1" w:styleId="B63B88A60D834D1884931989B8896150">
    <w:name w:val="B63B88A60D834D1884931989B8896150"/>
    <w:rsid w:val="001A762B"/>
  </w:style>
  <w:style w:type="paragraph" w:customStyle="1" w:styleId="3C5C70AC7021400EA1599D2B816F4583">
    <w:name w:val="3C5C70AC7021400EA1599D2B816F4583"/>
    <w:rsid w:val="00AF5AFB"/>
  </w:style>
  <w:style w:type="paragraph" w:customStyle="1" w:styleId="B20F9CE632BE47C6835056C05D0B5091">
    <w:name w:val="B20F9CE632BE47C6835056C05D0B5091"/>
    <w:rsid w:val="00683DAB"/>
  </w:style>
  <w:style w:type="paragraph" w:customStyle="1" w:styleId="602B1083841944FF9B8FC238EDE56F03">
    <w:name w:val="602B1083841944FF9B8FC238EDE56F03"/>
    <w:rsid w:val="00683DAB"/>
  </w:style>
  <w:style w:type="paragraph" w:customStyle="1" w:styleId="FB8CA347059049D79C2964EB1A1378E2">
    <w:name w:val="FB8CA347059049D79C2964EB1A1378E2"/>
    <w:rsid w:val="00683DAB"/>
  </w:style>
  <w:style w:type="paragraph" w:customStyle="1" w:styleId="486BB00DCC7E44BCBE3E0D9F1E9E9D30">
    <w:name w:val="486BB00DCC7E44BCBE3E0D9F1E9E9D30"/>
    <w:rsid w:val="00683DAB"/>
  </w:style>
  <w:style w:type="paragraph" w:customStyle="1" w:styleId="A845C9CB662D48B0A0B2C18C769A68E4">
    <w:name w:val="A845C9CB662D48B0A0B2C18C769A68E4"/>
    <w:rsid w:val="00683DAB"/>
  </w:style>
  <w:style w:type="paragraph" w:customStyle="1" w:styleId="9E51A276845744929B46222F56DB95D6">
    <w:name w:val="9E51A276845744929B46222F56DB95D6"/>
    <w:rsid w:val="00683DAB"/>
  </w:style>
  <w:style w:type="paragraph" w:customStyle="1" w:styleId="31EA1A0EB2C34F9D95C642055382166C">
    <w:name w:val="31EA1A0EB2C34F9D95C642055382166C"/>
    <w:rsid w:val="00683DAB"/>
  </w:style>
  <w:style w:type="paragraph" w:customStyle="1" w:styleId="5E3E558281684EABA55D24FB27EF03C6">
    <w:name w:val="5E3E558281684EABA55D24FB27EF03C6"/>
    <w:rsid w:val="00683DAB"/>
  </w:style>
  <w:style w:type="paragraph" w:customStyle="1" w:styleId="2D15B18303BF49CEADB788E22EB1DB56">
    <w:name w:val="2D15B18303BF49CEADB788E22EB1DB56"/>
    <w:rsid w:val="00683DAB"/>
  </w:style>
  <w:style w:type="paragraph" w:customStyle="1" w:styleId="EAE09F6B1DBF464EB963001FF9E1143E">
    <w:name w:val="EAE09F6B1DBF464EB963001FF9E1143E"/>
    <w:rsid w:val="00683DAB"/>
  </w:style>
  <w:style w:type="paragraph" w:customStyle="1" w:styleId="13372F93E4634CFCA2C736174C92F06E">
    <w:name w:val="13372F93E4634CFCA2C736174C92F06E"/>
    <w:rsid w:val="00683DAB"/>
  </w:style>
  <w:style w:type="paragraph" w:customStyle="1" w:styleId="40CA543595CF46119A710B8D5F2ED57F">
    <w:name w:val="40CA543595CF46119A710B8D5F2ED57F"/>
    <w:rsid w:val="00683D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983B174-F6D9-40A4-925E-423EC4B99C67}">
  <we:reference id="wa104382081" version="1.55.1.0" store="en-US" storeType="OMEX"/>
  <we:alternateReferences>
    <we:reference id="wa104382081" version="1.55.1.0" store="" storeType="OMEX"/>
  </we:alternateReferences>
  <we:properties>
    <we:property name="MENDELEY_CITATIONS" value="[{&quot;citationID&quot;:&quot;MENDELEY_CITATION_2fcd208e-b5eb-445e-b4e2-ad8eac582e6e&quot;,&quot;properties&quot;:{&quot;noteIndex&quot;:0},&quot;isEdited&quot;:false,&quot;manualOverride&quot;:{&quot;isManuallyOverridden&quot;:false,&quot;citeprocText&quot;:&quot;(1–3)&quot;,&quot;manualOverrideText&quot;:&quot;&quot;},&quot;citationTag&quot;:&quot;MENDELEY_CITATION_v3_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&quot;,&quot;citationItems&quot;:[{&quot;id&quot;:&quot;423e1998-2008-3ef9-979a-59fb36214367&quot;,&quot;itemData&quot;:{&quot;type&quot;:&quot;article-journal&quot;,&quot;id&quot;:&quot;423e1998-2008-3ef9-979a-59fb36214367&quot;,&quot;title&quot;:&quot;WHO Declares COVID-19 a Pandemic&quot;,&quot;author&quot;:[{&quot;family&quot;:&quot;Cucinotta&quot;,&quot;given&quot;:&quot;Domenico&quot;,&quot;parse-names&quot;:false,&quot;dropping-particle&quot;:&quot;&quot;,&quot;non-dropping-particle&quot;:&quot;&quot;},{&quot;family&quot;:&quot;Vanelli&quot;,&quot;given&quot;:&quot;Maurizio&quot;,&quot;parse-names&quot;:false,&quot;dropping-particle&quot;:&quot;&quot;,&quot;non-dropping-particle&quot;:&quot;&quot;}],&quot;container-title&quot;:&quot;Acta Bio Medica : Atenei Parmensis&quot;,&quot;accessed&quot;:{&quot;date-parts&quot;:[[2024,10,3]]},&quot;DOI&quot;:&quot;10.23750/ABM.V91I1.9397&quot;,&quot;ISSN&quot;:&quot;25316745&quot;,&quot;PMID&quot;:&quot;32191675&quot;,&quot;URL&quot;:&quot;/pmc/articles/PMC7569573/&quot;,&quot;issued&quot;:{&quot;date-parts&quot;:[[2020]]},&quot;page&quot;:&quot;157&quot;,&quot;publisher&quot;:&quot;Mattioli 1885&quot;,&quot;issue&quot;:&quot;1&quot;,&quot;volume&quot;:&quot;91&quot;,&quot;container-title-short&quot;:&quot;&quot;},&quot;isTemporary&quot;:false},{&quot;id&quot;:&quot;640f9f43-b0de-3187-9f88-5c5bcb75273a&quot;,&quot;itemData&quot;:{&quot;type&quot;:&quot;webpage&quot;,&quot;id&quot;:&quot;640f9f43-b0de-3187-9f88-5c5bcb75273a&quot;,&quot;title&quot;:&quot;CDC Museum COVID-19 Timeline | David J. Sencer CDC Museum | CDC&quot;,&quot;accessed&quot;:{&quot;date-parts&quot;:[[2024,10,3]]},&quot;URL&quot;:&quot;https://www.cdc.gov/museum/timeline/covid19.html&quot;,&quot;container-title-short&quot;:&quot;&quot;},&quot;isTemporary&quot;:false},{&quot;id&quot;:&quot;064e8b70-cf39-3672-b06b-75e996f1ed89&quot;,&quot;itemData&quot;:{&quot;type&quot;:&quot;webpage&quot;,&quot;id&quot;:&quot;064e8b70-cf39-3672-b06b-75e996f1ed89&quot;,&quot;title&quot;:&quot;COVID - Coronavirus Statistics - Worldometer&quot;,&quot;accessed&quot;:{&quot;date-parts&quot;:[[2024,10,3]]},&quot;URL&quot;:&quot;https://www.worldometers.info/coronavirus/&quot;,&quot;container-title-short&quot;:&quot;&quot;},&quot;isTemporary&quot;:false}]},{&quot;citationID&quot;:&quot;MENDELEY_CITATION_5da0f4c2-2731-46a3-85d3-e959bc26c2dd&quot;,&quot;properties&quot;:{&quot;noteIndex&quot;:0},&quot;isEdited&quot;:false,&quot;manualOverride&quot;:{&quot;isManuallyOverridden&quot;:false,&quot;citeprocText&quot;:&quot;(4)&quot;,&quot;manualOverrideText&quot;:&quot;&quot;},&quot;citationTag&quot;:&quot;MENDELEY_CITATION_v3_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&quot;,&quot;citationItems&quot;:[{&quot;id&quot;:&quot;05fc359a-ba99-33ec-85f3-fc37d392a2a3&quot;,&quot;itemData&quot;:{&quot;type&quot;:&quot;article-journal&quot;,&quot;id&quot;:&quot;05fc359a-ba99-33ec-85f3-fc37d392a2a3&quot;,&quot;title&quot;:&quot;Impact of the COVID-19 Pandemic on Hospital Admission Rate, Length of Stay, and Mortality Rate for Patients with Chronic Obstructive Pulmonary Disease Exacerbation: A Retrospective Study.&quot;,&quot;author&quot;:[{&quot;family&quot;:&quot;Abdulfattah&quot;,&quot;given&quot;:&quot;Omar&quot;,&quot;parse-names&quot;:false,&quot;dropping-particle&quot;:&quot;&quot;,&quot;non-dropping-particle&quot;:&quot;&quot;},{&quot;family&quot;:&quot;Kohli&quot;,&quot;given&quot;:&quot;Akshay&quot;,&quot;parse-names&quot;:false,&quot;dropping-particle&quot;:&quot;&quot;,&quot;non-dropping-particle&quot;:&quot;&quot;},{&quot;family&quot;:&quot;White&quot;,&quot;given&quot;:&quot;Peter&quot;,&quot;parse-names&quot;:false,&quot;dropping-particle&quot;:&quot;&quot;,&quot;non-dropping-particle&quot;:&quot;&quot;},{&quot;family&quot;:&quot;Michael&quot;,&quot;given&quot;:&quot;Cynthia&quot;,&quot;parse-names&quot;:false,&quot;dropping-particle&quot;:&quot;&quot;,&quot;non-dropping-particle&quot;:&quot;&quot;},{&quot;family&quot;:&quot;Alnafoosi&quot;,&quot;given&quot;:&quot;Zainab&quot;,&quot;parse-names&quot;:false,&quot;dropping-particle&quot;:&quot;&quot;,&quot;non-dropping-particle&quot;:&quot;&quot;}],&quot;container-title&quot;:&quot;Journal of Community Hospital Internal Medicine Perspectives&quot;,&quot;container-title-short&quot;:&quot;J Community Hosp Intern Med Perspect&quot;,&quot;ISSN&quot;:&quot;2000-9666&quot;,&quot;issued&quot;:{&quot;date-parts&quot;:[[2024]]},&quot;page&quot;:&quot;1&quot;,&quot;issue&quot;:&quot;2&quot;,&quot;volume&quot;:&quot;14&quot;},&quot;isTemporary&quot;:false,&quot;suppress-author&quot;:false,&quot;composite&quot;:false,&quot;author-only&quot;:false}]},{&quot;citationID&quot;:&quot;MENDELEY_CITATION_e72c082d-1441-422a-b6ca-50c19aeeb553&quot;,&quot;properties&quot;:{&quot;noteIndex&quot;:0},&quot;isEdited&quot;:false,&quot;manualOverride&quot;:{&quot;isManuallyOverridden&quot;:false,&quot;citeprocText&quot;:&quot;(5)&quot;,&quot;manualOverrideText&quot;:&quot;&quot;},&quot;citationTag&quot;:&quot;MENDELEY_CITATION_v3_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&quot;,&quot;citationItems&quot;:[{&quot;id&quot;:&quot;410bdd03-3801-3400-befc-f6136a291578&quot;,&quot;itemData&quot;:{&quot;type&quot;:&quot;article-journal&quot;,&quot;id&quot;:&quot;410bdd03-3801-3400-befc-f6136a291578&quot;,&quot;title&quot;:&quot;Critically ill COVID-19 patient&quot;,&quot;author&quot;:[{&quot;family&quot;:&quot;Halacli&quot;,&quot;given&quot;:&quot;Burcin&quot;,&quot;parse-names&quot;:false,&quot;dropping-particle&quot;:&quot;&quot;,&quot;non-dropping-particle&quot;:&quot;&quot;},{&quot;family&quot;:&quot;Kaya&quot;,&quot;given&quot;:&quot;Akin&quot;,&quot;parse-names&quot;:false,&quot;dropping-particle&quot;:&quot;&quot;,&quot;non-dropping-particle&quot;:&quot;&quot;},{&quot;family&quot;:&quot;İSKİT&quot;,&quot;given&quot;:&quot;ARZU TOPELİ&quot;,&quot;parse-names&quot;:false,&quot;dropping-particle&quot;:&quot;&quot;,&quot;non-dropping-particle&quot;:&quot;&quot;}],&quot;container-title&quot;:&quot;Turkish Journal of medical sciences&quot;,&quot;container-title-short&quot;:&quot;Turk J Med Sci&quot;,&quot;ISSN&quot;:&quot;1300-0144&quot;,&quot;issued&quot;:{&quot;date-parts&quot;:[[2020]]},&quot;page&quot;:&quot;585-591&quot;,&quot;issue&quot;:&quot;9&quot;,&quot;volume&quot;:&quot;50&quot;},&quot;isTemporary&quot;:false}]},{&quot;citationID&quot;:&quot;MENDELEY_CITATION_bbb62ddb-56d5-4af0-9110-8abe5e176f20&quot;,&quot;properties&quot;:{&quot;noteIndex&quot;:0},&quot;isEdited&quot;:false,&quot;manualOverride&quot;:{&quot;isManuallyOverridden&quot;:false,&quot;citeprocText&quot;:&quot;(6)&quot;,&quot;manualOverrideText&quot;:&quot;&quot;},&quot;citationTag&quot;:&quot;MENDELEY_CITATION_v3_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&quot;,&quot;citationItems&quot;:[{&quot;id&quot;:&quot;d56d32e0-5eda-3681-bea7-bd035e15af75&quot;,&quot;itemData&quot;:{&quot;type&quot;:&quot;webpage&quot;,&quot;id&quot;:&quot;d56d32e0-5eda-3681-bea7-bd035e15af75&quot;,&quot;title&quot;:&quot;Coronavirus (COVID-19) Hospitalizations - Our World in Data&quot;,&quot;accessed&quot;:{&quot;date-parts&quot;:[[2024,11,16]]},&quot;URL&quot;:&quot;https://ourworldindata.org/covid-hospitalizations&quot;,&quot;container-title-short&quot;:&quot;&quot;},&quot;isTemporary&quot;:false}]},{&quot;citationID&quot;:&quot;MENDELEY_CITATION_73b081bd-e750-4c67-bbee-9c3efa4ef73f&quot;,&quot;properties&quot;:{&quot;noteIndex&quot;:0},&quot;isEdited&quot;:false,&quot;manualOverride&quot;:{&quot;isManuallyOverridden&quot;:false,&quot;citeprocText&quot;:&quot;(7,8)&quot;,&quot;manualOverrideText&quot;:&quot;&quot;},&quot;citationTag&quot;:&quot;MENDELEY_CITATION_v3_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&quot;,&quot;citationItems&quot;:[{&quot;id&quot;:&quot;31166742-58f1-35f8-9998-6f310e034751&quot;,&quot;itemData&quot;:{&quot;type&quot;:&quot;article-journal&quot;,&quot;id&quot;:&quot;31166742-58f1-35f8-9998-6f310e034751&quot;,&quot;title&quot;:&quot;Risk factors for intensive care unit admission and in-hospital mortality among hospitalized adults identified through the US coronavirus disease 2019 (COVID-19)-associated hospitalization surveillance network (COVID-NET)&quot;,&quot;author&quot;:[{&quot;family&quot;:&quot;Kim&quot;,&quot;given&quot;:&quot;Lindsay&quot;,&quot;parse-names&quot;:false,&quot;dropping-particle&quot;:&quot;&quot;,&quot;non-dropping-particle&quot;:&quot;&quot;},{&quot;family&quot;:&quot;Garg&quot;,&quot;given&quot;:&quot;Shikha&quot;,&quot;parse-names&quot;:false,&quot;dropping-particle&quot;:&quot;&quot;,&quot;non-dropping-particle&quot;:&quot;&quot;},{&quot;family&quot;:&quot;O’Halloran&quot;,&quot;given&quot;:&quot;Alissa&quot;,&quot;parse-names&quot;:false,&quot;dropping-particle&quot;:&quot;&quot;,&quot;non-dropping-particle&quot;:&quot;&quot;},{&quot;family&quot;:&quot;Whitaker&quot;,&quot;given&quot;:&quot;Michael&quot;,&quot;parse-names&quot;:false,&quot;dropping-particle&quot;:&quot;&quot;,&quot;non-dropping-particle&quot;:&quot;&quot;},{&quot;family&quot;:&quot;Pham&quot;,&quot;given&quot;:&quot;Huong&quot;,&quot;parse-names&quot;:false,&quot;dropping-particle&quot;:&quot;&quot;,&quot;non-dropping-particle&quot;:&quot;&quot;},{&quot;family&quot;:&quot;Anderson&quot;,&quot;given&quot;:&quot;Evan J&quot;,&quot;parse-names&quot;:false,&quot;dropping-particle&quot;:&quot;&quot;,&quot;non-dropping-particle&quot;:&quot;&quot;},{&quot;family&quot;:&quot;Armistead&quot;,&quot;given&quot;:&quot;Isaac&quot;,&quot;parse-names&quot;:false,&quot;dropping-particle&quot;:&quot;&quot;,&quot;non-dropping-particle&quot;:&quot;&quot;},{&quot;family&quot;:&quot;Bennett&quot;,&quot;given&quot;:&quot;Nancy M&quot;,&quot;parse-names&quot;:false,&quot;dropping-particle&quot;:&quot;&quot;,&quot;non-dropping-particle&quot;:&quot;&quot;},{&quot;family&quot;:&quot;Billing&quot;,&quot;given&quot;:&quot;Laurie&quot;,&quot;parse-names&quot;:false,&quot;dropping-particle&quot;:&quot;&quot;,&quot;non-dropping-particle&quot;:&quot;&quot;},{&quot;family&quot;:&quot;Como-Sabetti&quot;,&quot;given&quot;:&quot;Kathryn&quot;,&quot;parse-names&quot;:false,&quot;dropping-particle&quot;:&quot;&quot;,&quot;non-dropping-particle&quot;:&quot;&quot;}],&quot;container-title&quot;:&quot;Clinical infectious diseases&quot;,&quot;ISSN&quot;:&quot;1058-4838&quot;,&quot;issued&quot;:{&quot;date-parts&quot;:[[2021]]},&quot;page&quot;:&quot;e206-e214&quot;,&quot;publisher&quot;:&quot;Oxford University Press US&quot;,&quot;issue&quot;:&quot;9&quot;,&quot;volume&quot;:&quot;72&quot;,&quot;container-title-short&quot;:&quot;&quot;},&quot;isTemporary&quot;:false},{&quot;id&quot;:&quot;78fe00bb-7e91-3ce0-b5d2-2b1566e45e0c&quot;,&quot;itemData&quot;:{&quot;type&quot;:&quot;article-journal&quot;,&quot;id&quot;:&quot;78fe00bb-7e91-3ce0-b5d2-2b1566e45e0c&quot;,&quot;title&quot;:&quot;Baseline Characteristics and Outcomes of 1591 Patients Infected With SARS-CoV-2 Admitted to ICUs of the Lombardy Region, Italy&quot;,&quot;author&quot;:[{&quot;family&quot;:&quot;Grasselli&quot;,&quot;given&quot;:&quot;Giacomo&quot;,&quot;parse-names&quot;:false,&quot;dropping-particle&quot;:&quot;&quot;,&quot;non-dropping-particle&quot;:&quot;&quot;},{&quot;family&quot;:&quot;Zangrillo&quot;,&quot;given&quot;:&quot;Alberto&quot;,&quot;parse-names&quot;:false,&quot;dropping-particle&quot;:&quot;&quot;,&quot;non-dropping-particle&quot;:&quot;&quot;},{&quot;family&quot;:&quot;Zanella&quot;,&quot;given&quot;:&quot;Alberto&quot;,&quot;parse-names&quot;:false,&quot;dropping-particle&quot;:&quot;&quot;,&quot;non-dropping-particle&quot;:&quot;&quot;},{&quot;family&quot;:&quot;Antonelli&quot;,&quot;given&quot;:&quot;Massimo&quot;,&quot;parse-names&quot;:false,&quot;dropping-particle&quot;:&quot;&quot;,&quot;non-dropping-particle&quot;:&quot;&quot;},{&quot;family&quot;:&quot;Cabrini&quot;,&quot;given&quot;:&quot;Luca&quot;,&quot;parse-names&quot;:false,&quot;dropping-particle&quot;:&quot;&quot;,&quot;non-dropping-particle&quot;:&quot;&quot;},{&quot;family&quot;:&quot;Castelli&quot;,&quot;given&quot;:&quot;Antonio&quot;,&quot;parse-names&quot;:false,&quot;dropping-particle&quot;:&quot;&quot;,&quot;non-dropping-particle&quot;:&quot;&quot;},{&quot;family&quot;:&quot;Cereda&quot;,&quot;given&quot;:&quot;Danilo&quot;,&quot;parse-names&quot;:false,&quot;dropping-particle&quot;:&quot;&quot;,&quot;non-dropping-particle&quot;:&quot;&quot;},{&quot;family&quot;:&quot;Coluccello&quot;,&quot;given&quot;:&quot;Antonio&quot;,&quot;parse-names&quot;:false,&quot;dropping-particle&quot;:&quot;&quot;,&quot;non-dropping-particle&quot;:&quot;&quot;},{&quot;family&quot;:&quot;Foti&quot;,&quot;given&quot;:&quot;Giuseppe&quot;,&quot;parse-names&quot;:false,&quot;dropping-particle&quot;:&quot;&quot;,&quot;non-dropping-particle&quot;:&quot;&quot;},{&quot;family&quot;:&quot;Fumagalli&quot;,&quot;given&quot;:&quot;Roberto&quot;,&quot;parse-names&quot;:false,&quot;dropping-particle&quot;:&quot;&quot;,&quot;non-dropping-particle&quot;:&quot;&quot;},{&quot;family&quot;:&quot;Iotti&quot;,&quot;given&quot;:&quot;Giorgio&quot;,&quot;parse-names&quot;:false,&quot;dropping-particle&quot;:&quot;&quot;,&quot;non-dropping-particle&quot;:&quot;&quot;},{&quot;family&quot;:&quot;Latronico&quot;,&quot;given&quot;:&quot;Nicola&quot;,&quot;parse-names&quot;:false,&quot;dropping-particle&quot;:&quot;&quot;,&quot;non-dropping-particle&quot;:&quot;&quot;},{&quot;family&quot;:&quot;Lorini&quot;,&quot;given&quot;:&quot;Luca&quot;,&quot;parse-names&quot;:false,&quot;dropping-particle&quot;:&quot;&quot;,&quot;non-dropping-particle&quot;:&quot;&quot;},{&quot;family&quot;:&quot;Merler&quot;,&quot;given&quot;:&quot;Stefano&quot;,&quot;parse-names&quot;:false,&quot;dropping-particle&quot;:&quot;&quot;,&quot;non-dropping-particle&quot;:&quot;&quot;},{&quot;family&quot;:&quot;Natalini&quot;,&quot;given&quot;:&quot;Giuseppe&quot;,&quot;parse-names&quot;:false,&quot;dropping-particle&quot;:&quot;&quot;,&quot;non-dropping-particle&quot;:&quot;&quot;},{&quot;family&quot;:&quot;Piatti&quot;,&quot;given&quot;:&quot;Alessandra&quot;,&quot;parse-names&quot;:false,&quot;dropping-particle&quot;:&quot;&quot;,&quot;non-dropping-particle&quot;:&quot;&quot;},{&quot;family&quot;:&quot;Marco&quot;,&quot;given&quot;:&quot;;&quot;,&quot;parse-names&quot;:false,&quot;dropping-particle&quot;:&quot;&quot;,&quot;non-dropping-particle&quot;:&quot;&quot;},{&quot;family&quot;:&quot;Ranieri&quot;,&quot;given&quot;:&quot;Vito&quot;,&quot;parse-names&quot;:false,&quot;dropping-particle&quot;:&quot;&quot;,&quot;non-dropping-particle&quot;:&quot;&quot;},{&quot;family&quot;:&quot;Anna&quot;,&quot;given&quot;:&quot;;&quot;,&quot;parse-names&quot;:false,&quot;dropping-particle&quot;:&quot;&quot;,&quot;non-dropping-particle&quot;:&quot;&quot;},{&quot;family&quot;:&quot;Scandroglio&quot;,&quot;given&quot;:&quot;Mara&quot;,&quot;parse-names&quot;:false,&quot;dropping-particle&quot;:&quot;&quot;,&quot;non-dropping-particle&quot;:&quot;&quot;},{&quot;family&quot;:&quot;Storti&quot;,&quot;given&quot;:&quot;Enrico&quot;,&quot;parse-names&quot;:false,&quot;dropping-particle&quot;:&quot;&quot;,&quot;non-dropping-particle&quot;:&quot;&quot;},{&quot;family&quot;:&quot;Cecconi&quot;,&quot;given&quot;:&quot;Maurizio&quot;,&quot;parse-names&quot;:false,&quot;dropping-particle&quot;:&quot;&quot;,&quot;non-dropping-particle&quot;:&quot;&quot;},{&quot;family&quot;:&quot;Pesenti&quot;,&quot;given&quot;:&quot;Antonio&quot;,&quot;parse-names&quot;:false,&quot;dropping-particle&quot;:&quot;&quot;,&quot;non-dropping-particle&quot;:&quot;&quot;}],&quot;accessed&quot;:{&quot;date-parts&quot;:[[2024,10,3]]},&quot;DOI&quot;:&quot;10.1001/jama.2020.5394&quot;,&quot;issued&quot;:{&quot;date-parts&quot;:[[2020]]},&quot;container-title-short&quot;:&quot;&quot;},&quot;isTemporary&quot;:false}]},{&quot;citationID&quot;:&quot;MENDELEY_CITATION_1d3b9680-d493-4bab-a719-f427737ec2c7&quot;,&quot;properties&quot;:{&quot;noteIndex&quot;:0},&quot;isEdited&quot;:false,&quot;manualOverride&quot;:{&quot;isManuallyOverridden&quot;:false,&quot;citeprocText&quot;:&quot;(9)&quot;,&quot;manualOverrideText&quot;:&quot;&quot;},&quot;citationTag&quot;:&quot;MENDELEY_CITATION_v3_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&quot;,&quot;citationItems&quot;:[{&quot;id&quot;:&quot;73b17cbf-49e0-30e5-8f47-de3467d037ea&quot;,&quot;itemData&quot;:{&quot;type&quot;:&quot;article-journal&quot;,&quot;id&quot;:&quot;73b17cbf-49e0-30e5-8f47-de3467d037ea&quot;,&quot;title&quot;:&quot;Hospital admission and emergency care attendance risk for SARS-CoV-2 delta (B. 1.617. 2) compared with alpha (B. 1.1. 7) variants of concern: a cohort study&quot;,&quot;author&quot;:[{&quot;family&quot;:&quot;Twohig&quot;,&quot;given&quot;:&quot;Katherine A&quot;,&quot;parse-names&quot;:false,&quot;dropping-particle&quot;:&quot;&quot;,&quot;non-dropping-particle&quot;:&quot;&quot;},{&quot;family&quot;:&quot;Nyberg&quot;,&quot;given&quot;:&quot;Tommy&quot;,&quot;parse-names&quot;:false,&quot;dropping-particle&quot;:&quot;&quot;,&quot;non-dropping-particle&quot;:&quot;&quot;},{&quot;family&quot;:&quot;Zaidi&quot;,&quot;given&quot;:&quot;Asad&quot;,&quot;parse-names&quot;:false,&quot;dropping-particle&quot;:&quot;&quot;,&quot;non-dropping-particle&quot;:&quot;&quot;},{&quot;family&quot;:&quot;Thelwall&quot;,&quot;given&quot;:&quot;Simon&quot;,&quot;parse-names&quot;:false,&quot;dropping-particle&quot;:&quot;&quot;,&quot;non-dropping-particle&quot;:&quot;&quot;},{&quot;family&quot;:&quot;Sinnathamby&quot;,&quot;given&quot;:&quot;Mary A&quot;,&quot;parse-names&quot;:false,&quot;dropping-particle&quot;:&quot;&quot;,&quot;non-dropping-particle&quot;:&quot;&quot;},{&quot;family&quot;:&quot;Aliabadi&quot;,&quot;given&quot;:&quot;Shirin&quot;,&quot;parse-names&quot;:false,&quot;dropping-particle&quot;:&quot;&quot;,&quot;non-dropping-particle&quot;:&quot;&quot;},{&quot;family&quot;:&quot;Seaman&quot;,&quot;given&quot;:&quot;Shaun R&quot;,&quot;parse-names&quot;:false,&quot;dropping-particle&quot;:&quot;&quot;,&quot;non-dropping-particle&quot;:&quot;&quot;},{&quot;family&quot;:&quot;Harris&quot;,&quot;given&quot;:&quot;Ross J&quot;,&quot;parse-names&quot;:false,&quot;dropping-particle&quot;:&quot;&quot;,&quot;non-dropping-particle&quot;:&quot;&quot;},{&quot;family&quot;:&quot;Hope&quot;,&quot;given&quot;:&quot;Russell&quot;,&quot;parse-names&quot;:false,&quot;dropping-particle&quot;:&quot;&quot;,&quot;non-dropping-particle&quot;:&quot;&quot;},{&quot;family&quot;:&quot;Lopez-Bernal&quot;,&quot;given&quot;:&quot;Jamie&quot;,&quot;parse-names&quot;:false,&quot;dropping-particle&quot;:&quot;&quot;,&quot;non-dropping-particle&quot;:&quot;&quot;}],&quot;container-title&quot;:&quot;The Lancet Infectious Diseases&quot;,&quot;container-title-short&quot;:&quot;Lancet Infect Dis&quot;,&quot;ISSN&quot;:&quot;1473-3099&quot;,&quot;issued&quot;:{&quot;date-parts&quot;:[[2022]]},&quot;page&quot;:&quot;35-42&quot;,&quot;publisher&quot;:&quot;Elsevier&quot;,&quot;issue&quot;:&quot;1&quot;,&quot;volume&quot;:&quot;22&quot;},&quot;isTemporary&quot;:false}]},{&quot;citationID&quot;:&quot;MENDELEY_CITATION_9eab21c6-b094-45a9-a70e-ba46ddeb2541&quot;,&quot;properties&quot;:{&quot;noteIndex&quot;:0},&quot;isEdited&quot;:false,&quot;manualOverride&quot;:{&quot;isManuallyOverridden&quot;:false,&quot;citeprocText&quot;:&quot;(10)&quot;,&quot;manualOverrideText&quot;:&quot;&quot;},&quot;citationTag&quot;:&quot;MENDELEY_CITATION_v3_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&quot;,&quot;citationItems&quot;:[{&quot;id&quot;:&quot;f745c7c1-a13f-3e5c-b838-8fb270320cff&quot;,&quot;itemData&quot;:{&quot;type&quot;:&quot;webpage&quot;,&quot;id&quot;:&quot;f745c7c1-a13f-3e5c-b838-8fb270320cff&quot;,&quot;title&quot;:&quot;City of Chicago&quot;,&quot;accessed&quot;:{&quot;date-parts&quot;:[[2024,11,16]]},&quot;URL&quot;:&quot;https://www.chicago.gov/content/dam/city/sites/covid/breakthrough_variant/10-06-2021/Breakthrough-Slides-10072021.pdf&quot;,&quot;container-title-short&quot;:&quot;&quot;},&quot;isTemporary&quot;:false}]},{&quot;citationID&quot;:&quot;MENDELEY_CITATION_77781f78-e94e-45fd-8d54-14dc7a098135&quot;,&quot;properties&quot;:{&quot;noteIndex&quot;:0},&quot;isEdited&quot;:false,&quot;manualOverride&quot;:{&quot;isManuallyOverridden&quot;:false,&quot;citeprocText&quot;:&quot;(11–19)&quot;,&quot;manualOverrideText&quot;:&quot;&quot;},&quot;citationTag&quot;:&quot;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&quot;,&quot;citationItems&quot;:[{&quot;id&quot;:&quot;70613f44-195e-33be-a5f2-6a1457c4209b&quot;,&quot;itemData&quot;:{&quot;type&quot;:&quot;article-journal&quot;,&quot;id&quot;:&quot;70613f44-195e-33be-a5f2-6a1457c4209b&quot;,&quot;title&quot;:&quot;An analysis of COVID-19 mortality during the dominancy of alpha, delta, and omicron in the USA&quot;,&quot;author&quot;:[{&quot;family&quot;:&quot;Tabatabai&quot;,&quot;given&quot;:&quot;Mohammad&quot;,&quot;parse-names&quot;:false,&quot;dropping-particle&quot;:&quot;&quot;,&quot;non-dropping-particle&quot;:&quot;&quot;},{&quot;family&quot;:&quot;Juarez&quot;,&quot;given&quot;:&quot;Paul D&quot;,&quot;parse-names&quot;:false,&quot;dropping-particle&quot;:&quot;&quot;,&quot;non-dropping-particle&quot;:&quot;&quot;},{&quot;family&quot;:&quot;Matthews-Juarez&quot;,&quot;given&quot;:&quot;Patricia&quot;,&quot;parse-names&quot;:false,&quot;dropping-particle&quot;:&quot;&quot;,&quot;non-dropping-particle&quot;:&quot;&quot;},{&quot;family&quot;:&quot;Wilus&quot;,&quot;given&quot;:&quot;Derek M&quot;,&quot;parse-names&quot;:false,&quot;dropping-particle&quot;:&quot;&quot;,&quot;non-dropping-particle&quot;:&quot;&quot;},{&quot;family&quot;:&quot;Ramesh&quot;,&quot;given&quot;:&quot;Aramandla&quot;,&quot;parse-names&quot;:false,&quot;dropping-particle&quot;:&quot;&quot;,&quot;non-dropping-particle&quot;:&quot;&quot;},{&quot;family&quot;:&quot;Alcendor&quot;,&quot;given&quot;:&quot;Donald J&quot;,&quot;parse-names&quot;:false,&quot;dropping-particle&quot;:&quot;&quot;,&quot;non-dropping-particle&quot;:&quot;&quot;},{&quot;family&quot;:&quot;Tabatabai&quot;,&quot;given&quot;:&quot;Niki&quot;,&quot;parse-names&quot;:false,&quot;dropping-particle&quot;:&quot;&quot;,&quot;non-dropping-particle&quot;:&quot;&quot;},{&quot;family&quot;:&quot;Singh&quot;,&quot;given&quot;:&quot;Karan P&quot;,&quot;parse-names&quot;:false,&quot;dropping-particle&quot;:&quot;&quot;,&quot;non-dropping-particle&quot;:&quot;&quot;}],&quot;container-title&quot;:&quot;Journal of Primary Care &amp; Community Health&quot;,&quot;container-title-short&quot;:&quot;J Prim Care Community Health&quot;,&quot;ISSN&quot;:&quot;2150-1319&quot;,&quot;issued&quot;:{&quot;date-parts&quot;:[[2023]]},&quot;page&quot;:&quot;21501319231170164&quot;,&quot;publisher&quot;:&quot;SAGE Publications Sage CA: Los Angeles, CA&quot;,&quot;volume&quot;:&quot;14&quot;},&quot;isTemporary&quot;:false},{&quot;id&quot;:&quot;d77bc02f-5b0b-3008-90b8-7646dedef378&quot;,&quot;itemData&quot;:{&quot;type&quot;:&quot;article-journal&quot;,&quot;id&quot;:&quot;d77bc02f-5b0b-3008-90b8-7646dedef378&quot;,&quot;title&quot;:&quot;Genomic surveillance for SARS-CoV-2 variants circulating in the United States, December 2020–May 2021&quot;,&quot;author&quot;:[{&quot;family&quot;:&quot;Paul&quot;,&quot;given&quot;:&quot;Prabasaj&quot;,&quot;parse-names&quot;:false,&quot;dropping-particle&quot;:&quot;&quot;,&quot;non-dropping-particle&quot;:&quot;&quot;}],&quot;container-title&quot;:&quot;MMWR. Morbidity and mortality weekly report&quot;,&quot;container-title-short&quot;:&quot;MMWR Morb Mortal Wkly Rep&quot;,&quot;issued&quot;:{&quot;date-parts&quot;:[[2021]]},&quot;volume&quot;:&quot;70&quot;},&quot;isTemporary&quot;:false},{&quot;id&quot;:&quot;c7e98bc6-601c-3a7a-bdda-c385dec8d3cc&quot;,&quot;itemData&quot;:{&quot;type&quot;:&quot;article-journal&quot;,&quot;id&quot;:&quot;c7e98bc6-601c-3a7a-bdda-c385dec8d3cc&quot;,&quot;title&quot;:&quot;Severity of severe acute respiratory system coronavirus 2 (SARS-CoV-2) alpha variant (B. 1.1. 7) in England&quot;,&quot;author&quot;:[{&quot;family&quot;:&quot;Grint&quot;,&quot;given&quot;:&quot;Daniel J&quot;,&quot;parse-names&quot;:false,&quot;dropping-particle&quot;:&quot;&quot;,&quot;non-dropping-particle&quot;:&quot;&quot;},{&quot;family&quot;:&quot;Wing&quot;,&quot;given&quot;:&quot;Kevin&quot;,&quot;parse-names&quot;:false,&quot;dropping-particle&quot;:&quot;&quot;,&quot;non-dropping-particle&quot;:&quot;&quot;},{&quot;family&quot;:&quot;Houlihan&quot;,&quot;given&quot;:&quot;Catherine&quot;,&quot;parse-names&quot;:false,&quot;dropping-particle&quot;:&quot;&quot;,&quot;non-dropping-particle&quot;:&quot;&quot;},{&quot;family&quot;:&quot;Gibbs&quot;,&quot;given&quot;:&quot;Hamish P&quot;,&quot;parse-names&quot;:false,&quot;dropping-particle&quot;:&quot;&quot;,&quot;non-dropping-particle&quot;:&quot;&quot;},{&quot;family&quot;:&quot;Evans&quot;,&quot;given&quot;:&quot;Stephen J W&quot;,&quot;parse-names&quot;:false,&quot;dropping-particle&quot;:&quot;&quot;,&quot;non-dropping-particle&quot;:&quot;&quot;},{&quot;family&quot;:&quot;Williamson&quot;,&quot;given&quot;:&quot;Elizabeth&quot;,&quot;parse-names&quot;:false,&quot;dropping-particle&quot;:&quot;&quot;,&quot;non-dropping-particle&quot;:&quot;&quot;},{&quot;family&quot;:&quot;McDonald&quot;,&quot;given&quot;:&quot;Helen I&quot;,&quot;parse-names&quot;:false,&quot;dropping-particle&quot;:&quot;&quot;,&quot;non-dropping-particle&quot;:&quot;&quot;},{&quot;family&quot;:&quot;Bhaskaran&quot;,&quot;given&quot;:&quot;Krishnan&quot;,&quot;parse-names&quot;:false,&quot;dropping-particle&quot;:&quot;&quot;,&quot;non-dropping-particle&quot;:&quot;&quot;},{&quot;family&quot;:&quot;Evans&quot;,&quot;given&quot;:&quot;David&quot;,&quot;parse-names&quot;:false,&quot;dropping-particle&quot;:&quot;&quot;,&quot;non-dropping-particle&quot;:&quot;&quot;},{&quot;family&quot;:&quot;Walker&quot;,&quot;given&quot;:&quot;Alex J&quot;,&quot;parse-names&quot;:false,&quot;dropping-particle&quot;:&quot;&quot;,&quot;non-dropping-particle&quot;:&quot;&quot;}],&quot;container-title&quot;:&quot;Clinical Infectious Diseases&quot;,&quot;ISSN&quot;:&quot;1058-4838&quot;,&quot;issued&quot;:{&quot;date-parts&quot;:[[2022]]},&quot;page&quot;:&quot;e1120-e1127&quot;,&quot;publisher&quot;:&quot;Oxford University Press US&quot;,&quot;issue&quot;:&quot;1&quot;,&quot;volume&quot;:&quot;75&quot;,&quot;container-title-short&quot;:&quot;&quot;},&quot;isTemporary&quot;:false},{&quot;id&quot;:&quot;8b07f1fa-16a4-3ab5-a29e-8f47823e41eb&quot;,&quot;itemData&quot;:{&quot;type&quot;:&quot;article-journal&quot;,&quot;id&quot;:&quot;8b07f1fa-16a4-3ab5-a29e-8f47823e41eb&quot;,&quot;title&quot;:&quot;The SARS-CoV-2 Alpha variant caused increased clinical severity of disease in Scotland: a genomics-based prospective cohort analysis&quot;,&quot;author&quot;:[{&quot;family&quot;:&quot;Pascall&quot;,&quot;given&quot;:&quot;David J&quot;,&quot;parse-names&quot;:false,&quot;dropping-particle&quot;:&quot;&quot;,&quot;non-dropping-particle&quot;:&quot;&quot;},{&quot;family&quot;:&quot;Mollett&quot;,&quot;given&quot;:&quot;Guy&quot;,&quot;parse-names&quot;:false,&quot;dropping-particle&quot;:&quot;&quot;,&quot;non-dropping-particle&quot;:&quot;&quot;},{&quot;family&quot;:&quot;Vink&quot;,&quot;given&quot;:&quot;Elen&quot;,&quot;parse-names&quot;:false,&quot;dropping-particle&quot;:&quot;&quot;,&quot;non-dropping-particle&quot;:&quot;&quot;},{&quot;family&quot;:&quot;Shepherd&quot;,&quot;given&quot;:&quot;James G&quot;,&quot;parse-names&quot;:false,&quot;dropping-particle&quot;:&quot;&quot;,&quot;non-dropping-particle&quot;:&quot;&quot;},{&quot;family&quot;:&quot;Williams&quot;,&quot;given&quot;:&quot;Thomas&quot;,&quot;parse-names&quot;:false,&quot;dropping-particle&quot;:&quot;&quot;,&quot;non-dropping-particle&quot;:&quot;&quot;},{&quot;family&quot;:&quot;Wastnedge&quot;,&quot;given&quot;:&quot;Elizabeth&quot;,&quot;parse-names&quot;:false,&quot;dropping-particle&quot;:&quot;&quot;,&quot;non-dropping-particle&quot;:&quot;&quot;},{&quot;family&quot;:&quot;Blacow&quot;,&quot;given&quot;:&quot;Rachel&quot;,&quot;parse-names&quot;:false,&quot;dropping-particle&quot;:&quot;&quot;,&quot;non-dropping-particle&quot;:&quot;&quot;},{&quot;family&quot;:&quot;Hughes&quot;,&quot;given&quot;:&quot;Joseph&quot;,&quot;parse-names&quot;:false,&quot;dropping-particle&quot;:&quot;&quot;,&quot;non-dropping-particle&quot;:&quot;&quot;},{&quot;family&quot;:&quot;Robertson&quot;,&quot;given&quot;:&quot;David L&quot;,&quot;parse-names&quot;:false,&quot;dropping-particle&quot;:&quot;&quot;,&quot;non-dropping-particle&quot;:&quot;&quot;},{&quot;family&quot;:&quot;Lycett&quot;,&quot;given&quot;:&quot;Samantha&quot;,&quot;parse-names&quot;:false,&quot;dropping-particle&quot;:&quot;&quot;,&quot;non-dropping-particle&quot;:&quot;&quot;}],&quot;container-title&quot;:&quot;MedRxiv&quot;,&quot;issued&quot;:{&quot;date-parts&quot;:[[2021]]},&quot;page&quot;:&quot;2021-2028&quot;,&quot;publisher&quot;:&quot;Cold Spring Harbor Laboratory Press&quot;,&quot;container-title-short&quot;:&quot;&quot;},&quot;isTemporary&quot;:false},{&quot;id&quot;:&quot;e4ecb16d-3cb5-37ee-b6e0-55320da2be7a&quot;,&quot;itemData&quot;:{&quot;type&quot;:&quot;article-journal&quot;,&quot;id&quot;:&quot;e4ecb16d-3cb5-37ee-b6e0-55320da2be7a&quot;,&quot;title&quot;:&quot;Clinical severity of, and effectiveness of mRNA vaccines against, covid-19 from omicron, delta, and alpha SARS-CoV-2 variants in the United States: prospective observational study&quot;,&quot;author&quot;:[{&quot;family&quot;:&quot;Lauring&quot;,&quot;given&quot;:&quot;Adam S&quot;,&quot;parse-names&quot;:false,&quot;dropping-particle&quot;:&quot;&quot;,&quot;non-dropping-particle&quot;:&quot;&quot;},{&quot;family&quot;:&quot;Tenforde&quot;,&quot;given&quot;:&quot;Mark W&quot;,&quot;parse-names&quot;:false,&quot;dropping-particle&quot;:&quot;&quot;,&quot;non-dropping-particle&quot;:&quot;&quot;},{&quot;family&quot;:&quot;Chappell&quot;,&quot;given&quot;:&quot;James D&quot;,&quot;parse-names&quot;:false,&quot;dropping-particle&quot;:&quot;&quot;,&quot;non-dropping-particle&quot;:&quot;&quot;},{&quot;family&quot;:&quot;Gaglani&quot;,&quot;given&quot;:&quot;Manjusha&quot;,&quot;parse-names&quot;:false,&quot;dropping-particle&quot;:&quot;&quot;,&quot;non-dropping-particle&quot;:&quot;&quot;},{&quot;family&quot;:&quot;Ginde&quot;,&quot;given&quot;:&quot;Adit A&quot;,&quot;parse-names&quot;:false,&quot;dropping-particle&quot;:&quot;&quot;,&quot;non-dropping-particle&quot;:&quot;&quot;},{&quot;family&quot;:&quot;McNeal&quot;,&quot;given&quot;:&quot;Tresa&quot;,&quot;parse-names&quot;:false,&quot;dropping-particle&quot;:&quot;&quot;,&quot;non-dropping-particle&quot;:&quot;&quot;},{&quot;family&quot;:&quot;Ghamande&quot;,&quot;given&quot;:&quot;Shekhar&quot;,&quot;parse-names&quot;:false,&quot;dropping-particle&quot;:&quot;&quot;,&quot;non-dropping-particle&quot;:&quot;&quot;},{&quot;family&quot;:&quot;Douin&quot;,&quot;given&quot;:&quot;David J&quot;,&quot;parse-names&quot;:false,&quot;dropping-particle&quot;:&quot;&quot;,&quot;non-dropping-particle&quot;:&quot;&quot;},{&quot;family&quot;:&quot;Talbot&quot;,&quot;given&quot;:&quot;H Keipp&quot;,&quot;parse-names&quot;:false,&quot;dropping-particle&quot;:&quot;&quot;,&quot;non-dropping-particle&quot;:&quot;&quot;},{&quot;family&quot;:&quot;Casey&quot;,&quot;given&quot;:&quot;Jonathan D&quot;,&quot;parse-names&quot;:false,&quot;dropping-particle&quot;:&quot;&quot;,&quot;non-dropping-particle&quot;:&quot;&quot;}],&quot;container-title&quot;:&quot;bmj&quot;,&quot;ISSN&quot;:&quot;1756-1833&quot;,&quot;issued&quot;:{&quot;date-parts&quot;:[[2022]]},&quot;publisher&quot;:&quot;British Medical Journal Publishing Group&quot;,&quot;volume&quot;:&quot;376&quot;,&quot;container-title-short&quot;:&quot;&quot;},&quot;isTemporary&quot;:false},{&quot;id&quot;:&quot;d83816c2-16d6-32b0-b3d6-3b033352f42a&quot;,&quot;itemData&quot;:{&quot;type&quot;:&quot;article-journal&quot;,&quot;id&quot;:&quot;d83816c2-16d6-32b0-b3d6-3b033352f42a&quot;,&quot;title&quot;:&quot;Trends in disease severity and health care utilization during the early Omicron variant period compared with previous SARS-CoV-2 high transmission periods—United States, December 2020–January 2022&quot;,&quot;author&quot;:[{&quot;family&quot;:&quot;Iuliano&quot;,&quot;given&quot;:&quot;A Danielle&quot;,&quot;parse-names&quot;:false,&quot;dropping-particle&quot;:&quot;&quot;,&quot;non-dropping-particle&quot;:&quot;&quot;}],&quot;container-title&quot;:&quot;MMWR. Morbidity and mortality weekly report&quot;,&quot;container-title-short&quot;:&quot;MMWR Morb Mortal Wkly Rep&quot;,&quot;issued&quot;:{&quot;date-parts&quot;:[[2022]]},&quot;volume&quot;:&quot;71&quot;},&quot;isTemporary&quot;:false},{&quot;id&quot;:&quot;ab62a2c8-4df7-35e7-8264-fe214654d16a&quot;,&quot;itemData&quot;:{&quot;type&quot;:&quot;webpage&quot;,&quot;id&quot;:&quot;ab62a2c8-4df7-35e7-8264-fe214654d16a&quot;,&quot;title&quot;:&quot;Omicron, Delta, Alpha, and More: What To Know About the Coronavirus Variants &gt; News &gt; Yale Medicine&quot;,&quot;accessed&quot;:{&quot;date-parts&quot;:[[2024,10,3]]},&quot;URL&quot;:&quot;https://www.yalemedicine.org/news/covid-19-variants-of-concern-omicron&quot;,&quot;container-title-short&quot;:&quot;&quot;},&quot;isTemporary&quot;:false},{&quot;id&quot;:&quot;1625af6c-a9da-390d-8fe8-4dfb0bac2c49&quot;,&quot;itemData&quot;:{&quot;type&quot;:&quot;webpage&quot;,&quot;id&quot;:&quot;1625af6c-a9da-390d-8fe8-4dfb0bac2c49&quot;,&quot;title&quot;:&quot;Update on Omicron&quot;,&quot;accessed&quot;:{&quot;date-parts&quot;:[[2024,10,3]]},&quot;URL&quot;:&quot;https://www.who.int/news/item/28-11-2021-update-on-omicron&quot;,&quot;container-title-short&quot;:&quot;&quot;},&quot;isTemporary&quot;:false},{&quot;id&quot;:&quot;fdd4f39f-0c11-3e30-bae3-e81360c0b1a8&quot;,&quot;itemData&quot;:{&quot;type&quot;:&quot;article-journal&quot;,&quot;id&quot;:&quot;fdd4f39f-0c11-3e30-bae3-e81360c0b1a8&quot;,&quot;title&quot;:&quot;Severity of COVID-19 cases in the months of predominance of the Alpha and Delta variants&quot;,&quot;author&quot;:[{&quot;family&quot;:&quot;Florensa&quot;,&quot;given&quot;:&quot;D&quot;,&quot;parse-names&quot;:false,&quot;dropping-particle&quot;:&quot;&quot;,&quot;non-dropping-particle&quot;:&quot;&quot;},{&quot;family&quot;:&quot;Mateo&quot;,&quot;given&quot;:&quot;J&quot;,&quot;parse-names&quot;:false,&quot;dropping-particle&quot;:&quot;&quot;,&quot;non-dropping-particle&quot;:&quot;&quot;},{&quot;family&quot;:&quot;Spaimoc&quot;,&quot;given&quot;:&quot;R&quot;,&quot;parse-names&quot;:false,&quot;dropping-particle&quot;:&quot;&quot;,&quot;non-dropping-particle&quot;:&quot;&quot;},{&quot;family&quot;:&quot;Miret&quot;,&quot;given&quot;:&quot;C&quot;,&quot;parse-names&quot;:false,&quot;dropping-particle&quot;:&quot;&quot;,&quot;non-dropping-particle&quot;:&quot;&quot;},{&quot;family&quot;:&quot;Godoy&quot;,&quot;given&quot;:&quot;S&quot;,&quot;parse-names&quot;:false,&quot;dropping-particle&quot;:&quot;&quot;,&quot;non-dropping-particle&quot;:&quot;&quot;},{&quot;family&quot;:&quot;Solsona&quot;,&quot;given&quot;:&quot;F&quot;,&quot;parse-names&quot;:false,&quot;dropping-particle&quot;:&quot;&quot;,&quot;non-dropping-particle&quot;:&quot;&quot;},{&quot;family&quot;:&quot;Godoy&quot;,&quot;given&quot;:&quot;P&quot;,&quot;parse-names&quot;:false,&quot;dropping-particle&quot;:&quot;&quot;,&quot;non-dropping-particle&quot;:&quot;&quot;}],&quot;container-title&quot;:&quot;Scientific Reports&quot;,&quot;container-title-short&quot;:&quot;Sci Rep&quot;,&quot;ISSN&quot;:&quot;2045-2322&quot;,&quot;issued&quot;:{&quot;date-parts&quot;:[[2022]]},&quot;page&quot;:&quot;15456&quot;,&quot;publisher&quot;:&quot;Nature Publishing Group UK London&quot;,&quot;issue&quot;:&quot;1&quot;,&quot;volume&quot;:&quot;12&quot;},&quot;isTemporary&quot;:false}]},{&quot;citationID&quot;:&quot;MENDELEY_CITATION_7c195eb6-ebe6-4111-b3dc-ee8550f00420&quot;,&quot;properties&quot;:{&quot;noteIndex&quot;:0},&quot;isEdited&quot;:false,&quot;manualOverride&quot;:{&quot;isManuallyOverridden&quot;:false,&quot;citeprocText&quot;:&quot;(20,21)&quot;,&quot;manualOverrideText&quot;:&quot;&quot;},&quot;citationTag&quot;:&quot;MENDELEY_CITATION_v3_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&quot;,&quot;citationItems&quot;:[{&quot;id&quot;:&quot;7efe9310-0015-331f-a3b1-64c244af9735&quot;,&quot;itemData&quot;:{&quot;type&quot;:&quot;article-journal&quot;,&quot;id&quot;:&quot;7efe9310-0015-331f-a3b1-64c244af9735&quot;,&quot;title&quot;:&quot;An ecological study of socioeconomic predictors in detection of COVID-19 cases across neighborhoods in New York City&quot;,&quot;author&quot;:[{&quot;family&quot;:&quot;Whittle&quot;,&quot;given&quot;:&quot;Richard S&quot;,&quot;parse-names&quot;:false,&quot;dropping-particle&quot;:&quot;&quot;,&quot;non-dropping-particle&quot;:&quot;&quot;},{&quot;family&quot;:&quot;Diaz-Artiles&quot;,&quot;given&quot;:&quot;Ana&quot;,&quot;parse-names&quot;:false,&quot;dropping-particle&quot;:&quot;&quot;,&quot;non-dropping-particle&quot;:&quot;&quot;}],&quot;container-title&quot;:&quot;BMC medicine&quot;,&quot;container-title-short&quot;:&quot;BMC Med&quot;,&quot;issued&quot;:{&quot;date-parts&quot;:[[2020]]},&quot;page&quot;:&quot;1-17&quot;,&quot;publisher&quot;:&quot;Springer&quot;,&quot;volume&quot;:&quot;18&quot;},&quot;isTemporary&quot;:false},{&quot;id&quot;:&quot;f4b84c61-6928-379d-9a83-ecf614865769&quot;,&quot;itemData&quot;:{&quot;type&quot;:&quot;article-journal&quot;,&quot;id&quot;:&quot;f4b84c61-6928-379d-9a83-ecf614865769&quot;,&quot;title&quot;:&quot;Revealing the unequal burden of COVID-19 by income, race/ethnicity, and household crowding: US county versus zip code analyses&quot;,&quot;author&quot;:[{&quot;family&quot;:&quot;Chen&quot;,&quot;given&quot;:&quot;Jarvis T&quot;,&quot;parse-names&quot;:false,&quot;dropping-particle&quot;:&quot;&quot;,&quot;non-dropping-particle&quot;:&quot;&quot;},{&quot;family&quot;:&quot;Krieger&quot;,&quot;given&quot;:&quot;Nancy&quot;,&quot;parse-names&quot;:false,&quot;dropping-particle&quot;:&quot;&quot;,&quot;non-dropping-particle&quot;:&quot;&quot;}],&quot;container-title&quot;:&quot;Journal of Public Health Management and Practice&quot;,&quot;ISSN&quot;:&quot;1078-4659&quot;,&quot;issued&quot;:{&quot;date-parts&quot;:[[2021]]},&quot;page&quot;:&quot;S43-S56&quot;,&quot;publisher&quot;:&quot;LWW&quot;,&quot;issue&quot;:&quot;Supplement 1&quot;,&quot;volume&quot;:&quot;27&quot;,&quot;container-title-short&quot;:&quot;&quot;},&quot;isTemporary&quot;:false}]},{&quot;citationID&quot;:&quot;MENDELEY_CITATION_294f1a3e-2287-478a-a185-11fe5a697b57&quot;,&quot;properties&quot;:{&quot;noteIndex&quot;:0},&quot;isEdited&quot;:false,&quot;manualOverride&quot;:{&quot;isManuallyOverridden&quot;:false,&quot;citeprocText&quot;:&quot;(22,23)&quot;,&quot;manualOverrideText&quot;:&quot;&quot;},&quot;citationTag&quot;:&quot;MENDELEY_CITATION_v3_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&quot;,&quot;citationItems&quot;:[{&quot;id&quot;:&quot;03ca05b4-ad99-35a4-8b8a-84e09db090c8&quot;,&quot;itemData&quot;:{&quot;type&quot;:&quot;article-journal&quot;,&quot;id&quot;:&quot;03ca05b4-ad99-35a4-8b8a-84e09db090c8&quot;,&quot;title&quot;:&quot;The effect of area deprivation on COVID-19 risk in Louisiana&quot;,&quot;author&quot;:[{&quot;family&quot;:&quot;KC&quot;,&quot;given&quot;:&quot;Madhav&quot;,&quot;parse-names&quot;:false,&quot;dropping-particle&quot;:&quot;&quot;,&quot;non-dropping-particle&quot;:&quot;&quot;},{&quot;family&quot;:&quot;Oral&quot;,&quot;given&quot;:&quot;Evrim&quot;,&quot;parse-names&quot;:false,&quot;dropping-particle&quot;:&quot;&quot;,&quot;non-dropping-particle&quot;:&quot;&quot;},{&quot;family&quot;:&quot;Straif-Bourgeois&quot;,&quot;given&quot;:&quot;Susanne&quot;,&quot;parse-names&quot;:false,&quot;dropping-particle&quot;:&quot;&quot;,&quot;non-dropping-particle&quot;:&quot;&quot;},{&quot;family&quot;:&quot;Rung&quot;,&quot;given&quot;:&quot;Ariane L&quot;,&quot;parse-names&quot;:false,&quot;dropping-particle&quot;:&quot;&quot;,&quot;non-dropping-particle&quot;:&quot;&quot;},{&quot;family&quot;:&quot;Peters&quot;,&quot;given&quot;:&quot;Edward S&quot;,&quot;parse-names&quot;:false,&quot;dropping-particle&quot;:&quot;&quot;,&quot;non-dropping-particle&quot;:&quot;&quot;}],&quot;container-title&quot;:&quot;PloS one&quot;,&quot;container-title-short&quot;:&quot;PLoS One&quot;,&quot;ISSN&quot;:&quot;1932-6203&quot;,&quot;issued&quot;:{&quot;date-parts&quot;:[[2020]]},&quot;page&quot;:&quot;e0243028&quot;,&quot;publisher&quot;:&quot;Public Library of Science San Francisco, CA USA&quot;,&quot;issue&quot;:&quot;12&quot;,&quot;volume&quot;:&quot;15&quot;},&quot;isTemporary&quot;:false},{&quot;id&quot;:&quot;7f1dc153-eb4a-35b2-8830-19abc2bc9b17&quot;,&quot;itemData&quot;:{&quot;type&quot;:&quot;article-journal&quot;,&quot;id&quot;:&quot;7f1dc153-eb4a-35b2-8830-19abc2bc9b17&quot;,&quot;title&quot;:&quot;Assessing the impact of neighborhood socioeconomic characteristics on COVID-19 prevalence across seven states in the United States&quot;,&quot;author&quot;:[{&quot;family&quot;:&quot;Hatef&quot;,&quot;given&quot;:&quot;Elham&quot;,&quot;parse-names&quot;:false,&quot;dropping-particle&quot;:&quot;&quot;,&quot;non-dropping-particle&quot;:&quot;&quot;},{&quot;family&quot;:&quot;Chang&quot;,&quot;given&quot;:&quot;Hsien-Yen&quot;,&quot;parse-names&quot;:false,&quot;dropping-particle&quot;:&quot;&quot;,&quot;non-dropping-particle&quot;:&quot;&quot;},{&quot;family&quot;:&quot;Kitchen&quot;,&quot;given&quot;:&quot;Christopher&quot;,&quot;parse-names&quot;:false,&quot;dropping-particle&quot;:&quot;&quot;,&quot;non-dropping-particle&quot;:&quot;&quot;},{&quot;family&quot;:&quot;Weiner&quot;,&quot;given&quot;:&quot;Jonathan P&quot;,&quot;parse-names&quot;:false,&quot;dropping-particle&quot;:&quot;&quot;,&quot;non-dropping-particle&quot;:&quot;&quot;},{&quot;family&quot;:&quot;Kharrazi&quot;,&quot;given&quot;:&quot;Hadi&quot;,&quot;parse-names&quot;:false,&quot;dropping-particle&quot;:&quot;&quot;,&quot;non-dropping-particle&quot;:&quot;&quot;}],&quot;container-title&quot;:&quot;Frontiers in public health&quot;,&quot;container-title-short&quot;:&quot;Front Public Health&quot;,&quot;ISSN&quot;:&quot;2296-2565&quot;,&quot;issued&quot;:{&quot;date-parts&quot;:[[2020]]},&quot;page&quot;:&quot;571808&quot;,&quot;publisher&quot;:&quot;Frontiers Media SA&quot;,&quot;volume&quot;:&quot;8&quot;},&quot;isTemporary&quot;:false}]},{&quot;citationID&quot;:&quot;MENDELEY_CITATION_b54e47e0-48ad-4b65-9f56-b437348cfcf5&quot;,&quot;properties&quot;:{&quot;noteIndex&quot;:0},&quot;isEdited&quot;:false,&quot;manualOverride&quot;:{&quot;isManuallyOverridden&quot;:false,&quot;citeprocText&quot;:&quot;(24–26)&quot;,&quot;manualOverrideText&quot;:&quot;&quot;},&quot;citationTag&quot;:&quot;MENDELEY_CITATION_v3_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&quot;,&quot;citationItems&quot;:[{&quot;id&quot;:&quot;efaf0647-dc13-38b6-9c9a-a4a672aac8e7&quot;,&quot;itemData&quot;:{&quot;type&quot;:&quot;article-journal&quot;,&quot;id&quot;:&quot;efaf0647-dc13-38b6-9c9a-a4a672aac8e7&quot;,&quot;title&quot;:&quot;COVID-19 and african americans&quot;,&quot;author&quot;:[{&quot;family&quot;:&quot;Yancy&quot;,&quot;given&quot;:&quot;Clyde W&quot;,&quot;parse-names&quot;:false,&quot;dropping-particle&quot;:&quot;&quot;,&quot;non-dropping-particle&quot;:&quot;&quot;}],&quot;container-title&quot;:&quot;Jama&quot;,&quot;container-title-short&quot;:&quot;JAMA&quot;,&quot;ISSN&quot;:&quot;0098-7484&quot;,&quot;issued&quot;:{&quot;date-parts&quot;:[[2020]]},&quot;page&quot;:&quot;1891-1892&quot;,&quot;publisher&quot;:&quot;American Medical Association&quot;,&quot;issue&quot;:&quot;19&quot;,&quot;volume&quot;:&quot;323&quot;},&quot;isTemporary&quot;:false},{&quot;id&quot;:&quot;680443f2-356a-356a-a354-d8614976bc16&quot;,&quot;itemData&quot;:{&quot;type&quot;:&quot;article-journal&quot;,&quot;id&quot;:&quot;680443f2-356a-356a-a354-d8614976bc16&quot;,&quot;title&quot;:&quot;The COVID-19 pandemic: a call to action to identify and address racial and ethnic disparities&quot;,&quot;author&quot;:[{&quot;family&quot;:&quot;Laurencin&quot;,&quot;given&quot;:&quot;Cato T&quot;,&quot;parse-names&quot;:false,&quot;dropping-particle&quot;:&quot;&quot;,&quot;non-dropping-particle&quot;:&quot;&quot;},{&quot;family&quot;:&quot;McClinton&quot;,&quot;given&quot;:&quot;Aneesah&quot;,&quot;parse-names&quot;:false,&quot;dropping-particle&quot;:&quot;&quot;,&quot;non-dropping-particle&quot;:&quot;&quot;}],&quot;container-title&quot;:&quot;Journal of racial and ethnic health disparities&quot;,&quot;container-title-short&quot;:&quot;J Racial Ethn Health Disparities&quot;,&quot;ISSN&quot;:&quot;2197-3792&quot;,&quot;issued&quot;:{&quot;date-parts&quot;:[[2020]]},&quot;page&quot;:&quot;398-402&quot;,&quot;publisher&quot;:&quot;Springer&quot;,&quot;volume&quot;:&quot;7&quot;},&quot;isTemporary&quot;:false},{&quot;id&quot;:&quot;7949ac25-94d2-39a9-b727-9d5a4d0c315e&quot;,&quot;itemData&quot;:{&quot;type&quot;:&quot;article-journal&quot;,&quot;id&quot;:&quot;7949ac25-94d2-39a9-b727-9d5a4d0c315e&quot;,&quot;title&quot;:&quot;Association Of Neighborhood Disadvantage With Racial Disparities In COVID-19 Positivity In Chicago: Study examines the association of neighborhood disadvantage with racial disparities in COVID-19 positivity in Chicago.&quot;,&quot;author&quot;:[{&quot;family&quot;:&quot;Tung&quot;,&quot;given&quot;:&quot;Elizabeth L&quot;,&quot;parse-names&quot;:false,&quot;dropping-particle&quot;:&quot;&quot;,&quot;non-dropping-particle&quot;:&quot;&quot;},{&quot;family&quot;:&quot;Peek&quot;,&quot;given&quot;:&quot;Monica E&quot;,&quot;parse-names&quot;:false,&quot;dropping-particle&quot;:&quot;&quot;,&quot;non-dropping-particle&quot;:&quot;&quot;},{&quot;family&quot;:&quot;Rivas&quot;,&quot;given&quot;:&quot;Marco A&quot;,&quot;parse-names&quot;:false,&quot;dropping-particle&quot;:&quot;&quot;,&quot;non-dropping-particle&quot;:&quot;&quot;},{&quot;family&quot;:&quot;Yang&quot;,&quot;given&quot;:&quot;Joyce P&quot;,&quot;parse-names&quot;:false,&quot;dropping-particle&quot;:&quot;&quot;,&quot;non-dropping-particle&quot;:&quot;&quot;},{&quot;family&quot;:&quot;Volerman&quot;,&quot;given&quot;:&quot;Anna&quot;,&quot;parse-names&quot;:false,&quot;dropping-particle&quot;:&quot;&quot;,&quot;non-dropping-particle&quot;:&quot;&quot;}],&quot;container-title&quot;:&quot;Health Affairs&quot;,&quot;container-title-short&quot;:&quot;Health Aff&quot;,&quot;ISSN&quot;:&quot;0278-2715&quot;,&quot;issued&quot;:{&quot;date-parts&quot;:[[2021]]},&quot;page&quot;:&quot;1784-1791&quot;,&quot;issue&quot;:&quot;11&quot;,&quot;volume&quot;:&quot;40&quot;},&quot;isTemporary&quot;:false}]},{&quot;citationID&quot;:&quot;MENDELEY_CITATION_2198a1dd-5132-410c-8bb8-7feeb103fe60&quot;,&quot;properties&quot;:{&quot;noteIndex&quot;:0},&quot;isEdited&quot;:false,&quot;manualOverride&quot;:{&quot;isManuallyOverridden&quot;:false,&quot;citeprocText&quot;:&quot;(27–30)&quot;,&quot;manualOverrideText&quot;:&quot;&quot;},&quot;citationTag&quot;:&quot;MENDELEY_CITATION_v3_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&quot;,&quot;citationItems&quot;:[{&quot;id&quot;:&quot;22526408-cd6f-3897-b5d1-3f6b429cf667&quot;,&quot;itemData&quot;:{&quot;type&quot;:&quot;article-journal&quot;,&quot;id&quot;:&quot;22526408-cd6f-3897-b5d1-3f6b429cf667&quot;,&quot;title&quot;:&quot;Introduction of an area deprivation index measuring patient socioeconomic status in an integrated health system: implications for population health&quot;,&quot;author&quot;:[{&quot;family&quot;:&quot;Knighton&quot;,&quot;given&quot;:&quot;Andrew J&quot;,&quot;parse-names&quot;:false,&quot;dropping-particle&quot;:&quot;&quot;,&quot;non-dropping-particle&quot;:&quot;&quot;},{&quot;family&quot;:&quot;Savitz&quot;,&quot;given&quot;:&quot;Lucy&quot;,&quot;parse-names&quot;:false,&quot;dropping-particle&quot;:&quot;&quot;,&quot;non-dropping-particle&quot;:&quot;&quot;},{&quot;family&quot;:&quot;Belnap&quot;,&quot;given&quot;:&quot;Tom&quot;,&quot;parse-names&quot;:false,&quot;dropping-particle&quot;:&quot;&quot;,&quot;non-dropping-particle&quot;:&quot;&quot;},{&quot;family&quot;:&quot;Stephenson&quot;,&quot;given&quot;:&quot;Brad&quot;,&quot;parse-names&quot;:false,&quot;dropping-particle&quot;:&quot;&quot;,&quot;non-dropping-particle&quot;:&quot;&quot;},{&quot;family&quot;:&quot;VanDerslice&quot;,&quot;given&quot;:&quot;James&quot;,&quot;parse-names&quot;:false,&quot;dropping-particle&quot;:&quot;&quot;,&quot;non-dropping-particle&quot;:&quot;&quot;}],&quot;container-title&quot;:&quot;EGEMs&quot;,&quot;issued&quot;:{&quot;date-parts&quot;:[[2016]]},&quot;publisher&quot;:&quot;Ubiquity Press&quot;,&quot;issue&quot;:&quot;3&quot;,&quot;volume&quot;:&quot;4&quot;,&quot;container-title-short&quot;:&quot;&quot;},&quot;isTemporary&quot;:false},{&quot;id&quot;:&quot;a59c07f0-4143-3290-be66-ca3441ab07f4&quot;,&quot;itemData&quot;:{&quot;type&quot;:&quot;article-journal&quot;,&quot;id&quot;:&quot;a59c07f0-4143-3290-be66-ca3441ab07f4&quot;,&quot;title&quot;:&quot;Area deprivation and widening inequalities in US mortality, 1969–1998&quot;,&quot;author&quot;:[{&quot;family&quot;:&quot;Singh&quot;,&quot;given&quot;:&quot;Gopal K&quot;,&quot;parse-names&quot;:false,&quot;dropping-particle&quot;:&quot;&quot;,&quot;non-dropping-particle&quot;:&quot;&quot;}],&quot;container-title&quot;:&quot;American journal of public health&quot;,&quot;container-title-short&quot;:&quot;Am J Public Health&quot;,&quot;ISSN&quot;:&quot;0090-0036&quot;,&quot;issued&quot;:{&quot;date-parts&quot;:[[2003]]},&quot;page&quot;:&quot;1137-1143&quot;,&quot;publisher&quot;:&quot;American Public Health Association&quot;,&quot;issue&quot;:&quot;7&quot;,&quot;volume&quot;:&quot;93&quot;},&quot;isTemporary&quot;:false},{&quot;id&quot;:&quot;7fc6c987-a515-3452-aaf4-5c6ab0f613e8&quot;,&quot;itemData&quot;:{&quot;type&quot;:&quot;article-journal&quot;,&quot;id&quot;:&quot;7fc6c987-a515-3452-aaf4-5c6ab0f613e8&quot;,&quot;title&quot;:&quot;The effects of race/ethnicity, age, and area deprivation index (ADI) on COVID-19 disease early dynamics: Washington, DC case study&quot;,&quot;author&quot;:[{&quot;family&quot;:&quot;Adjei-Fremah&quot;,&quot;given&quot;:&quot;Sarah&quot;,&quot;parse-names&quot;:false,&quot;dropping-particle&quot;:&quot;&quot;,&quot;non-dropping-particle&quot;:&quot;&quot;},{&quot;family&quot;:&quot;Lara&quot;,&quot;given&quot;:&quot;Niara&quot;,&quot;parse-names&quot;:false,&quot;dropping-particle&quot;:&quot;&quot;,&quot;non-dropping-particle&quot;:&quot;&quot;},{&quot;family&quot;:&quot;Anwar&quot;,&quot;given&quot;:&quot;Azreen&quot;,&quot;parse-names&quot;:false,&quot;dropping-particle&quot;:&quot;&quot;,&quot;non-dropping-particle&quot;:&quot;&quot;},{&quot;family&quot;:&quot;Garcia&quot;,&quot;given&quot;:&quot;Daneila Chala&quot;,&quot;parse-names&quot;:false,&quot;dropping-particle&quot;:&quot;&quot;,&quot;non-dropping-particle&quot;:&quot;&quot;},{&quot;family&quot;:&quot;Hemaktiathar&quot;,&quot;given&quot;:&quot;SeyyedPooya&quot;,&quot;parse-names&quot;:false,&quot;dropping-particle&quot;:&quot;&quot;,&quot;non-dropping-particle&quot;:&quot;&quot;},{&quot;family&quot;:&quot;Ifebirinachi&quot;,&quot;given&quot;:&quot;Chinenye Blessing&quot;,&quot;parse-names&quot;:false,&quot;dropping-particle&quot;:&quot;&quot;,&quot;non-dropping-particle&quot;:&quot;&quot;},{&quot;family&quot;:&quot;Anwar&quot;,&quot;given&quot;:&quot;Mohd&quot;,&quot;parse-names&quot;:false,&quot;dropping-particle&quot;:&quot;&quot;,&quot;non-dropping-particle&quot;:&quot;&quot;},{&quot;family&quot;:&quot;Lin&quot;,&quot;given&quot;:&quot;Feng-Chang&quot;,&quot;parse-names&quot;:false,&quot;dropping-particle&quot;:&quot;&quot;,&quot;non-dropping-particle&quot;:&quot;&quot;},{&quot;family&quot;:&quot;Samuel&quot;,&quot;given&quot;:&quot;Raymond&quot;,&quot;parse-names&quot;:false,&quot;dropping-particle&quot;:&quot;&quot;,&quot;non-dropping-particle&quot;:&quot;&quot;}],&quot;container-title&quot;:&quot;Journal of racial and ethnic health disparities&quot;,&quot;container-title-short&quot;:&quot;J Racial Ethn Health Disparities&quot;,&quot;ISSN&quot;:&quot;2197-3792&quot;,&quot;issued&quot;:{&quot;date-parts&quot;:[[2023]]},&quot;page&quot;:&quot;491-500&quot;,&quot;publisher&quot;:&quot;Springer&quot;,&quot;issue&quot;:&quot;2&quot;,&quot;volume&quot;:&quot;10&quot;},&quot;isTemporary&quot;:false},{&quot;id&quot;:&quot;753cae32-4cd9-306c-b304-47238bb924ad&quot;,&quot;itemData&quot;:{&quot;type&quot;:&quot;article-journal&quot;,&quot;id&quot;:&quot;753cae32-4cd9-306c-b304-47238bb924ad&quot;,&quot;title&quot;:&quot;Association of Area Deprivation Index With Mortality in Critically Ill Adults With COVID-19&quot;,&quot;author&quot;:[{&quot;family&quot;:&quot;Harris&quot;,&quot;given&quot;:&quot;Ronald&quot;,&quot;parse-names&quot;:false,&quot;dropping-particle&quot;:&quot;&quot;,&quot;non-dropping-particle&quot;:&quot;&quot;},{&quot;family&quot;:&quot;Rosser&quot;,&quot;given&quot;:&quot;Morgan&quot;,&quot;parse-names&quot;:false,&quot;dropping-particle&quot;:&quot;&quot;,&quot;non-dropping-particle&quot;:&quot;&quot;},{&quot;family&quot;:&quot;Chowdhury&quot;,&quot;given&quot;:&quot;Anand M&quot;,&quot;parse-names&quot;:false,&quot;dropping-particle&quot;:&quot;&quot;,&quot;non-dropping-particle&quot;:&quot;&quot;},{&quot;family&quot;:&quot;Ohnuma&quot;,&quot;given&quot;:&quot;Tetsu&quot;,&quot;parse-names&quot;:false,&quot;dropping-particle&quot;:&quot;&quot;,&quot;non-dropping-particle&quot;:&quot;&quot;},{&quot;family&quot;:&quot;Raghunathan&quot;,&quot;given&quot;:&quot;Karthik&quot;,&quot;parse-names&quot;:false,&quot;dropping-particle&quot;:&quot;&quot;,&quot;non-dropping-particle&quot;:&quot;&quot;},{&quot;family&quot;:&quot;Haines&quot;,&quot;given&quot;:&quot;Krista L&quot;,&quot;parse-names&quot;:false,&quot;dropping-particle&quot;:&quot;&quot;,&quot;non-dropping-particle&quot;:&quot;&quot;},{&quot;family&quot;:&quot;Krishnamoorthy&quot;,&quot;given&quot;:&quot;Vijay&quot;,&quot;parse-names&quot;:false,&quot;dropping-particle&quot;:&quot;&quot;,&quot;non-dropping-particle&quot;:&quot;&quot;}],&quot;container-title&quot;:&quot;American Journal of Critical Care&quot;,&quot;ISSN&quot;:&quot;1062-3264&quot;,&quot;issued&quot;:{&quot;date-parts&quot;:[[2024]]},&quot;page&quot;:&quot;446-454&quot;,&quot;publisher&quot;:&quot;American Association of Critical Care Nurses&quot;,&quot;issue&quot;:&quot;6&quot;,&quot;volume&quot;:&quot;33&quot;,&quot;container-title-short&quot;:&quot;&quot;},&quot;isTemporary&quot;:false}]},{&quot;citationID&quot;:&quot;MENDELEY_CITATION_2a63e471-cdf1-4cdd-aa84-c79858948e00&quot;,&quot;properties&quot;:{&quot;noteIndex&quot;:0},&quot;isEdited&quot;:false,&quot;manualOverride&quot;:{&quot;isManuallyOverridden&quot;:false,&quot;citeprocText&quot;:&quot;(31)&quot;,&quot;manualOverrideText&quot;:&quot;&quot;},&quot;citationTag&quot;:&quot;MENDELEY_CITATION_v3_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&quot;,&quot;citationItems&quot;:[{&quot;id&quot;:&quot;5d1fa123-268e-36b3-8b13-b71e7ad93f12&quot;,&quot;itemData&quot;:{&quot;type&quot;:&quot;article-journal&quot;,&quot;id&quot;:&quot;5d1fa123-268e-36b3-8b13-b71e7ad93f12&quot;,&quot;title&quot;:&quot;The need for more and better testing for COVID-19&quot;,&quot;author&quot;:[{&quot;family&quot;:&quot;Manabe&quot;,&quot;given&quot;:&quot;Yukari C&quot;,&quot;parse-names&quot;:false,&quot;dropping-particle&quot;:&quot;&quot;,&quot;non-dropping-particle&quot;:&quot;&quot;},{&quot;family&quot;:&quot;Sharfstein&quot;,&quot;given&quot;:&quot;Joshua S&quot;,&quot;parse-names&quot;:false,&quot;dropping-particle&quot;:&quot;&quot;,&quot;non-dropping-particle&quot;:&quot;&quot;},{&quot;family&quot;:&quot;Armstrong&quot;,&quot;given&quot;:&quot;Katrina&quot;,&quot;parse-names&quot;:false,&quot;dropping-particle&quot;:&quot;&quot;,&quot;non-dropping-particle&quot;:&quot;&quot;}],&quot;container-title&quot;:&quot;Jama&quot;,&quot;container-title-short&quot;:&quot;JAMA&quot;,&quot;ISSN&quot;:&quot;0098-7484&quot;,&quot;issued&quot;:{&quot;date-parts&quot;:[[2020]]},&quot;page&quot;:&quot;2153-2154&quot;,&quot;publisher&quot;:&quot;American Medical Association&quot;,&quot;issue&quot;:&quot;21&quot;,&quot;volume&quot;:&quot;324&quot;},&quot;isTemporary&quot;:false}]},{&quot;citationID&quot;:&quot;MENDELEY_CITATION_cfac74f0-1dbb-4a7a-ae32-9f3eab70993f&quot;,&quot;properties&quot;:{&quot;noteIndex&quot;:0},&quot;isEdited&quot;:false,&quot;manualOverride&quot;:{&quot;isManuallyOverridden&quot;:false,&quot;citeprocText&quot;:&quot;(32)&quot;,&quot;manualOverrideText&quot;:&quot;&quot;},&quot;citationTag&quot;:&quot;MENDELEY_CITATION_v3_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&quot;,&quot;citationItems&quot;:[{&quot;id&quot;:&quot;4d11a266-0e0f-3184-863d-ed77a3705855&quot;,&quot;itemData&quot;:{&quot;type&quot;:&quot;webpage&quot;,&quot;id&quot;:&quot;4d11a266-0e0f-3184-863d-ed77a3705855&quot;,&quot;title&quot;:&quot;Why COVID-19 testing is the key to getting back to normal | National Institute on Aging&quot;,&quot;accessed&quot;:{&quot;date-parts&quot;:[[2024,10,3]]},&quot;URL&quot;:&quot;https://www.nia.nih.gov/news/why-covid-19-testing-key-getting-back-normal&quot;,&quot;container-title-short&quot;:&quot;&quot;},&quot;isTemporary&quot;:false}]},{&quot;citationID&quot;:&quot;MENDELEY_CITATION_4c89d059-81ba-4813-bf95-8ef4228bc631&quot;,&quot;properties&quot;:{&quot;noteIndex&quot;:0},&quot;isEdited&quot;:false,&quot;manualOverride&quot;:{&quot;isManuallyOverridden&quot;:false,&quot;citeprocText&quot;:&quot;(33)&quot;,&quot;manualOverrideText&quot;:&quot;&quot;},&quot;citationTag&quot;:&quot;MENDELEY_CITATION_v3_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&quot;,&quot;citationItems&quot;:[{&quot;id&quot;:&quot;d0be7541-9725-32e4-b85a-ecd441f14f21&quot;,&quot;itemData&quot;:{&quot;type&quot;:&quot;webpage&quot;,&quot;id&quot;:&quot;d0be7541-9725-32e4-b85a-ecd441f14f21&quot;,&quot;title&quot;:&quot;SHIELD - University of Illinois System&quot;,&quot;accessed&quot;:{&quot;date-parts&quot;:[[2024,10,16]]},&quot;URL&quot;:&quot;https://www.uillinois.edu/shield&quot;,&quot;container-title-short&quot;:&quot;&quot;},&quot;isTemporary&quot;:false}]},{&quot;citationID&quot;:&quot;MENDELEY_CITATION_4d261379-b6d2-40ad-be99-ff05e6eaaabc&quot;,&quot;properties&quot;:{&quot;noteIndex&quot;:0},&quot;isEdited&quot;:false,&quot;manualOverride&quot;:{&quot;isManuallyOverridden&quot;:false,&quot;citeprocText&quot;:&quot;(34,35)&quot;,&quot;manualOverrideText&quot;:&quot;&quot;},&quot;citationTag&quot;:&quot;MENDELEY_CITATION_v3_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&quot;,&quot;citationItems&quot;:[{&quot;id&quot;:&quot;2204702d-062c-3b72-93d6-9f3b251a8f2d&quot;,&quot;itemData&quot;:{&quot;type&quot;:&quot;webpage&quot;,&quot;id&quot;:&quot;2204702d-062c-3b72-93d6-9f3b251a8f2d&quot;,&quot;title&quot;:&quot;About Us | Loyola Medicine&quot;,&quot;accessed&quot;:{&quot;date-parts&quot;:[[2024,10,16]]},&quot;URL&quot;:&quot;https://www.loyolamedicine.org/about-us&quot;,&quot;container-title-short&quot;:&quot;&quot;},&quot;isTemporary&quot;:false},{&quot;id&quot;:&quot;5525cb9c-0da6-356b-9191-c2bd8c7ca156&quot;,&quot;itemData&quot;:{&quot;type&quot;:&quot;webpage&quot;,&quot;id&quot;:&quot;5525cb9c-0da6-356b-9191-c2bd8c7ca156&quot;,&quot;title&quot;:&quot;Loyola University Medical Center | Loyola Medicine&quot;,&quot;accessed&quot;:{&quot;date-parts&quot;:[[2024,10,16]]},&quot;URL&quot;:&quot;https://www.loyolamedicine.org/location/loyola-university-medical-center-0&quot;,&quot;container-title-short&quot;:&quot;&quot;},&quot;isTemporary&quot;:false}]},{&quot;citationID&quot;:&quot;MENDELEY_CITATION_09e4bc2b-31f2-48a6-8c5d-560cc07c9008&quot;,&quot;properties&quot;:{&quot;noteIndex&quot;:0},&quot;isEdited&quot;:false,&quot;manualOverride&quot;:{&quot;isManuallyOverridden&quot;:false,&quot;citeprocText&quot;:&quot;(36)&quot;,&quot;manualOverrideText&quot;:&quot;&quot;},&quot;citationTag&quot;:&quot;MENDELEY_CITATION_v3_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&quot;,&quot;citationItems&quot;:[{&quot;id&quot;:&quot;31c8b2e2-8c22-3613-961a-0c808acb213c&quot;,&quot;itemData&quot;:{&quot;type&quot;:&quot;article-journal&quot;,&quot;id&quot;:&quot;31c8b2e2-8c22-3613-961a-0c808acb213c&quot;,&quot;title&quot;:&quot;Association of neighborhood socioeconomic disadvantage and cognitive impairment&quot;,&quot;author&quot;:[{&quot;family&quot;:&quot;Vassilaki&quot;,&quot;given&quot;:&quot;Maria&quot;,&quot;parse-names&quot;:false,&quot;dropping-particle&quot;:&quot;&quot;,&quot;non-dropping-particle&quot;:&quot;&quot;},{&quot;family&quot;:&quot;Aakre&quot;,&quot;given&quot;:&quot;Jeremiah A&quot;,&quot;parse-names&quot;:false,&quot;dropping-particle&quot;:&quot;&quot;,&quot;non-dropping-particle&quot;:&quot;&quot;},{&quot;family&quot;:&quot;Castillo&quot;,&quot;given&quot;:&quot;Anna&quot;,&quot;parse-names&quot;:false,&quot;dropping-particle&quot;:&quot;&quot;,&quot;non-dropping-particle&quot;:&quot;&quot;},{&quot;family&quot;:&quot;Chamberlain&quot;,&quot;given&quot;:&quot;Alanna M&quot;,&quot;parse-names&quot;:false,&quot;dropping-particle&quot;:&quot;&quot;,&quot;non-dropping-particle&quot;:&quot;&quot;},{&quot;family&quot;:&quot;Wilson&quot;,&quot;given&quot;:&quot;Patrick M&quot;,&quot;parse-names&quot;:false,&quot;dropping-particle&quot;:&quot;&quot;,&quot;non-dropping-particle&quot;:&quot;&quot;},{&quot;family&quot;:&quot;Kremers&quot;,&quot;given&quot;:&quot;Walter K&quot;,&quot;parse-names&quot;:false,&quot;dropping-particle&quot;:&quot;&quot;,&quot;non-dropping-particle&quot;:&quot;&quot;},{&quot;family&quot;:&quot;Mielke&quot;,&quot;given&quot;:&quot;Michelle M&quot;,&quot;parse-names&quot;:false,&quot;dropping-particle&quot;:&quot;&quot;,&quot;non-dropping-particle&quot;:&quot;&quot;},{&quot;family&quot;:&quot;Geda&quot;,&quot;given&quot;:&quot;Yonas E&quot;,&quot;parse-names&quot;:false,&quot;dropping-particle&quot;:&quot;&quot;,&quot;non-dropping-particle&quot;:&quot;&quot;},{&quot;family&quot;:&quot;Machulda&quot;,&quot;given&quot;:&quot;Mary M&quot;,&quot;parse-names&quot;:false,&quot;dropping-particle&quot;:&quot;&quot;,&quot;non-dropping-particle&quot;:&quot;&quot;},{&quot;family&quot;:&quot;Alhurani&quot;,&quot;given&quot;:&quot;Rabe E&quot;,&quot;parse-names&quot;:false,&quot;dropping-particle&quot;:&quot;&quot;,&quot;non-dropping-particle&quot;:&quot;&quot;}],&quot;container-title&quot;:&quot;Alzheimer's &amp; Dementia&quot;,&quot;ISSN&quot;:&quot;1552-5260&quot;,&quot;issued&quot;:{&quot;date-parts&quot;:[[2023]]},&quot;page&quot;:&quot;761-770&quot;,&quot;publisher&quot;:&quot;Wiley Online Library&quot;,&quot;issue&quot;:&quot;3&quot;,&quot;volume&quot;:&quot;19&quot;,&quot;container-title-short&quot;:&quot;&quot;},&quot;isTemporary&quot;:false}]},{&quot;citationID&quot;:&quot;MENDELEY_CITATION_9951c8cb-14de-4974-bd79-f31a13cc5d4c&quot;,&quot;properties&quot;:{&quot;noteIndex&quot;:0},&quot;isEdited&quot;:false,&quot;manualOverride&quot;:{&quot;isManuallyOverridden&quot;:false,&quot;citeprocText&quot;:&quot;(37,38)&quot;,&quot;manualOverrideText&quot;:&quot;&quot;},&quot;citationTag&quot;:&quot;MENDELEY_CITATION_v3_eyJjaXRhdGlvbklEIjoiTUVOREVMRVlfQ0lUQVRJT05fOTk1MWM4Y2ItMTRkZS00OTc0LWJkNzktZjMxYTEzY2M1ZDRjIiwicHJvcGVydGllcyI6eyJub3RlSW5kZXgiOjB9LCJpc0VkaXRlZCI6ZmFsc2UsIm1hbnVhbE92ZXJyaWRlIjp7ImlzTWFudWFsbHlPdmVycmlkZGVuIjpmYWxzZSwiY2l0ZXByb2NUZXh0IjoiKDM3LDM4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LHsiaWQiOiJhMGU3OGZmNC04ZjU2LTM5MDgtOTAwMS1jMDAxNmU4OGRlYTgiLCJpdGVtRGF0YSI6eyJ0eXBlIjoid2VicGFnZSIsImlkIjoiYTBlNzhmZjQtOGY1Ni0zOTA4LTkwMDEtYzAwMTZlODhkZWE4IiwidGl0bGUiOiJBcmVhIERlcHJpdmF0aW9uIEluZGV4IiwiYWNjZXNzZWQiOnsiZGF0ZS1wYXJ0cyI6W1syMDI0LDEwLDNdXX0sIlVSTCI6Imh0dHBzOi8vd3d3Lm5ycGEub3JnL3B1YmxpY2F0aW9ucy1yZXNlYXJjaC9kYXRhLWFuZC1tYXBwaW5nLXJlc291cmNlLWxpYnJhcnkvYXJlYS1kZXByaXZhdGlvbi1pbmRleC8iLCJjb250YWluZXItdGl0bGUtc2hvcnQiOiIifSwiaXNUZW1wb3JhcnkiOmZhbHNlfV19&quot;,&quot;citationItems&quot;:[{&quot;id&quot;:&quot;5010c21c-9834-3a87-858b-8afe61a0b5dc&quot;,&quot;itemData&quot;:{&quot;type&quot;:&quot;article-journal&quot;,&quot;id&quot;:&quot;5010c21c-9834-3a87-858b-8afe61a0b5dc&quot;,&quot;title&quot;:&quot;Area deprivation index predicts readmission risk at an urban teaching hospital&quot;,&quot;author&quot;:[{&quot;family&quot;:&quot;Hu&quot;,&quot;given&quot;:&quot;Jianhui&quot;,&quot;parse-names&quot;:false,&quot;dropping-particle&quot;:&quot;&quot;,&quot;non-dropping-particle&quot;:&quot;&quot;},{&quot;family&quot;:&quot;Kind&quot;,&quot;given&quot;:&quot;Amy J H&quot;,&quot;parse-names&quot;:false,&quot;dropping-particle&quot;:&quot;&quot;,&quot;non-dropping-particle&quot;:&quot;&quot;},{&quot;family&quot;:&quot;Nerenz&quot;,&quot;given&quot;:&quot;David&quot;,&quot;parse-names&quot;:false,&quot;dropping-particle&quot;:&quot;&quot;,&quot;non-dropping-particle&quot;:&quot;&quot;}],&quot;container-title&quot;:&quot;American Journal of Medical Quality&quot;,&quot;ISSN&quot;:&quot;1062-8606&quot;,&quot;issued&quot;:{&quot;date-parts&quot;:[[2018]]},&quot;page&quot;:&quot;493-501&quot;,&quot;publisher&quot;:&quot;SAGE Publications Sage CA: Los Angeles, CA&quot;,&quot;issue&quot;:&quot;5&quot;,&quot;volume&quot;:&quot;33&quot;,&quot;container-title-short&quot;:&quot;&quot;},&quot;isTemporary&quot;:false},{&quot;id&quot;:&quot;a0e78ff4-8f56-3908-9001-c0016e88dea8&quot;,&quot;itemData&quot;:{&quot;type&quot;:&quot;webpage&quot;,&quot;id&quot;:&quot;a0e78ff4-8f56-3908-9001-c0016e88dea8&quot;,&quot;title&quot;:&quot;Area Deprivation Index&quot;,&quot;accessed&quot;:{&quot;date-parts&quot;:[[2024,10,3]]},&quot;URL&quot;:&quot;https://www.nrpa.org/publications-research/data-and-mapping-resource-library/area-deprivation-index/&quot;,&quot;container-title-short&quot;:&quot;&quot;},&quot;isTemporary&quot;:false}]},{&quot;citationID&quot;:&quot;MENDELEY_CITATION_2ececc95-39bd-4c3d-9a2c-ceceba1af03e&quot;,&quot;properties&quot;:{&quot;noteIndex&quot;:0},&quot;isEdited&quot;:false,&quot;manualOverride&quot;:{&quot;isManuallyOverridden&quot;:false,&quot;citeprocText&quot;:&quot;(37)&quot;,&quot;manualOverrideText&quot;:&quot;&quot;},&quot;citationTag&quot;:&quot;MENDELEY_CITATION_v3_eyJjaXRhdGlvbklEIjoiTUVOREVMRVlfQ0lUQVRJT05fMmVjZWNjOTUtMzliZC00YzNkLTlhMmMtY2VjZWJhMWFmMDNlIiwicHJvcGVydGllcyI6eyJub3RlSW5kZXgiOjB9LCJpc0VkaXRlZCI6ZmFsc2UsIm1hbnVhbE92ZXJyaWRlIjp7ImlzTWFudWFsbHlPdmVycmlkZGVuIjpmYWxzZSwiY2l0ZXByb2NUZXh0IjoiKDM3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XX0=&quot;,&quot;citationItems&quot;:[{&quot;id&quot;:&quot;5010c21c-9834-3a87-858b-8afe61a0b5dc&quot;,&quot;itemData&quot;:{&quot;type&quot;:&quot;article-journal&quot;,&quot;id&quot;:&quot;5010c21c-9834-3a87-858b-8afe61a0b5dc&quot;,&quot;title&quot;:&quot;Area deprivation index predicts readmission risk at an urban teaching hospital&quot;,&quot;author&quot;:[{&quot;family&quot;:&quot;Hu&quot;,&quot;given&quot;:&quot;Jianhui&quot;,&quot;parse-names&quot;:false,&quot;dropping-particle&quot;:&quot;&quot;,&quot;non-dropping-particle&quot;:&quot;&quot;},{&quot;family&quot;:&quot;Kind&quot;,&quot;given&quot;:&quot;Amy J H&quot;,&quot;parse-names&quot;:false,&quot;dropping-particle&quot;:&quot;&quot;,&quot;non-dropping-particle&quot;:&quot;&quot;},{&quot;family&quot;:&quot;Nerenz&quot;,&quot;given&quot;:&quot;David&quot;,&quot;parse-names&quot;:false,&quot;dropping-particle&quot;:&quot;&quot;,&quot;non-dropping-particle&quot;:&quot;&quot;}],&quot;container-title&quot;:&quot;American Journal of Medical Quality&quot;,&quot;ISSN&quot;:&quot;1062-8606&quot;,&quot;issued&quot;:{&quot;date-parts&quot;:[[2018]]},&quot;page&quot;:&quot;493-501&quot;,&quot;publisher&quot;:&quot;SAGE Publications Sage CA: Los Angeles, CA&quot;,&quot;issue&quot;:&quot;5&quot;,&quot;volume&quot;:&quot;33&quot;,&quot;container-title-short&quot;:&quot;&quot;},&quot;isTemporary&quot;:false}]},{&quot;citationID&quot;:&quot;MENDELEY_CITATION_15f6b1d9-37f9-4da5-ab28-1a6c247cc6bf&quot;,&quot;properties&quot;:{&quot;noteIndex&quot;:0},&quot;isEdited&quot;:false,&quot;manualOverride&quot;:{&quot;isManuallyOverridden&quot;:false,&quot;citeprocText&quot;:&quot;(39)&quot;,&quot;manualOverrideText&quot;:&quot;&quot;},&quot;citationTag&quot;:&quot;MENDELEY_CITATION_v3_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&quot;,&quot;citationItems&quot;:[{&quot;id&quot;:&quot;cd07eb51-7594-3392-a3de-94c9bf9d8fd2&quot;,&quot;itemData&quot;:{&quot;type&quot;:&quot;article-journal&quot;,&quot;id&quot;:&quot;cd07eb51-7594-3392-a3de-94c9bf9d8fd2&quot;,&quot;title&quot;:&quot;Area deprivation and inequalities in health and health care outcomes&quot;,&quot;author&quot;:[{&quot;family&quot;:&quot;Singh&quot;,&quot;given&quot;:&quot;Gopal K&quot;,&quot;parse-names&quot;:false,&quot;dropping-particle&quot;:&quot;&quot;,&quot;non-dropping-particle&quot;:&quot;&quot;},{&quot;family&quot;:&quot;Lin&quot;,&quot;given&quot;:&quot;Ching-Ching Claire&quot;,&quot;parse-names&quot;:false,&quot;dropping-particle&quot;:&quot;&quot;,&quot;non-dropping-particle&quot;:&quot;&quot;}],&quot;container-title&quot;:&quot;Annals of internal medicine&quot;,&quot;container-title-short&quot;:&quot;Ann Intern Med&quot;,&quot;ISSN&quot;:&quot;0003-4819&quot;,&quot;issued&quot;:{&quot;date-parts&quot;:[[2019]]},&quot;page&quot;:&quot;131-132&quot;,&quot;publisher&quot;:&quot;American College of Physicians&quot;,&quot;issue&quot;:&quot;2&quot;,&quot;volume&quot;:&quot;171&quot;},&quot;isTemporary&quot;:false}]},{&quot;citationID&quot;:&quot;MENDELEY_CITATION_8b5bb4f7-adfc-44fe-80ae-4a30462d41eb&quot;,&quot;properties&quot;:{&quot;noteIndex&quot;:0},&quot;isEdited&quot;:false,&quot;manualOverride&quot;:{&quot;isManuallyOverridden&quot;:false,&quot;citeprocText&quot;:&quot;(36)&quot;,&quot;manualOverrideText&quot;:&quot;&quot;},&quot;citationTag&quot;:&quot;MENDELEY_CITATION_v3_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&quot;,&quot;citationItems&quot;:[{&quot;id&quot;:&quot;31c8b2e2-8c22-3613-961a-0c808acb213c&quot;,&quot;itemData&quot;:{&quot;type&quot;:&quot;article-journal&quot;,&quot;id&quot;:&quot;31c8b2e2-8c22-3613-961a-0c808acb213c&quot;,&quot;title&quot;:&quot;Association of neighborhood socioeconomic disadvantage and cognitive impairment&quot;,&quot;author&quot;:[{&quot;family&quot;:&quot;Vassilaki&quot;,&quot;given&quot;:&quot;Maria&quot;,&quot;parse-names&quot;:false,&quot;dropping-particle&quot;:&quot;&quot;,&quot;non-dropping-particle&quot;:&quot;&quot;},{&quot;family&quot;:&quot;Aakre&quot;,&quot;given&quot;:&quot;Jeremiah A&quot;,&quot;parse-names&quot;:false,&quot;dropping-particle&quot;:&quot;&quot;,&quot;non-dropping-particle&quot;:&quot;&quot;},{&quot;family&quot;:&quot;Castillo&quot;,&quot;given&quot;:&quot;Anna&quot;,&quot;parse-names&quot;:false,&quot;dropping-particle&quot;:&quot;&quot;,&quot;non-dropping-particle&quot;:&quot;&quot;},{&quot;family&quot;:&quot;Chamberlain&quot;,&quot;given&quot;:&quot;Alanna M&quot;,&quot;parse-names&quot;:false,&quot;dropping-particle&quot;:&quot;&quot;,&quot;non-dropping-particle&quot;:&quot;&quot;},{&quot;family&quot;:&quot;Wilson&quot;,&quot;given&quot;:&quot;Patrick M&quot;,&quot;parse-names&quot;:false,&quot;dropping-particle&quot;:&quot;&quot;,&quot;non-dropping-particle&quot;:&quot;&quot;},{&quot;family&quot;:&quot;Kremers&quot;,&quot;given&quot;:&quot;Walter K&quot;,&quot;parse-names&quot;:false,&quot;dropping-particle&quot;:&quot;&quot;,&quot;non-dropping-particle&quot;:&quot;&quot;},{&quot;family&quot;:&quot;Mielke&quot;,&quot;given&quot;:&quot;Michelle M&quot;,&quot;parse-names&quot;:false,&quot;dropping-particle&quot;:&quot;&quot;,&quot;non-dropping-particle&quot;:&quot;&quot;},{&quot;family&quot;:&quot;Geda&quot;,&quot;given&quot;:&quot;Yonas E&quot;,&quot;parse-names&quot;:false,&quot;dropping-particle&quot;:&quot;&quot;,&quot;non-dropping-particle&quot;:&quot;&quot;},{&quot;family&quot;:&quot;Machulda&quot;,&quot;given&quot;:&quot;Mary M&quot;,&quot;parse-names&quot;:false,&quot;dropping-particle&quot;:&quot;&quot;,&quot;non-dropping-particle&quot;:&quot;&quot;},{&quot;family&quot;:&quot;Alhurani&quot;,&quot;given&quot;:&quot;Rabe E&quot;,&quot;parse-names&quot;:false,&quot;dropping-particle&quot;:&quot;&quot;,&quot;non-dropping-particle&quot;:&quot;&quot;}],&quot;container-title&quot;:&quot;Alzheimer's &amp; Dementia&quot;,&quot;ISSN&quot;:&quot;1552-5260&quot;,&quot;issued&quot;:{&quot;date-parts&quot;:[[2023]]},&quot;page&quot;:&quot;761-770&quot;,&quot;publisher&quot;:&quot;Wiley Online Library&quot;,&quot;issue&quot;:&quot;3&quot;,&quot;volume&quot;:&quot;19&quot;,&quot;container-title-short&quot;:&quot;&quot;},&quot;isTemporary&quot;:false}]},{&quot;citationID&quot;:&quot;MENDELEY_CITATION_d381d0ea-f41b-4465-ba50-4678f4ad5388&quot;,&quot;properties&quot;:{&quot;noteIndex&quot;:0},&quot;isEdited&quot;:false,&quot;manualOverride&quot;:{&quot;isManuallyOverridden&quot;:false,&quot;citeprocText&quot;:&quot;(37,38)&quot;,&quot;manualOverrideText&quot;:&quot;&quot;},&quot;citationTag&quot;:&quot;MENDELEY_CITATION_v3_eyJjaXRhdGlvbklEIjoiTUVOREVMRVlfQ0lUQVRJT05fZDM4MWQwZWEtZjQxYi00NDY1LWJhNTAtNDY3OGY0YWQ1Mzg4IiwicHJvcGVydGllcyI6eyJub3RlSW5kZXgiOjB9LCJpc0VkaXRlZCI6ZmFsc2UsIm1hbnVhbE92ZXJyaWRlIjp7ImlzTWFudWFsbHlPdmVycmlkZGVuIjpmYWxzZSwiY2l0ZXByb2NUZXh0IjoiKDM3LDM4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LHsiaWQiOiJhMGU3OGZmNC04ZjU2LTM5MDgtOTAwMS1jMDAxNmU4OGRlYTgiLCJpdGVtRGF0YSI6eyJ0eXBlIjoid2VicGFnZSIsImlkIjoiYTBlNzhmZjQtOGY1Ni0zOTA4LTkwMDEtYzAwMTZlODhkZWE4IiwidGl0bGUiOiJBcmVhIERlcHJpdmF0aW9uIEluZGV4IiwiYWNjZXNzZWQiOnsiZGF0ZS1wYXJ0cyI6W1syMDI0LDEwLDNdXX0sIlVSTCI6Imh0dHBzOi8vd3d3Lm5ycGEub3JnL3B1YmxpY2F0aW9ucy1yZXNlYXJjaC9kYXRhLWFuZC1tYXBwaW5nLXJlc291cmNlLWxpYnJhcnkvYXJlYS1kZXByaXZhdGlvbi1pbmRleC8iLCJjb250YWluZXItdGl0bGUtc2hvcnQiOiIifSwiaXNUZW1wb3JhcnkiOmZhbHNlfV19&quot;,&quot;citationItems&quot;:[{&quot;id&quot;:&quot;5010c21c-9834-3a87-858b-8afe61a0b5dc&quot;,&quot;itemData&quot;:{&quot;type&quot;:&quot;article-journal&quot;,&quot;id&quot;:&quot;5010c21c-9834-3a87-858b-8afe61a0b5dc&quot;,&quot;title&quot;:&quot;Area deprivation index predicts readmission risk at an urban teaching hospital&quot;,&quot;author&quot;:[{&quot;family&quot;:&quot;Hu&quot;,&quot;given&quot;:&quot;Jianhui&quot;,&quot;parse-names&quot;:false,&quot;dropping-particle&quot;:&quot;&quot;,&quot;non-dropping-particle&quot;:&quot;&quot;},{&quot;family&quot;:&quot;Kind&quot;,&quot;given&quot;:&quot;Amy J H&quot;,&quot;parse-names&quot;:false,&quot;dropping-particle&quot;:&quot;&quot;,&quot;non-dropping-particle&quot;:&quot;&quot;},{&quot;family&quot;:&quot;Nerenz&quot;,&quot;given&quot;:&quot;David&quot;,&quot;parse-names&quot;:false,&quot;dropping-particle&quot;:&quot;&quot;,&quot;non-dropping-particle&quot;:&quot;&quot;}],&quot;container-title&quot;:&quot;American Journal of Medical Quality&quot;,&quot;ISSN&quot;:&quot;1062-8606&quot;,&quot;issued&quot;:{&quot;date-parts&quot;:[[2018]]},&quot;page&quot;:&quot;493-501&quot;,&quot;publisher&quot;:&quot;SAGE Publications Sage CA: Los Angeles, CA&quot;,&quot;issue&quot;:&quot;5&quot;,&quot;volume&quot;:&quot;33&quot;,&quot;container-title-short&quot;:&quot;&quot;},&quot;isTemporary&quot;:false},{&quot;id&quot;:&quot;a0e78ff4-8f56-3908-9001-c0016e88dea8&quot;,&quot;itemData&quot;:{&quot;type&quot;:&quot;webpage&quot;,&quot;id&quot;:&quot;a0e78ff4-8f56-3908-9001-c0016e88dea8&quot;,&quot;title&quot;:&quot;Area Deprivation Index&quot;,&quot;accessed&quot;:{&quot;date-parts&quot;:[[2024,10,3]]},&quot;URL&quot;:&quot;https://www.nrpa.org/publications-research/data-and-mapping-resource-library/area-deprivation-index/&quot;,&quot;container-title-short&quot;:&quot;&quot;},&quot;isTemporary&quot;:false}]},{&quot;citationID&quot;:&quot;MENDELEY_CITATION_a35a9674-fc74-4af6-8f95-93d6f4ce9124&quot;,&quot;properties&quot;:{&quot;noteIndex&quot;:0},&quot;isEdited&quot;:false,&quot;manualOverride&quot;:{&quot;isManuallyOverridden&quot;:false,&quot;citeprocText&quot;:&quot;(37)&quot;,&quot;manualOverrideText&quot;:&quot;&quot;},&quot;citationTag&quot;:&quot;MENDELEY_CITATION_v3_eyJjaXRhdGlvbklEIjoiTUVOREVMRVlfQ0lUQVRJT05fYTM1YTk2NzQtZmM3NC00YWY2LThmOTUtOTNkNmY0Y2U5MTI0IiwicHJvcGVydGllcyI6eyJub3RlSW5kZXgiOjB9LCJpc0VkaXRlZCI6ZmFsc2UsIm1hbnVhbE92ZXJyaWRlIjp7ImlzTWFudWFsbHlPdmVycmlkZGVuIjpmYWxzZSwiY2l0ZXByb2NUZXh0IjoiKDM3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XX0=&quot;,&quot;citationItems&quot;:[{&quot;id&quot;:&quot;5010c21c-9834-3a87-858b-8afe61a0b5dc&quot;,&quot;itemData&quot;:{&quot;type&quot;:&quot;article-journal&quot;,&quot;id&quot;:&quot;5010c21c-9834-3a87-858b-8afe61a0b5dc&quot;,&quot;title&quot;:&quot;Area deprivation index predicts readmission risk at an urban teaching hospital&quot;,&quot;author&quot;:[{&quot;family&quot;:&quot;Hu&quot;,&quot;given&quot;:&quot;Jianhui&quot;,&quot;parse-names&quot;:false,&quot;dropping-particle&quot;:&quot;&quot;,&quot;non-dropping-particle&quot;:&quot;&quot;},{&quot;family&quot;:&quot;Kind&quot;,&quot;given&quot;:&quot;Amy J H&quot;,&quot;parse-names&quot;:false,&quot;dropping-particle&quot;:&quot;&quot;,&quot;non-dropping-particle&quot;:&quot;&quot;},{&quot;family&quot;:&quot;Nerenz&quot;,&quot;given&quot;:&quot;David&quot;,&quot;parse-names&quot;:false,&quot;dropping-particle&quot;:&quot;&quot;,&quot;non-dropping-particle&quot;:&quot;&quot;}],&quot;container-title&quot;:&quot;American Journal of Medical Quality&quot;,&quot;ISSN&quot;:&quot;1062-8606&quot;,&quot;issued&quot;:{&quot;date-parts&quot;:[[2018]]},&quot;page&quot;:&quot;493-501&quot;,&quot;publisher&quot;:&quot;SAGE Publications Sage CA: Los Angeles, CA&quot;,&quot;issue&quot;:&quot;5&quot;,&quot;volume&quot;:&quot;33&quot;,&quot;container-title-short&quot;:&quot;&quot;},&quot;isTemporary&quot;:false}]},{&quot;citationID&quot;:&quot;MENDELEY_CITATION_c907772e-c575-4606-9afe-3fc8adf3cd6b&quot;,&quot;properties&quot;:{&quot;noteIndex&quot;:0},&quot;isEdited&quot;:false,&quot;manualOverride&quot;:{&quot;isManuallyOverridden&quot;:false,&quot;citeprocText&quot;:&quot;(39)&quot;,&quot;manualOverrideText&quot;:&quot;&quot;},&quot;citationTag&quot;:&quot;MENDELEY_CITATION_v3_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&quot;,&quot;citationItems&quot;:[{&quot;id&quot;:&quot;cd07eb51-7594-3392-a3de-94c9bf9d8fd2&quot;,&quot;itemData&quot;:{&quot;type&quot;:&quot;article-journal&quot;,&quot;id&quot;:&quot;cd07eb51-7594-3392-a3de-94c9bf9d8fd2&quot;,&quot;title&quot;:&quot;Area deprivation and inequalities in health and health care outcomes&quot;,&quot;author&quot;:[{&quot;family&quot;:&quot;Singh&quot;,&quot;given&quot;:&quot;Gopal K&quot;,&quot;parse-names&quot;:false,&quot;dropping-particle&quot;:&quot;&quot;,&quot;non-dropping-particle&quot;:&quot;&quot;},{&quot;family&quot;:&quot;Lin&quot;,&quot;given&quot;:&quot;Ching-Ching Claire&quot;,&quot;parse-names&quot;:false,&quot;dropping-particle&quot;:&quot;&quot;,&quot;non-dropping-particle&quot;:&quot;&quot;}],&quot;container-title&quot;:&quot;Annals of internal medicine&quot;,&quot;container-title-short&quot;:&quot;Ann Intern Med&quot;,&quot;ISSN&quot;:&quot;0003-4819&quot;,&quot;issued&quot;:{&quot;date-parts&quot;:[[2019]]},&quot;page&quot;:&quot;131-132&quot;,&quot;publisher&quot;:&quot;American College of Physicians&quot;,&quot;issue&quot;:&quot;2&quot;,&quot;volume&quot;:&quot;171&quot;},&quot;isTemporary&quot;:false}]},{&quot;citationID&quot;:&quot;MENDELEY_CITATION_ff80c8fd-d9a9-4dcf-ac10-c7700014cb72&quot;,&quot;properties&quot;:{&quot;noteIndex&quot;:0},&quot;isEdited&quot;:false,&quot;manualOverride&quot;:{&quot;isManuallyOverridden&quot;:false,&quot;citeprocText&quot;:&quot;(40)&quot;,&quot;manualOverrideText&quot;:&quot;&quot;},&quot;citationTag&quot;:&quot;MENDELEY_CITATION_v3_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&quot;,&quot;citationItems&quot;:[{&quot;id&quot;:&quot;81ed01a9-6a38-3332-bc12-7f53263f35ec&quot;,&quot;itemData&quot;:{&quot;type&quot;:&quot;article-journal&quot;,&quot;id&quot;:&quot;81ed01a9-6a38-3332-bc12-7f53263f35ec&quot;,&quot;title&quot;:&quot;Association of zip code vaccination rate with COVID-19 mortality in Chicago, Illinois&quot;,&quot;author&quot;:[{&quot;family&quot;:&quot;Zeng&quot;,&quot;given&quot;:&quot;Sharon&quot;,&quot;parse-names&quot;:false,&quot;dropping-particle&quot;:&quot;&quot;,&quot;non-dropping-particle&quot;:&quot;&quot;},{&quot;family&quot;:&quot;Pelzer&quot;,&quot;given&quot;:&quot;Kenley M&quot;,&quot;parse-names&quot;:false,&quot;dropping-particle&quot;:&quot;&quot;,&quot;non-dropping-particle&quot;:&quot;&quot;},{&quot;family&quot;:&quot;Gibbons&quot;,&quot;given&quot;:&quot;Robert D&quot;,&quot;parse-names&quot;:false,&quot;dropping-particle&quot;:&quot;&quot;,&quot;non-dropping-particle&quot;:&quot;&quot;},{&quot;family&quot;:&quot;Peek&quot;,&quot;given&quot;:&quot;Monica E&quot;,&quot;parse-names&quot;:false,&quot;dropping-particle&quot;:&quot;&quot;,&quot;non-dropping-particle&quot;:&quot;&quot;},{&quot;family&quot;:&quot;Parker&quot;,&quot;given&quot;:&quot;William F&quot;,&quot;parse-names&quot;:false,&quot;dropping-particle&quot;:&quot;&quot;,&quot;non-dropping-particle&quot;:&quot;&quot;}],&quot;container-title&quot;:&quot;JAMA Network Open&quot;,&quot;container-title-short&quot;:&quot;JAMA Netw Open&quot;,&quot;issued&quot;:{&quot;date-parts&quot;:[[2022]]},&quot;page&quot;:&quot;e2214753-e2214753&quot;,&quot;publisher&quot;:&quot;American Medical Association&quot;,&quot;issue&quot;:&quot;5&quot;,&quot;volume&quot;:&quot;5&quot;},&quot;isTemporary&quot;:false}]},{&quot;citationID&quot;:&quot;MENDELEY_CITATION_ef8f0d17-72c7-400f-9e65-6a08dcd82555&quot;,&quot;properties&quot;:{&quot;noteIndex&quot;:0},&quot;isEdited&quot;:false,&quot;manualOverride&quot;:{&quot;isManuallyOverridden&quot;:false,&quot;citeprocText&quot;:&quot;(2)&quot;,&quot;manualOverrideText&quot;:&quot;&quot;},&quot;citationTag&quot;:&quot;MENDELEY_CITATION_v3_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&quot;,&quot;citationItems&quot;:[{&quot;id&quot;:&quot;640f9f43-b0de-3187-9f88-5c5bcb75273a&quot;,&quot;itemData&quot;:{&quot;type&quot;:&quot;webpage&quot;,&quot;id&quot;:&quot;640f9f43-b0de-3187-9f88-5c5bcb75273a&quot;,&quot;title&quot;:&quot;CDC Museum COVID-19 Timeline | David J. Sencer CDC Museum | CDC&quot;,&quot;accessed&quot;:{&quot;date-parts&quot;:[[2024,10,3]]},&quot;URL&quot;:&quot;https://www.cdc.gov/museum/timeline/covid19.html&quot;,&quot;container-title-short&quot;:&quot;&quot;},&quot;isTemporary&quot;:false}]},{&quot;citationID&quot;:&quot;MENDELEY_CITATION_df86c4e4-7f04-4596-a033-9877ca93903f&quot;,&quot;properties&quot;:{&quot;noteIndex&quot;:0},&quot;isEdited&quot;:false,&quot;manualOverride&quot;:{&quot;isManuallyOverridden&quot;:false,&quot;citeprocText&quot;:&quot;(41)&quot;,&quot;manualOverrideText&quot;:&quot;&quot;},&quot;citationTag&quot;:&quot;MENDELEY_CITATION_v3_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&quot;,&quot;citationItems&quot;:[{&quot;id&quot;:&quot;e7e652b7-df47-3b3e-92fd-775fecaad46d&quot;,&quot;itemData&quot;:{&quot;type&quot;:&quot;article-journal&quot;,&quot;id&quot;:&quot;e7e652b7-df47-3b3e-92fd-775fecaad46d&quot;,&quot;title&quot;:&quot;In-hospital mortality during the wild-type, alpha, delta, and omicron SARS-CoV-2 waves: a multinational cohort study in the EuCARE project&quot;,&quot;author&quot;:[{&quot;family&quot;:&quot;Hedberg&quot;,&quot;given&quot;:&quot;Pontus&quot;,&quot;parse-names&quot;:false,&quot;dropping-particle&quot;:&quot;&quot;,&quot;non-dropping-particle&quot;:&quot;&quot;},{&quot;family&quot;:&quot;Parczewski&quot;,&quot;given&quot;:&quot;Milosz&quot;,&quot;parse-names&quot;:false,&quot;dropping-particle&quot;:&quot;&quot;,&quot;non-dropping-particle&quot;:&quot;&quot;},{&quot;family&quot;:&quot;Serwin&quot;,&quot;given&quot;:&quot;Karol&quot;,&quot;parse-names&quot;:false,&quot;dropping-particle&quot;:&quot;&quot;,&quot;non-dropping-particle&quot;:&quot;&quot;},{&quot;family&quot;:&quot;Marchetti&quot;,&quot;given&quot;:&quot;Giulia&quot;,&quot;parse-names&quot;:false,&quot;dropping-particle&quot;:&quot;&quot;,&quot;non-dropping-particle&quot;:&quot;&quot;},{&quot;family&quot;:&quot;Bai&quot;,&quot;given&quot;:&quot;Francesca&quot;,&quot;parse-names&quot;:false,&quot;dropping-particle&quot;:&quot;&quot;,&quot;non-dropping-particle&quot;:&quot;&quot;},{&quot;family&quot;:&quot;Jensen&quot;,&quot;given&quot;:&quot;Björn-Erik Ole&quot;,&quot;parse-names&quot;:false,&quot;dropping-particle&quot;:&quot;&quot;,&quot;non-dropping-particle&quot;:&quot;&quot;},{&quot;family&quot;:&quot;Pereira&quot;,&quot;given&quot;:&quot;Joana P&quot;,&quot;parse-names&quot;:false,&quot;dropping-particle&quot;:&quot;V&quot;,&quot;non-dropping-particle&quot;:&quot;&quot;},{&quot;family&quot;:&quot;Drobniewski&quot;,&quot;given&quot;:&quot;Francis&quot;,&quot;parse-names&quot;:false,&quot;dropping-particle&quot;:&quot;&quot;,&quot;non-dropping-particle&quot;:&quot;&quot;},{&quot;family&quot;:&quot;Reschreiter&quot;,&quot;given&quot;:&quot;Henrik&quot;,&quot;parse-names&quot;:false,&quot;dropping-particle&quot;:&quot;&quot;,&quot;non-dropping-particle&quot;:&quot;&quot;},{&quot;family&quot;:&quot;Naumovas&quot;,&quot;given&quot;:&quot;Daniel&quot;,&quot;parse-names&quot;:false,&quot;dropping-particle&quot;:&quot;&quot;,&quot;non-dropping-particle&quot;:&quot;&quot;}],&quot;container-title&quot;:&quot;The Lancet Regional Health–Europe&quot;,&quot;ISSN&quot;:&quot;2666-7762&quot;,&quot;issued&quot;:{&quot;date-parts&quot;:[[2024]]},&quot;publisher&quot;:&quot;Elsevier&quot;,&quot;volume&quot;:&quot;38&quot;,&quot;container-title-short&quot;:&quot;&quot;},&quot;isTemporary&quot;:false}]},{&quot;citationID&quot;:&quot;MENDELEY_CITATION_a63973d8-500f-4899-bd14-c8d88568b7c8&quot;,&quot;properties&quot;:{&quot;noteIndex&quot;:0},&quot;isEdited&quot;:false,&quot;manualOverride&quot;:{&quot;isManuallyOverridden&quot;:false,&quot;citeprocText&quot;:&quot;(42)&quot;,&quot;manualOverrideText&quot;:&quot;&quot;},&quot;citationTag&quot;:&quot;MENDELEY_CITATION_v3_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&quot;,&quot;citationItems&quot;:[{&quot;id&quot;:&quot;ea8db056-38a9-31a8-bf36-f260520f8edb&quot;,&quot;itemData&quot;:{&quot;type&quot;:&quot;article-journal&quot;,&quot;id&quot;:&quot;ea8db056-38a9-31a8-bf36-f260520f8edb&quot;,&quot;title&quot;:&quot;Estimated effectiveness of COVID-19 vaccines against Omicron or Delta symptomatic infection and severe outcomes&quot;,&quot;author&quot;:[{&quot;family&quot;:&quot;Buchan&quot;,&quot;given&quot;:&quot;Sarah A&quot;,&quot;parse-names&quot;:false,&quot;dropping-particle&quot;:&quot;&quot;,&quot;non-dropping-particle&quot;:&quot;&quot;},{&quot;family&quot;:&quot;Chung&quot;,&quot;given&quot;:&quot;Hannah&quot;,&quot;parse-names&quot;:false,&quot;dropping-particle&quot;:&quot;&quot;,&quot;non-dropping-particle&quot;:&quot;&quot;},{&quot;family&quot;:&quot;Brown&quot;,&quot;given&quot;:&quot;Kevin A&quot;,&quot;parse-names&quot;:false,&quot;dropping-particle&quot;:&quot;&quot;,&quot;non-dropping-particle&quot;:&quot;&quot;},{&quot;family&quot;:&quot;Austin&quot;,&quot;given&quot;:&quot;Peter C&quot;,&quot;parse-names&quot;:false,&quot;dropping-particle&quot;:&quot;&quot;,&quot;non-dropping-particle&quot;:&quot;&quot;},{&quot;family&quot;:&quot;Fell&quot;,&quot;given&quot;:&quot;Deshayne B&quot;,&quot;parse-names&quot;:false,&quot;dropping-particle&quot;:&quot;&quot;,&quot;non-dropping-particle&quot;:&quot;&quot;},{&quot;family&quot;:&quot;Gubbay&quot;,&quot;given&quot;:&quot;Jonathan B&quot;,&quot;parse-names&quot;:false,&quot;dropping-particle&quot;:&quot;&quot;,&quot;non-dropping-particle&quot;:&quot;&quot;},{&quot;family&quot;:&quot;Nasreen&quot;,&quot;given&quot;:&quot;Sharifa&quot;,&quot;parse-names&quot;:false,&quot;dropping-particle&quot;:&quot;&quot;,&quot;non-dropping-particle&quot;:&quot;&quot;},{&quot;family&quot;:&quot;Schwartz&quot;,&quot;given&quot;:&quot;Kevin L&quot;,&quot;parse-names&quot;:false,&quot;dropping-particle&quot;:&quot;&quot;,&quot;non-dropping-particle&quot;:&quot;&quot;},{&quot;family&quot;:&quot;Sundaram&quot;,&quot;given&quot;:&quot;Maria E&quot;,&quot;parse-names&quot;:false,&quot;dropping-particle&quot;:&quot;&quot;,&quot;non-dropping-particle&quot;:&quot;&quot;},{&quot;family&quot;:&quot;Tadrous&quot;,&quot;given&quot;:&quot;Mina&quot;,&quot;parse-names&quot;:false,&quot;dropping-particle&quot;:&quot;&quot;,&quot;non-dropping-particle&quot;:&quot;&quot;}],&quot;container-title&quot;:&quot;JAMA network open&quot;,&quot;container-title-short&quot;:&quot;JAMA Netw Open&quot;,&quot;issued&quot;:{&quot;date-parts&quot;:[[2022]]},&quot;page&quot;:&quot;e2232760-e2232760&quot;,&quot;publisher&quot;:&quot;American Medical Association&quot;,&quot;issue&quot;:&quot;9&quot;,&quot;volume&quot;:&quot;5&quot;},&quot;isTemporary&quot;:false}]},{&quot;citationID&quot;:&quot;MENDELEY_CITATION_3be7ba47-abf0-44c8-8d3f-ce9a1a546e13&quot;,&quot;properties&quot;:{&quot;noteIndex&quot;:0},&quot;isEdited&quot;:false,&quot;manualOverride&quot;:{&quot;isManuallyOverridden&quot;:false,&quot;citeprocText&quot;:&quot;(43)&quot;,&quot;manualOverrideText&quot;:&quot;&quot;},&quot;citationTag&quot;:&quot;MENDELEY_CITATION_v3_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&quot;,&quot;citationItems&quot;:[{&quot;id&quot;:&quot;940d79dc-0ff1-3c72-9de8-6a4943bc91f1&quot;,&quot;itemData&quot;:{&quot;type&quot;:&quot;article-journal&quot;,&quot;id&quot;:&quot;940d79dc-0ff1-3c72-9de8-6a4943bc91f1&quot;,&quot;title&quot;:&quot;Designing optimal COVID-19 testing stations locally: A discrete event simulation model applied on a university campus&quot;,&quot;author&quot;:[{&quot;family&quot;:&quot;Saidani&quot;,&quot;given&quot;:&quot;Michael&quot;,&quot;parse-names&quot;:false,&quot;dropping-particle&quot;:&quot;&quot;,&quot;non-dropping-particle&quot;:&quot;&quot;},{&quot;family&quot;:&quot;Kim&quot;,&quot;given&quot;:&quot;Harrison&quot;,&quot;parse-names&quot;:false,&quot;dropping-particle&quot;:&quot;&quot;,&quot;non-dropping-particle&quot;:&quot;&quot;},{&quot;family&quot;:&quot;Kim&quot;,&quot;given&quot;:&quot;Jinju&quot;,&quot;parse-names&quot;:false,&quot;dropping-particle&quot;:&quot;&quot;,&quot;non-dropping-particle&quot;:&quot;&quot;}],&quot;container-title&quot;:&quot;PloS one&quot;,&quot;container-title-short&quot;:&quot;PLoS One&quot;,&quot;ISSN&quot;:&quot;1932-6203&quot;,&quot;issued&quot;:{&quot;date-parts&quot;:[[2021]]},&quot;page&quot;:&quot;e0253869&quot;,&quot;publisher&quot;:&quot;Public Library of Science San Francisco, CA USA&quot;,&quot;issue&quot;:&quot;6&quot;,&quot;volume&quot;:&quot;16&quot;},&quot;isTemporary&quot;:false}]},{&quot;citationID&quot;:&quot;MENDELEY_CITATION_2526a546-0f19-4004-85e1-6e754b014891&quot;,&quot;properties&quot;:{&quot;noteIndex&quot;:0},&quot;isEdited&quot;:false,&quot;manualOverride&quot;:{&quot;isManuallyOverridden&quot;:false,&quot;citeprocText&quot;:&quot;(44)&quot;,&quot;manualOverrideText&quot;:&quot;&quot;},&quot;citationTag&quot;:&quot;MENDELEY_CITATION_v3_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&quot;,&quot;citationItems&quot;:[{&quot;id&quot;:&quot;a40c5ba5-7777-39d5-b737-ec9f181afe10&quot;,&quot;itemData&quot;:{&quot;type&quot;:&quot;article-journal&quot;,&quot;id&quot;:&quot;a40c5ba5-7777-39d5-b737-ec9f181afe10&quot;,&quot;title&quot;:&quot;Evaluation of Serial Testing After Exposure to COVID-19 in Early Care and Education Facilities, Illinois, March–May 2022&quot;,&quot;author&quot;:[{&quot;family&quot;:&quot;Holman&quot;,&quot;given&quot;:&quot;Emily J&quot;,&quot;parse-names&quot;:false,&quot;dropping-particle&quot;:&quot;&quot;,&quot;non-dropping-particle&quot;:&quot;&quot;},{&quot;family&quot;:&quot;Winfield&quot;,&quot;given&quot;:&quot;Christina M&quot;,&quot;parse-names&quot;:false,&quot;dropping-particle&quot;:&quot;&quot;,&quot;non-dropping-particle&quot;:&quot;&quot;},{&quot;family&quot;:&quot;Borkowf&quot;,&quot;given&quot;:&quot;Craig B&quot;,&quot;parse-names&quot;:false,&quot;dropping-particle&quot;:&quot;&quot;,&quot;non-dropping-particle&quot;:&quot;&quot;},{&quot;family&quot;:&quot;Kauerauf&quot;,&quot;given&quot;:&quot;Judy&quot;,&quot;parse-names&quot;:false,&quot;dropping-particle&quot;:&quot;&quot;,&quot;non-dropping-particle&quot;:&quot;&quot;},{&quot;family&quot;:&quot;Baur&quot;,&quot;given&quot;:&quot;Courtney&quot;,&quot;parse-names&quot;:false,&quot;dropping-particle&quot;:&quot;&quot;,&quot;non-dropping-particle&quot;:&quot;&quot;},{&quot;family&quot;:&quot;Ahmed&quot;,&quot;given&quot;:&quot;Sana&quot;,&quot;parse-names&quot;:false,&quot;dropping-particle&quot;:&quot;&quot;,&quot;non-dropping-particle&quot;:&quot;&quot;},{&quot;family&quot;:&quot;Funk&quot;,&quot;given&quot;:&quot;Michelle&quot;,&quot;parse-names&quot;:false,&quot;dropping-particle&quot;:&quot;&quot;,&quot;non-dropping-particle&quot;:&quot;&quot;},{&quot;family&quot;:&quot;Pinsoneault&quot;,&quot;given&quot;:&quot;Anna&quot;,&quot;parse-names&quot;:false,&quot;dropping-particle&quot;:&quot;&quot;,&quot;non-dropping-particle&quot;:&quot;&quot;},{&quot;family&quot;:&quot;Barnes&quot;,&quot;given&quot;:&quot;Arti&quot;,&quot;parse-names&quot;:false,&quot;dropping-particle&quot;:&quot;&quot;,&quot;non-dropping-particle&quot;:&quot;&quot;},{&quot;family&quot;:&quot;Hutcherson&quot;,&quot;given&quot;:&quot;Hailee&quot;,&quot;parse-names&quot;:false,&quot;dropping-particle&quot;:&quot;&quot;,&quot;non-dropping-particle&quot;:&quot;&quot;}],&quot;container-title&quot;:&quot;Public Health Reports&quot;,&quot;ISSN&quot;:&quot;0033-3549&quot;,&quot;issued&quot;:{&quot;date-parts&quot;:[[2023]]},&quot;page&quot;:&quot;664-670&quot;,&quot;publisher&quot;:&quot;SAGE Publications Sage CA: Los Angeles, CA&quot;,&quot;issue&quot;:&quot;4&quot;,&quot;volume&quot;:&quot;138&quot;,&quot;container-title-short&quot;:&quot;&quot;},&quot;isTemporary&quot;:false}]},{&quot;citationID&quot;:&quot;MENDELEY_CITATION_19460f07-46df-4831-abdd-7be9ec38dc88&quot;,&quot;properties&quot;:{&quot;noteIndex&quot;:0},&quot;isEdited&quot;:false,&quot;manualOverride&quot;:{&quot;isManuallyOverridden&quot;:false,&quot;citeprocText&quot;:&quot;(45)&quot;,&quot;manualOverrideText&quot;:&quot;&quot;},&quot;citationTag&quot;:&quot;MENDELEY_CITATION_v3_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&quot;,&quot;citationItems&quot;:[{&quot;id&quot;:&quot;17745d61-aac4-35aa-9754-7f143bcbd0fa&quot;,&quot;itemData&quot;:{&quot;type&quot;:&quot;article-journal&quot;,&quot;id&quot;:&quot;17745d61-aac4-35aa-9754-7f143bcbd0fa&quot;,&quot;title&quot;:&quot;COVID-19 Test-to-Stay Program for K-12 Schools: Opt-In Versus Opt-Out Policies&quot;,&quot;author&quot;:[{&quot;family&quot;:&quot;Ivanov&quot;,&quot;given&quot;:&quot;Anton&quot;,&quot;parse-names&quot;:false,&quot;dropping-particle&quot;:&quot;&quot;,&quot;non-dropping-particle&quot;:&quot;&quot;},{&quot;family&quot;:&quot;Mukherjee&quot;,&quot;given&quot;:&quot;Ujjal&quot;,&quot;parse-names&quot;:false,&quot;dropping-particle&quot;:&quot;&quot;,&quot;non-dropping-particle&quot;:&quot;&quot;},{&quot;family&quot;:&quot;Bose&quot;,&quot;given&quot;:&quot;Subhonmesh&quot;,&quot;parse-names&quot;:false,&quot;dropping-particle&quot;:&quot;&quot;,&quot;non-dropping-particle&quot;:&quot;&quot;},{&quot;family&quot;:&quot;Seshadri&quot;,&quot;given&quot;:&quot;Sridhar&quot;,&quot;parse-names&quot;:false,&quot;dropping-particle&quot;:&quot;&quot;,&quot;non-dropping-particle&quot;:&quot;&quot;},{&quot;family&quot;:&quot;Watkins&quot;,&quot;given&quot;:&quot;Ronald&quot;,&quot;parse-names&quot;:false,&quot;dropping-particle&quot;:&quot;&quot;,&quot;non-dropping-particle&quot;:&quot;&quot;},{&quot;family&quot;:&quot;England III&quot;,&quot;given&quot;:&quot;Albert Charles&quot;,&quot;parse-names&quot;:false,&quot;dropping-particle&quot;:&quot;&quot;,&quot;non-dropping-particle&quot;:&quot;&quot;},{&quot;family&quot;:&quot;Ahsen&quot;,&quot;given&quot;:&quot;Mehmet&quot;,&quot;parse-names&quot;:false,&quot;dropping-particle&quot;:&quot;&quot;,&quot;non-dropping-particle&quot;:&quot;&quot;},{&quot;family&quot;:&quot;Suriano&quot;,&quot;given&quot;:&quot;Jacqueline&quot;,&quot;parse-names&quot;:false,&quot;dropping-particle&quot;:&quot;&quot;,&quot;non-dropping-particle&quot;:&quot;&quot;},{&quot;family&quot;:&quot;Souyris&quot;,&quot;given&quot;:&quot;Sebastian&quot;,&quot;parse-names&quot;:false,&quot;dropping-particle&quot;:&quot;&quot;,&quot;non-dropping-particle&quot;:&quot;&quot;}],&quot;container-title&quot;:&quot;Available at SSRN 4428747&quot;,&quot;issued&quot;:{&quot;date-parts&quot;:[[2023]]},&quot;container-title-short&quot;:&quot;&quot;},&quot;isTemporary&quot;:false}]},{&quot;citationID&quot;:&quot;MENDELEY_CITATION_e362fea6-f459-48fa-bd65-9f483194d3ba&quot;,&quot;properties&quot;:{&quot;noteIndex&quot;:0},&quot;isEdited&quot;:false,&quot;manualOverride&quot;:{&quot;isManuallyOverridden&quot;:false,&quot;citeprocText&quot;:&quot;(46)&quot;,&quot;manualOverrideText&quot;:&quot;&quot;},&quot;citationTag&quot;:&quot;MENDELEY_CITATION_v3_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&quot;,&quot;citationItems&quot;:[{&quot;id&quot;:&quot;649e38c1-bdcb-3f1f-8737-eb7385789399&quot;,&quot;itemData&quot;:{&quot;type&quot;:&quot;webpage&quot;,&quot;id&quot;:&quot;649e38c1-bdcb-3f1f-8737-eb7385789399&quot;,&quot;title&quot;:&quot;U.S. Census Bureau QuickFacts: Cook County, Illinois&quot;,&quot;accessed&quot;:{&quot;date-parts&quot;:[[2024,10,16]]},&quot;URL&quot;:&quot;https://www.census.gov/quickfacts/fact/table/cookcountyillinois/POP010220&quot;,&quot;container-title-short&quot;:&quot;&quot;},&quot;isTemporary&quot;:false}]}]"/>
    <we:property name="MENDELEY_CITATIONS_STYLE" value="{&quot;id&quot;:&quot;https://www.zotero.org/styles/vancouver&quot;,&quot;title&quot;:&quot;Vancouver&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rxatMIhYmNT+RwD4ZcNoSuPkQ==">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DE3B700-2B4B-437C-928E-4850101F6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23</Pages>
  <Words>6454</Words>
  <Characters>38556</Characters>
  <Application>Microsoft Office Word</Application>
  <DocSecurity>0</DocSecurity>
  <Lines>321</Lines>
  <Paragraphs>89</Paragraphs>
  <ScaleCrop>false</ScaleCrop>
  <HeadingPairs>
    <vt:vector size="2" baseType="variant">
      <vt:variant>
        <vt:lpstr>Title</vt:lpstr>
      </vt:variant>
      <vt:variant>
        <vt:i4>1</vt:i4>
      </vt:variant>
    </vt:vector>
  </HeadingPairs>
  <TitlesOfParts>
    <vt:vector size="1" baseType="lpstr">
      <vt:lpstr/>
    </vt:vector>
  </TitlesOfParts>
  <Company>Loyola University Chicago</Company>
  <LinksUpToDate>false</LinksUpToDate>
  <CharactersWithSpaces>44921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Kasaie Sharifi, Seyed Alireza</dc:creator>
  <cp:lastModifiedBy>Kasaie Sharifi, Seyed Alireza</cp:lastModifiedBy>
  <cp:revision>50</cp:revision>
  <dcterms:created xsi:type="dcterms:W3CDTF">2024-11-27T19:10:00Z</dcterms:created>
  <dcterms:modified xsi:type="dcterms:W3CDTF">2024-12-05T20:26:00Z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a0999ad7a5e025b1ffa46dc1ab9d4b3b96b77cc43614200ac415277d59d85dbf</vt:lpwstr>
  </property>
</Properties>
</file>