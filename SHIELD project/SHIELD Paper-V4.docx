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EF664" w14:textId="77777777" w:rsidR="00110110" w:rsidRPr="00110110" w:rsidRDefault="00110110" w:rsidP="00110110">
      <w:pPr>
        <w:pBdr>
          <w:bottom w:val="single" w:sz="6" w:space="1" w:color="000000"/>
        </w:pBdr>
        <w:spacing w:after="120"/>
        <w:jc w:val="center"/>
        <w:rPr>
          <w:rFonts w:ascii="Times New Roman" w:eastAsia="Times New Roman" w:hAnsi="Times New Roman" w:cs="Times New Roman"/>
          <w:b/>
          <w:sz w:val="24"/>
          <w:szCs w:val="24"/>
        </w:rPr>
      </w:pPr>
      <w:r w:rsidRPr="00110110">
        <w:rPr>
          <w:rFonts w:ascii="Times New Roman" w:eastAsia="Times New Roman" w:hAnsi="Times New Roman" w:cs="Times New Roman"/>
          <w:b/>
          <w:sz w:val="24"/>
          <w:szCs w:val="24"/>
        </w:rPr>
        <w:t>The Role of SHIELD Test Centers in Reducing COVID-19 ICU Admissions in Disadvantaged Communities</w:t>
      </w:r>
    </w:p>
    <w:p w14:paraId="00000002"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3"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4" w14:textId="77777777" w:rsidR="00743DF7" w:rsidRDefault="00000000">
      <w:pPr>
        <w:pBdr>
          <w:bottom w:val="single" w:sz="6" w:space="1" w:color="000000"/>
        </w:pBdr>
        <w:spacing w:after="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Abstract</w:t>
      </w:r>
    </w:p>
    <w:p w14:paraId="00000005" w14:textId="77777777" w:rsidR="00743DF7" w:rsidRDefault="00000000">
      <w:pPr>
        <w:spacing w:after="12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study underscores the pivotal role of the SHIELD testing program in managing the COVID-19 pandemic, particularly through the concept of the “effective number” of test centers, those actively serving their communities. While the overall number of SHIELD test centers increased during major pandemic waves, </w:t>
      </w:r>
      <w:sdt>
        <w:sdtPr>
          <w:tag w:val="goog_rdk_2"/>
          <w:id w:val="-989170286"/>
        </w:sdtPr>
        <w:sdtContent>
          <w:ins w:id="0" w:author="Sina Ansari" w:date="2024-08-16T03:08:00Z">
            <w:r>
              <w:rPr>
                <w:rFonts w:ascii="Times New Roman" w:eastAsia="Times New Roman" w:hAnsi="Times New Roman" w:cs="Times New Roman"/>
                <w:sz w:val="20"/>
                <w:szCs w:val="20"/>
              </w:rPr>
              <w:t xml:space="preserve">the proportion of these centers effectively serving their respective zip codes </w:t>
            </w:r>
          </w:ins>
        </w:sdtContent>
      </w:sdt>
      <w:sdt>
        <w:sdtPr>
          <w:tag w:val="goog_rdk_3"/>
          <w:id w:val="-1093093049"/>
        </w:sdtPr>
        <w:sdtContent>
          <w:del w:id="1" w:author="Sina Ansari" w:date="2024-08-16T03:08:00Z">
            <w:r>
              <w:rPr>
                <w:rFonts w:ascii="Times New Roman" w:eastAsia="Times New Roman" w:hAnsi="Times New Roman" w:cs="Times New Roman"/>
                <w:sz w:val="20"/>
                <w:szCs w:val="20"/>
              </w:rPr>
              <w:delText xml:space="preserve">it was the proportion of these centers effectively serving their respective zip codes that </w:delText>
            </w:r>
          </w:del>
        </w:sdtContent>
      </w:sdt>
      <w:r>
        <w:rPr>
          <w:rFonts w:ascii="Times New Roman" w:eastAsia="Times New Roman" w:hAnsi="Times New Roman" w:cs="Times New Roman"/>
          <w:sz w:val="20"/>
          <w:szCs w:val="20"/>
        </w:rPr>
        <w:t xml:space="preserve">significantly impacted the reduction of </w:t>
      </w:r>
      <w:sdt>
        <w:sdtPr>
          <w:tag w:val="goog_rdk_4"/>
          <w:id w:val="850002636"/>
        </w:sdtPr>
        <w:sdtContent>
          <w:ins w:id="2" w:author="Sina Ansari" w:date="2024-08-16T03:09:00Z">
            <w:r>
              <w:rPr>
                <w:rFonts w:ascii="Times New Roman" w:eastAsia="Times New Roman" w:hAnsi="Times New Roman" w:cs="Times New Roman"/>
                <w:sz w:val="20"/>
                <w:szCs w:val="20"/>
              </w:rPr>
              <w:t>COVID-19</w:t>
            </w:r>
          </w:ins>
        </w:sdtContent>
      </w:sdt>
      <w:sdt>
        <w:sdtPr>
          <w:tag w:val="goog_rdk_5"/>
          <w:id w:val="-1985067452"/>
        </w:sdtPr>
        <w:sdtContent>
          <w:del w:id="3" w:author="Sina Ansari" w:date="2024-08-16T03:09: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During the Alpha and Delta waves, the mere presence of SHIELD test centers did not markedly lower </w:t>
      </w:r>
      <w:sdt>
        <w:sdtPr>
          <w:tag w:val="goog_rdk_6"/>
          <w:id w:val="-174275295"/>
        </w:sdtPr>
        <w:sdtContent>
          <w:ins w:id="4" w:author="Sina Ansari" w:date="2024-08-16T03:09:00Z">
            <w:r>
              <w:rPr>
                <w:rFonts w:ascii="Times New Roman" w:eastAsia="Times New Roman" w:hAnsi="Times New Roman" w:cs="Times New Roman"/>
                <w:sz w:val="20"/>
                <w:szCs w:val="20"/>
              </w:rPr>
              <w:t>COVID-19</w:t>
            </w:r>
          </w:ins>
        </w:sdtContent>
      </w:sdt>
      <w:sdt>
        <w:sdtPr>
          <w:tag w:val="goog_rdk_7"/>
          <w:id w:val="-689993353"/>
        </w:sdtPr>
        <w:sdtContent>
          <w:del w:id="5" w:author="Sina Ansari" w:date="2024-08-16T03:09: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However, during the Omicron wave, a higher proportion of effectively serving centers, especially in more disadvantaged areas, was associated with a statistically significant reduction in </w:t>
      </w:r>
      <w:sdt>
        <w:sdtPr>
          <w:tag w:val="goog_rdk_8"/>
          <w:id w:val="57450567"/>
        </w:sdtPr>
        <w:sdtContent>
          <w:ins w:id="6" w:author="Sina Ansari" w:date="2024-08-16T03:09:00Z">
            <w:r>
              <w:rPr>
                <w:rFonts w:ascii="Times New Roman" w:eastAsia="Times New Roman" w:hAnsi="Times New Roman" w:cs="Times New Roman"/>
                <w:sz w:val="20"/>
                <w:szCs w:val="20"/>
              </w:rPr>
              <w:t>COVID-19</w:t>
            </w:r>
          </w:ins>
        </w:sdtContent>
      </w:sdt>
      <w:sdt>
        <w:sdtPr>
          <w:tag w:val="goog_rdk_9"/>
          <w:id w:val="744454901"/>
        </w:sdtPr>
        <w:sdtContent>
          <w:del w:id="7" w:author="Sina Ansari" w:date="2024-08-16T03:09: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w:t>
      </w:r>
      <w:sdt>
        <w:sdtPr>
          <w:tag w:val="goog_rdk_10"/>
          <w:id w:val="1727107856"/>
        </w:sdtPr>
        <w:sdtContent>
          <w:ins w:id="8" w:author="Sina Ansari" w:date="2024-08-16T03:09:00Z">
            <w:r>
              <w:rPr>
                <w:rFonts w:ascii="Times New Roman" w:eastAsia="Times New Roman" w:hAnsi="Times New Roman" w:cs="Times New Roman"/>
                <w:sz w:val="20"/>
                <w:szCs w:val="20"/>
              </w:rPr>
              <w:t>The lag</w:t>
            </w:r>
          </w:ins>
        </w:sdtContent>
      </w:sdt>
      <w:sdt>
        <w:sdtPr>
          <w:tag w:val="goog_rdk_11"/>
          <w:id w:val="1047957174"/>
        </w:sdtPr>
        <w:sdtContent>
          <w:del w:id="9" w:author="Sina Ansari" w:date="2024-08-16T03:09:00Z">
            <w:r>
              <w:rPr>
                <w:rFonts w:ascii="Times New Roman" w:eastAsia="Times New Roman" w:hAnsi="Times New Roman" w:cs="Times New Roman"/>
                <w:sz w:val="20"/>
                <w:szCs w:val="20"/>
              </w:rPr>
              <w:delText>Lag</w:delText>
            </w:r>
          </w:del>
        </w:sdtContent>
      </w:sdt>
      <w:r>
        <w:rPr>
          <w:rFonts w:ascii="Times New Roman" w:eastAsia="Times New Roman" w:hAnsi="Times New Roman" w:cs="Times New Roman"/>
          <w:sz w:val="20"/>
          <w:szCs w:val="20"/>
        </w:rPr>
        <w:t xml:space="preserve"> analysis further revealed that increases in the effective number of SHIELD test centers led to sustained decreases in </w:t>
      </w:r>
      <w:sdt>
        <w:sdtPr>
          <w:tag w:val="goog_rdk_12"/>
          <w:id w:val="1139073898"/>
        </w:sdtPr>
        <w:sdtContent>
          <w:ins w:id="10" w:author="Sina Ansari" w:date="2024-08-16T03:09:00Z">
            <w:r>
              <w:rPr>
                <w:rFonts w:ascii="Times New Roman" w:eastAsia="Times New Roman" w:hAnsi="Times New Roman" w:cs="Times New Roman"/>
                <w:sz w:val="20"/>
                <w:szCs w:val="20"/>
              </w:rPr>
              <w:t>COVID-19</w:t>
            </w:r>
          </w:ins>
        </w:sdtContent>
      </w:sdt>
      <w:sdt>
        <w:sdtPr>
          <w:tag w:val="goog_rdk_13"/>
          <w:id w:val="-751128363"/>
        </w:sdtPr>
        <w:sdtContent>
          <w:del w:id="11" w:author="Sina Ansari" w:date="2024-08-16T03:09: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over time, particularly in socioeconomically disadvantaged communities. These findings highlight the necessity of </w:t>
      </w:r>
      <w:sdt>
        <w:sdtPr>
          <w:tag w:val="goog_rdk_14"/>
          <w:id w:val="1218251537"/>
        </w:sdtPr>
        <w:sdtContent>
          <w:ins w:id="12" w:author="Sina Ansari" w:date="2024-08-16T03:09:00Z">
            <w:r>
              <w:rPr>
                <w:rFonts w:ascii="Times New Roman" w:eastAsia="Times New Roman" w:hAnsi="Times New Roman" w:cs="Times New Roman"/>
                <w:sz w:val="20"/>
                <w:szCs w:val="20"/>
              </w:rPr>
              <w:t>maintaining the number of testing centers and</w:t>
            </w:r>
          </w:ins>
        </w:sdtContent>
      </w:sdt>
      <w:sdt>
        <w:sdtPr>
          <w:tag w:val="goog_rdk_15"/>
          <w:id w:val="-1006433596"/>
        </w:sdtPr>
        <w:sdtContent>
          <w:del w:id="13" w:author="Sina Ansari" w:date="2024-08-16T03:09:00Z">
            <w:r>
              <w:rPr>
                <w:rFonts w:ascii="Times New Roman" w:eastAsia="Times New Roman" w:hAnsi="Times New Roman" w:cs="Times New Roman"/>
                <w:sz w:val="20"/>
                <w:szCs w:val="20"/>
              </w:rPr>
              <w:delText>not only maintaining the number of testing centers but also</w:delText>
            </w:r>
          </w:del>
        </w:sdtContent>
      </w:sdt>
      <w:r>
        <w:rPr>
          <w:rFonts w:ascii="Times New Roman" w:eastAsia="Times New Roman" w:hAnsi="Times New Roman" w:cs="Times New Roman"/>
          <w:sz w:val="20"/>
          <w:szCs w:val="20"/>
        </w:rPr>
        <w:t xml:space="preserve"> ensuring their strategic deployment and efficient operation to meet the evolving demands of the pandemic. The success of the SHIELD program hinged on the effective placement of centers in areas most in need, which is vital for controlling the virus’s spread and reducing severe outcomes. This study provides insight for public health officials to make more informed decisions in mitigating the outcome of future pandemics.</w:t>
      </w:r>
    </w:p>
    <w:p w14:paraId="00000006" w14:textId="77777777" w:rsidR="00743DF7" w:rsidRDefault="00743DF7">
      <w:pPr>
        <w:spacing w:after="120" w:line="360" w:lineRule="auto"/>
        <w:jc w:val="both"/>
        <w:rPr>
          <w:rFonts w:ascii="Times New Roman" w:eastAsia="Times New Roman" w:hAnsi="Times New Roman" w:cs="Times New Roman"/>
          <w:sz w:val="20"/>
          <w:szCs w:val="20"/>
        </w:rPr>
      </w:pPr>
    </w:p>
    <w:p w14:paraId="00000007"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8"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9"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A"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B"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C"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D"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E"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F"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10"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11"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71268AC2" w14:textId="77777777" w:rsidR="00110110" w:rsidRDefault="00110110">
      <w:pPr>
        <w:pBdr>
          <w:bottom w:val="single" w:sz="6" w:space="1" w:color="000000"/>
        </w:pBdr>
        <w:spacing w:after="120"/>
        <w:rPr>
          <w:rFonts w:ascii="Times New Roman" w:eastAsia="Times New Roman" w:hAnsi="Times New Roman" w:cs="Times New Roman"/>
          <w:b/>
          <w:sz w:val="20"/>
          <w:szCs w:val="20"/>
        </w:rPr>
      </w:pPr>
    </w:p>
    <w:p w14:paraId="00000012"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13"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14"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15" w14:textId="77777777" w:rsidR="00743DF7" w:rsidRDefault="00000000">
      <w:pPr>
        <w:pBdr>
          <w:bottom w:val="single" w:sz="6" w:space="1" w:color="000000"/>
        </w:pBdr>
        <w:spacing w:after="120"/>
        <w:rPr>
          <w:rFonts w:ascii="Times New Roman" w:eastAsia="Times New Roman" w:hAnsi="Times New Roman" w:cs="Times New Roman"/>
          <w:b/>
          <w:sz w:val="20"/>
          <w:szCs w:val="20"/>
        </w:rPr>
      </w:pPr>
      <w:sdt>
        <w:sdtPr>
          <w:tag w:val="goog_rdk_16"/>
          <w:id w:val="1396707920"/>
        </w:sdtPr>
        <w:sdtContent>
          <w:commentRangeStart w:id="14"/>
        </w:sdtContent>
      </w:sdt>
      <w:r>
        <w:rPr>
          <w:rFonts w:ascii="Times New Roman" w:eastAsia="Times New Roman" w:hAnsi="Times New Roman" w:cs="Times New Roman"/>
          <w:b/>
          <w:sz w:val="20"/>
          <w:szCs w:val="20"/>
        </w:rPr>
        <w:t>Background</w:t>
      </w:r>
      <w:commentRangeEnd w:id="14"/>
      <w:r>
        <w:commentReference w:id="14"/>
      </w:r>
    </w:p>
    <w:p w14:paraId="00000016" w14:textId="77777777" w:rsidR="00743DF7"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SARS-CoV-2 is the virus strain that causes Coronavirus Disease 2019 (COVID-19)</w:t>
      </w:r>
      <w:sdt>
        <w:sdtPr>
          <w:tag w:val="goog_rdk_17"/>
          <w:id w:val="1754401138"/>
        </w:sdtPr>
        <w:sdtContent>
          <w:ins w:id="15" w:author="Sina Ansari" w:date="2024-08-16T13:28:00Z">
            <w:r>
              <w:rPr>
                <w:rFonts w:ascii="Times New Roman" w:eastAsia="Times New Roman" w:hAnsi="Times New Roman" w:cs="Times New Roman"/>
                <w:sz w:val="20"/>
                <w:szCs w:val="20"/>
              </w:rPr>
              <w:t xml:space="preserve">, </w:t>
            </w:r>
          </w:ins>
          <w:sdt>
            <w:sdtPr>
              <w:tag w:val="goog_rdk_18"/>
              <w:id w:val="-124844494"/>
            </w:sdtPr>
            <w:sdtContent>
              <w:commentRangeStart w:id="16"/>
            </w:sdtContent>
          </w:sdt>
          <w:customXmlInsRangeStart w:id="17" w:author="Sina Ansari" w:date="2024-08-16T13:28:00Z"/>
          <w:sdt>
            <w:sdtPr>
              <w:tag w:val="goog_rdk_19"/>
              <w:id w:val="-158310425"/>
            </w:sdtPr>
            <w:sdtContent>
              <w:customXmlInsRangeEnd w:id="17"/>
              <w:commentRangeStart w:id="18"/>
              <w:customXmlInsRangeStart w:id="19" w:author="Sina Ansari" w:date="2024-08-16T13:28:00Z"/>
            </w:sdtContent>
          </w:sdt>
          <w:customXmlInsRangeEnd w:id="19"/>
          <w:ins w:id="20" w:author="Sina Ansari" w:date="2024-08-16T13:28:00Z">
            <w:r>
              <w:rPr>
                <w:rFonts w:ascii="Times New Roman" w:eastAsia="Times New Roman" w:hAnsi="Times New Roman" w:cs="Times New Roman"/>
                <w:sz w:val="20"/>
                <w:szCs w:val="20"/>
              </w:rPr>
              <w:t>killing</w:t>
            </w:r>
          </w:ins>
        </w:sdtContent>
      </w:sdt>
      <w:sdt>
        <w:sdtPr>
          <w:tag w:val="goog_rdk_20"/>
          <w:id w:val="-1274860090"/>
        </w:sdtPr>
        <w:sdtContent>
          <w:del w:id="21" w:author="Sina Ansari" w:date="2024-08-16T13:28:00Z">
            <w:r>
              <w:rPr>
                <w:rFonts w:ascii="Times New Roman" w:eastAsia="Times New Roman" w:hAnsi="Times New Roman" w:cs="Times New Roman"/>
                <w:color w:val="000000"/>
                <w:sz w:val="20"/>
                <w:szCs w:val="20"/>
              </w:rPr>
              <w:delText xml:space="preserve"> which </w:delText>
            </w:r>
            <w:r>
              <w:rPr>
                <w:rFonts w:ascii="Times New Roman" w:eastAsia="Times New Roman" w:hAnsi="Times New Roman" w:cs="Times New Roman"/>
                <w:sz w:val="20"/>
                <w:szCs w:val="20"/>
              </w:rPr>
              <w:delText>killed</w:delText>
            </w:r>
          </w:del>
        </w:sdtContent>
      </w:sdt>
      <w:r>
        <w:rPr>
          <w:rFonts w:ascii="Times New Roman" w:eastAsia="Times New Roman" w:hAnsi="Times New Roman" w:cs="Times New Roman"/>
          <w:sz w:val="20"/>
          <w:szCs w:val="20"/>
        </w:rPr>
        <w:t xml:space="preserve"> over 7 million people globally</w:t>
      </w:r>
      <w:commentRangeEnd w:id="16"/>
      <w:r>
        <w:commentReference w:id="16"/>
      </w:r>
      <w:commentRangeEnd w:id="18"/>
      <w:r>
        <w:commentReference w:id="18"/>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[1]. </w:t>
      </w:r>
      <w:r>
        <w:rPr>
          <w:rFonts w:ascii="Times New Roman" w:eastAsia="Times New Roman" w:hAnsi="Times New Roman" w:cs="Times New Roman"/>
          <w:sz w:val="20"/>
          <w:szCs w:val="20"/>
        </w:rPr>
        <w:t xml:space="preserve">Patients with coronavirus infections have highly varied outcomes. Research reveals that ICU admission is necessary for between 3% and </w:t>
      </w:r>
      <w:sdt>
        <w:sdtPr>
          <w:tag w:val="goog_rdk_21"/>
          <w:id w:val="734436716"/>
        </w:sdtPr>
        <w:sdtContent>
          <w:commentRangeStart w:id="22"/>
        </w:sdtContent>
      </w:sdt>
      <w:sdt>
        <w:sdtPr>
          <w:tag w:val="goog_rdk_22"/>
          <w:id w:val="-1825967288"/>
        </w:sdtPr>
        <w:sdtContent>
          <w:commentRangeStart w:id="23"/>
        </w:sdtContent>
      </w:sdt>
      <w:r>
        <w:rPr>
          <w:rFonts w:ascii="Times New Roman" w:eastAsia="Times New Roman" w:hAnsi="Times New Roman" w:cs="Times New Roman"/>
          <w:sz w:val="20"/>
          <w:szCs w:val="20"/>
        </w:rPr>
        <w:t>100%</w:t>
      </w:r>
      <w:commentRangeEnd w:id="22"/>
      <w:r>
        <w:commentReference w:id="22"/>
      </w:r>
      <w:commentRangeEnd w:id="23"/>
      <w:r>
        <w:commentReference w:id="23"/>
      </w:r>
      <w:r>
        <w:rPr>
          <w:rFonts w:ascii="Times New Roman" w:eastAsia="Times New Roman" w:hAnsi="Times New Roman" w:cs="Times New Roman"/>
          <w:sz w:val="20"/>
          <w:szCs w:val="20"/>
        </w:rPr>
        <w:t xml:space="preserve"> of confirmed cases, with mortality rates reaching as high as 86% among those admitted </w:t>
      </w:r>
      <w:r>
        <w:rPr>
          <w:rFonts w:ascii="Times New Roman" w:eastAsia="Times New Roman" w:hAnsi="Times New Roman" w:cs="Times New Roman"/>
          <w:color w:val="000000"/>
          <w:sz w:val="20"/>
          <w:szCs w:val="20"/>
        </w:rPr>
        <w:t>[2].</w:t>
      </w:r>
    </w:p>
    <w:p w14:paraId="00000017" w14:textId="77777777" w:rsidR="00743DF7" w:rsidRDefault="00000000">
      <w:pPr>
        <w:spacing w:after="0" w:line="360" w:lineRule="auto"/>
        <w:jc w:val="both"/>
        <w:rPr>
          <w:rFonts w:ascii="Times New Roman" w:eastAsia="Times New Roman" w:hAnsi="Times New Roman" w:cs="Times New Roman"/>
          <w:sz w:val="20"/>
          <w:szCs w:val="20"/>
        </w:rPr>
      </w:pPr>
      <w:sdt>
        <w:sdtPr>
          <w:tag w:val="goog_rdk_23"/>
          <w:id w:val="1176230975"/>
        </w:sdtPr>
        <w:sdtContent>
          <w:commentRangeStart w:id="24"/>
        </w:sdtContent>
      </w:sdt>
      <w:sdt>
        <w:sdtPr>
          <w:tag w:val="goog_rdk_24"/>
          <w:id w:val="-1085371886"/>
        </w:sdtPr>
        <w:sdtContent>
          <w:commentRangeStart w:id="25"/>
        </w:sdtContent>
      </w:sdt>
      <w:r>
        <w:rPr>
          <w:rFonts w:ascii="Times New Roman" w:eastAsia="Times New Roman" w:hAnsi="Times New Roman" w:cs="Times New Roman"/>
          <w:sz w:val="20"/>
          <w:szCs w:val="20"/>
        </w:rPr>
        <w:t>The</w:t>
      </w:r>
      <w:commentRangeEnd w:id="24"/>
      <w:r>
        <w:commentReference w:id="24"/>
      </w:r>
      <w:commentRangeEnd w:id="25"/>
      <w:r>
        <w:commentReference w:id="25"/>
      </w:r>
      <w:r>
        <w:rPr>
          <w:rFonts w:ascii="Times New Roman" w:eastAsia="Times New Roman" w:hAnsi="Times New Roman" w:cs="Times New Roman"/>
          <w:sz w:val="20"/>
          <w:szCs w:val="20"/>
        </w:rPr>
        <w:t xml:space="preserve"> </w:t>
      </w:r>
      <w:sdt>
        <w:sdtPr>
          <w:tag w:val="goog_rdk_25"/>
          <w:id w:val="1656334057"/>
        </w:sdtPr>
        <w:sdtContent>
          <w:commentRangeStart w:id="26"/>
        </w:sdtContent>
      </w:sdt>
      <w:sdt>
        <w:sdtPr>
          <w:tag w:val="goog_rdk_26"/>
          <w:id w:val="-1882396884"/>
        </w:sdtPr>
        <w:sdtContent>
          <w:commentRangeStart w:id="27"/>
        </w:sdtContent>
      </w:sdt>
      <w:r>
        <w:rPr>
          <w:rFonts w:ascii="Times New Roman" w:eastAsia="Times New Roman" w:hAnsi="Times New Roman" w:cs="Times New Roman"/>
          <w:sz w:val="20"/>
          <w:szCs w:val="20"/>
        </w:rPr>
        <w:t xml:space="preserve">COVID-19 </w:t>
      </w:r>
      <w:commentRangeEnd w:id="26"/>
      <w:r>
        <w:commentReference w:id="26"/>
      </w:r>
      <w:commentRangeEnd w:id="27"/>
      <w:r>
        <w:commentReference w:id="27"/>
      </w:r>
      <w:r>
        <w:rPr>
          <w:rFonts w:ascii="Times New Roman" w:eastAsia="Times New Roman" w:hAnsi="Times New Roman" w:cs="Times New Roman"/>
          <w:sz w:val="20"/>
          <w:szCs w:val="20"/>
        </w:rPr>
        <w:t xml:space="preserve">pandemic has made health inequities worse, with underrepresented communities seeing </w:t>
      </w:r>
      <w:sdt>
        <w:sdtPr>
          <w:tag w:val="goog_rdk_27"/>
          <w:id w:val="-1973363549"/>
        </w:sdtPr>
        <w:sdtContent>
          <w:ins w:id="28" w:author="Sina Ansari" w:date="2024-08-16T13:59:00Z">
            <w:r>
              <w:rPr>
                <w:rFonts w:ascii="Times New Roman" w:eastAsia="Times New Roman" w:hAnsi="Times New Roman" w:cs="Times New Roman"/>
                <w:sz w:val="20"/>
                <w:szCs w:val="20"/>
              </w:rPr>
              <w:t xml:space="preserve">higher </w:t>
            </w:r>
          </w:ins>
        </w:sdtContent>
      </w:sdt>
      <w:sdt>
        <w:sdtPr>
          <w:tag w:val="goog_rdk_28"/>
          <w:id w:val="-754207724"/>
        </w:sdtPr>
        <w:sdtContent>
          <w:del w:id="29" w:author="Sina Ansari" w:date="2024-08-16T13:59:00Z">
            <w:r>
              <w:rPr>
                <w:rFonts w:ascii="Times New Roman" w:eastAsia="Times New Roman" w:hAnsi="Times New Roman" w:cs="Times New Roman"/>
                <w:sz w:val="20"/>
                <w:szCs w:val="20"/>
              </w:rPr>
              <w:delText xml:space="preserve">greater </w:delText>
            </w:r>
          </w:del>
        </w:sdtContent>
      </w:sdt>
      <w:r>
        <w:rPr>
          <w:rFonts w:ascii="Times New Roman" w:eastAsia="Times New Roman" w:hAnsi="Times New Roman" w:cs="Times New Roman"/>
          <w:sz w:val="20"/>
          <w:szCs w:val="20"/>
        </w:rPr>
        <w:t xml:space="preserve">rates of morbidity and mortality than the overall population </w:t>
      </w:r>
      <w:r>
        <w:rPr>
          <w:rFonts w:ascii="Times New Roman" w:eastAsia="Times New Roman" w:hAnsi="Times New Roman" w:cs="Times New Roman"/>
          <w:color w:val="000000"/>
          <w:sz w:val="20"/>
          <w:szCs w:val="20"/>
        </w:rPr>
        <w:t>[3]</w:t>
      </w:r>
      <w:r>
        <w:rPr>
          <w:rFonts w:ascii="Times New Roman" w:eastAsia="Times New Roman" w:hAnsi="Times New Roman" w:cs="Times New Roman"/>
          <w:sz w:val="20"/>
          <w:szCs w:val="20"/>
        </w:rPr>
        <w:t xml:space="preserve">. According to earlier research, socioeconomic risk factors like food insecurity, homelessness, and poverty can also have a negative impact on people’s health during a pandemic </w:t>
      </w:r>
      <w:r>
        <w:rPr>
          <w:rFonts w:ascii="Times New Roman" w:eastAsia="Times New Roman" w:hAnsi="Times New Roman" w:cs="Times New Roman"/>
          <w:color w:val="000000"/>
          <w:sz w:val="20"/>
          <w:szCs w:val="20"/>
        </w:rPr>
        <w:t>[4-5]</w:t>
      </w:r>
      <w:r>
        <w:rPr>
          <w:rFonts w:ascii="Times New Roman" w:eastAsia="Times New Roman" w:hAnsi="Times New Roman" w:cs="Times New Roman"/>
          <w:sz w:val="20"/>
          <w:szCs w:val="20"/>
        </w:rPr>
        <w:t>. Zeng et al.</w:t>
      </w:r>
      <w:sdt>
        <w:sdtPr>
          <w:tag w:val="goog_rdk_29"/>
          <w:id w:val="-1100017562"/>
        </w:sdtPr>
        <w:sdtContent>
          <w:del w:id="30" w:author="Sina Ansari" w:date="2024-08-16T03:11:00Z">
            <w:r>
              <w:rPr>
                <w:rFonts w:ascii="Times New Roman" w:eastAsia="Times New Roman" w:hAnsi="Times New Roman" w:cs="Times New Roman"/>
                <w:sz w:val="20"/>
                <w:szCs w:val="20"/>
              </w:rPr>
              <w:delText>,</w:delText>
            </w:r>
          </w:del>
        </w:sdtContent>
      </w:sdt>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[6]</w:t>
      </w:r>
      <w:r>
        <w:rPr>
          <w:rFonts w:ascii="Times New Roman" w:eastAsia="Times New Roman" w:hAnsi="Times New Roman" w:cs="Times New Roman"/>
          <w:sz w:val="20"/>
          <w:szCs w:val="20"/>
        </w:rPr>
        <w:t xml:space="preserve"> reveals that low vaccination rates in some Chicago zip codes are linked to </w:t>
      </w:r>
      <w:sdt>
        <w:sdtPr>
          <w:tag w:val="goog_rdk_30"/>
          <w:id w:val="1493987160"/>
        </w:sdtPr>
        <w:sdtContent>
          <w:ins w:id="31" w:author="Sina Ansari" w:date="2024-08-16T13:59:00Z">
            <w:r>
              <w:rPr>
                <w:rFonts w:ascii="Times New Roman" w:eastAsia="Times New Roman" w:hAnsi="Times New Roman" w:cs="Times New Roman"/>
                <w:sz w:val="20"/>
                <w:szCs w:val="20"/>
              </w:rPr>
              <w:t xml:space="preserve">higher </w:t>
            </w:r>
          </w:ins>
        </w:sdtContent>
      </w:sdt>
      <w:sdt>
        <w:sdtPr>
          <w:tag w:val="goog_rdk_31"/>
          <w:id w:val="-751736999"/>
        </w:sdtPr>
        <w:sdtContent>
          <w:del w:id="32" w:author="Sina Ansari" w:date="2024-08-16T13:59:00Z">
            <w:r>
              <w:rPr>
                <w:rFonts w:ascii="Times New Roman" w:eastAsia="Times New Roman" w:hAnsi="Times New Roman" w:cs="Times New Roman"/>
                <w:sz w:val="20"/>
                <w:szCs w:val="20"/>
              </w:rPr>
              <w:delText xml:space="preserve">greater </w:delText>
            </w:r>
          </w:del>
        </w:sdtContent>
      </w:sdt>
      <w:r>
        <w:rPr>
          <w:rFonts w:ascii="Times New Roman" w:eastAsia="Times New Roman" w:hAnsi="Times New Roman" w:cs="Times New Roman"/>
          <w:sz w:val="20"/>
          <w:szCs w:val="20"/>
        </w:rPr>
        <w:t xml:space="preserve">COVID-19 mortality rates, aggravating already-existing racial and ethnic differences in death rates. </w:t>
      </w:r>
    </w:p>
    <w:p w14:paraId="00000018" w14:textId="77777777" w:rsidR="00743DF7"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Soon after the virus genome is made public, tests to identify COVID-19 are </w:t>
      </w:r>
      <w:sdt>
        <w:sdtPr>
          <w:tag w:val="goog_rdk_32"/>
          <w:id w:val="162287870"/>
        </w:sdtPr>
        <w:sdtContent>
          <w:commentRangeStart w:id="33"/>
        </w:sdtContent>
      </w:sdt>
      <w:r>
        <w:rPr>
          <w:rFonts w:ascii="Times New Roman" w:eastAsia="Times New Roman" w:hAnsi="Times New Roman" w:cs="Times New Roman"/>
          <w:sz w:val="20"/>
          <w:szCs w:val="20"/>
        </w:rPr>
        <w:t>created</w:t>
      </w:r>
      <w:commentRangeEnd w:id="33"/>
      <w:r>
        <w:commentReference w:id="33"/>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[7]</w:t>
      </w:r>
      <w:r>
        <w:rPr>
          <w:rFonts w:ascii="Times New Roman" w:eastAsia="Times New Roman" w:hAnsi="Times New Roman" w:cs="Times New Roman"/>
          <w:sz w:val="20"/>
          <w:szCs w:val="20"/>
        </w:rPr>
        <w:t xml:space="preserve">. The University of Illinois System’s SHIELD Illinois (also </w:t>
      </w:r>
      <w:sdt>
        <w:sdtPr>
          <w:tag w:val="goog_rdk_33"/>
          <w:id w:val="888614174"/>
        </w:sdtPr>
        <w:sdtContent>
          <w:ins w:id="34" w:author="Sina Ansari" w:date="2024-08-16T03:16:00Z">
            <w:r>
              <w:rPr>
                <w:rFonts w:ascii="Times New Roman" w:eastAsia="Times New Roman" w:hAnsi="Times New Roman" w:cs="Times New Roman"/>
                <w:sz w:val="20"/>
                <w:szCs w:val="20"/>
              </w:rPr>
              <w:t>called</w:t>
            </w:r>
          </w:ins>
        </w:sdtContent>
      </w:sdt>
      <w:sdt>
        <w:sdtPr>
          <w:tag w:val="goog_rdk_34"/>
          <w:id w:val="483971915"/>
        </w:sdtPr>
        <w:sdtContent>
          <w:del w:id="35" w:author="Sina Ansari" w:date="2024-08-16T03:16:00Z">
            <w:r>
              <w:rPr>
                <w:rFonts w:ascii="Times New Roman" w:eastAsia="Times New Roman" w:hAnsi="Times New Roman" w:cs="Times New Roman"/>
                <w:sz w:val="20"/>
                <w:szCs w:val="20"/>
              </w:rPr>
              <w:delText>referred to as</w:delText>
            </w:r>
          </w:del>
        </w:sdtContent>
      </w:sdt>
      <w:r>
        <w:rPr>
          <w:rFonts w:ascii="Times New Roman" w:eastAsia="Times New Roman" w:hAnsi="Times New Roman" w:cs="Times New Roman"/>
          <w:sz w:val="20"/>
          <w:szCs w:val="20"/>
        </w:rPr>
        <w:t xml:space="preserve"> “SHIELD”) </w:t>
      </w:r>
      <w:sdt>
        <w:sdtPr>
          <w:tag w:val="goog_rdk_35"/>
          <w:id w:val="1472409844"/>
        </w:sdtPr>
        <w:sdtContent>
          <w:del w:id="36" w:author="Sina Ansari" w:date="2024-08-16T13:49:00Z">
            <w:r>
              <w:rPr>
                <w:rFonts w:ascii="Times New Roman" w:eastAsia="Times New Roman" w:hAnsi="Times New Roman" w:cs="Times New Roman"/>
                <w:sz w:val="20"/>
                <w:szCs w:val="20"/>
              </w:rPr>
              <w:delText xml:space="preserve">aims to </w:delText>
            </w:r>
          </w:del>
        </w:sdtContent>
      </w:sdt>
      <w:r>
        <w:rPr>
          <w:rFonts w:ascii="Times New Roman" w:eastAsia="Times New Roman" w:hAnsi="Times New Roman" w:cs="Times New Roman"/>
          <w:sz w:val="20"/>
          <w:szCs w:val="20"/>
        </w:rPr>
        <w:t xml:space="preserve">provided the cutting-edge saliva-based COVID-19 test to K–12 schools, colleges, universities, businesses, and the public throughout </w:t>
      </w:r>
      <w:sdt>
        <w:sdtPr>
          <w:tag w:val="goog_rdk_36"/>
          <w:id w:val="1479725289"/>
        </w:sdtPr>
        <w:sdtContent>
          <w:del w:id="37" w:author="Sina Ansari" w:date="2024-08-16T03:16:00Z">
            <w:r>
              <w:rPr>
                <w:rFonts w:ascii="Times New Roman" w:eastAsia="Times New Roman" w:hAnsi="Times New Roman" w:cs="Times New Roman"/>
                <w:sz w:val="20"/>
                <w:szCs w:val="20"/>
              </w:rPr>
              <w:delText xml:space="preserve">the state of </w:delText>
            </w:r>
          </w:del>
        </w:sdtContent>
      </w:sdt>
      <w:r>
        <w:rPr>
          <w:rFonts w:ascii="Times New Roman" w:eastAsia="Times New Roman" w:hAnsi="Times New Roman" w:cs="Times New Roman"/>
          <w:sz w:val="20"/>
          <w:szCs w:val="20"/>
        </w:rPr>
        <w:t xml:space="preserve">Illinois. Testing for SHIELD started in the </w:t>
      </w:r>
      <w:sdt>
        <w:sdtPr>
          <w:tag w:val="goog_rdk_37"/>
          <w:id w:val="-587547559"/>
        </w:sdtPr>
        <w:sdtContent>
          <w:ins w:id="38" w:author="Sina Ansari" w:date="2024-08-16T13:50:00Z">
            <w:r>
              <w:rPr>
                <w:rFonts w:ascii="Times New Roman" w:eastAsia="Times New Roman" w:hAnsi="Times New Roman" w:cs="Times New Roman"/>
                <w:sz w:val="20"/>
                <w:szCs w:val="20"/>
              </w:rPr>
              <w:t>F</w:t>
            </w:r>
          </w:ins>
        </w:sdtContent>
      </w:sdt>
      <w:sdt>
        <w:sdtPr>
          <w:tag w:val="goog_rdk_38"/>
          <w:id w:val="421769389"/>
        </w:sdtPr>
        <w:sdtContent>
          <w:del w:id="39" w:author="Sina Ansari" w:date="2024-08-16T13:50:00Z">
            <w:r>
              <w:rPr>
                <w:rFonts w:ascii="Times New Roman" w:eastAsia="Times New Roman" w:hAnsi="Times New Roman" w:cs="Times New Roman"/>
                <w:sz w:val="20"/>
                <w:szCs w:val="20"/>
              </w:rPr>
              <w:delText>f</w:delText>
            </w:r>
          </w:del>
        </w:sdtContent>
      </w:sdt>
      <w:r>
        <w:rPr>
          <w:rFonts w:ascii="Times New Roman" w:eastAsia="Times New Roman" w:hAnsi="Times New Roman" w:cs="Times New Roman"/>
          <w:sz w:val="20"/>
          <w:szCs w:val="20"/>
        </w:rPr>
        <w:t xml:space="preserve">all of 2020 and expanded quickly. In </w:t>
      </w:r>
      <w:sdt>
        <w:sdtPr>
          <w:tag w:val="goog_rdk_39"/>
          <w:id w:val="1020044090"/>
        </w:sdtPr>
        <w:sdtContent>
          <w:ins w:id="40" w:author="Sina Ansari" w:date="2024-08-16T13:50:00Z">
            <w:r>
              <w:rPr>
                <w:rFonts w:ascii="Times New Roman" w:eastAsia="Times New Roman" w:hAnsi="Times New Roman" w:cs="Times New Roman"/>
                <w:sz w:val="20"/>
                <w:szCs w:val="20"/>
              </w:rPr>
              <w:t xml:space="preserve">Fall 2020, SHIELD processed less than 5,000 tests; by May 2021, it processed 85,500 tests; </w:t>
            </w:r>
          </w:ins>
        </w:sdtContent>
      </w:sdt>
      <w:sdt>
        <w:sdtPr>
          <w:tag w:val="goog_rdk_40"/>
          <w:id w:val="1447270987"/>
        </w:sdtPr>
        <w:sdtContent>
          <w:del w:id="41" w:author="Sina Ansari" w:date="2024-08-16T13:50:00Z">
            <w:r>
              <w:rPr>
                <w:rFonts w:ascii="Times New Roman" w:eastAsia="Times New Roman" w:hAnsi="Times New Roman" w:cs="Times New Roman"/>
                <w:sz w:val="20"/>
                <w:szCs w:val="20"/>
              </w:rPr>
              <w:delText xml:space="preserve">the </w:delText>
            </w:r>
          </w:del>
        </w:sdtContent>
      </w:sdt>
      <w:sdt>
        <w:sdtPr>
          <w:tag w:val="goog_rdk_41"/>
          <w:id w:val="-857580208"/>
        </w:sdtPr>
        <w:sdtContent>
          <w:customXmlInsRangeStart w:id="42" w:author="Sina Ansari" w:date="2024-08-16T13:50:00Z"/>
          <w:sdt>
            <w:sdtPr>
              <w:tag w:val="goog_rdk_42"/>
              <w:id w:val="-1689903745"/>
            </w:sdtPr>
            <w:sdtContent>
              <w:customXmlInsRangeEnd w:id="42"/>
              <w:ins w:id="43" w:author="Sina Ansari" w:date="2024-08-16T13:50:00Z">
                <w:del w:id="44" w:author="Sina Ansari" w:date="2024-08-16T13:50:00Z">
                  <w:r>
                    <w:rPr>
                      <w:rFonts w:ascii="Times New Roman" w:eastAsia="Times New Roman" w:hAnsi="Times New Roman" w:cs="Times New Roman"/>
                      <w:sz w:val="20"/>
                      <w:szCs w:val="20"/>
                    </w:rPr>
                    <w:delText>F</w:delText>
                  </w:r>
                </w:del>
              </w:ins>
              <w:customXmlInsRangeStart w:id="45" w:author="Sina Ansari" w:date="2024-08-16T13:50:00Z"/>
            </w:sdtContent>
          </w:sdt>
          <w:customXmlInsRangeEnd w:id="45"/>
        </w:sdtContent>
      </w:sdt>
      <w:sdt>
        <w:sdtPr>
          <w:tag w:val="goog_rdk_43"/>
          <w:id w:val="664752316"/>
        </w:sdtPr>
        <w:sdtContent>
          <w:del w:id="46" w:author="Sina Ansari" w:date="2024-08-16T13:50:00Z">
            <w:r>
              <w:rPr>
                <w:rFonts w:ascii="Times New Roman" w:eastAsia="Times New Roman" w:hAnsi="Times New Roman" w:cs="Times New Roman"/>
                <w:sz w:val="20"/>
                <w:szCs w:val="20"/>
              </w:rPr>
              <w:delText xml:space="preserve">fall of 2020, SHIELD processed less than 5,000 tests; by May 2021, it processed 85,500 tests; and </w:delText>
            </w:r>
          </w:del>
        </w:sdtContent>
      </w:sdt>
      <w:r>
        <w:rPr>
          <w:rFonts w:ascii="Times New Roman" w:eastAsia="Times New Roman" w:hAnsi="Times New Roman" w:cs="Times New Roman"/>
          <w:sz w:val="20"/>
          <w:szCs w:val="20"/>
        </w:rPr>
        <w:t>by January 2022, it processed slightly under 900,000 tests. In May 2022, SHIEL</w:t>
      </w:r>
      <w:sdt>
        <w:sdtPr>
          <w:tag w:val="goog_rdk_44"/>
          <w:id w:val="-1877621457"/>
        </w:sdtPr>
        <w:sdtContent>
          <w:del w:id="47" w:author="Sina Ansari" w:date="2024-08-16T03:17:00Z">
            <w:r>
              <w:rPr>
                <w:rFonts w:ascii="Times New Roman" w:eastAsia="Times New Roman" w:hAnsi="Times New Roman" w:cs="Times New Roman"/>
                <w:sz w:val="20"/>
                <w:szCs w:val="20"/>
              </w:rPr>
              <w:delText>D</w:delText>
            </w:r>
          </w:del>
        </w:sdtContent>
      </w:sdt>
      <w:r>
        <w:rPr>
          <w:rFonts w:ascii="Times New Roman" w:eastAsia="Times New Roman" w:hAnsi="Times New Roman" w:cs="Times New Roman"/>
          <w:sz w:val="20"/>
          <w:szCs w:val="20"/>
        </w:rPr>
        <w:t xml:space="preserve"> cleared the 6-million-test level</w:t>
      </w:r>
      <w:sdt>
        <w:sdtPr>
          <w:tag w:val="goog_rdk_45"/>
          <w:id w:val="30550024"/>
        </w:sdtPr>
        <w:sdtContent>
          <w:ins w:id="48" w:author="Sina Ansari" w:date="2024-08-16T03:16:00Z">
            <w:r>
              <w:rPr>
                <w:rFonts w:ascii="Times New Roman" w:eastAsia="Times New Roman" w:hAnsi="Times New Roman" w:cs="Times New Roman"/>
                <w:sz w:val="20"/>
                <w:szCs w:val="20"/>
              </w:rPr>
              <w:t>; in</w:t>
            </w:r>
          </w:ins>
        </w:sdtContent>
      </w:sdt>
      <w:sdt>
        <w:sdtPr>
          <w:tag w:val="goog_rdk_46"/>
          <w:id w:val="52436730"/>
        </w:sdtPr>
        <w:sdtContent>
          <w:del w:id="49" w:author="Sina Ansari" w:date="2024-08-16T03:16:00Z">
            <w:r>
              <w:rPr>
                <w:rFonts w:ascii="Times New Roman" w:eastAsia="Times New Roman" w:hAnsi="Times New Roman" w:cs="Times New Roman"/>
                <w:sz w:val="20"/>
                <w:szCs w:val="20"/>
              </w:rPr>
              <w:delText>, and in</w:delText>
            </w:r>
          </w:del>
        </w:sdtContent>
      </w:sdt>
      <w:r>
        <w:rPr>
          <w:rFonts w:ascii="Times New Roman" w:eastAsia="Times New Roman" w:hAnsi="Times New Roman" w:cs="Times New Roman"/>
          <w:sz w:val="20"/>
          <w:szCs w:val="20"/>
        </w:rPr>
        <w:t xml:space="preserve"> February 2023, it surpassed the 7-million-test threshold. </w:t>
      </w:r>
      <w:sdt>
        <w:sdtPr>
          <w:tag w:val="goog_rdk_47"/>
          <w:id w:val="-1271388879"/>
        </w:sdtPr>
        <w:sdtContent>
          <w:del w:id="50" w:author="Sina Ansari" w:date="2024-08-16T13:52:00Z">
            <w:r>
              <w:rPr>
                <w:rFonts w:ascii="Times New Roman" w:eastAsia="Times New Roman" w:hAnsi="Times New Roman" w:cs="Times New Roman"/>
                <w:sz w:val="20"/>
                <w:szCs w:val="20"/>
              </w:rPr>
              <w:delText xml:space="preserve">SHIELD Illinois is a statewide initiative offering free COVID testing to all residents. </w:delText>
            </w:r>
          </w:del>
        </w:sdtContent>
      </w:sdt>
      <w:r>
        <w:rPr>
          <w:rFonts w:ascii="Times New Roman" w:eastAsia="Times New Roman" w:hAnsi="Times New Roman" w:cs="Times New Roman"/>
          <w:sz w:val="20"/>
          <w:szCs w:val="20"/>
        </w:rPr>
        <w:t xml:space="preserve">While the program has successfully increased testing rates across Illinois, its effectiveness in improving </w:t>
      </w:r>
      <w:sdt>
        <w:sdtPr>
          <w:tag w:val="goog_rdk_48"/>
          <w:id w:val="505017615"/>
        </w:sdtPr>
        <w:sdtContent>
          <w:ins w:id="51" w:author="Sina Ansari" w:date="2024-08-16T03:16:00Z">
            <w:r>
              <w:rPr>
                <w:rFonts w:ascii="Times New Roman" w:eastAsia="Times New Roman" w:hAnsi="Times New Roman" w:cs="Times New Roman"/>
                <w:sz w:val="20"/>
                <w:szCs w:val="20"/>
              </w:rPr>
              <w:t>COVID-19</w:t>
            </w:r>
          </w:ins>
        </w:sdtContent>
      </w:sdt>
      <w:sdt>
        <w:sdtPr>
          <w:tag w:val="goog_rdk_49"/>
          <w:id w:val="-1332370109"/>
        </w:sdtPr>
        <w:sdtContent>
          <w:del w:id="52" w:author="Sina Ansari" w:date="2024-08-16T03:16: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outcomes in underserved communities remains unclear. </w:t>
      </w:r>
      <w:sdt>
        <w:sdtPr>
          <w:tag w:val="goog_rdk_50"/>
          <w:id w:val="1249925908"/>
        </w:sdtPr>
        <w:sdtContent>
          <w:commentRangeStart w:id="53"/>
        </w:sdtContent>
      </w:sdt>
      <w:r>
        <w:rPr>
          <w:rFonts w:ascii="Times New Roman" w:eastAsia="Times New Roman" w:hAnsi="Times New Roman" w:cs="Times New Roman"/>
          <w:sz w:val="20"/>
          <w:szCs w:val="20"/>
        </w:rPr>
        <w:t>The program has amassed extensive data on testing, encompassing the number and types of tests conducted, test results, and demographic information of those tested</w:t>
      </w:r>
      <w:commentRangeEnd w:id="53"/>
      <w:r>
        <w:commentReference w:id="53"/>
      </w:r>
      <w:r>
        <w:rPr>
          <w:rFonts w:ascii="Times New Roman" w:eastAsia="Times New Roman" w:hAnsi="Times New Roman" w:cs="Times New Roman"/>
          <w:sz w:val="20"/>
          <w:szCs w:val="20"/>
        </w:rPr>
        <w:t xml:space="preserve">. This presents a unique opportunity to gain a comprehensive understanding of the impact of SHIELD Illinois on the health of underrepresented communities in Chicago, especially when combined with data from the Chicago Department of Public Health and Electronic Health Records. </w:t>
      </w:r>
    </w:p>
    <w:p w14:paraId="00000019" w14:textId="77777777" w:rsidR="00743DF7" w:rsidRDefault="00000000">
      <w:pPr>
        <w:spacing w:after="120" w:line="360" w:lineRule="auto"/>
        <w:jc w:val="both"/>
        <w:rPr>
          <w:rFonts w:ascii="Times New Roman" w:eastAsia="Times New Roman" w:hAnsi="Times New Roman" w:cs="Times New Roman"/>
          <w:sz w:val="20"/>
          <w:szCs w:val="20"/>
        </w:rPr>
      </w:pPr>
      <w:sdt>
        <w:sdtPr>
          <w:tag w:val="goog_rdk_52"/>
          <w:id w:val="-1475291503"/>
        </w:sdtPr>
        <w:sdtContent>
          <w:sdt>
            <w:sdtPr>
              <w:tag w:val="goog_rdk_53"/>
              <w:id w:val="-209110119"/>
            </w:sdtPr>
            <w:sdtContent>
              <w:commentRangeStart w:id="54"/>
              <w:commentRangeStart w:id="55"/>
            </w:sdtContent>
          </w:sdt>
          <w:ins w:id="56" w:author="Sina Ansari" w:date="2024-08-16T03:16:00Z">
            <w:r>
              <w:rPr>
                <w:rFonts w:ascii="Times New Roman" w:eastAsia="Times New Roman" w:hAnsi="Times New Roman" w:cs="Times New Roman"/>
                <w:sz w:val="20"/>
                <w:szCs w:val="20"/>
              </w:rPr>
              <w:t>In this paper, we</w:t>
            </w:r>
          </w:ins>
        </w:sdtContent>
      </w:sdt>
      <w:sdt>
        <w:sdtPr>
          <w:tag w:val="goog_rdk_54"/>
          <w:id w:val="-349559669"/>
        </w:sdtPr>
        <w:sdtContent>
          <w:del w:id="57" w:author="Sina Ansari" w:date="2024-08-16T03:16:00Z">
            <w:r>
              <w:rPr>
                <w:rFonts w:ascii="Times New Roman" w:eastAsia="Times New Roman" w:hAnsi="Times New Roman" w:cs="Times New Roman"/>
                <w:sz w:val="20"/>
                <w:szCs w:val="20"/>
              </w:rPr>
              <w:delText>Our aim is to</w:delText>
            </w:r>
          </w:del>
        </w:sdtContent>
      </w:sdt>
      <w:r>
        <w:rPr>
          <w:rFonts w:ascii="Times New Roman" w:eastAsia="Times New Roman" w:hAnsi="Times New Roman" w:cs="Times New Roman"/>
          <w:sz w:val="20"/>
          <w:szCs w:val="20"/>
        </w:rPr>
        <w:t xml:space="preserve"> evaluate the relation between the </w:t>
      </w:r>
      <w:sdt>
        <w:sdtPr>
          <w:tag w:val="goog_rdk_55"/>
          <w:id w:val="833262758"/>
        </w:sdtPr>
        <w:sdtContent>
          <w:ins w:id="58" w:author="Sina Ansari" w:date="2024-08-16T13:52:00Z">
            <w:r>
              <w:rPr>
                <w:rFonts w:ascii="Times New Roman" w:eastAsia="Times New Roman" w:hAnsi="Times New Roman" w:cs="Times New Roman"/>
                <w:sz w:val="20"/>
                <w:szCs w:val="20"/>
              </w:rPr>
              <w:t xml:space="preserve">(effective) </w:t>
            </w:r>
          </w:ins>
        </w:sdtContent>
      </w:sdt>
      <w:r>
        <w:rPr>
          <w:rFonts w:ascii="Times New Roman" w:eastAsia="Times New Roman" w:hAnsi="Times New Roman" w:cs="Times New Roman"/>
          <w:sz w:val="20"/>
          <w:szCs w:val="20"/>
        </w:rPr>
        <w:t>number of SHIELD test centers on COVID-19 ICU admission rates across the different COVID-19 waves (i.e., Alpha, Delta, and Omicron). We further analyze the impact of the geospatial determinants of health factors</w:t>
      </w:r>
      <w:sdt>
        <w:sdtPr>
          <w:tag w:val="goog_rdk_56"/>
          <w:id w:val="59372565"/>
        </w:sdtPr>
        <w:sdtContent>
          <w:ins w:id="59" w:author="Sina Ansari" w:date="2024-08-16T03:16:00Z">
            <w:r>
              <w:rPr>
                <w:rFonts w:ascii="Times New Roman" w:eastAsia="Times New Roman" w:hAnsi="Times New Roman" w:cs="Times New Roman"/>
                <w:sz w:val="20"/>
                <w:szCs w:val="20"/>
              </w:rPr>
              <w:t>,</w:t>
            </w:r>
          </w:ins>
        </w:sdtContent>
      </w:sdt>
      <w:r>
        <w:rPr>
          <w:rFonts w:ascii="Times New Roman" w:eastAsia="Times New Roman" w:hAnsi="Times New Roman" w:cs="Times New Roman"/>
          <w:sz w:val="20"/>
          <w:szCs w:val="20"/>
        </w:rPr>
        <w:t xml:space="preserve"> including the </w:t>
      </w:r>
      <w:sdt>
        <w:sdtPr>
          <w:tag w:val="goog_rdk_57"/>
          <w:id w:val="1164666992"/>
        </w:sdtPr>
        <w:sdtContent>
          <w:ins w:id="60" w:author="Sina Ansari" w:date="2024-08-16T16:48:00Z">
            <w:r>
              <w:rPr>
                <w:rFonts w:ascii="Times New Roman" w:eastAsia="Times New Roman" w:hAnsi="Times New Roman" w:cs="Times New Roman"/>
                <w:sz w:val="20"/>
                <w:szCs w:val="20"/>
              </w:rPr>
              <w:t>zip code level's socioeconomic status, on</w:t>
            </w:r>
          </w:ins>
        </w:sdtContent>
      </w:sdt>
      <w:sdt>
        <w:sdtPr>
          <w:tag w:val="goog_rdk_58"/>
          <w:id w:val="-285270890"/>
        </w:sdtPr>
        <w:sdtContent>
          <w:del w:id="61" w:author="Sina Ansari" w:date="2024-08-16T16:48:00Z">
            <w:r>
              <w:rPr>
                <w:rFonts w:ascii="Times New Roman" w:eastAsia="Times New Roman" w:hAnsi="Times New Roman" w:cs="Times New Roman"/>
                <w:sz w:val="20"/>
                <w:szCs w:val="20"/>
              </w:rPr>
              <w:delText xml:space="preserve">socioeconomic status </w:delText>
            </w:r>
          </w:del>
        </w:sdtContent>
      </w:sdt>
      <w:sdt>
        <w:sdtPr>
          <w:tag w:val="goog_rdk_59"/>
          <w:id w:val="-1637011960"/>
        </w:sdtPr>
        <w:sdtContent>
          <w:customXmlInsRangeStart w:id="62" w:author="Sina Ansari" w:date="2024-08-16T03:16:00Z"/>
          <w:sdt>
            <w:sdtPr>
              <w:tag w:val="goog_rdk_60"/>
              <w:id w:val="-463195894"/>
            </w:sdtPr>
            <w:sdtContent>
              <w:customXmlInsRangeEnd w:id="62"/>
              <w:ins w:id="63" w:author="Sina Ansari" w:date="2024-08-16T03:16:00Z">
                <w:del w:id="64" w:author="Sina Ansari" w:date="2024-08-16T16:48:00Z">
                  <w:r>
                    <w:rPr>
                      <w:rFonts w:ascii="Times New Roman" w:eastAsia="Times New Roman" w:hAnsi="Times New Roman" w:cs="Times New Roman"/>
                      <w:sz w:val="20"/>
                      <w:szCs w:val="20"/>
                    </w:rPr>
                    <w:delText>at</w:delText>
                  </w:r>
                </w:del>
              </w:ins>
              <w:customXmlInsRangeStart w:id="65" w:author="Sina Ansari" w:date="2024-08-16T03:16:00Z"/>
            </w:sdtContent>
          </w:sdt>
          <w:customXmlInsRangeEnd w:id="65"/>
        </w:sdtContent>
      </w:sdt>
      <w:sdt>
        <w:sdtPr>
          <w:tag w:val="goog_rdk_61"/>
          <w:id w:val="1119036566"/>
        </w:sdtPr>
        <w:sdtContent>
          <w:del w:id="66" w:author="Sina Ansari" w:date="2024-08-16T16:48:00Z">
            <w:r>
              <w:rPr>
                <w:rFonts w:ascii="Times New Roman" w:eastAsia="Times New Roman" w:hAnsi="Times New Roman" w:cs="Times New Roman"/>
                <w:sz w:val="20"/>
                <w:szCs w:val="20"/>
              </w:rPr>
              <w:delText xml:space="preserve">in </w:delText>
            </w:r>
          </w:del>
        </w:sdtContent>
      </w:sdt>
      <w:sdt>
        <w:sdtPr>
          <w:tag w:val="goog_rdk_62"/>
          <w:id w:val="1305124545"/>
        </w:sdtPr>
        <w:sdtContent>
          <w:customXmlInsRangeStart w:id="67" w:author="Sina Ansari" w:date="2024-08-16T03:16:00Z"/>
          <w:sdt>
            <w:sdtPr>
              <w:tag w:val="goog_rdk_63"/>
              <w:id w:val="-481078116"/>
            </w:sdtPr>
            <w:sdtContent>
              <w:customXmlInsRangeEnd w:id="67"/>
              <w:ins w:id="68" w:author="Sina Ansari" w:date="2024-08-16T03:16:00Z">
                <w:del w:id="69" w:author="Sina Ansari" w:date="2024-08-16T16:48:00Z">
                  <w:r>
                    <w:rPr>
                      <w:rFonts w:ascii="Times New Roman" w:eastAsia="Times New Roman" w:hAnsi="Times New Roman" w:cs="Times New Roman"/>
                      <w:sz w:val="20"/>
                      <w:szCs w:val="20"/>
                    </w:rPr>
                    <w:delText xml:space="preserve">the </w:delText>
                  </w:r>
                </w:del>
              </w:ins>
              <w:customXmlInsRangeStart w:id="70" w:author="Sina Ansari" w:date="2024-08-16T03:16:00Z"/>
            </w:sdtContent>
          </w:sdt>
          <w:customXmlInsRangeEnd w:id="70"/>
        </w:sdtContent>
      </w:sdt>
      <w:sdt>
        <w:sdtPr>
          <w:tag w:val="goog_rdk_64"/>
          <w:id w:val="-1478678551"/>
        </w:sdtPr>
        <w:sdtContent>
          <w:del w:id="71" w:author="Sina Ansari" w:date="2024-08-16T16:48:00Z">
            <w:r>
              <w:rPr>
                <w:rFonts w:ascii="Times New Roman" w:eastAsia="Times New Roman" w:hAnsi="Times New Roman" w:cs="Times New Roman"/>
                <w:sz w:val="20"/>
                <w:szCs w:val="20"/>
              </w:rPr>
              <w:delText>zip code level</w:delText>
            </w:r>
          </w:del>
        </w:sdtContent>
      </w:sdt>
      <w:sdt>
        <w:sdtPr>
          <w:tag w:val="goog_rdk_65"/>
          <w:id w:val="-364437813"/>
        </w:sdtPr>
        <w:sdtContent>
          <w:customXmlInsRangeStart w:id="72" w:author="Sina Ansari" w:date="2024-08-16T03:16:00Z"/>
          <w:sdt>
            <w:sdtPr>
              <w:tag w:val="goog_rdk_66"/>
              <w:id w:val="1842582233"/>
            </w:sdtPr>
            <w:sdtContent>
              <w:customXmlInsRangeEnd w:id="72"/>
              <w:ins w:id="73" w:author="Sina Ansari" w:date="2024-08-16T03:16:00Z">
                <w:del w:id="74" w:author="Sina Ansari" w:date="2024-08-16T16:48:00Z">
                  <w:r>
                    <w:rPr>
                      <w:rFonts w:ascii="Times New Roman" w:eastAsia="Times New Roman" w:hAnsi="Times New Roman" w:cs="Times New Roman"/>
                      <w:sz w:val="20"/>
                      <w:szCs w:val="20"/>
                    </w:rPr>
                    <w:delText>,</w:delText>
                  </w:r>
                </w:del>
              </w:ins>
              <w:customXmlInsRangeStart w:id="75" w:author="Sina Ansari" w:date="2024-08-16T03:16:00Z"/>
            </w:sdtContent>
          </w:sdt>
          <w:customXmlInsRangeEnd w:id="75"/>
        </w:sdtContent>
      </w:sdt>
      <w:sdt>
        <w:sdtPr>
          <w:tag w:val="goog_rdk_67"/>
          <w:id w:val="-1886704405"/>
        </w:sdtPr>
        <w:sdtContent>
          <w:del w:id="76" w:author="Sina Ansari" w:date="2024-08-16T16:48:00Z">
            <w:r>
              <w:rPr>
                <w:rFonts w:ascii="Times New Roman" w:eastAsia="Times New Roman" w:hAnsi="Times New Roman" w:cs="Times New Roman"/>
                <w:sz w:val="20"/>
                <w:szCs w:val="20"/>
              </w:rPr>
              <w:delText xml:space="preserve"> on the </w:delText>
            </w:r>
          </w:del>
        </w:sdtContent>
      </w:sdt>
      <w:sdt>
        <w:sdtPr>
          <w:tag w:val="goog_rdk_68"/>
          <w:id w:val="364484312"/>
        </w:sdtPr>
        <w:sdtContent>
          <w:customXmlInsRangeStart w:id="77" w:author="Sina Ansari" w:date="2024-08-16T13:53:00Z"/>
          <w:sdt>
            <w:sdtPr>
              <w:tag w:val="goog_rdk_69"/>
              <w:id w:val="-1955313974"/>
            </w:sdtPr>
            <w:sdtContent>
              <w:customXmlInsRangeEnd w:id="77"/>
              <w:ins w:id="78" w:author="Sina Ansari" w:date="2024-08-16T13:53:00Z">
                <w:del w:id="79" w:author="Sina Ansari" w:date="2024-08-16T16:48:00Z">
                  <w:r>
                    <w:rPr>
                      <w:rFonts w:ascii="Times New Roman" w:eastAsia="Times New Roman" w:hAnsi="Times New Roman" w:cs="Times New Roman"/>
                      <w:sz w:val="20"/>
                      <w:szCs w:val="20"/>
                    </w:rPr>
                    <w:delText xml:space="preserve">impact </w:delText>
                  </w:r>
                </w:del>
              </w:ins>
              <w:customXmlInsRangeStart w:id="80" w:author="Sina Ansari" w:date="2024-08-16T13:53:00Z"/>
            </w:sdtContent>
          </w:sdt>
          <w:customXmlInsRangeEnd w:id="80"/>
        </w:sdtContent>
      </w:sdt>
      <w:sdt>
        <w:sdtPr>
          <w:tag w:val="goog_rdk_70"/>
          <w:id w:val="977425989"/>
        </w:sdtPr>
        <w:sdtContent>
          <w:del w:id="81" w:author="Sina Ansari" w:date="2024-08-16T16:48:00Z">
            <w:r>
              <w:rPr>
                <w:rFonts w:ascii="Times New Roman" w:eastAsia="Times New Roman" w:hAnsi="Times New Roman" w:cs="Times New Roman"/>
                <w:sz w:val="20"/>
                <w:szCs w:val="20"/>
              </w:rPr>
              <w:delText>effectiveness of</w:delText>
            </w:r>
          </w:del>
        </w:sdtContent>
      </w:sdt>
      <w:r>
        <w:rPr>
          <w:rFonts w:ascii="Times New Roman" w:eastAsia="Times New Roman" w:hAnsi="Times New Roman" w:cs="Times New Roman"/>
          <w:sz w:val="20"/>
          <w:szCs w:val="20"/>
        </w:rPr>
        <w:t xml:space="preserve"> the number of SHIELD centers</w:t>
      </w:r>
      <w:sdt>
        <w:sdtPr>
          <w:tag w:val="goog_rdk_71"/>
          <w:id w:val="-426198043"/>
        </w:sdtPr>
        <w:sdtContent>
          <w:ins w:id="82" w:author="Sina Ansari" w:date="2024-08-16T13:53:00Z">
            <w:r>
              <w:rPr>
                <w:rFonts w:ascii="Times New Roman" w:eastAsia="Times New Roman" w:hAnsi="Times New Roman" w:cs="Times New Roman"/>
                <w:sz w:val="20"/>
                <w:szCs w:val="20"/>
              </w:rPr>
              <w:t xml:space="preserve"> on ICU admissions</w:t>
            </w:r>
          </w:ins>
        </w:sdtContent>
      </w:sdt>
      <w:r>
        <w:rPr>
          <w:rFonts w:ascii="Times New Roman" w:eastAsia="Times New Roman" w:hAnsi="Times New Roman" w:cs="Times New Roman"/>
          <w:sz w:val="20"/>
          <w:szCs w:val="20"/>
        </w:rPr>
        <w:t xml:space="preserve">. We particularly focus on a large academic hospital </w:t>
      </w:r>
      <w:sdt>
        <w:sdtPr>
          <w:tag w:val="goog_rdk_72"/>
          <w:id w:val="-1778014799"/>
        </w:sdtPr>
        <w:sdtContent>
          <w:ins w:id="83" w:author="Sina Ansari" w:date="2024-08-16T03:16:00Z">
            <w:r>
              <w:rPr>
                <w:rFonts w:ascii="Times New Roman" w:eastAsia="Times New Roman" w:hAnsi="Times New Roman" w:cs="Times New Roman"/>
                <w:sz w:val="20"/>
                <w:szCs w:val="20"/>
              </w:rPr>
              <w:t>that</w:t>
            </w:r>
          </w:ins>
        </w:sdtContent>
      </w:sdt>
      <w:sdt>
        <w:sdtPr>
          <w:tag w:val="goog_rdk_73"/>
          <w:id w:val="-451097457"/>
        </w:sdtPr>
        <w:sdtContent>
          <w:del w:id="84" w:author="Sina Ansari" w:date="2024-08-16T03:16:00Z">
            <w:r>
              <w:rPr>
                <w:rFonts w:ascii="Times New Roman" w:eastAsia="Times New Roman" w:hAnsi="Times New Roman" w:cs="Times New Roman"/>
                <w:sz w:val="20"/>
                <w:szCs w:val="20"/>
              </w:rPr>
              <w:delText>which</w:delText>
            </w:r>
          </w:del>
        </w:sdtContent>
      </w:sdt>
      <w:r>
        <w:rPr>
          <w:rFonts w:ascii="Times New Roman" w:eastAsia="Times New Roman" w:hAnsi="Times New Roman" w:cs="Times New Roman"/>
          <w:sz w:val="20"/>
          <w:szCs w:val="20"/>
        </w:rPr>
        <w:t xml:space="preserve"> serves a diverse population with highly different socioeconomic </w:t>
      </w:r>
      <w:sdt>
        <w:sdtPr>
          <w:tag w:val="goog_rdk_74"/>
          <w:id w:val="-429965247"/>
        </w:sdtPr>
        <w:sdtContent>
          <w:ins w:id="85" w:author="Sina Ansari" w:date="2024-08-16T03:16:00Z">
            <w:r>
              <w:rPr>
                <w:rFonts w:ascii="Times New Roman" w:eastAsia="Times New Roman" w:hAnsi="Times New Roman" w:cs="Times New Roman"/>
                <w:sz w:val="20"/>
                <w:szCs w:val="20"/>
              </w:rPr>
              <w:t>statuses</w:t>
            </w:r>
          </w:ins>
        </w:sdtContent>
      </w:sdt>
      <w:sdt>
        <w:sdtPr>
          <w:tag w:val="goog_rdk_75"/>
          <w:id w:val="1091893039"/>
        </w:sdtPr>
        <w:sdtContent>
          <w:del w:id="86" w:author="Sina Ansari" w:date="2024-08-16T03:16:00Z">
            <w:r>
              <w:rPr>
                <w:rFonts w:ascii="Times New Roman" w:eastAsia="Times New Roman" w:hAnsi="Times New Roman" w:cs="Times New Roman"/>
                <w:sz w:val="20"/>
                <w:szCs w:val="20"/>
              </w:rPr>
              <w:delText>status</w:delText>
            </w:r>
          </w:del>
        </w:sdtContent>
      </w:sdt>
      <w:r>
        <w:rPr>
          <w:rFonts w:ascii="Times New Roman" w:eastAsia="Times New Roman" w:hAnsi="Times New Roman" w:cs="Times New Roman"/>
          <w:sz w:val="20"/>
          <w:szCs w:val="20"/>
        </w:rPr>
        <w:t xml:space="preserve"> in the western suburbs of Chicago. By addressing this aim, our study provides insight for public health officials to make more informed decisions </w:t>
      </w:r>
      <w:sdt>
        <w:sdtPr>
          <w:tag w:val="goog_rdk_76"/>
          <w:id w:val="1183862865"/>
        </w:sdtPr>
        <w:sdtContent>
          <w:ins w:id="87" w:author="Sina Ansari" w:date="2024-08-16T03:12:00Z">
            <w:r>
              <w:rPr>
                <w:rFonts w:ascii="Times New Roman" w:eastAsia="Times New Roman" w:hAnsi="Times New Roman" w:cs="Times New Roman"/>
                <w:sz w:val="20"/>
                <w:szCs w:val="20"/>
              </w:rPr>
              <w:t>to mitigate the impact of future pandemics</w:t>
            </w:r>
          </w:ins>
        </w:sdtContent>
      </w:sdt>
      <w:sdt>
        <w:sdtPr>
          <w:tag w:val="goog_rdk_77"/>
          <w:id w:val="2106456142"/>
        </w:sdtPr>
        <w:sdtContent>
          <w:del w:id="88" w:author="Sina Ansari" w:date="2024-08-16T03:12:00Z">
            <w:r>
              <w:rPr>
                <w:rFonts w:ascii="Times New Roman" w:eastAsia="Times New Roman" w:hAnsi="Times New Roman" w:cs="Times New Roman"/>
                <w:sz w:val="20"/>
                <w:szCs w:val="20"/>
              </w:rPr>
              <w:delText>in mitigating the outcome of future pandemics</w:delText>
            </w:r>
          </w:del>
        </w:sdtContent>
      </w:sdt>
      <w:r>
        <w:rPr>
          <w:rFonts w:ascii="Times New Roman" w:eastAsia="Times New Roman" w:hAnsi="Times New Roman" w:cs="Times New Roman"/>
          <w:sz w:val="20"/>
          <w:szCs w:val="20"/>
        </w:rPr>
        <w:t>.</w:t>
      </w:r>
      <w:commentRangeEnd w:id="55"/>
      <w:r>
        <w:commentReference w:id="55"/>
      </w:r>
      <w:commentRangeEnd w:id="54"/>
      <w:r w:rsidR="00124717">
        <w:rPr>
          <w:rStyle w:val="CommentReference"/>
        </w:rPr>
        <w:commentReference w:id="54"/>
      </w:r>
    </w:p>
    <w:p w14:paraId="0000001A" w14:textId="77777777" w:rsidR="00743DF7" w:rsidRDefault="00000000">
      <w:pPr>
        <w:pBdr>
          <w:bottom w:val="single" w:sz="6" w:space="1" w:color="000000"/>
        </w:pBdr>
        <w:spacing w:after="0" w:line="240" w:lineRule="auto"/>
        <w:jc w:val="both"/>
        <w:rPr>
          <w:rFonts w:ascii="Times New Roman" w:eastAsia="Times New Roman" w:hAnsi="Times New Roman" w:cs="Times New Roman"/>
          <w:b/>
          <w:sz w:val="20"/>
          <w:szCs w:val="20"/>
        </w:rPr>
      </w:pPr>
      <w:sdt>
        <w:sdtPr>
          <w:tag w:val="goog_rdk_78"/>
          <w:id w:val="1678610116"/>
        </w:sdtPr>
        <w:sdtContent>
          <w:commentRangeStart w:id="89"/>
        </w:sdtContent>
      </w:sdt>
      <w:r>
        <w:rPr>
          <w:rFonts w:ascii="Times New Roman" w:eastAsia="Times New Roman" w:hAnsi="Times New Roman" w:cs="Times New Roman"/>
          <w:b/>
          <w:sz w:val="20"/>
          <w:szCs w:val="20"/>
        </w:rPr>
        <w:t>Methods</w:t>
      </w:r>
      <w:commentRangeEnd w:id="89"/>
      <w:r>
        <w:commentReference w:id="89"/>
      </w:r>
    </w:p>
    <w:p w14:paraId="0000001B" w14:textId="77777777" w:rsidR="00743DF7" w:rsidRDefault="00000000">
      <w:pPr>
        <w:spacing w:before="120" w:after="120" w:line="360" w:lineRule="auto"/>
        <w:jc w:val="both"/>
        <w:rPr>
          <w:rFonts w:ascii="Times New Roman" w:eastAsia="Times New Roman" w:hAnsi="Times New Roman" w:cs="Times New Roman"/>
          <w:b/>
          <w:sz w:val="20"/>
          <w:szCs w:val="20"/>
        </w:rPr>
      </w:pPr>
      <w:sdt>
        <w:sdtPr>
          <w:tag w:val="goog_rdk_79"/>
          <w:id w:val="-1558469922"/>
        </w:sdtPr>
        <w:sdtContent>
          <w:commentRangeStart w:id="90"/>
        </w:sdtContent>
      </w:sdt>
      <w:r>
        <w:rPr>
          <w:rFonts w:ascii="Times New Roman" w:eastAsia="Times New Roman" w:hAnsi="Times New Roman" w:cs="Times New Roman"/>
          <w:b/>
          <w:sz w:val="20"/>
          <w:szCs w:val="20"/>
        </w:rPr>
        <w:t>Study Design and Population</w:t>
      </w:r>
      <w:commentRangeEnd w:id="90"/>
      <w:r>
        <w:commentReference w:id="90"/>
      </w:r>
    </w:p>
    <w:p w14:paraId="0000001C" w14:textId="77777777" w:rsidR="00743DF7" w:rsidRDefault="0000000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t>
      </w:r>
      <w:sdt>
        <w:sdtPr>
          <w:tag w:val="goog_rdk_80"/>
          <w:id w:val="-575359025"/>
        </w:sdtPr>
        <w:sdtContent>
          <w:ins w:id="91" w:author="Sina Ansari" w:date="2024-08-16T14:00:00Z">
            <w:r>
              <w:rPr>
                <w:rFonts w:ascii="Times New Roman" w:eastAsia="Times New Roman" w:hAnsi="Times New Roman" w:cs="Times New Roman"/>
                <w:sz w:val="20"/>
                <w:szCs w:val="20"/>
              </w:rPr>
              <w:t xml:space="preserve">use </w:t>
            </w:r>
          </w:ins>
        </w:sdtContent>
      </w:sdt>
      <w:sdt>
        <w:sdtPr>
          <w:tag w:val="goog_rdk_81"/>
          <w:id w:val="-314947841"/>
        </w:sdtPr>
        <w:sdtContent>
          <w:del w:id="92" w:author="Sina Ansari" w:date="2024-08-16T14:00:00Z">
            <w:r>
              <w:rPr>
                <w:rFonts w:ascii="Times New Roman" w:eastAsia="Times New Roman" w:hAnsi="Times New Roman" w:cs="Times New Roman"/>
                <w:sz w:val="20"/>
                <w:szCs w:val="20"/>
              </w:rPr>
              <w:delText xml:space="preserve">utilized </w:delText>
            </w:r>
          </w:del>
        </w:sdtContent>
      </w:sdt>
      <w:sdt>
        <w:sdtPr>
          <w:tag w:val="goog_rdk_82"/>
          <w:id w:val="-98029923"/>
        </w:sdtPr>
        <w:sdtContent>
          <w:commentRangeStart w:id="93"/>
        </w:sdtContent>
      </w:sdt>
      <w:sdt>
        <w:sdtPr>
          <w:tag w:val="goog_rdk_83"/>
          <w:id w:val="2090418802"/>
        </w:sdtPr>
        <w:sdtContent>
          <w:commentRangeStart w:id="94"/>
        </w:sdtContent>
      </w:sdt>
      <w:r>
        <w:rPr>
          <w:rFonts w:ascii="Times New Roman" w:eastAsia="Times New Roman" w:hAnsi="Times New Roman" w:cs="Times New Roman"/>
          <w:sz w:val="20"/>
          <w:szCs w:val="20"/>
        </w:rPr>
        <w:t xml:space="preserve">datasets </w:t>
      </w:r>
      <w:commentRangeEnd w:id="93"/>
      <w:r>
        <w:commentReference w:id="93"/>
      </w:r>
      <w:commentRangeEnd w:id="94"/>
      <w:r>
        <w:commentReference w:id="94"/>
      </w:r>
      <w:r>
        <w:rPr>
          <w:rFonts w:ascii="Times New Roman" w:eastAsia="Times New Roman" w:hAnsi="Times New Roman" w:cs="Times New Roman"/>
          <w:sz w:val="20"/>
          <w:szCs w:val="20"/>
        </w:rPr>
        <w:t>from the ICU at Loyola University Chicago</w:t>
      </w:r>
      <w:sdt>
        <w:sdtPr>
          <w:tag w:val="goog_rdk_84"/>
          <w:id w:val="-842629286"/>
        </w:sdtPr>
        <w:sdtContent>
          <w:ins w:id="95" w:author="Sina Ansari" w:date="2024-08-16T14:00:00Z">
            <w:r>
              <w:rPr>
                <w:rFonts w:ascii="Times New Roman" w:eastAsia="Times New Roman" w:hAnsi="Times New Roman" w:cs="Times New Roman"/>
                <w:sz w:val="20"/>
                <w:szCs w:val="20"/>
              </w:rPr>
              <w:t xml:space="preserve"> and SHIELD testing data</w:t>
            </w:r>
          </w:ins>
        </w:sdtContent>
      </w:sdt>
      <w:sdt>
        <w:sdtPr>
          <w:tag w:val="goog_rdk_85"/>
          <w:id w:val="-16859412"/>
        </w:sdtPr>
        <w:sdtContent>
          <w:del w:id="96" w:author="Sina Ansari" w:date="2024-08-16T14:00:00Z">
            <w:r>
              <w:rPr>
                <w:rFonts w:ascii="Times New Roman" w:eastAsia="Times New Roman" w:hAnsi="Times New Roman" w:cs="Times New Roman"/>
                <w:sz w:val="20"/>
                <w:szCs w:val="20"/>
              </w:rPr>
              <w:delText>,</w:delText>
            </w:r>
          </w:del>
        </w:sdtContent>
      </w:sdt>
      <w:r>
        <w:rPr>
          <w:rFonts w:ascii="Times New Roman" w:eastAsia="Times New Roman" w:hAnsi="Times New Roman" w:cs="Times New Roman"/>
          <w:sz w:val="20"/>
          <w:szCs w:val="20"/>
        </w:rPr>
        <w:t xml:space="preserve"> covering </w:t>
      </w:r>
      <w:sdt>
        <w:sdtPr>
          <w:tag w:val="goog_rdk_86"/>
          <w:id w:val="-1002968860"/>
        </w:sdtPr>
        <w:sdtContent>
          <w:del w:id="97" w:author="Sina Ansari" w:date="2024-08-16T03:17:00Z">
            <w:r>
              <w:rPr>
                <w:rFonts w:ascii="Times New Roman" w:eastAsia="Times New Roman" w:hAnsi="Times New Roman" w:cs="Times New Roman"/>
                <w:sz w:val="20"/>
                <w:szCs w:val="20"/>
              </w:rPr>
              <w:delText xml:space="preserve">the period from </w:delText>
            </w:r>
          </w:del>
        </w:sdtContent>
      </w:sdt>
      <w:r>
        <w:rPr>
          <w:rFonts w:ascii="Times New Roman" w:eastAsia="Times New Roman" w:hAnsi="Times New Roman" w:cs="Times New Roman"/>
          <w:sz w:val="20"/>
          <w:szCs w:val="20"/>
        </w:rPr>
        <w:t xml:space="preserve">January 2020 to December 2023. Figure 1 illustrates the data filtration process used to refine the ICU dataset for the study, focusing on </w:t>
      </w:r>
      <w:sdt>
        <w:sdtPr>
          <w:tag w:val="goog_rdk_87"/>
          <w:id w:val="47974348"/>
        </w:sdtPr>
        <w:sdtContent>
          <w:sdt>
            <w:sdtPr>
              <w:tag w:val="goog_rdk_88"/>
              <w:id w:val="-825820035"/>
            </w:sdtPr>
            <w:sdtContent>
              <w:commentRangeStart w:id="98"/>
            </w:sdtContent>
          </w:sdt>
          <w:customXmlInsRangeStart w:id="99" w:author="Sina Ansari" w:date="2024-08-16T03:17:00Z"/>
          <w:sdt>
            <w:sdtPr>
              <w:tag w:val="goog_rdk_89"/>
              <w:id w:val="-1414617871"/>
            </w:sdtPr>
            <w:sdtContent>
              <w:customXmlInsRangeEnd w:id="99"/>
              <w:commentRangeStart w:id="100"/>
              <w:customXmlInsRangeStart w:id="101" w:author="Sina Ansari" w:date="2024-08-16T03:17:00Z"/>
            </w:sdtContent>
          </w:sdt>
          <w:customXmlInsRangeEnd w:id="101"/>
          <w:ins w:id="102" w:author="Sina Ansari" w:date="2024-08-16T03:17:00Z">
            <w:r>
              <w:rPr>
                <w:rFonts w:ascii="Times New Roman" w:eastAsia="Times New Roman" w:hAnsi="Times New Roman" w:cs="Times New Roman"/>
                <w:sz w:val="20"/>
                <w:szCs w:val="20"/>
              </w:rPr>
              <w:t>COVID-19</w:t>
            </w:r>
          </w:ins>
        </w:sdtContent>
      </w:sdt>
      <w:sdt>
        <w:sdtPr>
          <w:tag w:val="goog_rdk_90"/>
          <w:id w:val="1710677215"/>
        </w:sdtPr>
        <w:sdtContent>
          <w:del w:id="103" w:author="Sina Ansari" w:date="2024-08-16T03:17: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w:t>
      </w:r>
      <w:commentRangeEnd w:id="98"/>
      <w:r>
        <w:commentReference w:id="98"/>
      </w:r>
      <w:commentRangeEnd w:id="100"/>
      <w:r>
        <w:commentReference w:id="100"/>
      </w:r>
      <w:r>
        <w:rPr>
          <w:rFonts w:ascii="Times New Roman" w:eastAsia="Times New Roman" w:hAnsi="Times New Roman" w:cs="Times New Roman"/>
          <w:sz w:val="20"/>
          <w:szCs w:val="20"/>
        </w:rPr>
        <w:t>. The process began with an initial dataset comprising ICU admissions from 585 zip codes</w:t>
      </w:r>
      <w:sdt>
        <w:sdtPr>
          <w:tag w:val="goog_rdk_91"/>
          <w:id w:val="-489477445"/>
        </w:sdtPr>
        <w:sdtContent>
          <w:del w:id="104" w:author="Sina Ansari" w:date="2024-08-16T03:17:00Z">
            <w:r>
              <w:rPr>
                <w:rFonts w:ascii="Times New Roman" w:eastAsia="Times New Roman" w:hAnsi="Times New Roman" w:cs="Times New Roman"/>
                <w:sz w:val="20"/>
                <w:szCs w:val="20"/>
              </w:rPr>
              <w:delText>,</w:delText>
            </w:r>
          </w:del>
        </w:sdtContent>
      </w:sdt>
      <w:r>
        <w:rPr>
          <w:rFonts w:ascii="Times New Roman" w:eastAsia="Times New Roman" w:hAnsi="Times New Roman" w:cs="Times New Roman"/>
          <w:sz w:val="20"/>
          <w:szCs w:val="20"/>
        </w:rPr>
        <w:t xml:space="preserve"> collected between 2020 and 2023. From this dataset,</w:t>
      </w:r>
      <w:sdt>
        <w:sdtPr>
          <w:tag w:val="goog_rdk_92"/>
          <w:id w:val="-1540881100"/>
        </w:sdtPr>
        <w:sdtContent>
          <w:commentRangeStart w:id="105"/>
        </w:sdtContent>
      </w:sdt>
      <w:sdt>
        <w:sdtPr>
          <w:tag w:val="goog_rdk_93"/>
          <w:id w:val="-442225443"/>
        </w:sdtPr>
        <w:sdtContent>
          <w:commentRangeStart w:id="106"/>
        </w:sdtContent>
      </w:sdt>
      <w:r>
        <w:rPr>
          <w:rFonts w:ascii="Times New Roman" w:eastAsia="Times New Roman" w:hAnsi="Times New Roman" w:cs="Times New Roman"/>
          <w:sz w:val="20"/>
          <w:szCs w:val="20"/>
        </w:rPr>
        <w:t xml:space="preserve"> the top 25% of zip codes with the highest frequency of patients </w:t>
      </w:r>
      <w:commentRangeEnd w:id="105"/>
      <w:r>
        <w:commentReference w:id="105"/>
      </w:r>
      <w:commentRangeEnd w:id="106"/>
      <w:r>
        <w:commentReference w:id="106"/>
      </w:r>
      <w:r>
        <w:rPr>
          <w:rFonts w:ascii="Times New Roman" w:eastAsia="Times New Roman" w:hAnsi="Times New Roman" w:cs="Times New Roman"/>
          <w:sz w:val="20"/>
          <w:szCs w:val="20"/>
        </w:rPr>
        <w:t xml:space="preserve">served by Loyola Hospital were selected, reducing the dataset to 147 zip codes and concentrating on the areas </w:t>
      </w:r>
      <w:r>
        <w:rPr>
          <w:rFonts w:ascii="Times New Roman" w:eastAsia="Times New Roman" w:hAnsi="Times New Roman" w:cs="Times New Roman"/>
          <w:sz w:val="20"/>
          <w:szCs w:val="20"/>
        </w:rPr>
        <w:lastRenderedPageBreak/>
        <w:t xml:space="preserve">most impacted by ICU admissions at Loyola. The next step involved filtering the dataset to include only COVID-19 patients, excluding non-COVID-19 patients based on COVID-19 ICD-10 codes (Table 1), </w:t>
      </w:r>
      <w:sdt>
        <w:sdtPr>
          <w:tag w:val="goog_rdk_94"/>
          <w:id w:val="1610390832"/>
        </w:sdtPr>
        <w:sdtContent>
          <w:del w:id="107" w:author="Sina Ansari" w:date="2024-08-16T03:17:00Z">
            <w:r>
              <w:rPr>
                <w:rFonts w:ascii="Times New Roman" w:eastAsia="Times New Roman" w:hAnsi="Times New Roman" w:cs="Times New Roman"/>
                <w:sz w:val="20"/>
                <w:szCs w:val="20"/>
              </w:rPr>
              <w:delText xml:space="preserve">which are </w:delText>
            </w:r>
          </w:del>
        </w:sdtContent>
      </w:sdt>
      <w:sdt>
        <w:sdtPr>
          <w:tag w:val="goog_rdk_95"/>
          <w:id w:val="-1635628097"/>
        </w:sdtPr>
        <w:sdtContent>
          <w:ins w:id="108" w:author="Sina Ansari" w:date="2024-08-16T03:17:00Z">
            <w:r>
              <w:rPr>
                <w:rFonts w:ascii="Times New Roman" w:eastAsia="Times New Roman" w:hAnsi="Times New Roman" w:cs="Times New Roman"/>
                <w:sz w:val="20"/>
                <w:szCs w:val="20"/>
              </w:rPr>
              <w:t xml:space="preserve"> </w:t>
            </w:r>
          </w:ins>
        </w:sdtContent>
      </w:sdt>
      <w:r>
        <w:rPr>
          <w:rFonts w:ascii="Times New Roman" w:eastAsia="Times New Roman" w:hAnsi="Times New Roman" w:cs="Times New Roman"/>
          <w:sz w:val="20"/>
          <w:szCs w:val="20"/>
        </w:rPr>
        <w:t>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77777777" w:rsidR="00743DF7" w:rsidRDefault="00000000">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5BF4312" wp14:editId="357CC8A1">
            <wp:extent cx="3074494" cy="2284560"/>
            <wp:effectExtent l="0" t="0" r="0" b="0"/>
            <wp:docPr id="1518428527" name="image5.jpg" descr="A flowchart of datase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flowchart of datasets&#10;&#10;Description automatically generated"/>
                    <pic:cNvPicPr preferRelativeResize="0"/>
                  </pic:nvPicPr>
                  <pic:blipFill>
                    <a:blip r:embed="rId10"/>
                    <a:srcRect/>
                    <a:stretch>
                      <a:fillRect/>
                    </a:stretch>
                  </pic:blipFill>
                  <pic:spPr>
                    <a:xfrm>
                      <a:off x="0" y="0"/>
                      <a:ext cx="3074494" cy="2284560"/>
                    </a:xfrm>
                    <a:prstGeom prst="rect">
                      <a:avLst/>
                    </a:prstGeom>
                    <a:ln/>
                  </pic:spPr>
                </pic:pic>
              </a:graphicData>
            </a:graphic>
          </wp:inline>
        </w:drawing>
      </w:r>
    </w:p>
    <w:p w14:paraId="0000001E" w14:textId="77777777" w:rsidR="00743DF7" w:rsidRDefault="00000000">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Data Filtration Diagram</w:t>
      </w:r>
    </w:p>
    <w:p w14:paraId="0000001F" w14:textId="77777777" w:rsidR="00743DF7" w:rsidRDefault="00000000">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w:t>
      </w:r>
      <w:sdt>
        <w:sdtPr>
          <w:tag w:val="goog_rdk_96"/>
          <w:id w:val="571930675"/>
        </w:sdtPr>
        <w:sdtContent>
          <w:ins w:id="109" w:author="Sina Ansari" w:date="2024-08-16T03:18:00Z">
            <w:r>
              <w:rPr>
                <w:rFonts w:ascii="Times New Roman" w:eastAsia="Times New Roman" w:hAnsi="Times New Roman" w:cs="Times New Roman"/>
                <w:b/>
                <w:sz w:val="18"/>
                <w:szCs w:val="18"/>
              </w:rPr>
              <w:t xml:space="preserve"> </w:t>
            </w:r>
          </w:ins>
        </w:sdtContent>
      </w:sdt>
      <w:sdt>
        <w:sdtPr>
          <w:tag w:val="goog_rdk_97"/>
          <w:id w:val="-2024391396"/>
        </w:sdtPr>
        <w:sdtContent>
          <w:del w:id="110" w:author="Sina Ansari" w:date="2024-08-16T03:18:00Z">
            <w:r>
              <w:rPr>
                <w:rFonts w:ascii="Times New Roman" w:eastAsia="Times New Roman" w:hAnsi="Times New Roman" w:cs="Times New Roman"/>
                <w:b/>
                <w:sz w:val="18"/>
                <w:szCs w:val="18"/>
              </w:rPr>
              <w:delText>1</w:delText>
            </w:r>
          </w:del>
        </w:sdtContent>
      </w:sdt>
      <w:r>
        <w:rPr>
          <w:rFonts w:ascii="Times New Roman" w:eastAsia="Times New Roman" w:hAnsi="Times New Roman" w:cs="Times New Roman"/>
          <w:b/>
          <w:sz w:val="18"/>
          <w:szCs w:val="18"/>
        </w:rPr>
        <w:t>:</w:t>
      </w:r>
      <w:r>
        <w:rPr>
          <w:rFonts w:ascii="Times New Roman" w:eastAsia="Times New Roman" w:hAnsi="Times New Roman" w:cs="Times New Roman"/>
          <w:sz w:val="18"/>
          <w:szCs w:val="18"/>
        </w:rPr>
        <w:t xml:space="preserve"> ICD-10 codes related to </w:t>
      </w:r>
      <w:sdt>
        <w:sdtPr>
          <w:tag w:val="goog_rdk_98"/>
          <w:id w:val="-1232846330"/>
        </w:sdtPr>
        <w:sdtContent>
          <w:del w:id="111" w:author="Sina Ansari" w:date="2024-08-16T03:18:00Z">
            <w:r>
              <w:rPr>
                <w:rFonts w:ascii="Times New Roman" w:eastAsia="Times New Roman" w:hAnsi="Times New Roman" w:cs="Times New Roman"/>
                <w:sz w:val="18"/>
                <w:szCs w:val="18"/>
              </w:rPr>
              <w:delText xml:space="preserve">the </w:delText>
            </w:r>
          </w:del>
        </w:sdtContent>
      </w:sdt>
      <w:r>
        <w:rPr>
          <w:rFonts w:ascii="Times New Roman" w:eastAsia="Times New Roman" w:hAnsi="Times New Roman" w:cs="Times New Roman"/>
          <w:sz w:val="18"/>
          <w:szCs w:val="18"/>
        </w:rPr>
        <w:t>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743DF7" w14:paraId="0C7A8285" w14:textId="77777777">
        <w:trPr>
          <w:trHeight w:val="399"/>
          <w:jc w:val="center"/>
        </w:trPr>
        <w:tc>
          <w:tcPr>
            <w:tcW w:w="2640" w:type="dxa"/>
            <w:tcBorders>
              <w:bottom w:val="single" w:sz="4" w:space="0" w:color="000000"/>
            </w:tcBorders>
            <w:shd w:val="clear" w:color="auto" w:fill="auto"/>
            <w:tcMar>
              <w:top w:w="72" w:type="dxa"/>
              <w:left w:w="144" w:type="dxa"/>
              <w:bottom w:w="72" w:type="dxa"/>
              <w:right w:w="144" w:type="dxa"/>
            </w:tcMar>
          </w:tcPr>
          <w:p w14:paraId="00000020" w14:textId="77777777" w:rsidR="00743DF7" w:rsidRDefault="00000000">
            <w:pPr>
              <w:spacing w:after="0" w:line="276" w:lineRule="auto"/>
              <w:jc w:val="center"/>
              <w:rPr>
                <w:rFonts w:ascii="Times New Roman" w:eastAsia="Times New Roman" w:hAnsi="Times New Roman" w:cs="Times New Roman"/>
                <w:sz w:val="18"/>
                <w:szCs w:val="18"/>
              </w:rPr>
            </w:pPr>
            <w:sdt>
              <w:sdtPr>
                <w:tag w:val="goog_rdk_100"/>
                <w:id w:val="617185792"/>
              </w:sdtPr>
              <w:sdtContent>
                <w:ins w:id="112" w:author="Sina Ansari" w:date="2024-08-16T03:18:00Z">
                  <w:r>
                    <w:rPr>
                      <w:rFonts w:ascii="Times New Roman" w:eastAsia="Times New Roman" w:hAnsi="Times New Roman" w:cs="Times New Roman"/>
                      <w:sz w:val="18"/>
                      <w:szCs w:val="18"/>
                    </w:rPr>
                    <w:t>COVID-19-related</w:t>
                  </w:r>
                </w:ins>
              </w:sdtContent>
            </w:sdt>
            <w:sdt>
              <w:sdtPr>
                <w:tag w:val="goog_rdk_101"/>
                <w:id w:val="-1458096732"/>
              </w:sdtPr>
              <w:sdtContent>
                <w:del w:id="113" w:author="Sina Ansari" w:date="2024-08-16T03:18:00Z">
                  <w:r>
                    <w:rPr>
                      <w:rFonts w:ascii="Times New Roman" w:eastAsia="Times New Roman" w:hAnsi="Times New Roman" w:cs="Times New Roman"/>
                      <w:b/>
                      <w:sz w:val="18"/>
                      <w:szCs w:val="18"/>
                    </w:rPr>
                    <w:delText>COVID related</w:delText>
                  </w:r>
                </w:del>
              </w:sdtContent>
            </w:sdt>
            <w:r>
              <w:rPr>
                <w:rFonts w:ascii="Times New Roman" w:eastAsia="Times New Roman" w:hAnsi="Times New Roman" w:cs="Times New Roman"/>
                <w:b/>
                <w:sz w:val="18"/>
                <w:szCs w:val="18"/>
              </w:rPr>
              <w:t xml:space="preserve"> ICD-10 code</w:t>
            </w:r>
          </w:p>
        </w:tc>
        <w:tc>
          <w:tcPr>
            <w:tcW w:w="5100" w:type="dxa"/>
            <w:tcBorders>
              <w:bottom w:val="single" w:sz="4" w:space="0" w:color="000000"/>
            </w:tcBorders>
            <w:shd w:val="clear" w:color="auto" w:fill="auto"/>
            <w:tcMar>
              <w:top w:w="72" w:type="dxa"/>
              <w:left w:w="144" w:type="dxa"/>
              <w:bottom w:w="72" w:type="dxa"/>
              <w:right w:w="144" w:type="dxa"/>
            </w:tcMar>
          </w:tcPr>
          <w:p w14:paraId="00000021"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Description</w:t>
            </w:r>
          </w:p>
        </w:tc>
      </w:tr>
      <w:tr w:rsidR="00743DF7" w14:paraId="52EDD6EC" w14:textId="77777777">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00000022"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Z11.52</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vertAlign w:val="superscript"/>
              </w:rPr>
              <w:t>[8-9]</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sz w:val="18"/>
                <w:szCs w:val="18"/>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00000023"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Contact with and (suspected) exposure to COVID-19</w:t>
            </w:r>
          </w:p>
        </w:tc>
      </w:tr>
      <w:tr w:rsidR="00743DF7" w14:paraId="095AF4D4" w14:textId="77777777">
        <w:trPr>
          <w:trHeight w:val="257"/>
          <w:jc w:val="center"/>
        </w:trPr>
        <w:tc>
          <w:tcPr>
            <w:tcW w:w="2640" w:type="dxa"/>
            <w:shd w:val="clear" w:color="auto" w:fill="auto"/>
            <w:tcMar>
              <w:top w:w="72" w:type="dxa"/>
              <w:left w:w="144" w:type="dxa"/>
              <w:bottom w:w="72" w:type="dxa"/>
              <w:right w:w="144" w:type="dxa"/>
            </w:tcMar>
          </w:tcPr>
          <w:p w14:paraId="00000024"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M35.81 </w:t>
            </w:r>
            <w:r>
              <w:rPr>
                <w:rFonts w:ascii="Times New Roman" w:eastAsia="Times New Roman" w:hAnsi="Times New Roman" w:cs="Times New Roman"/>
                <w:color w:val="000000"/>
                <w:sz w:val="18"/>
                <w:szCs w:val="18"/>
                <w:vertAlign w:val="superscript"/>
              </w:rPr>
              <w:t>[9-11]</w:t>
            </w:r>
          </w:p>
        </w:tc>
        <w:tc>
          <w:tcPr>
            <w:tcW w:w="5100" w:type="dxa"/>
            <w:shd w:val="clear" w:color="auto" w:fill="auto"/>
            <w:tcMar>
              <w:top w:w="72" w:type="dxa"/>
              <w:left w:w="144" w:type="dxa"/>
              <w:bottom w:w="72" w:type="dxa"/>
              <w:right w:w="144" w:type="dxa"/>
            </w:tcMar>
          </w:tcPr>
          <w:p w14:paraId="00000025"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Multisystem Inflammatory Syndrome (MIS)</w:t>
            </w:r>
          </w:p>
        </w:tc>
      </w:tr>
      <w:tr w:rsidR="00743DF7" w14:paraId="016F1B5F" w14:textId="77777777">
        <w:trPr>
          <w:trHeight w:val="328"/>
          <w:jc w:val="center"/>
        </w:trPr>
        <w:tc>
          <w:tcPr>
            <w:tcW w:w="2640" w:type="dxa"/>
            <w:shd w:val="clear" w:color="auto" w:fill="auto"/>
            <w:tcMar>
              <w:top w:w="72" w:type="dxa"/>
              <w:left w:w="144" w:type="dxa"/>
              <w:bottom w:w="72" w:type="dxa"/>
              <w:right w:w="144" w:type="dxa"/>
            </w:tcMar>
          </w:tcPr>
          <w:p w14:paraId="00000026" w14:textId="77777777" w:rsidR="00743DF7" w:rsidRDefault="00000000">
            <w:pPr>
              <w:spacing w:after="0" w:line="276" w:lineRule="auto"/>
              <w:jc w:val="center"/>
              <w:rPr>
                <w:rFonts w:ascii="Times New Roman" w:eastAsia="Times New Roman" w:hAnsi="Times New Roman" w:cs="Times New Roman"/>
                <w:sz w:val="18"/>
                <w:szCs w:val="18"/>
                <w:vertAlign w:val="superscript"/>
              </w:rPr>
            </w:pPr>
            <w:r>
              <w:rPr>
                <w:rFonts w:ascii="Times New Roman" w:eastAsia="Times New Roman" w:hAnsi="Times New Roman" w:cs="Times New Roman"/>
                <w:sz w:val="18"/>
                <w:szCs w:val="18"/>
              </w:rPr>
              <w:t xml:space="preserve">J12.82 </w:t>
            </w:r>
            <w:r>
              <w:rPr>
                <w:rFonts w:ascii="Times New Roman" w:eastAsia="Times New Roman" w:hAnsi="Times New Roman" w:cs="Times New Roman"/>
                <w:color w:val="000000"/>
                <w:sz w:val="18"/>
                <w:szCs w:val="18"/>
                <w:vertAlign w:val="superscript"/>
              </w:rPr>
              <w:t>[8-9]</w:t>
            </w:r>
          </w:p>
        </w:tc>
        <w:tc>
          <w:tcPr>
            <w:tcW w:w="5100" w:type="dxa"/>
            <w:shd w:val="clear" w:color="auto" w:fill="auto"/>
            <w:tcMar>
              <w:top w:w="72" w:type="dxa"/>
              <w:left w:w="144" w:type="dxa"/>
              <w:bottom w:w="72" w:type="dxa"/>
              <w:right w:w="144" w:type="dxa"/>
            </w:tcMar>
          </w:tcPr>
          <w:p w14:paraId="00000027"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Pneumonia due to Coronavirus disease 2019</w:t>
            </w:r>
          </w:p>
        </w:tc>
      </w:tr>
      <w:tr w:rsidR="00743DF7" w14:paraId="1E79C163" w14:textId="77777777">
        <w:trPr>
          <w:trHeight w:val="257"/>
          <w:jc w:val="center"/>
        </w:trPr>
        <w:tc>
          <w:tcPr>
            <w:tcW w:w="2640" w:type="dxa"/>
            <w:shd w:val="clear" w:color="auto" w:fill="auto"/>
            <w:tcMar>
              <w:top w:w="72" w:type="dxa"/>
              <w:left w:w="144" w:type="dxa"/>
              <w:bottom w:w="72" w:type="dxa"/>
              <w:right w:w="144" w:type="dxa"/>
            </w:tcMar>
          </w:tcPr>
          <w:p w14:paraId="00000028"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U07.1</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vertAlign w:val="superscript"/>
              </w:rPr>
              <w:t>[8-14]</w:t>
            </w:r>
          </w:p>
        </w:tc>
        <w:tc>
          <w:tcPr>
            <w:tcW w:w="5100" w:type="dxa"/>
            <w:shd w:val="clear" w:color="auto" w:fill="auto"/>
            <w:tcMar>
              <w:top w:w="72" w:type="dxa"/>
              <w:left w:w="144" w:type="dxa"/>
              <w:bottom w:w="72" w:type="dxa"/>
              <w:right w:w="144" w:type="dxa"/>
            </w:tcMar>
          </w:tcPr>
          <w:p w14:paraId="00000029"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COVID-19</w:t>
            </w:r>
          </w:p>
        </w:tc>
      </w:tr>
      <w:tr w:rsidR="00743DF7" w14:paraId="3FFCBD72" w14:textId="77777777">
        <w:trPr>
          <w:trHeight w:val="257"/>
          <w:jc w:val="center"/>
        </w:trPr>
        <w:tc>
          <w:tcPr>
            <w:tcW w:w="2640" w:type="dxa"/>
            <w:shd w:val="clear" w:color="auto" w:fill="auto"/>
            <w:tcMar>
              <w:top w:w="72" w:type="dxa"/>
              <w:left w:w="144" w:type="dxa"/>
              <w:bottom w:w="72" w:type="dxa"/>
              <w:right w:w="144" w:type="dxa"/>
            </w:tcMar>
          </w:tcPr>
          <w:p w14:paraId="0000002A"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U09.9 </w:t>
            </w:r>
            <w:r>
              <w:rPr>
                <w:rFonts w:ascii="Times New Roman" w:eastAsia="Times New Roman" w:hAnsi="Times New Roman" w:cs="Times New Roman"/>
                <w:color w:val="000000"/>
                <w:sz w:val="18"/>
                <w:szCs w:val="18"/>
                <w:vertAlign w:val="superscript"/>
              </w:rPr>
              <w:t>[10-11]</w:t>
            </w:r>
          </w:p>
        </w:tc>
        <w:tc>
          <w:tcPr>
            <w:tcW w:w="5100" w:type="dxa"/>
            <w:shd w:val="clear" w:color="auto" w:fill="auto"/>
            <w:tcMar>
              <w:top w:w="72" w:type="dxa"/>
              <w:left w:w="144" w:type="dxa"/>
              <w:bottom w:w="72" w:type="dxa"/>
              <w:right w:w="144" w:type="dxa"/>
            </w:tcMar>
          </w:tcPr>
          <w:p w14:paraId="0000002B"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Post-COVID-19 condition, unspecified</w:t>
            </w:r>
          </w:p>
        </w:tc>
      </w:tr>
      <w:tr w:rsidR="00743DF7" w14:paraId="5DFC9285" w14:textId="77777777">
        <w:trPr>
          <w:trHeight w:val="423"/>
          <w:jc w:val="center"/>
        </w:trPr>
        <w:tc>
          <w:tcPr>
            <w:tcW w:w="2640" w:type="dxa"/>
            <w:shd w:val="clear" w:color="auto" w:fill="auto"/>
            <w:tcMar>
              <w:top w:w="72" w:type="dxa"/>
              <w:left w:w="144" w:type="dxa"/>
              <w:bottom w:w="72" w:type="dxa"/>
              <w:right w:w="144" w:type="dxa"/>
            </w:tcMar>
          </w:tcPr>
          <w:p w14:paraId="0000002C"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B97.29 </w:t>
            </w:r>
            <w:r>
              <w:rPr>
                <w:rFonts w:ascii="Times New Roman" w:eastAsia="Times New Roman" w:hAnsi="Times New Roman" w:cs="Times New Roman"/>
                <w:color w:val="000000"/>
                <w:sz w:val="18"/>
                <w:szCs w:val="18"/>
                <w:vertAlign w:val="superscript"/>
              </w:rPr>
              <w:t>[13-14]</w:t>
            </w:r>
          </w:p>
        </w:tc>
        <w:tc>
          <w:tcPr>
            <w:tcW w:w="5100" w:type="dxa"/>
            <w:shd w:val="clear" w:color="auto" w:fill="auto"/>
            <w:tcMar>
              <w:top w:w="72" w:type="dxa"/>
              <w:left w:w="144" w:type="dxa"/>
              <w:bottom w:w="72" w:type="dxa"/>
              <w:right w:w="144" w:type="dxa"/>
            </w:tcMar>
          </w:tcPr>
          <w:p w14:paraId="0000002D"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Other Coronavirus as the cause of disease classified elsewhere</w:t>
            </w:r>
          </w:p>
        </w:tc>
      </w:tr>
      <w:tr w:rsidR="00743DF7" w14:paraId="3D8DE137" w14:textId="77777777">
        <w:trPr>
          <w:trHeight w:val="328"/>
          <w:jc w:val="center"/>
        </w:trPr>
        <w:tc>
          <w:tcPr>
            <w:tcW w:w="2640" w:type="dxa"/>
            <w:shd w:val="clear" w:color="auto" w:fill="auto"/>
            <w:tcMar>
              <w:top w:w="72" w:type="dxa"/>
              <w:left w:w="144" w:type="dxa"/>
              <w:bottom w:w="72" w:type="dxa"/>
              <w:right w:w="144" w:type="dxa"/>
            </w:tcMar>
          </w:tcPr>
          <w:p w14:paraId="0000002E"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J20.8 </w:t>
            </w:r>
            <w:r>
              <w:rPr>
                <w:rFonts w:ascii="Times New Roman" w:eastAsia="Times New Roman" w:hAnsi="Times New Roman" w:cs="Times New Roman"/>
                <w:color w:val="000000"/>
                <w:sz w:val="18"/>
                <w:szCs w:val="18"/>
                <w:vertAlign w:val="superscript"/>
              </w:rPr>
              <w:t>[14]</w:t>
            </w:r>
          </w:p>
        </w:tc>
        <w:tc>
          <w:tcPr>
            <w:tcW w:w="5100" w:type="dxa"/>
            <w:shd w:val="clear" w:color="auto" w:fill="auto"/>
            <w:tcMar>
              <w:top w:w="72" w:type="dxa"/>
              <w:left w:w="144" w:type="dxa"/>
              <w:bottom w:w="72" w:type="dxa"/>
              <w:right w:w="144" w:type="dxa"/>
            </w:tcMar>
          </w:tcPr>
          <w:p w14:paraId="0000002F"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Acute bronchitis confirmed as due to COVID-19</w:t>
            </w:r>
          </w:p>
        </w:tc>
      </w:tr>
      <w:tr w:rsidR="00743DF7" w14:paraId="0705E036" w14:textId="77777777">
        <w:trPr>
          <w:trHeight w:val="423"/>
          <w:jc w:val="center"/>
        </w:trPr>
        <w:tc>
          <w:tcPr>
            <w:tcW w:w="2640" w:type="dxa"/>
            <w:shd w:val="clear" w:color="auto" w:fill="auto"/>
            <w:tcMar>
              <w:top w:w="72" w:type="dxa"/>
              <w:left w:w="144" w:type="dxa"/>
              <w:bottom w:w="72" w:type="dxa"/>
              <w:right w:w="144" w:type="dxa"/>
            </w:tcMar>
          </w:tcPr>
          <w:p w14:paraId="00000030"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J22 </w:t>
            </w:r>
            <w:r>
              <w:rPr>
                <w:rFonts w:ascii="Times New Roman" w:eastAsia="Times New Roman" w:hAnsi="Times New Roman" w:cs="Times New Roman"/>
                <w:color w:val="000000"/>
                <w:sz w:val="18"/>
                <w:szCs w:val="18"/>
                <w:vertAlign w:val="superscript"/>
              </w:rPr>
              <w:t>[14]</w:t>
            </w:r>
          </w:p>
        </w:tc>
        <w:tc>
          <w:tcPr>
            <w:tcW w:w="5100" w:type="dxa"/>
            <w:shd w:val="clear" w:color="auto" w:fill="auto"/>
            <w:tcMar>
              <w:top w:w="72" w:type="dxa"/>
              <w:left w:w="144" w:type="dxa"/>
              <w:bottom w:w="72" w:type="dxa"/>
              <w:right w:w="144" w:type="dxa"/>
            </w:tcMar>
          </w:tcPr>
          <w:p w14:paraId="00000031"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Lower or acute respiratory infection due to COVID-19</w:t>
            </w:r>
          </w:p>
        </w:tc>
      </w:tr>
      <w:tr w:rsidR="00743DF7" w14:paraId="07773A4F" w14:textId="77777777">
        <w:trPr>
          <w:trHeight w:val="257"/>
          <w:jc w:val="center"/>
        </w:trPr>
        <w:tc>
          <w:tcPr>
            <w:tcW w:w="2640" w:type="dxa"/>
            <w:shd w:val="clear" w:color="auto" w:fill="auto"/>
            <w:tcMar>
              <w:top w:w="72" w:type="dxa"/>
              <w:left w:w="144" w:type="dxa"/>
              <w:bottom w:w="72" w:type="dxa"/>
              <w:right w:w="144" w:type="dxa"/>
            </w:tcMar>
          </w:tcPr>
          <w:p w14:paraId="00000032"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J98.8 </w:t>
            </w:r>
            <w:r>
              <w:rPr>
                <w:rFonts w:ascii="Times New Roman" w:eastAsia="Times New Roman" w:hAnsi="Times New Roman" w:cs="Times New Roman"/>
                <w:color w:val="000000"/>
                <w:sz w:val="18"/>
                <w:szCs w:val="18"/>
                <w:vertAlign w:val="superscript"/>
              </w:rPr>
              <w:t>[14]</w:t>
            </w:r>
          </w:p>
        </w:tc>
        <w:tc>
          <w:tcPr>
            <w:tcW w:w="5100" w:type="dxa"/>
            <w:shd w:val="clear" w:color="auto" w:fill="auto"/>
            <w:tcMar>
              <w:top w:w="72" w:type="dxa"/>
              <w:left w:w="144" w:type="dxa"/>
              <w:bottom w:w="72" w:type="dxa"/>
              <w:right w:w="144" w:type="dxa"/>
            </w:tcMar>
          </w:tcPr>
          <w:p w14:paraId="00000033"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Respiratory infection due to COVID-19</w:t>
            </w:r>
          </w:p>
        </w:tc>
      </w:tr>
      <w:tr w:rsidR="00743DF7" w14:paraId="04048F24" w14:textId="77777777">
        <w:trPr>
          <w:trHeight w:val="557"/>
          <w:jc w:val="center"/>
        </w:trPr>
        <w:tc>
          <w:tcPr>
            <w:tcW w:w="2640" w:type="dxa"/>
            <w:shd w:val="clear" w:color="auto" w:fill="auto"/>
            <w:tcMar>
              <w:top w:w="72" w:type="dxa"/>
              <w:left w:w="144" w:type="dxa"/>
              <w:bottom w:w="72" w:type="dxa"/>
              <w:right w:w="144" w:type="dxa"/>
            </w:tcMar>
          </w:tcPr>
          <w:p w14:paraId="00000034"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J80 </w:t>
            </w:r>
            <w:r>
              <w:rPr>
                <w:rFonts w:ascii="Times New Roman" w:eastAsia="Times New Roman" w:hAnsi="Times New Roman" w:cs="Times New Roman"/>
                <w:color w:val="000000"/>
                <w:sz w:val="18"/>
                <w:szCs w:val="18"/>
                <w:vertAlign w:val="superscript"/>
              </w:rPr>
              <w:t>[14]</w:t>
            </w:r>
          </w:p>
        </w:tc>
        <w:tc>
          <w:tcPr>
            <w:tcW w:w="5100" w:type="dxa"/>
            <w:shd w:val="clear" w:color="auto" w:fill="auto"/>
            <w:tcMar>
              <w:top w:w="72" w:type="dxa"/>
              <w:left w:w="144" w:type="dxa"/>
              <w:bottom w:w="72" w:type="dxa"/>
              <w:right w:w="144" w:type="dxa"/>
            </w:tcMar>
          </w:tcPr>
          <w:p w14:paraId="00000035" w14:textId="77777777" w:rsidR="00743DF7" w:rsidRDefault="00000000">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Acute Respiratory Distress Syndrome (ARDS) due to COVID-19</w:t>
            </w:r>
          </w:p>
        </w:tc>
      </w:tr>
    </w:tbl>
    <w:p w14:paraId="2FAAE7F3" w14:textId="77777777" w:rsidR="00261BE1" w:rsidRDefault="00261BE1">
      <w:pPr>
        <w:spacing w:line="360" w:lineRule="auto"/>
        <w:jc w:val="both"/>
        <w:rPr>
          <w:rFonts w:ascii="Times New Roman" w:eastAsia="Times New Roman" w:hAnsi="Times New Roman" w:cs="Times New Roman"/>
          <w:b/>
          <w:sz w:val="20"/>
          <w:szCs w:val="20"/>
        </w:rPr>
      </w:pPr>
    </w:p>
    <w:p w14:paraId="00000039" w14:textId="31FF7150" w:rsidR="00743DF7" w:rsidRDefault="00000000">
      <w:pPr>
        <w:spacing w:line="360" w:lineRule="auto"/>
        <w:jc w:val="both"/>
        <w:rPr>
          <w:rFonts w:ascii="Times New Roman" w:eastAsia="Times New Roman" w:hAnsi="Times New Roman" w:cs="Times New Roman"/>
          <w:sz w:val="20"/>
          <w:szCs w:val="20"/>
        </w:rPr>
      </w:pPr>
      <w:sdt>
        <w:sdtPr>
          <w:tag w:val="goog_rdk_108"/>
          <w:id w:val="-1081369513"/>
        </w:sdtPr>
        <w:sdtContent/>
      </w:sdt>
      <w:sdt>
        <w:sdtPr>
          <w:tag w:val="goog_rdk_109"/>
          <w:id w:val="508331772"/>
        </w:sdtPr>
        <w:sdtContent/>
      </w:sdt>
      <w:r>
        <w:rPr>
          <w:rFonts w:ascii="Times New Roman" w:eastAsia="Times New Roman" w:hAnsi="Times New Roman" w:cs="Times New Roman"/>
          <w:sz w:val="20"/>
          <w:szCs w:val="20"/>
        </w:rPr>
        <w:t xml:space="preserve">Figure 2 illustrates the geographical distribution of all these zip codes with COVID-19 patients who </w:t>
      </w:r>
      <w:sdt>
        <w:sdtPr>
          <w:tag w:val="goog_rdk_114"/>
          <w:id w:val="-754431900"/>
        </w:sdtPr>
        <w:sdtContent>
          <w:ins w:id="114" w:author="Sina Ansari" w:date="2024-08-16T03:19:00Z">
            <w:r>
              <w:rPr>
                <w:rFonts w:ascii="Times New Roman" w:eastAsia="Times New Roman" w:hAnsi="Times New Roman" w:cs="Times New Roman"/>
                <w:sz w:val="20"/>
                <w:szCs w:val="20"/>
              </w:rPr>
              <w:t>Loyola Hospital frequently served during this period</w:t>
            </w:r>
          </w:ins>
        </w:sdtContent>
      </w:sdt>
      <w:sdt>
        <w:sdtPr>
          <w:tag w:val="goog_rdk_115"/>
          <w:id w:val="-1972736899"/>
        </w:sdtPr>
        <w:sdtContent>
          <w:del w:id="115" w:author="Sina Ansari" w:date="2024-08-16T03:19:00Z">
            <w:r>
              <w:rPr>
                <w:rFonts w:ascii="Times New Roman" w:eastAsia="Times New Roman" w:hAnsi="Times New Roman" w:cs="Times New Roman"/>
                <w:sz w:val="20"/>
                <w:szCs w:val="20"/>
              </w:rPr>
              <w:delText>were frequently served by Loyola Hospital</w:delText>
            </w:r>
          </w:del>
        </w:sdtContent>
      </w:sdt>
      <w:r>
        <w:rPr>
          <w:rFonts w:ascii="Times New Roman" w:eastAsia="Times New Roman" w:hAnsi="Times New Roman" w:cs="Times New Roman"/>
          <w:sz w:val="20"/>
          <w:szCs w:val="20"/>
        </w:rPr>
        <w:t xml:space="preserve">. The highlighted areas, primarily concentrated around the Chicago metropolitan </w:t>
      </w:r>
      <w:r>
        <w:rPr>
          <w:rFonts w:ascii="Times New Roman" w:eastAsia="Times New Roman" w:hAnsi="Times New Roman" w:cs="Times New Roman"/>
          <w:sz w:val="20"/>
          <w:szCs w:val="20"/>
        </w:rPr>
        <w:lastRenderedPageBreak/>
        <w:t xml:space="preserve">region and extending to various surrounding areas, represent the zip codes where Loyola Hospital’s ICU services were most utilized for treating COVID-19 patients during this period. </w:t>
      </w:r>
    </w:p>
    <w:p w14:paraId="0000003A" w14:textId="77777777" w:rsidR="00743DF7" w:rsidRDefault="00000000">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14:anchorId="0F29A015" wp14:editId="4AEF0611">
            <wp:extent cx="3063240" cy="2276856"/>
            <wp:effectExtent l="0" t="0" r="0" b="0"/>
            <wp:docPr id="1518428529" name="image3.png" descr="A map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map of a city&#10;&#10;Description automatically generated"/>
                    <pic:cNvPicPr preferRelativeResize="0"/>
                  </pic:nvPicPr>
                  <pic:blipFill>
                    <a:blip r:embed="rId11"/>
                    <a:srcRect/>
                    <a:stretch>
                      <a:fillRect/>
                    </a:stretch>
                  </pic:blipFill>
                  <pic:spPr>
                    <a:xfrm>
                      <a:off x="0" y="0"/>
                      <a:ext cx="3063240" cy="2276856"/>
                    </a:xfrm>
                    <a:prstGeom prst="rect">
                      <a:avLst/>
                    </a:prstGeom>
                    <a:ln/>
                  </pic:spPr>
                </pic:pic>
              </a:graphicData>
            </a:graphic>
          </wp:inline>
        </w:drawing>
      </w:r>
    </w:p>
    <w:p w14:paraId="0000003B" w14:textId="77777777" w:rsidR="00743DF7" w:rsidRDefault="00000000">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Loyola hospital </w:t>
      </w:r>
    </w:p>
    <w:p w14:paraId="0000003C" w14:textId="77777777" w:rsidR="00743DF7" w:rsidRDefault="0000000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dataset comprised various variables essential for analyzing the impact of SHIELD test centers on </w:t>
      </w:r>
      <w:sdt>
        <w:sdtPr>
          <w:tag w:val="goog_rdk_116"/>
          <w:id w:val="1635673172"/>
        </w:sdtPr>
        <w:sdtContent>
          <w:ins w:id="116" w:author="Sina Ansari" w:date="2024-08-16T03:19:00Z">
            <w:r>
              <w:rPr>
                <w:rFonts w:ascii="Times New Roman" w:eastAsia="Times New Roman" w:hAnsi="Times New Roman" w:cs="Times New Roman"/>
                <w:sz w:val="20"/>
                <w:szCs w:val="20"/>
              </w:rPr>
              <w:t>COVID-19</w:t>
            </w:r>
          </w:ins>
        </w:sdtContent>
      </w:sdt>
      <w:sdt>
        <w:sdtPr>
          <w:tag w:val="goog_rdk_117"/>
          <w:id w:val="1004637009"/>
        </w:sdtPr>
        <w:sdtContent>
          <w:del w:id="117" w:author="Sina Ansari" w:date="2024-08-16T03:19: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admissions </w:t>
      </w:r>
      <w:sdt>
        <w:sdtPr>
          <w:tag w:val="goog_rdk_118"/>
          <w:id w:val="-74511138"/>
        </w:sdtPr>
        <w:sdtContent>
          <w:ins w:id="118" w:author="Sina Ansari" w:date="2024-08-16T14:24:00Z">
            <w:r>
              <w:rPr>
                <w:rFonts w:ascii="Times New Roman" w:eastAsia="Times New Roman" w:hAnsi="Times New Roman" w:cs="Times New Roman"/>
                <w:sz w:val="20"/>
                <w:szCs w:val="20"/>
              </w:rPr>
              <w:t>rates</w:t>
            </w:r>
          </w:ins>
        </w:sdtContent>
      </w:sdt>
      <w:sdt>
        <w:sdtPr>
          <w:tag w:val="goog_rdk_119"/>
          <w:id w:val="-113837289"/>
        </w:sdtPr>
        <w:sdtContent>
          <w:del w:id="119" w:author="Sina Ansari" w:date="2024-08-16T14:24:00Z">
            <w:r>
              <w:rPr>
                <w:rFonts w:ascii="Times New Roman" w:eastAsia="Times New Roman" w:hAnsi="Times New Roman" w:cs="Times New Roman"/>
                <w:sz w:val="20"/>
                <w:szCs w:val="20"/>
              </w:rPr>
              <w:delText>rate</w:delText>
            </w:r>
          </w:del>
        </w:sdtContent>
      </w:sdt>
      <w:r>
        <w:rPr>
          <w:rFonts w:ascii="Times New Roman" w:eastAsia="Times New Roman" w:hAnsi="Times New Roman" w:cs="Times New Roman"/>
          <w:sz w:val="20"/>
          <w:szCs w:val="20"/>
        </w:rPr>
        <w:t xml:space="preserve"> across different zip codes.</w:t>
      </w:r>
      <w:sdt>
        <w:sdtPr>
          <w:tag w:val="goog_rdk_120"/>
          <w:id w:val="580411703"/>
        </w:sdtPr>
        <w:sdtContent>
          <w:commentRangeStart w:id="120"/>
        </w:sdtContent>
      </w:sdt>
      <w:sdt>
        <w:sdtPr>
          <w:tag w:val="goog_rdk_121"/>
          <w:id w:val="-512383509"/>
        </w:sdtPr>
        <w:sdtContent>
          <w:commentRangeStart w:id="121"/>
        </w:sdtContent>
      </w:sdt>
      <w:r>
        <w:rPr>
          <w:rFonts w:ascii="Times New Roman" w:eastAsia="Times New Roman" w:hAnsi="Times New Roman" w:cs="Times New Roman"/>
          <w:sz w:val="20"/>
          <w:szCs w:val="20"/>
        </w:rPr>
        <w:t xml:space="preserve"> Below is a brief description of each variable </w:t>
      </w:r>
      <w:commentRangeEnd w:id="120"/>
      <w:r>
        <w:commentReference w:id="120"/>
      </w:r>
      <w:commentRangeEnd w:id="121"/>
      <w:r>
        <w:commentReference w:id="121"/>
      </w:r>
      <w:r>
        <w:rPr>
          <w:rFonts w:ascii="Times New Roman" w:eastAsia="Times New Roman" w:hAnsi="Times New Roman" w:cs="Times New Roman"/>
          <w:sz w:val="20"/>
          <w:szCs w:val="20"/>
        </w:rPr>
        <w:t>included in the dataset:</w:t>
      </w:r>
    </w:p>
    <w:p w14:paraId="0000003D" w14:textId="77777777" w:rsidR="00743DF7"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Zip code</w:t>
      </w:r>
      <w:r>
        <w:rPr>
          <w:rFonts w:ascii="Times New Roman" w:eastAsia="Times New Roman" w:hAnsi="Times New Roman" w:cs="Times New Roman"/>
          <w:color w:val="000000"/>
          <w:sz w:val="20"/>
          <w:szCs w:val="20"/>
        </w:rPr>
        <w:t xml:space="preserve">: The dataset includes 147 unique zip codes across Illinois, where Loyola University Chicago Hospital frequently treated COVID-19 patients. </w:t>
      </w:r>
    </w:p>
    <w:p w14:paraId="0000003E" w14:textId="77777777" w:rsidR="00743DF7"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Timespan (Feb 2021 - Dec 2022)</w:t>
      </w:r>
      <w:r>
        <w:rPr>
          <w:rFonts w:ascii="Times New Roman" w:eastAsia="Times New Roman" w:hAnsi="Times New Roman" w:cs="Times New Roman"/>
          <w:color w:val="000000"/>
          <w:sz w:val="20"/>
          <w:szCs w:val="20"/>
        </w:rPr>
        <w:t xml:space="preserve">: The </w:t>
      </w:r>
      <w:sdt>
        <w:sdtPr>
          <w:tag w:val="goog_rdk_122"/>
          <w:id w:val="-1063792578"/>
        </w:sdtPr>
        <w:sdtContent>
          <w:ins w:id="122" w:author="Sina Ansari" w:date="2024-08-16T03:19:00Z">
            <w:r>
              <w:rPr>
                <w:rFonts w:ascii="Times New Roman" w:eastAsia="Times New Roman" w:hAnsi="Times New Roman" w:cs="Times New Roman"/>
                <w:color w:val="000000"/>
                <w:sz w:val="20"/>
                <w:szCs w:val="20"/>
              </w:rPr>
              <w:t>period</w:t>
            </w:r>
          </w:ins>
        </w:sdtContent>
      </w:sdt>
      <w:sdt>
        <w:sdtPr>
          <w:tag w:val="goog_rdk_123"/>
          <w:id w:val="1148325821"/>
        </w:sdtPr>
        <w:sdtContent>
          <w:del w:id="123" w:author="Sina Ansari" w:date="2024-08-16T03:19:00Z">
            <w:r>
              <w:rPr>
                <w:rFonts w:ascii="Times New Roman" w:eastAsia="Times New Roman" w:hAnsi="Times New Roman" w:cs="Times New Roman"/>
                <w:color w:val="000000"/>
                <w:sz w:val="20"/>
                <w:szCs w:val="20"/>
              </w:rPr>
              <w:delText>time period</w:delText>
            </w:r>
          </w:del>
        </w:sdtContent>
      </w:sdt>
      <w:r>
        <w:rPr>
          <w:rFonts w:ascii="Times New Roman" w:eastAsia="Times New Roman" w:hAnsi="Times New Roman" w:cs="Times New Roman"/>
          <w:color w:val="000000"/>
          <w:sz w:val="20"/>
          <w:szCs w:val="20"/>
        </w:rPr>
        <w:t xml:space="preserve"> covered in the dataset to focus on the impact of SHIELD center interventions and closures on ICU admission rates.</w:t>
      </w:r>
    </w:p>
    <w:p w14:paraId="0000003F" w14:textId="77777777" w:rsidR="00743DF7"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Total COVID-19 ICU admission per zip code per month</w:t>
      </w:r>
      <w:r>
        <w:rPr>
          <w:rFonts w:ascii="Times New Roman" w:eastAsia="Times New Roman" w:hAnsi="Times New Roman" w:cs="Times New Roman"/>
          <w:color w:val="000000"/>
          <w:sz w:val="20"/>
          <w:szCs w:val="20"/>
        </w:rPr>
        <w:t>: The total number of COVID-19 ICU admissions recorded each month for each zip code. This variable helps assess the severity and frequency of COVID-19 cases requiring intensive care.</w:t>
      </w:r>
    </w:p>
    <w:p w14:paraId="00000040" w14:textId="77777777" w:rsidR="00743DF7"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Zip code population</w:t>
      </w:r>
      <w:r>
        <w:rPr>
          <w:rFonts w:ascii="Times New Roman" w:eastAsia="Times New Roman" w:hAnsi="Times New Roman" w:cs="Times New Roman"/>
          <w:color w:val="000000"/>
          <w:sz w:val="20"/>
          <w:szCs w:val="20"/>
        </w:rPr>
        <w:t>: The population of each zip code</w:t>
      </w:r>
    </w:p>
    <w:p w14:paraId="00000041" w14:textId="77777777" w:rsidR="00743DF7"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COVID-19 ICU admission rate</w:t>
      </w:r>
      <w:r>
        <w:rPr>
          <w:rFonts w:ascii="Times New Roman" w:eastAsia="Times New Roman" w:hAnsi="Times New Roman" w:cs="Times New Roman"/>
          <w:color w:val="000000"/>
          <w:sz w:val="20"/>
          <w:szCs w:val="20"/>
        </w:rPr>
        <w:t xml:space="preserve">: This rate measures ICU admissions for COVID-19 per zip code, adjusted for population size. It is calculated by dividing the total COVID-19 ICU admissions by the zip code’s population and </w:t>
      </w:r>
      <w:sdt>
        <w:sdtPr>
          <w:tag w:val="goog_rdk_124"/>
          <w:id w:val="535156089"/>
        </w:sdtPr>
        <w:sdtContent>
          <w:del w:id="124" w:author="Sina Ansari" w:date="2024-08-16T03:20:00Z">
            <w:r>
              <w:rPr>
                <w:rFonts w:ascii="Times New Roman" w:eastAsia="Times New Roman" w:hAnsi="Times New Roman" w:cs="Times New Roman"/>
                <w:color w:val="000000"/>
                <w:sz w:val="20"/>
                <w:szCs w:val="20"/>
              </w:rPr>
              <w:delText xml:space="preserve">then </w:delText>
            </w:r>
          </w:del>
        </w:sdtContent>
      </w:sdt>
      <w:r>
        <w:rPr>
          <w:rFonts w:ascii="Times New Roman" w:eastAsia="Times New Roman" w:hAnsi="Times New Roman" w:cs="Times New Roman"/>
          <w:color w:val="000000"/>
          <w:sz w:val="20"/>
          <w:szCs w:val="20"/>
        </w:rPr>
        <w:t xml:space="preserve">multiplying by 100,000 to standardize the rate per 100,000 people. </w:t>
      </w:r>
    </w:p>
    <w:p w14:paraId="00000042" w14:textId="77777777" w:rsidR="00743DF7"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sdt>
        <w:sdtPr>
          <w:tag w:val="goog_rdk_126"/>
          <w:id w:val="-375471682"/>
        </w:sdtPr>
        <w:sdtContent>
          <w:ins w:id="125" w:author="Sina Ansari" w:date="2024-08-16T14:25:00Z">
            <w:r>
              <w:rPr>
                <w:rFonts w:ascii="Times New Roman" w:eastAsia="Times New Roman" w:hAnsi="Times New Roman" w:cs="Times New Roman"/>
                <w:color w:val="000000"/>
                <w:sz w:val="20"/>
                <w:szCs w:val="20"/>
              </w:rPr>
              <w:t>The effective</w:t>
            </w:r>
          </w:ins>
        </w:sdtContent>
      </w:sdt>
      <w:sdt>
        <w:sdtPr>
          <w:tag w:val="goog_rdk_127"/>
          <w:id w:val="-32117206"/>
        </w:sdtPr>
        <w:sdtContent>
          <w:del w:id="126" w:author="Sina Ansari" w:date="2024-08-16T14:25:00Z">
            <w:r>
              <w:rPr>
                <w:rFonts w:ascii="Times New Roman" w:eastAsia="Times New Roman" w:hAnsi="Times New Roman" w:cs="Times New Roman"/>
                <w:i/>
                <w:color w:val="000000"/>
                <w:sz w:val="20"/>
                <w:szCs w:val="20"/>
              </w:rPr>
              <w:delText>Effective</w:delText>
            </w:r>
          </w:del>
        </w:sdtContent>
      </w:sdt>
      <w:r>
        <w:rPr>
          <w:rFonts w:ascii="Times New Roman" w:eastAsia="Times New Roman" w:hAnsi="Times New Roman" w:cs="Times New Roman"/>
          <w:i/>
          <w:color w:val="000000"/>
          <w:sz w:val="20"/>
          <w:szCs w:val="20"/>
        </w:rPr>
        <w:t xml:space="preserve"> number of SHIELD test centers</w:t>
      </w:r>
      <w:r>
        <w:rPr>
          <w:rFonts w:ascii="Times New Roman" w:eastAsia="Times New Roman" w:hAnsi="Times New Roman" w:cs="Times New Roman"/>
          <w:color w:val="000000"/>
          <w:sz w:val="20"/>
          <w:szCs w:val="20"/>
        </w:rPr>
        <w:t xml:space="preserve">: The effective number of testing sites </w:t>
      </w:r>
      <w:sdt>
        <w:sdtPr>
          <w:tag w:val="goog_rdk_128"/>
          <w:id w:val="519739507"/>
        </w:sdtPr>
        <w:sdtContent>
          <w:ins w:id="127" w:author="Sina Ansari" w:date="2024-08-16T14:25:00Z">
            <w:r>
              <w:rPr>
                <w:rFonts w:ascii="Times New Roman" w:eastAsia="Times New Roman" w:hAnsi="Times New Roman" w:cs="Times New Roman"/>
                <w:color w:val="000000"/>
                <w:sz w:val="20"/>
                <w:szCs w:val="20"/>
              </w:rPr>
              <w:t>actively serving</w:t>
            </w:r>
          </w:ins>
        </w:sdtContent>
      </w:sdt>
      <w:sdt>
        <w:sdtPr>
          <w:tag w:val="goog_rdk_129"/>
          <w:id w:val="-844397998"/>
        </w:sdtPr>
        <w:sdtContent>
          <w:del w:id="128" w:author="Sina Ansari" w:date="2024-08-16T14:25:00Z">
            <w:r>
              <w:rPr>
                <w:rFonts w:ascii="Times New Roman" w:eastAsia="Times New Roman" w:hAnsi="Times New Roman" w:cs="Times New Roman"/>
                <w:color w:val="000000"/>
                <w:sz w:val="20"/>
                <w:szCs w:val="20"/>
              </w:rPr>
              <w:delText>that actively served</w:delText>
            </w:r>
          </w:del>
        </w:sdtContent>
      </w:sdt>
      <w:r>
        <w:rPr>
          <w:rFonts w:ascii="Times New Roman" w:eastAsia="Times New Roman" w:hAnsi="Times New Roman" w:cs="Times New Roman"/>
          <w:color w:val="000000"/>
          <w:sz w:val="20"/>
          <w:szCs w:val="20"/>
        </w:rPr>
        <w:t xml:space="preserve"> each zip code. </w:t>
      </w:r>
    </w:p>
    <w:p w14:paraId="00000043" w14:textId="62B679C2" w:rsidR="00743DF7"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i/>
          <w:color w:val="000000"/>
          <w:sz w:val="20"/>
          <w:szCs w:val="20"/>
        </w:rPr>
        <w:t>ADI Category</w:t>
      </w:r>
      <w:r>
        <w:rPr>
          <w:rFonts w:ascii="Times New Roman" w:eastAsia="Times New Roman" w:hAnsi="Times New Roman" w:cs="Times New Roman"/>
          <w:color w:val="000000"/>
          <w:sz w:val="20"/>
          <w:szCs w:val="20"/>
        </w:rPr>
        <w:t>: The Area Deprivation Index (ADI) score categorizes zip codes into “</w:t>
      </w:r>
      <w:sdt>
        <w:sdtPr>
          <w:tag w:val="goog_rdk_130"/>
          <w:id w:val="-785126557"/>
        </w:sdtPr>
        <w:sdtContent>
          <w:commentRangeStart w:id="129"/>
        </w:sdtContent>
      </w:sdt>
      <w:commentRangeStart w:id="130"/>
      <w:commentRangeStart w:id="131"/>
      <w:commentRangeStart w:id="132"/>
      <w:commentRangeStart w:id="133"/>
      <w:r>
        <w:rPr>
          <w:rFonts w:ascii="Times New Roman" w:eastAsia="Times New Roman" w:hAnsi="Times New Roman" w:cs="Times New Roman"/>
          <w:color w:val="000000"/>
          <w:sz w:val="20"/>
          <w:szCs w:val="20"/>
        </w:rPr>
        <w:t>Le</w:t>
      </w:r>
      <w:sdt>
        <w:sdtPr>
          <w:tag w:val="goog_rdk_132"/>
          <w:id w:val="1198130552"/>
        </w:sdtPr>
        <w:sdtContent>
          <w:commentRangeStart w:id="134"/>
        </w:sdtContent>
      </w:sdt>
      <w:r>
        <w:rPr>
          <w:rFonts w:ascii="Times New Roman" w:eastAsia="Times New Roman" w:hAnsi="Times New Roman" w:cs="Times New Roman"/>
          <w:color w:val="000000"/>
          <w:sz w:val="20"/>
          <w:szCs w:val="20"/>
        </w:rPr>
        <w:t>ss</w:t>
      </w:r>
      <w:commentRangeEnd w:id="129"/>
      <w:r>
        <w:commentReference w:id="129"/>
      </w:r>
      <w:commentRangeEnd w:id="130"/>
      <w:r>
        <w:commentReference w:id="130"/>
      </w:r>
      <w:commentRangeEnd w:id="131"/>
      <w:r w:rsidR="00124717">
        <w:rPr>
          <w:rStyle w:val="CommentReference"/>
        </w:rPr>
        <w:commentReference w:id="131"/>
      </w:r>
      <w:commentRangeEnd w:id="132"/>
      <w:r w:rsidR="00124717">
        <w:rPr>
          <w:rStyle w:val="CommentReference"/>
        </w:rPr>
        <w:commentReference w:id="132"/>
      </w:r>
      <w:commentRangeEnd w:id="133"/>
      <w:r w:rsidR="00AF2FAE">
        <w:rPr>
          <w:rStyle w:val="CommentReference"/>
        </w:rPr>
        <w:commentReference w:id="133"/>
      </w:r>
      <w:r>
        <w:rPr>
          <w:rFonts w:ascii="Times New Roman" w:eastAsia="Times New Roman" w:hAnsi="Times New Roman" w:cs="Times New Roman"/>
          <w:color w:val="000000"/>
          <w:sz w:val="20"/>
          <w:szCs w:val="20"/>
        </w:rPr>
        <w:t xml:space="preserve"> Disadvantaged” (scores 1 through 4) and “More Disadvantaged” (scores 5 through 9) based on socioeconomic factors.</w:t>
      </w:r>
      <w:commentRangeEnd w:id="134"/>
      <w:r>
        <w:commentReference w:id="134"/>
      </w:r>
      <w:r>
        <w:rPr>
          <w:rFonts w:ascii="Times New Roman" w:eastAsia="Times New Roman" w:hAnsi="Times New Roman" w:cs="Times New Roman"/>
          <w:color w:val="000000"/>
          <w:sz w:val="20"/>
          <w:szCs w:val="20"/>
        </w:rPr>
        <w:t xml:space="preserve"> This variable </w:t>
      </w:r>
      <w:sdt>
        <w:sdtPr>
          <w:tag w:val="goog_rdk_133"/>
          <w:id w:val="1128434271"/>
        </w:sdtPr>
        <w:sdtContent>
          <w:ins w:id="135" w:author="Sina Ansari" w:date="2024-08-16T03:20:00Z">
            <w:r>
              <w:rPr>
                <w:rFonts w:ascii="Times New Roman" w:eastAsia="Times New Roman" w:hAnsi="Times New Roman" w:cs="Times New Roman"/>
                <w:color w:val="000000"/>
                <w:sz w:val="20"/>
                <w:szCs w:val="20"/>
              </w:rPr>
              <w:t>explores</w:t>
            </w:r>
          </w:ins>
        </w:sdtContent>
      </w:sdt>
      <w:sdt>
        <w:sdtPr>
          <w:tag w:val="goog_rdk_134"/>
          <w:id w:val="-1108812092"/>
        </w:sdtPr>
        <w:sdtContent>
          <w:del w:id="136" w:author="Sina Ansari" w:date="2024-08-16T03:20:00Z">
            <w:r>
              <w:rPr>
                <w:rFonts w:ascii="Times New Roman" w:eastAsia="Times New Roman" w:hAnsi="Times New Roman" w:cs="Times New Roman"/>
                <w:color w:val="000000"/>
                <w:sz w:val="20"/>
                <w:szCs w:val="20"/>
              </w:rPr>
              <w:delText>is used to explore</w:delText>
            </w:r>
          </w:del>
        </w:sdtContent>
      </w:sdt>
      <w:r>
        <w:rPr>
          <w:rFonts w:ascii="Times New Roman" w:eastAsia="Times New Roman" w:hAnsi="Times New Roman" w:cs="Times New Roman"/>
          <w:color w:val="000000"/>
          <w:sz w:val="20"/>
          <w:szCs w:val="20"/>
        </w:rPr>
        <w:t xml:space="preserve"> disparities in ICU admissions and the impact of SHIELD centers in different socioeconomic contexts.</w:t>
      </w:r>
    </w:p>
    <w:p w14:paraId="00000044" w14:textId="77777777" w:rsidR="00743DF7" w:rsidRDefault="00000000">
      <w:pPr>
        <w:spacing w:before="120" w:after="12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Statistical Analysis</w:t>
      </w:r>
    </w:p>
    <w:p w14:paraId="00000045" w14:textId="77777777" w:rsidR="00743DF7"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t>
      </w:r>
      <w:sdt>
        <w:sdtPr>
          <w:tag w:val="goog_rdk_135"/>
          <w:id w:val="1836415407"/>
        </w:sdtPr>
        <w:sdtContent>
          <w:ins w:id="137" w:author="Sina Ansari" w:date="2024-08-16T16:01:00Z">
            <w:r>
              <w:rPr>
                <w:rFonts w:ascii="Times New Roman" w:eastAsia="Times New Roman" w:hAnsi="Times New Roman" w:cs="Times New Roman"/>
                <w:sz w:val="20"/>
                <w:szCs w:val="20"/>
              </w:rPr>
              <w:t>employed a linear mixed-effects regression model to investigate the association between the effective number of SHIELD test centers and the COVID-19 ICU admission rate</w:t>
            </w:r>
          </w:ins>
        </w:sdtContent>
      </w:sdt>
      <w:sdt>
        <w:sdtPr>
          <w:tag w:val="goog_rdk_136"/>
          <w:id w:val="-1712262633"/>
        </w:sdtPr>
        <w:sdtContent>
          <w:del w:id="138" w:author="Sina Ansari" w:date="2024-08-16T16:01:00Z">
            <w:r>
              <w:rPr>
                <w:rFonts w:ascii="Times New Roman" w:eastAsia="Times New Roman" w:hAnsi="Times New Roman" w:cs="Times New Roman"/>
                <w:sz w:val="20"/>
                <w:szCs w:val="20"/>
              </w:rPr>
              <w:delText xml:space="preserve">investigated the association between the effective number of SHIELD test centers and the </w:delText>
            </w:r>
          </w:del>
        </w:sdtContent>
      </w:sdt>
      <w:sdt>
        <w:sdtPr>
          <w:tag w:val="goog_rdk_137"/>
          <w:id w:val="-154154839"/>
        </w:sdtPr>
        <w:sdtContent>
          <w:customXmlInsRangeStart w:id="139" w:author="Sina Ansari" w:date="2024-08-16T14:52:00Z"/>
          <w:sdt>
            <w:sdtPr>
              <w:tag w:val="goog_rdk_138"/>
              <w:id w:val="-950465821"/>
            </w:sdtPr>
            <w:sdtContent>
              <w:customXmlInsRangeEnd w:id="139"/>
              <w:ins w:id="140" w:author="Sina Ansari" w:date="2024-08-16T14:52:00Z">
                <w:del w:id="141" w:author="Sina Ansari" w:date="2024-08-16T16:01:00Z">
                  <w:r>
                    <w:rPr>
                      <w:rFonts w:ascii="Times New Roman" w:eastAsia="Times New Roman" w:hAnsi="Times New Roman" w:cs="Times New Roman"/>
                      <w:sz w:val="20"/>
                      <w:szCs w:val="20"/>
                    </w:rPr>
                    <w:delText>COVID-19</w:delText>
                  </w:r>
                </w:del>
              </w:ins>
              <w:customXmlInsRangeStart w:id="142" w:author="Sina Ansari" w:date="2024-08-16T14:52:00Z"/>
            </w:sdtContent>
          </w:sdt>
          <w:customXmlInsRangeEnd w:id="142"/>
        </w:sdtContent>
      </w:sdt>
      <w:sdt>
        <w:sdtPr>
          <w:tag w:val="goog_rdk_139"/>
          <w:id w:val="1543714215"/>
        </w:sdtPr>
        <w:sdtContent>
          <w:del w:id="143" w:author="Sina Ansari" w:date="2024-08-16T16:01:00Z">
            <w:r>
              <w:rPr>
                <w:rFonts w:ascii="Times New Roman" w:eastAsia="Times New Roman" w:hAnsi="Times New Roman" w:cs="Times New Roman"/>
                <w:sz w:val="20"/>
                <w:szCs w:val="20"/>
              </w:rPr>
              <w:delText>COVID ICU admission rate by employing a linear mixed-effects regression model</w:delText>
            </w:r>
          </w:del>
        </w:sdtContent>
      </w:sdt>
      <w:r>
        <w:rPr>
          <w:rFonts w:ascii="Times New Roman" w:eastAsia="Times New Roman" w:hAnsi="Times New Roman" w:cs="Times New Roman"/>
          <w:sz w:val="20"/>
          <w:szCs w:val="20"/>
        </w:rPr>
        <w:t xml:space="preserve">. </w:t>
      </w:r>
      <w:sdt>
        <w:sdtPr>
          <w:tag w:val="goog_rdk_140"/>
          <w:id w:val="-1021317065"/>
        </w:sdtPr>
        <w:sdtContent>
          <w:sdt>
            <w:sdtPr>
              <w:tag w:val="goog_rdk_141"/>
              <w:id w:val="-1842384149"/>
            </w:sdtPr>
            <w:sdtContent>
              <w:commentRangeStart w:id="144"/>
            </w:sdtContent>
          </w:sdt>
          <w:customXmlInsRangeStart w:id="145" w:author="Sina Ansari" w:date="2024-08-16T14:53:00Z"/>
          <w:sdt>
            <w:sdtPr>
              <w:tag w:val="goog_rdk_142"/>
              <w:id w:val="212092069"/>
            </w:sdtPr>
            <w:sdtContent>
              <w:customXmlInsRangeEnd w:id="145"/>
              <w:commentRangeStart w:id="146"/>
              <w:customXmlInsRangeStart w:id="147" w:author="Sina Ansari" w:date="2024-08-16T14:53:00Z"/>
            </w:sdtContent>
          </w:sdt>
          <w:customXmlInsRangeEnd w:id="147"/>
          <w:ins w:id="148" w:author="Sina Ansari" w:date="2024-08-16T14:53:00Z">
            <w:r>
              <w:rPr>
                <w:rFonts w:ascii="Times New Roman" w:eastAsia="Times New Roman" w:hAnsi="Times New Roman" w:cs="Times New Roman"/>
                <w:sz w:val="20"/>
                <w:szCs w:val="20"/>
              </w:rPr>
              <w:t>We focused on</w:t>
            </w:r>
          </w:ins>
        </w:sdtContent>
      </w:sdt>
      <w:sdt>
        <w:sdtPr>
          <w:tag w:val="goog_rdk_143"/>
          <w:id w:val="-625621622"/>
        </w:sdtPr>
        <w:sdtContent>
          <w:del w:id="149" w:author="Sina Ansari" w:date="2024-08-16T14:53:00Z">
            <w:r>
              <w:rPr>
                <w:rFonts w:ascii="Times New Roman" w:eastAsia="Times New Roman" w:hAnsi="Times New Roman" w:cs="Times New Roman"/>
                <w:sz w:val="20"/>
                <w:szCs w:val="20"/>
              </w:rPr>
              <w:delText>The analysis utilized</w:delText>
            </w:r>
          </w:del>
        </w:sdtContent>
      </w:sdt>
      <w:r>
        <w:rPr>
          <w:rFonts w:ascii="Times New Roman" w:eastAsia="Times New Roman" w:hAnsi="Times New Roman" w:cs="Times New Roman"/>
          <w:sz w:val="20"/>
          <w:szCs w:val="20"/>
        </w:rPr>
        <w:t xml:space="preserve"> data from March 2021 to June 2021 for the Alpha wave, August 2021 to November 2021 for the Delta wave</w:t>
      </w:r>
      <w:sdt>
        <w:sdtPr>
          <w:tag w:val="goog_rdk_144"/>
          <w:id w:val="-1277482456"/>
        </w:sdtPr>
        <w:sdtContent>
          <w:ins w:id="150" w:author="Sina Ansari" w:date="2024-08-16T14:53:00Z">
            <w:r>
              <w:rPr>
                <w:rFonts w:ascii="Times New Roman" w:eastAsia="Times New Roman" w:hAnsi="Times New Roman" w:cs="Times New Roman"/>
                <w:sz w:val="20"/>
                <w:szCs w:val="20"/>
              </w:rPr>
              <w:t>, similar to</w:t>
            </w:r>
          </w:ins>
        </w:sdtContent>
      </w:sdt>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[15]</w:t>
      </w:r>
      <w:r>
        <w:rPr>
          <w:rFonts w:ascii="Times New Roman" w:eastAsia="Times New Roman" w:hAnsi="Times New Roman" w:cs="Times New Roman"/>
          <w:sz w:val="20"/>
          <w:szCs w:val="20"/>
        </w:rPr>
        <w:t>, and December 2021 to March 2022 for the Omicron wave</w:t>
      </w:r>
      <w:sdt>
        <w:sdtPr>
          <w:tag w:val="goog_rdk_145"/>
          <w:id w:val="-1623923370"/>
        </w:sdtPr>
        <w:sdtContent>
          <w:ins w:id="151" w:author="Sina Ansari" w:date="2024-08-16T14:54:00Z">
            <w:r>
              <w:rPr>
                <w:rFonts w:ascii="Times New Roman" w:eastAsia="Times New Roman" w:hAnsi="Times New Roman" w:cs="Times New Roman"/>
                <w:sz w:val="20"/>
                <w:szCs w:val="20"/>
              </w:rPr>
              <w:t>, similar to</w:t>
            </w:r>
          </w:ins>
        </w:sdtContent>
      </w:sdt>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[16]</w:t>
      </w:r>
      <w:r>
        <w:rPr>
          <w:rFonts w:ascii="Times New Roman" w:eastAsia="Times New Roman" w:hAnsi="Times New Roman" w:cs="Times New Roman"/>
          <w:sz w:val="20"/>
          <w:szCs w:val="20"/>
        </w:rPr>
        <w:t xml:space="preserve">. </w:t>
      </w:r>
      <w:commentRangeEnd w:id="144"/>
      <w:r>
        <w:commentReference w:id="144"/>
      </w:r>
      <w:commentRangeEnd w:id="146"/>
      <w:r>
        <w:commentReference w:id="146"/>
      </w:r>
      <w:r>
        <w:rPr>
          <w:rFonts w:ascii="Times New Roman" w:eastAsia="Times New Roman" w:hAnsi="Times New Roman" w:cs="Times New Roman"/>
          <w:sz w:val="20"/>
          <w:szCs w:val="20"/>
        </w:rPr>
        <w:t xml:space="preserve">The model included fixed effects such as </w:t>
      </w:r>
      <w:sdt>
        <w:sdtPr>
          <w:tag w:val="goog_rdk_146"/>
          <w:id w:val="-1400593191"/>
        </w:sdtPr>
        <w:sdtContent>
          <w:ins w:id="152" w:author="Sina Ansari" w:date="2024-08-16T14:53:00Z">
            <w:r>
              <w:rPr>
                <w:rFonts w:ascii="Times New Roman" w:eastAsia="Times New Roman" w:hAnsi="Times New Roman" w:cs="Times New Roman"/>
                <w:sz w:val="20"/>
                <w:szCs w:val="20"/>
              </w:rPr>
              <w:t xml:space="preserve">the </w:t>
            </w:r>
          </w:ins>
        </w:sdtContent>
      </w:sdt>
      <w:r>
        <w:rPr>
          <w:rFonts w:ascii="Times New Roman" w:eastAsia="Times New Roman" w:hAnsi="Times New Roman" w:cs="Times New Roman"/>
          <w:sz w:val="20"/>
          <w:szCs w:val="20"/>
        </w:rPr>
        <w:t xml:space="preserve">effective number of SHIELD </w:t>
      </w:r>
      <w:r>
        <w:rPr>
          <w:rFonts w:ascii="Times New Roman" w:eastAsia="Times New Roman" w:hAnsi="Times New Roman" w:cs="Times New Roman"/>
          <w:sz w:val="20"/>
          <w:szCs w:val="20"/>
        </w:rPr>
        <w:lastRenderedPageBreak/>
        <w:t xml:space="preserve">centers per zip code per month and </w:t>
      </w:r>
      <w:sdt>
        <w:sdtPr>
          <w:tag w:val="goog_rdk_147"/>
          <w:id w:val="-2136408483"/>
        </w:sdtPr>
        <w:sdtContent>
          <w:ins w:id="153" w:author="Sina Ansari" w:date="2024-08-16T14:52:00Z">
            <w:r>
              <w:rPr>
                <w:rFonts w:ascii="Times New Roman" w:eastAsia="Times New Roman" w:hAnsi="Times New Roman" w:cs="Times New Roman"/>
                <w:sz w:val="20"/>
                <w:szCs w:val="20"/>
              </w:rPr>
              <w:t xml:space="preserve">the </w:t>
            </w:r>
          </w:ins>
        </w:sdtContent>
      </w:sdt>
      <w:r>
        <w:rPr>
          <w:rFonts w:ascii="Times New Roman" w:eastAsia="Times New Roman" w:hAnsi="Times New Roman" w:cs="Times New Roman"/>
          <w:sz w:val="20"/>
          <w:szCs w:val="20"/>
        </w:rPr>
        <w:t xml:space="preserve">ADI category. </w:t>
      </w:r>
      <w:sdt>
        <w:sdtPr>
          <w:tag w:val="goog_rdk_148"/>
          <w:id w:val="-1805227746"/>
        </w:sdtPr>
        <w:sdtContent>
          <w:ins w:id="154" w:author="Sina Ansari" w:date="2024-08-16T14:53:00Z">
            <w:r>
              <w:rPr>
                <w:rFonts w:ascii="Times New Roman" w:eastAsia="Times New Roman" w:hAnsi="Times New Roman" w:cs="Times New Roman"/>
                <w:sz w:val="20"/>
                <w:szCs w:val="20"/>
              </w:rPr>
              <w:t>We incorporated a zip code-level random intercept to account for the monthly COVID-19 ICU admission rate clustering</w:t>
            </w:r>
          </w:ins>
        </w:sdtContent>
      </w:sdt>
      <w:sdt>
        <w:sdtPr>
          <w:tag w:val="goog_rdk_149"/>
          <w:id w:val="-13078423"/>
        </w:sdtPr>
        <w:sdtContent>
          <w:del w:id="155" w:author="Sina Ansari" w:date="2024-08-16T14:53:00Z">
            <w:r>
              <w:rPr>
                <w:rFonts w:ascii="Times New Roman" w:eastAsia="Times New Roman" w:hAnsi="Times New Roman" w:cs="Times New Roman"/>
                <w:sz w:val="20"/>
                <w:szCs w:val="20"/>
              </w:rPr>
              <w:delText xml:space="preserve">To account for the clustering of the monthly </w:delText>
            </w:r>
          </w:del>
        </w:sdtContent>
      </w:sdt>
      <w:sdt>
        <w:sdtPr>
          <w:tag w:val="goog_rdk_150"/>
          <w:id w:val="-282260965"/>
        </w:sdtPr>
        <w:sdtContent>
          <w:customXmlInsRangeStart w:id="156" w:author="Sina Ansari" w:date="2024-08-16T14:53:00Z"/>
          <w:sdt>
            <w:sdtPr>
              <w:tag w:val="goog_rdk_151"/>
              <w:id w:val="-994177579"/>
            </w:sdtPr>
            <w:sdtContent>
              <w:customXmlInsRangeEnd w:id="156"/>
              <w:ins w:id="157" w:author="Sina Ansari" w:date="2024-08-16T14:53:00Z">
                <w:del w:id="158" w:author="Sina Ansari" w:date="2024-08-16T14:53:00Z">
                  <w:r>
                    <w:rPr>
                      <w:rFonts w:ascii="Times New Roman" w:eastAsia="Times New Roman" w:hAnsi="Times New Roman" w:cs="Times New Roman"/>
                      <w:sz w:val="20"/>
                      <w:szCs w:val="20"/>
                    </w:rPr>
                    <w:delText>COVID-19</w:delText>
                  </w:r>
                </w:del>
              </w:ins>
              <w:customXmlInsRangeStart w:id="159" w:author="Sina Ansari" w:date="2024-08-16T14:53:00Z"/>
            </w:sdtContent>
          </w:sdt>
          <w:customXmlInsRangeEnd w:id="159"/>
        </w:sdtContent>
      </w:sdt>
      <w:sdt>
        <w:sdtPr>
          <w:tag w:val="goog_rdk_152"/>
          <w:id w:val="110254490"/>
        </w:sdtPr>
        <w:sdtContent>
          <w:del w:id="160" w:author="Sina Ansari" w:date="2024-08-16T14:53:00Z">
            <w:r>
              <w:rPr>
                <w:rFonts w:ascii="Times New Roman" w:eastAsia="Times New Roman" w:hAnsi="Times New Roman" w:cs="Times New Roman"/>
                <w:sz w:val="20"/>
                <w:szCs w:val="20"/>
              </w:rPr>
              <w:delText>COVID ICU admission rate, we incorporated a zip code-level random intercept</w:delText>
            </w:r>
          </w:del>
        </w:sdtContent>
      </w:sdt>
      <w:r>
        <w:rPr>
          <w:rFonts w:ascii="Times New Roman" w:eastAsia="Times New Roman" w:hAnsi="Times New Roman" w:cs="Times New Roman"/>
          <w:sz w:val="20"/>
          <w:szCs w:val="20"/>
        </w:rPr>
        <w:t>.</w:t>
      </w:r>
    </w:p>
    <w:p w14:paraId="00000046" w14:textId="77777777" w:rsidR="00743DF7"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Additionally, we conducted robustness checks using lag analysis to assess the impact of SHIELD testing on the </w:t>
      </w:r>
      <w:sdt>
        <w:sdtPr>
          <w:tag w:val="goog_rdk_153"/>
          <w:id w:val="-1273475027"/>
        </w:sdtPr>
        <w:sdtContent>
          <w:ins w:id="161" w:author="Sina Ansari" w:date="2024-08-16T14:53:00Z">
            <w:r>
              <w:rPr>
                <w:rFonts w:ascii="Times New Roman" w:eastAsia="Times New Roman" w:hAnsi="Times New Roman" w:cs="Times New Roman"/>
                <w:sz w:val="20"/>
                <w:szCs w:val="20"/>
              </w:rPr>
              <w:t>COVID-19</w:t>
            </w:r>
          </w:ins>
        </w:sdtContent>
      </w:sdt>
      <w:sdt>
        <w:sdtPr>
          <w:tag w:val="goog_rdk_154"/>
          <w:id w:val="667986580"/>
        </w:sdtPr>
        <w:sdtContent>
          <w:del w:id="162" w:author="Sina Ansari" w:date="2024-08-16T14: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 across different waves. Specifically, we examined the effects with </w:t>
      </w:r>
      <w:sdt>
        <w:sdtPr>
          <w:tag w:val="goog_rdk_155"/>
          <w:id w:val="1082105613"/>
        </w:sdtPr>
        <w:sdtContent>
          <w:commentRangeStart w:id="163"/>
        </w:sdtContent>
      </w:sdt>
      <w:sdt>
        <w:sdtPr>
          <w:tag w:val="goog_rdk_156"/>
          <w:id w:val="555664365"/>
        </w:sdtPr>
        <w:sdtContent>
          <w:commentRangeStart w:id="164"/>
        </w:sdtContent>
      </w:sdt>
      <w:r>
        <w:rPr>
          <w:rFonts w:ascii="Times New Roman" w:eastAsia="Times New Roman" w:hAnsi="Times New Roman" w:cs="Times New Roman"/>
          <w:sz w:val="20"/>
          <w:szCs w:val="20"/>
        </w:rPr>
        <w:t xml:space="preserve">one-month and two-month lags </w:t>
      </w:r>
      <w:commentRangeEnd w:id="163"/>
      <w:r>
        <w:commentReference w:id="163"/>
      </w:r>
      <w:commentRangeEnd w:id="164"/>
      <w:r>
        <w:commentReference w:id="164"/>
      </w:r>
      <w:r>
        <w:rPr>
          <w:rFonts w:ascii="Times New Roman" w:eastAsia="Times New Roman" w:hAnsi="Times New Roman" w:cs="Times New Roman"/>
          <w:sz w:val="20"/>
          <w:szCs w:val="20"/>
        </w:rPr>
        <w:t xml:space="preserve">to determine whether the timing of testing influenced subsequent </w:t>
      </w:r>
      <w:sdt>
        <w:sdtPr>
          <w:tag w:val="goog_rdk_157"/>
          <w:id w:val="1676299847"/>
        </w:sdtPr>
        <w:sdtContent>
          <w:ins w:id="165" w:author="Sina Ansari" w:date="2024-08-16T14:53:00Z">
            <w:r>
              <w:rPr>
                <w:rFonts w:ascii="Times New Roman" w:eastAsia="Times New Roman" w:hAnsi="Times New Roman" w:cs="Times New Roman"/>
                <w:sz w:val="20"/>
                <w:szCs w:val="20"/>
              </w:rPr>
              <w:t>COVID-19</w:t>
            </w:r>
          </w:ins>
        </w:sdtContent>
      </w:sdt>
      <w:sdt>
        <w:sdtPr>
          <w:tag w:val="goog_rdk_158"/>
          <w:id w:val="1586498681"/>
        </w:sdtPr>
        <w:sdtContent>
          <w:del w:id="166" w:author="Sina Ansari" w:date="2024-08-16T14: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admissions.</w:t>
      </w:r>
    </w:p>
    <w:p w14:paraId="00000047" w14:textId="77777777" w:rsidR="00743DF7"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All analyses were conducted using R statistical software version 2024.04.1 (R Project for Statistical Computing). </w:t>
      </w:r>
      <w:sdt>
        <w:sdtPr>
          <w:tag w:val="goog_rdk_159"/>
          <w:id w:val="-1114908421"/>
        </w:sdtPr>
        <w:sdtContent>
          <w:commentRangeStart w:id="167"/>
        </w:sdtContent>
      </w:sdt>
      <w:sdt>
        <w:sdtPr>
          <w:tag w:val="goog_rdk_160"/>
          <w:id w:val="1956288491"/>
        </w:sdtPr>
        <w:sdtContent>
          <w:commentRangeStart w:id="168"/>
        </w:sdtContent>
      </w:sdt>
      <w:r>
        <w:rPr>
          <w:rFonts w:ascii="Times New Roman" w:eastAsia="Times New Roman" w:hAnsi="Times New Roman" w:cs="Times New Roman"/>
          <w:sz w:val="20"/>
          <w:szCs w:val="20"/>
        </w:rPr>
        <w:t>The data analysis period spanned from March 1, 2024, to August 9, 2024.</w:t>
      </w:r>
      <w:commentRangeEnd w:id="167"/>
      <w:r>
        <w:commentReference w:id="167"/>
      </w:r>
      <w:commentRangeEnd w:id="168"/>
      <w:r>
        <w:commentReference w:id="168"/>
      </w:r>
    </w:p>
    <w:p w14:paraId="00000048" w14:textId="77777777" w:rsidR="00743DF7" w:rsidRDefault="00000000">
      <w:pPr>
        <w:pBdr>
          <w:bottom w:val="single" w:sz="6" w:space="1" w:color="000000"/>
        </w:pBdr>
        <w:spacing w:before="120"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Results</w:t>
      </w:r>
    </w:p>
    <w:p w14:paraId="00000049" w14:textId="4C0C85CA" w:rsidR="00743DF7" w:rsidRDefault="00000000">
      <w:pPr>
        <w:spacing w:before="120" w:after="120" w:line="360" w:lineRule="auto"/>
        <w:jc w:val="both"/>
        <w:rPr>
          <w:rFonts w:ascii="Times New Roman" w:eastAsia="Times New Roman" w:hAnsi="Times New Roman" w:cs="Times New Roman"/>
          <w:sz w:val="20"/>
          <w:szCs w:val="20"/>
        </w:rPr>
      </w:pPr>
      <w:sdt>
        <w:sdtPr>
          <w:tag w:val="goog_rdk_161"/>
          <w:id w:val="1411042577"/>
        </w:sdtPr>
        <w:sdtContent/>
      </w:sdt>
      <w:r>
        <w:rPr>
          <w:rFonts w:ascii="Times New Roman" w:eastAsia="Times New Roman" w:hAnsi="Times New Roman" w:cs="Times New Roman"/>
          <w:sz w:val="20"/>
          <w:szCs w:val="20"/>
        </w:rPr>
        <w:t xml:space="preserve"> </w:t>
      </w:r>
    </w:p>
    <w:p w14:paraId="0000004C" w14:textId="77777777" w:rsidR="00743DF7" w:rsidRDefault="00000000">
      <w:pPr>
        <w:spacing w:after="0" w:line="360" w:lineRule="auto"/>
        <w:jc w:val="both"/>
        <w:rPr>
          <w:rFonts w:ascii="Times New Roman" w:eastAsia="Times New Roman" w:hAnsi="Times New Roman" w:cs="Times New Roman"/>
          <w:sz w:val="20"/>
          <w:szCs w:val="20"/>
        </w:rPr>
      </w:pPr>
      <w:sdt>
        <w:sdtPr>
          <w:tag w:val="goog_rdk_165"/>
          <w:id w:val="956843009"/>
        </w:sdtPr>
        <w:sdtContent>
          <w:ins w:id="169" w:author="Sina Ansari" w:date="2024-08-16T15:03:00Z">
            <w:r>
              <w:rPr>
                <w:rFonts w:ascii="Times New Roman" w:eastAsia="Times New Roman" w:hAnsi="Times New Roman" w:cs="Times New Roman"/>
                <w:sz w:val="18"/>
                <w:szCs w:val="18"/>
              </w:rPr>
              <w:t>W</w:t>
            </w:r>
          </w:ins>
        </w:sdtContent>
      </w:sdt>
      <w:sdt>
        <w:sdtPr>
          <w:tag w:val="goog_rdk_166"/>
          <w:id w:val="841287308"/>
        </w:sdtPr>
        <w:sdtContent>
          <w:del w:id="170" w:author="Sina Ansari" w:date="2024-08-16T15:03:00Z">
            <w:r>
              <w:rPr>
                <w:rFonts w:ascii="Times New Roman" w:eastAsia="Times New Roman" w:hAnsi="Times New Roman" w:cs="Times New Roman"/>
                <w:sz w:val="20"/>
                <w:szCs w:val="20"/>
              </w:rPr>
              <w:delText>To begin our analysis, w</w:delText>
            </w:r>
          </w:del>
        </w:sdtContent>
      </w:sdt>
      <w:r>
        <w:rPr>
          <w:rFonts w:ascii="Times New Roman" w:eastAsia="Times New Roman" w:hAnsi="Times New Roman" w:cs="Times New Roman"/>
          <w:sz w:val="20"/>
          <w:szCs w:val="20"/>
        </w:rPr>
        <w:t xml:space="preserve">e examined the overall trends in the </w:t>
      </w:r>
      <w:sdt>
        <w:sdtPr>
          <w:tag w:val="goog_rdk_167"/>
          <w:id w:val="1901554957"/>
        </w:sdtPr>
        <w:sdtContent>
          <w:ins w:id="171" w:author="Sina Ansari" w:date="2024-08-16T14:59:00Z">
            <w:r>
              <w:rPr>
                <w:rFonts w:ascii="Times New Roman" w:eastAsia="Times New Roman" w:hAnsi="Times New Roman" w:cs="Times New Roman"/>
                <w:sz w:val="20"/>
                <w:szCs w:val="20"/>
              </w:rPr>
              <w:t>COVID-19</w:t>
            </w:r>
          </w:ins>
        </w:sdtContent>
      </w:sdt>
      <w:sdt>
        <w:sdtPr>
          <w:tag w:val="goog_rdk_168"/>
          <w:id w:val="-745422187"/>
        </w:sdtPr>
        <w:sdtContent>
          <w:del w:id="172" w:author="Sina Ansari" w:date="2024-08-16T14:59: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 and the availability of SHIELD test centers across all zip codes over the study period. This preliminary analysis provides insight into how both the </w:t>
      </w:r>
      <w:sdt>
        <w:sdtPr>
          <w:tag w:val="goog_rdk_169"/>
          <w:id w:val="765499603"/>
        </w:sdtPr>
        <w:sdtContent>
          <w:del w:id="173" w:author="Sina Ansari" w:date="2024-08-16T14:59:00Z">
            <w:r>
              <w:rPr>
                <w:rFonts w:ascii="Times New Roman" w:eastAsia="Times New Roman" w:hAnsi="Times New Roman" w:cs="Times New Roman"/>
                <w:sz w:val="20"/>
                <w:szCs w:val="20"/>
              </w:rPr>
              <w:delText xml:space="preserve">rate of </w:delText>
            </w:r>
          </w:del>
        </w:sdtContent>
      </w:sdt>
      <w:sdt>
        <w:sdtPr>
          <w:tag w:val="goog_rdk_170"/>
          <w:id w:val="794184166"/>
        </w:sdtPr>
        <w:sdtContent>
          <w:ins w:id="174" w:author="Sina Ansari" w:date="2024-08-16T14:59:00Z">
            <w:r>
              <w:rPr>
                <w:rFonts w:ascii="Times New Roman" w:eastAsia="Times New Roman" w:hAnsi="Times New Roman" w:cs="Times New Roman"/>
                <w:sz w:val="20"/>
                <w:szCs w:val="20"/>
              </w:rPr>
              <w:t>COVID-19</w:t>
            </w:r>
          </w:ins>
        </w:sdtContent>
      </w:sdt>
      <w:sdt>
        <w:sdtPr>
          <w:tag w:val="goog_rdk_171"/>
          <w:id w:val="1435170346"/>
        </w:sdtPr>
        <w:sdtContent>
          <w:del w:id="175" w:author="Sina Ansari" w:date="2024-08-16T14:59: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admissions</w:t>
      </w:r>
      <w:sdt>
        <w:sdtPr>
          <w:tag w:val="goog_rdk_172"/>
          <w:id w:val="505327982"/>
        </w:sdtPr>
        <w:sdtContent>
          <w:ins w:id="176" w:author="Sina Ansari" w:date="2024-08-16T15:55:00Z">
            <w:r>
              <w:rPr>
                <w:rFonts w:ascii="Times New Roman" w:eastAsia="Times New Roman" w:hAnsi="Times New Roman" w:cs="Times New Roman"/>
                <w:sz w:val="20"/>
                <w:szCs w:val="20"/>
              </w:rPr>
              <w:t xml:space="preserve"> rate</w:t>
            </w:r>
          </w:ins>
        </w:sdtContent>
      </w:sdt>
      <w:r>
        <w:rPr>
          <w:rFonts w:ascii="Times New Roman" w:eastAsia="Times New Roman" w:hAnsi="Times New Roman" w:cs="Times New Roman"/>
          <w:sz w:val="20"/>
          <w:szCs w:val="20"/>
        </w:rPr>
        <w:t xml:space="preserve"> and </w:t>
      </w:r>
      <w:sdt>
        <w:sdtPr>
          <w:tag w:val="goog_rdk_173"/>
          <w:id w:val="1031305107"/>
        </w:sdtPr>
        <w:sdtContent>
          <w:ins w:id="177" w:author="Sina Ansari" w:date="2024-08-16T14:58:00Z">
            <w:r>
              <w:rPr>
                <w:rFonts w:ascii="Times New Roman" w:eastAsia="Times New Roman" w:hAnsi="Times New Roman" w:cs="Times New Roman"/>
                <w:sz w:val="20"/>
                <w:szCs w:val="20"/>
              </w:rPr>
              <w:t xml:space="preserve">the </w:t>
            </w:r>
          </w:ins>
        </w:sdtContent>
      </w:sdt>
      <w:r>
        <w:rPr>
          <w:rFonts w:ascii="Times New Roman" w:eastAsia="Times New Roman" w:hAnsi="Times New Roman" w:cs="Times New Roman"/>
          <w:sz w:val="20"/>
          <w:szCs w:val="20"/>
        </w:rPr>
        <w:t>effective number of test centers have evolved during the different COVID-19 waves</w:t>
      </w:r>
      <w:sdt>
        <w:sdtPr>
          <w:tag w:val="goog_rdk_174"/>
          <w:id w:val="-1838686079"/>
        </w:sdtPr>
        <w:sdtContent>
          <w:del w:id="178" w:author="Sina Ansari" w:date="2024-08-16T15:56:00Z">
            <w:r>
              <w:rPr>
                <w:rFonts w:ascii="Times New Roman" w:eastAsia="Times New Roman" w:hAnsi="Times New Roman" w:cs="Times New Roman"/>
                <w:sz w:val="20"/>
                <w:szCs w:val="20"/>
              </w:rPr>
              <w:delText xml:space="preserve"> (Figure 4)</w:delText>
            </w:r>
          </w:del>
        </w:sdtContent>
      </w:sdt>
      <w:r>
        <w:rPr>
          <w:rFonts w:ascii="Times New Roman" w:eastAsia="Times New Roman" w:hAnsi="Times New Roman" w:cs="Times New Roman"/>
          <w:sz w:val="20"/>
          <w:szCs w:val="20"/>
        </w:rPr>
        <w:t xml:space="preserve">. </w:t>
      </w:r>
      <w:sdt>
        <w:sdtPr>
          <w:tag w:val="goog_rdk_175"/>
          <w:id w:val="562767324"/>
        </w:sdtPr>
        <w:sdtContent>
          <w:ins w:id="179" w:author="Sina Ansari" w:date="2024-08-16T14:59:00Z">
            <w:r>
              <w:rPr>
                <w:rFonts w:ascii="Times New Roman" w:eastAsia="Times New Roman" w:hAnsi="Times New Roman" w:cs="Times New Roman"/>
                <w:sz w:val="20"/>
                <w:szCs w:val="20"/>
              </w:rPr>
              <w:t>Figure 4</w:t>
            </w:r>
          </w:ins>
        </w:sdtContent>
      </w:sdt>
      <w:sdt>
        <w:sdtPr>
          <w:tag w:val="goog_rdk_176"/>
          <w:id w:val="-1299532041"/>
        </w:sdtPr>
        <w:sdtContent>
          <w:del w:id="180" w:author="Sina Ansari" w:date="2024-08-16T14:59:00Z">
            <w:r>
              <w:rPr>
                <w:rFonts w:ascii="Times New Roman" w:eastAsia="Times New Roman" w:hAnsi="Times New Roman" w:cs="Times New Roman"/>
                <w:sz w:val="20"/>
                <w:szCs w:val="20"/>
              </w:rPr>
              <w:delText xml:space="preserve">The chart </w:delText>
            </w:r>
          </w:del>
        </w:sdtContent>
      </w:sdt>
      <w:sdt>
        <w:sdtPr>
          <w:tag w:val="goog_rdk_177"/>
          <w:id w:val="-1810629698"/>
        </w:sdtPr>
        <w:sdtContent>
          <w:ins w:id="181" w:author="Sina Ansari" w:date="2024-08-16T14:59:00Z">
            <w:r>
              <w:rPr>
                <w:rFonts w:ascii="Times New Roman" w:eastAsia="Times New Roman" w:hAnsi="Times New Roman" w:cs="Times New Roman"/>
                <w:sz w:val="20"/>
                <w:szCs w:val="20"/>
              </w:rPr>
              <w:t xml:space="preserve"> demonstrates</w:t>
            </w:r>
          </w:ins>
        </w:sdtContent>
      </w:sdt>
      <w:sdt>
        <w:sdtPr>
          <w:tag w:val="goog_rdk_178"/>
          <w:id w:val="617798383"/>
        </w:sdtPr>
        <w:sdtContent>
          <w:del w:id="182" w:author="Sina Ansari" w:date="2024-08-16T14:59:00Z">
            <w:r>
              <w:rPr>
                <w:rFonts w:ascii="Times New Roman" w:eastAsia="Times New Roman" w:hAnsi="Times New Roman" w:cs="Times New Roman"/>
                <w:sz w:val="20"/>
                <w:szCs w:val="20"/>
              </w:rPr>
              <w:delText>presents an analysis of</w:delText>
            </w:r>
          </w:del>
        </w:sdtContent>
      </w:sdt>
      <w:r>
        <w:rPr>
          <w:rFonts w:ascii="Times New Roman" w:eastAsia="Times New Roman" w:hAnsi="Times New Roman" w:cs="Times New Roman"/>
          <w:sz w:val="20"/>
          <w:szCs w:val="20"/>
        </w:rPr>
        <w:t xml:space="preserve"> the relationship between the average effective number of SHIELD test centers and the average COVID-19 ICU admission rates across different zip codes, categorized by their level of deprivation using the ADI. The green bars represent the average effective number of SHIELD test centers in less disadvantaged areas, while the orange bars indicate the same in more disadvantaged areas. The green and orange lines track the average </w:t>
      </w:r>
      <w:sdt>
        <w:sdtPr>
          <w:tag w:val="goog_rdk_179"/>
          <w:id w:val="1797718498"/>
        </w:sdtPr>
        <w:sdtContent>
          <w:ins w:id="183" w:author="Sina Ansari" w:date="2024-08-16T16:02:00Z">
            <w:r>
              <w:rPr>
                <w:rFonts w:ascii="Times New Roman" w:eastAsia="Times New Roman" w:hAnsi="Times New Roman" w:cs="Times New Roman"/>
                <w:sz w:val="20"/>
                <w:szCs w:val="20"/>
              </w:rPr>
              <w:t>COVID-19</w:t>
            </w:r>
          </w:ins>
        </w:sdtContent>
      </w:sdt>
      <w:sdt>
        <w:sdtPr>
          <w:tag w:val="goog_rdk_180"/>
          <w:id w:val="-1944144650"/>
        </w:sdtPr>
        <w:sdtContent>
          <w:del w:id="184" w:author="Sina Ansari" w:date="2024-08-16T16:02: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in less and more disadvantaged areas</w:t>
      </w:r>
      <w:sdt>
        <w:sdtPr>
          <w:tag w:val="goog_rdk_181"/>
          <w:id w:val="-1807923987"/>
        </w:sdtPr>
        <w:sdtContent>
          <w:del w:id="185" w:author="Sina Ansari" w:date="2024-08-16T16:02:00Z">
            <w:r>
              <w:rPr>
                <w:rFonts w:ascii="Times New Roman" w:eastAsia="Times New Roman" w:hAnsi="Times New Roman" w:cs="Times New Roman"/>
                <w:sz w:val="20"/>
                <w:szCs w:val="20"/>
              </w:rPr>
              <w:delText>, respectively</w:delText>
            </w:r>
          </w:del>
        </w:sdtContent>
      </w:sdt>
      <w:r>
        <w:rPr>
          <w:rFonts w:ascii="Times New Roman" w:eastAsia="Times New Roman" w:hAnsi="Times New Roman" w:cs="Times New Roman"/>
          <w:sz w:val="20"/>
          <w:szCs w:val="20"/>
        </w:rPr>
        <w:t xml:space="preserve">. The data reveals that during the pandemic’s peaks, specifically the Delta and Omicron waves, the effective number of SHIELD test centers increased significantly in both more and less disadvantaged areas. However, less disadvantaged areas consistently had a higher </w:t>
      </w:r>
      <w:sdt>
        <w:sdtPr>
          <w:tag w:val="goog_rdk_182"/>
          <w:id w:val="-1782870342"/>
        </w:sdtPr>
        <w:sdtContent>
          <w:del w:id="186" w:author="Sina Ansari" w:date="2024-08-16T16:02:00Z">
            <w:r>
              <w:rPr>
                <w:rFonts w:ascii="Times New Roman" w:eastAsia="Times New Roman" w:hAnsi="Times New Roman" w:cs="Times New Roman"/>
                <w:sz w:val="20"/>
                <w:szCs w:val="20"/>
              </w:rPr>
              <w:delText xml:space="preserve">number of </w:delText>
            </w:r>
          </w:del>
        </w:sdtContent>
      </w:sdt>
      <w:r>
        <w:rPr>
          <w:rFonts w:ascii="Times New Roman" w:eastAsia="Times New Roman" w:hAnsi="Times New Roman" w:cs="Times New Roman"/>
          <w:sz w:val="20"/>
          <w:szCs w:val="20"/>
        </w:rPr>
        <w:t xml:space="preserve">effective </w:t>
      </w:r>
      <w:sdt>
        <w:sdtPr>
          <w:tag w:val="goog_rdk_183"/>
          <w:id w:val="-824427060"/>
        </w:sdtPr>
        <w:sdtContent>
          <w:ins w:id="187" w:author="Sina Ansari" w:date="2024-08-16T16:02:00Z">
            <w:r>
              <w:rPr>
                <w:rFonts w:ascii="Times New Roman" w:eastAsia="Times New Roman" w:hAnsi="Times New Roman" w:cs="Times New Roman"/>
                <w:sz w:val="20"/>
                <w:szCs w:val="20"/>
              </w:rPr>
              <w:t xml:space="preserve">number of </w:t>
            </w:r>
          </w:ins>
        </w:sdtContent>
      </w:sdt>
      <w:r>
        <w:rPr>
          <w:rFonts w:ascii="Times New Roman" w:eastAsia="Times New Roman" w:hAnsi="Times New Roman" w:cs="Times New Roman"/>
          <w:sz w:val="20"/>
          <w:szCs w:val="20"/>
        </w:rPr>
        <w:t xml:space="preserve">test centers throughout the observed period. Despite this, the COVID-19 ICU admission rates were generally higher in more disadvantaged zip codes, particularly during the Delta and Omicron waves. This trend suggests that more disadvantaged areas experienced a greater burden of severe COVID-19 cases, even as the number of SHIELD centers increased. </w:t>
      </w:r>
    </w:p>
    <w:p w14:paraId="0000004D" w14:textId="77777777" w:rsidR="00743DF7" w:rsidRDefault="00000000">
      <w:pPr>
        <w:spacing w:after="0" w:line="360" w:lineRule="auto"/>
        <w:jc w:val="both"/>
        <w:rPr>
          <w:rFonts w:ascii="Arial" w:eastAsia="Arial" w:hAnsi="Arial" w:cs="Arial"/>
          <w:sz w:val="24"/>
          <w:szCs w:val="24"/>
        </w:rPr>
      </w:pPr>
      <w:r>
        <w:rPr>
          <w:rFonts w:ascii="Times New Roman" w:eastAsia="Times New Roman" w:hAnsi="Times New Roman" w:cs="Times New Roman"/>
          <w:noProof/>
          <w:sz w:val="20"/>
          <w:szCs w:val="20"/>
        </w:rPr>
        <w:lastRenderedPageBreak/>
        <w:drawing>
          <wp:inline distT="0" distB="0" distL="0" distR="0" wp14:anchorId="4EC89C1B" wp14:editId="0119A129">
            <wp:extent cx="5943600" cy="3293110"/>
            <wp:effectExtent l="0" t="0" r="0" b="0"/>
            <wp:docPr id="1518428530" name="image2.png" descr="A graph of green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graph of green and orange lines&#10;&#10;Description automatically generated"/>
                    <pic:cNvPicPr preferRelativeResize="0"/>
                  </pic:nvPicPr>
                  <pic:blipFill>
                    <a:blip r:embed="rId12"/>
                    <a:srcRect/>
                    <a:stretch>
                      <a:fillRect/>
                    </a:stretch>
                  </pic:blipFill>
                  <pic:spPr>
                    <a:xfrm>
                      <a:off x="0" y="0"/>
                      <a:ext cx="5943600" cy="3293110"/>
                    </a:xfrm>
                    <a:prstGeom prst="rect">
                      <a:avLst/>
                    </a:prstGeom>
                    <a:ln/>
                  </pic:spPr>
                </pic:pic>
              </a:graphicData>
            </a:graphic>
          </wp:inline>
        </w:drawing>
      </w:r>
    </w:p>
    <w:p w14:paraId="0000004E" w14:textId="77777777"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dtPr>
        <w:sdtContent>
          <w:commentRangeStart w:id="188"/>
        </w:sdtContent>
      </w:sdt>
      <w:r>
        <w:rPr>
          <w:rFonts w:ascii="Times New Roman" w:eastAsia="Times New Roman" w:hAnsi="Times New Roman" w:cs="Times New Roman"/>
          <w:b/>
          <w:sz w:val="18"/>
          <w:szCs w:val="18"/>
        </w:rPr>
        <w:t>Figure 4:</w:t>
      </w:r>
      <w:r>
        <w:rPr>
          <w:rFonts w:ascii="Times New Roman" w:eastAsia="Times New Roman" w:hAnsi="Times New Roman" w:cs="Times New Roman"/>
          <w:sz w:val="18"/>
          <w:szCs w:val="18"/>
        </w:rPr>
        <w:t xml:space="preserve"> Trends in COVID-19 ICU admission rates and SHIELD test center across zip codes over time</w:t>
      </w:r>
      <w:commentRangeEnd w:id="188"/>
      <w:r>
        <w:commentReference w:id="188"/>
      </w:r>
    </w:p>
    <w:p w14:paraId="0000004F" w14:textId="77777777" w:rsidR="00743DF7" w:rsidRDefault="00000000">
      <w:pPr>
        <w:spacing w:before="120" w:after="12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Linear Mixed-Effect Regression Model</w:t>
      </w:r>
    </w:p>
    <w:p w14:paraId="00000050" w14:textId="77777777" w:rsidR="00743DF7" w:rsidRDefault="00000000">
      <w:pPr>
        <w:spacing w:before="120" w:after="12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2 </w:t>
      </w:r>
      <w:sdt>
        <w:sdtPr>
          <w:tag w:val="goog_rdk_185"/>
          <w:id w:val="-683436342"/>
        </w:sdtPr>
        <w:sdtContent>
          <w:ins w:id="189" w:author="Sina Ansari" w:date="2024-08-16T15:00:00Z">
            <w:r>
              <w:rPr>
                <w:rFonts w:ascii="Times New Roman" w:eastAsia="Times New Roman" w:hAnsi="Times New Roman" w:cs="Times New Roman"/>
                <w:sz w:val="20"/>
                <w:szCs w:val="20"/>
              </w:rPr>
              <w:t xml:space="preserve">summarizes </w:t>
            </w:r>
          </w:ins>
        </w:sdtContent>
      </w:sdt>
      <w:sdt>
        <w:sdtPr>
          <w:tag w:val="goog_rdk_186"/>
          <w:id w:val="819013036"/>
        </w:sdtPr>
        <w:sdtContent>
          <w:del w:id="190" w:author="Sina Ansari" w:date="2024-08-16T15:00:00Z">
            <w:r>
              <w:rPr>
                <w:rFonts w:ascii="Times New Roman" w:eastAsia="Times New Roman" w:hAnsi="Times New Roman" w:cs="Times New Roman"/>
                <w:sz w:val="20"/>
                <w:szCs w:val="20"/>
              </w:rPr>
              <w:delText xml:space="preserve">provide a summary of </w:delText>
            </w:r>
          </w:del>
        </w:sdtContent>
      </w:sdt>
      <w:r>
        <w:rPr>
          <w:rFonts w:ascii="Times New Roman" w:eastAsia="Times New Roman" w:hAnsi="Times New Roman" w:cs="Times New Roman"/>
          <w:sz w:val="20"/>
          <w:szCs w:val="20"/>
        </w:rPr>
        <w:t xml:space="preserve">regression models examining the relationship between </w:t>
      </w:r>
      <w:sdt>
        <w:sdtPr>
          <w:tag w:val="goog_rdk_187"/>
          <w:id w:val="-1846079385"/>
        </w:sdtPr>
        <w:sdtContent>
          <w:ins w:id="191" w:author="Sina Ansari" w:date="2024-08-16T17:18:00Z">
            <w:r>
              <w:rPr>
                <w:rFonts w:ascii="Times New Roman" w:eastAsia="Times New Roman" w:hAnsi="Times New Roman" w:cs="Times New Roman"/>
                <w:sz w:val="20"/>
                <w:szCs w:val="20"/>
              </w:rPr>
              <w:t xml:space="preserve">the effective number of </w:t>
            </w:r>
          </w:ins>
        </w:sdtContent>
      </w:sdt>
      <w:r>
        <w:rPr>
          <w:rFonts w:ascii="Times New Roman" w:eastAsia="Times New Roman" w:hAnsi="Times New Roman" w:cs="Times New Roman"/>
          <w:sz w:val="20"/>
          <w:szCs w:val="20"/>
        </w:rPr>
        <w:t xml:space="preserve">SHIELD test centers and </w:t>
      </w:r>
      <w:sdt>
        <w:sdtPr>
          <w:tag w:val="goog_rdk_188"/>
          <w:id w:val="2075311640"/>
        </w:sdtPr>
        <w:sdtContent>
          <w:ins w:id="192" w:author="Sina Ansari" w:date="2024-08-16T16:48:00Z">
            <w:r>
              <w:rPr>
                <w:rFonts w:ascii="Times New Roman" w:eastAsia="Times New Roman" w:hAnsi="Times New Roman" w:cs="Times New Roman"/>
                <w:sz w:val="20"/>
                <w:szCs w:val="20"/>
              </w:rPr>
              <w:t>COVID-19</w:t>
            </w:r>
          </w:ins>
        </w:sdtContent>
      </w:sdt>
      <w:sdt>
        <w:sdtPr>
          <w:tag w:val="goog_rdk_189"/>
          <w:id w:val="-124233404"/>
        </w:sdtPr>
        <w:sdtContent>
          <w:del w:id="193" w:author="Sina Ansari" w:date="2024-08-16T16:48: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during the Alpha, Delta, and Omicron waves. During the Delta wave, model 2 presents </w:t>
      </w:r>
      <w:sdt>
        <w:sdtPr>
          <w:tag w:val="goog_rdk_190"/>
          <w:id w:val="-820032135"/>
        </w:sdtPr>
        <w:sdtContent>
          <w:commentRangeStart w:id="194"/>
        </w:sdtContent>
      </w:sdt>
      <w:sdt>
        <w:sdtPr>
          <w:tag w:val="goog_rdk_191"/>
          <w:id w:val="1578474737"/>
        </w:sdtPr>
        <w:sdtContent>
          <w:commentRangeStart w:id="195"/>
        </w:sdtContent>
      </w:sdt>
      <w:r>
        <w:rPr>
          <w:rFonts w:ascii="Times New Roman" w:eastAsia="Times New Roman" w:hAnsi="Times New Roman" w:cs="Times New Roman"/>
          <w:sz w:val="20"/>
          <w:szCs w:val="20"/>
        </w:rPr>
        <w:t xml:space="preserve">a positive </w:t>
      </w:r>
      <w:sdt>
        <w:sdtPr>
          <w:tag w:val="goog_rdk_192"/>
          <w:id w:val="658974665"/>
        </w:sdtPr>
        <w:sdtContent>
          <w:ins w:id="196" w:author="Sina Ansari" w:date="2024-08-16T17:19:00Z">
            <w:r>
              <w:rPr>
                <w:rFonts w:ascii="Times New Roman" w:eastAsia="Times New Roman" w:hAnsi="Times New Roman" w:cs="Times New Roman"/>
                <w:sz w:val="20"/>
                <w:szCs w:val="20"/>
              </w:rPr>
              <w:t xml:space="preserve">and statistically significant </w:t>
            </w:r>
          </w:ins>
        </w:sdtContent>
      </w:sdt>
      <w:r>
        <w:rPr>
          <w:rFonts w:ascii="Times New Roman" w:eastAsia="Times New Roman" w:hAnsi="Times New Roman" w:cs="Times New Roman"/>
          <w:sz w:val="20"/>
          <w:szCs w:val="20"/>
        </w:rPr>
        <w:t>estimate (</w:t>
      </w:r>
      <w:sdt>
        <w:sdtPr>
          <w:tag w:val="goog_rdk_193"/>
          <w:id w:val="-2042814548"/>
        </w:sdtPr>
        <w:sdtContent/>
      </w:sdt>
      <w:sdt>
        <w:sdtPr>
          <w:tag w:val="goog_rdk_195"/>
          <w:id w:val="1558355366"/>
        </w:sdtPr>
        <w:sdtContent>
          <m:oMath>
            <m:r>
              <w:ins w:id="197" w:author="Sina Ansari" w:date="2024-08-16T17:19:00Z">
                <w:rPr>
                  <w:rFonts w:ascii="Cambria Math" w:hAnsi="Cambria Math"/>
                </w:rPr>
                <m:t>β</m:t>
              </w:ins>
            </m:r>
          </m:oMath>
        </w:sdtContent>
      </w:sdt>
      <w:sdt>
        <w:sdtPr>
          <w:tag w:val="goog_rdk_196"/>
          <w:id w:val="1129354742"/>
        </w:sdtPr>
        <w:sdtContent>
          <m:oMath>
            <m:r>
              <w:ins w:id="198" w:author="Sina Ansari" w:date="2024-08-16T17:19:00Z">
                <w:rPr>
                  <w:rFonts w:ascii="Times New Roman" w:eastAsia="Times New Roman" w:hAnsi="Times New Roman" w:cs="Times New Roman"/>
                  <w:sz w:val="20"/>
                  <w:szCs w:val="20"/>
                </w:rPr>
                <m:t xml:space="preserve"> =</m:t>
              </w:ins>
            </m:r>
          </m:oMath>
        </w:sdtContent>
      </w:sdt>
      <w:sdt>
        <w:sdtPr>
          <w:tag w:val="goog_rdk_197"/>
          <w:id w:val="1424693302"/>
        </w:sdtPr>
        <w:sdtContent>
          <m:oMath>
            <m:r>
              <w:ins w:id="199" w:author="Sina Ansari" w:date="2024-08-16T17:19:00Z">
                <w:rPr>
                  <w:rFonts w:ascii="Times New Roman" w:eastAsia="Times New Roman" w:hAnsi="Times New Roman" w:cs="Times New Roman"/>
                  <w:sz w:val="20"/>
                  <w:szCs w:val="20"/>
                </w:rPr>
                <m:t>1.622%</m:t>
              </w:ins>
            </m:r>
          </m:oMath>
        </w:sdtContent>
      </w:sdt>
      <w:sdt>
        <w:sdtPr>
          <w:tag w:val="goog_rdk_194"/>
          <w:id w:val="507648515"/>
        </w:sdtPr>
        <w:sdtContent/>
      </w:sdt>
      <w:sdt>
        <w:sdtPr>
          <w:tag w:val="goog_rdk_198"/>
          <w:id w:val="1007327570"/>
        </w:sdtPr>
        <w:sdtContent>
          <w:del w:id="200" w:author="Sina Ansari" w:date="2024-08-16T17:19:00Z">
            <w:r>
              <w:rPr>
                <w:rFonts w:ascii="Times New Roman" w:eastAsia="Times New Roman" w:hAnsi="Times New Roman" w:cs="Times New Roman"/>
                <w:sz w:val="20"/>
                <w:szCs w:val="20"/>
              </w:rPr>
              <w:delText>1.622%</w:delText>
            </w:r>
          </w:del>
        </w:sdtContent>
      </w:sdt>
      <w:sdt>
        <w:sdtPr>
          <w:tag w:val="goog_rdk_199"/>
          <w:id w:val="1167750869"/>
        </w:sdtPr>
        <w:sdtContent>
          <w:ins w:id="201" w:author="Sina Ansari" w:date="2024-08-16T17:19:00Z">
            <w:r>
              <w:rPr>
                <w:rFonts w:ascii="Times New Roman" w:eastAsia="Times New Roman" w:hAnsi="Times New Roman" w:cs="Times New Roman"/>
                <w:sz w:val="20"/>
                <w:szCs w:val="20"/>
              </w:rPr>
              <w:t>,  p &lt; 0.1</w:t>
            </w:r>
          </w:ins>
        </w:sdtContent>
      </w:sdt>
      <w:r>
        <w:rPr>
          <w:rFonts w:ascii="Times New Roman" w:eastAsia="Times New Roman" w:hAnsi="Times New Roman" w:cs="Times New Roman"/>
          <w:sz w:val="20"/>
          <w:szCs w:val="20"/>
        </w:rPr>
        <w:t xml:space="preserve">) </w:t>
      </w:r>
      <w:commentRangeEnd w:id="194"/>
      <w:r>
        <w:commentReference w:id="194"/>
      </w:r>
      <w:commentRangeEnd w:id="195"/>
      <w:r>
        <w:commentReference w:id="195"/>
      </w:r>
      <w:r>
        <w:rPr>
          <w:rFonts w:ascii="Times New Roman" w:eastAsia="Times New Roman" w:hAnsi="Times New Roman" w:cs="Times New Roman"/>
          <w:sz w:val="20"/>
          <w:szCs w:val="20"/>
        </w:rPr>
        <w:t>for the more disadvantaged ADI</w:t>
      </w:r>
      <w:sdt>
        <w:sdtPr>
          <w:tag w:val="goog_rdk_200"/>
          <w:id w:val="-1388485817"/>
        </w:sdtPr>
        <w:sdtContent>
          <w:del w:id="202" w:author="Sina Ansari" w:date="2024-08-16T17:19:00Z">
            <w:r>
              <w:rPr>
                <w:rFonts w:ascii="Times New Roman" w:eastAsia="Times New Roman" w:hAnsi="Times New Roman" w:cs="Times New Roman"/>
                <w:sz w:val="20"/>
                <w:szCs w:val="20"/>
              </w:rPr>
              <w:delText xml:space="preserve">, which is statistically significant at the </w:delText>
            </w:r>
            <w:r>
              <w:rPr>
                <w:rFonts w:ascii="Times New Roman" w:eastAsia="Times New Roman" w:hAnsi="Times New Roman" w:cs="Times New Roman"/>
                <w:i/>
                <w:sz w:val="20"/>
                <w:szCs w:val="20"/>
              </w:rPr>
              <w:delText>p</w:delText>
            </w:r>
            <w:r>
              <w:rPr>
                <w:rFonts w:ascii="Times New Roman" w:eastAsia="Times New Roman" w:hAnsi="Times New Roman" w:cs="Times New Roman"/>
                <w:sz w:val="20"/>
                <w:szCs w:val="20"/>
              </w:rPr>
              <w:delText xml:space="preserve"> &lt; 0.1 level</w:delText>
            </w:r>
          </w:del>
        </w:sdtContent>
      </w:sdt>
      <w:r>
        <w:rPr>
          <w:rFonts w:ascii="Times New Roman" w:eastAsia="Times New Roman" w:hAnsi="Times New Roman" w:cs="Times New Roman"/>
          <w:sz w:val="20"/>
          <w:szCs w:val="20"/>
        </w:rPr>
        <w:t xml:space="preserve">. This suggests that these zip codes experienced higher </w:t>
      </w:r>
      <w:sdt>
        <w:sdtPr>
          <w:tag w:val="goog_rdk_201"/>
          <w:id w:val="-259912640"/>
        </w:sdtPr>
        <w:sdtContent>
          <w:ins w:id="203" w:author="Sina Ansari" w:date="2024-08-16T16:03:00Z">
            <w:r>
              <w:rPr>
                <w:rFonts w:ascii="Times New Roman" w:eastAsia="Times New Roman" w:hAnsi="Times New Roman" w:cs="Times New Roman"/>
                <w:sz w:val="20"/>
                <w:szCs w:val="20"/>
              </w:rPr>
              <w:t>COVID-19</w:t>
            </w:r>
          </w:ins>
        </w:sdtContent>
      </w:sdt>
      <w:sdt>
        <w:sdtPr>
          <w:tag w:val="goog_rdk_202"/>
          <w:id w:val="896173952"/>
        </w:sdtPr>
        <w:sdtContent>
          <w:del w:id="204" w:author="Sina Ansari" w:date="2024-08-16T16:0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reflecting a </w:t>
      </w:r>
      <w:sdt>
        <w:sdtPr>
          <w:tag w:val="goog_rdk_203"/>
          <w:id w:val="-1594078716"/>
        </w:sdtPr>
        <w:sdtContent>
          <w:ins w:id="205" w:author="Sina Ansari" w:date="2024-08-16T16:03:00Z">
            <w:r>
              <w:rPr>
                <w:rFonts w:ascii="Times New Roman" w:eastAsia="Times New Roman" w:hAnsi="Times New Roman" w:cs="Times New Roman"/>
                <w:sz w:val="20"/>
                <w:szCs w:val="20"/>
              </w:rPr>
              <w:t>socioeconomic</w:t>
            </w:r>
          </w:ins>
        </w:sdtContent>
      </w:sdt>
      <w:sdt>
        <w:sdtPr>
          <w:tag w:val="goog_rdk_204"/>
          <w:id w:val="-983470234"/>
        </w:sdtPr>
        <w:sdtContent>
          <w:del w:id="206" w:author="Sina Ansari" w:date="2024-08-16T16:03:00Z">
            <w:r>
              <w:rPr>
                <w:rFonts w:ascii="Times New Roman" w:eastAsia="Times New Roman" w:hAnsi="Times New Roman" w:cs="Times New Roman"/>
                <w:sz w:val="20"/>
                <w:szCs w:val="20"/>
              </w:rPr>
              <w:delText>socio-economic</w:delText>
            </w:r>
          </w:del>
        </w:sdtContent>
      </w:sdt>
      <w:r>
        <w:rPr>
          <w:rFonts w:ascii="Times New Roman" w:eastAsia="Times New Roman" w:hAnsi="Times New Roman" w:cs="Times New Roman"/>
          <w:sz w:val="20"/>
          <w:szCs w:val="20"/>
        </w:rPr>
        <w:t xml:space="preserve"> disparity in the burden of severe COVID-19 cases. For the Omicron wave, model 2 shows a positive and statistically significant estimate (2.097%,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indicating that more disadvantaged zip codes experienced higher COVID-19 ICU admission rates </w:t>
      </w:r>
      <w:sdt>
        <w:sdtPr>
          <w:tag w:val="goog_rdk_205"/>
          <w:id w:val="133222882"/>
        </w:sdtPr>
        <w:sdtContent>
          <w:ins w:id="207" w:author="Sina Ansari" w:date="2024-08-16T15:00:00Z">
            <w:r>
              <w:rPr>
                <w:rFonts w:ascii="Times New Roman" w:eastAsia="Times New Roman" w:hAnsi="Times New Roman" w:cs="Times New Roman"/>
                <w:sz w:val="20"/>
                <w:szCs w:val="20"/>
              </w:rPr>
              <w:t>than</w:t>
            </w:r>
          </w:ins>
        </w:sdtContent>
      </w:sdt>
      <w:sdt>
        <w:sdtPr>
          <w:tag w:val="goog_rdk_206"/>
          <w:id w:val="709231905"/>
        </w:sdtPr>
        <w:sdtContent>
          <w:del w:id="208" w:author="Sina Ansari" w:date="2024-08-16T15:00:00Z">
            <w:r>
              <w:rPr>
                <w:rFonts w:ascii="Times New Roman" w:eastAsia="Times New Roman" w:hAnsi="Times New Roman" w:cs="Times New Roman"/>
                <w:sz w:val="20"/>
                <w:szCs w:val="20"/>
              </w:rPr>
              <w:delText>compared to</w:delText>
            </w:r>
          </w:del>
        </w:sdtContent>
      </w:sdt>
      <w:r>
        <w:rPr>
          <w:rFonts w:ascii="Times New Roman" w:eastAsia="Times New Roman" w:hAnsi="Times New Roman" w:cs="Times New Roman"/>
          <w:sz w:val="20"/>
          <w:szCs w:val="20"/>
        </w:rPr>
        <w:t xml:space="preserve"> less </w:t>
      </w:r>
      <w:sdt>
        <w:sdtPr>
          <w:tag w:val="goog_rdk_207"/>
          <w:id w:val="147414656"/>
        </w:sdtPr>
        <w:sdtContent>
          <w:commentRangeStart w:id="209"/>
        </w:sdtContent>
      </w:sdt>
      <w:sdt>
        <w:sdtPr>
          <w:tag w:val="goog_rdk_208"/>
          <w:id w:val="-1213645322"/>
        </w:sdtPr>
        <w:sdtContent>
          <w:commentRangeStart w:id="210"/>
        </w:sdtContent>
      </w:sdt>
      <w:r>
        <w:rPr>
          <w:rFonts w:ascii="Times New Roman" w:eastAsia="Times New Roman" w:hAnsi="Times New Roman" w:cs="Times New Roman"/>
          <w:sz w:val="20"/>
          <w:szCs w:val="20"/>
        </w:rPr>
        <w:t xml:space="preserve">disadvantaged </w:t>
      </w:r>
      <w:commentRangeEnd w:id="209"/>
      <w:r>
        <w:commentReference w:id="209"/>
      </w:r>
      <w:commentRangeEnd w:id="210"/>
      <w:r>
        <w:commentReference w:id="210"/>
      </w:r>
      <w:r>
        <w:rPr>
          <w:rFonts w:ascii="Times New Roman" w:eastAsia="Times New Roman" w:hAnsi="Times New Roman" w:cs="Times New Roman"/>
          <w:sz w:val="20"/>
          <w:szCs w:val="20"/>
        </w:rPr>
        <w:t xml:space="preserve">areas. Additionally, model 3 reveals that an increase in the effective number of SHIELD centers in more disadvantaged ADI areas is associated with a 0.5% reduction in the </w:t>
      </w:r>
      <w:sdt>
        <w:sdtPr>
          <w:tag w:val="goog_rdk_209"/>
          <w:id w:val="1534929584"/>
        </w:sdtPr>
        <w:sdtContent>
          <w:ins w:id="211" w:author="Sina Ansari" w:date="2024-08-16T16:03:00Z">
            <w:r>
              <w:rPr>
                <w:rFonts w:ascii="Times New Roman" w:eastAsia="Times New Roman" w:hAnsi="Times New Roman" w:cs="Times New Roman"/>
                <w:sz w:val="20"/>
                <w:szCs w:val="20"/>
              </w:rPr>
              <w:t>COVID-19</w:t>
            </w:r>
          </w:ins>
        </w:sdtContent>
      </w:sdt>
      <w:sdt>
        <w:sdtPr>
          <w:tag w:val="goog_rdk_210"/>
          <w:id w:val="-39970863"/>
        </w:sdtPr>
        <w:sdtContent>
          <w:del w:id="212" w:author="Sina Ansari" w:date="2024-08-16T16:0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Our data indicates that the average COVID-19 ICU admission rate in more disadvantaged zip codes is currently 6.33%. Therefore, enhancing the effectiveness of SHIELD centers by one unit would reduce the average </w:t>
      </w:r>
      <w:sdt>
        <w:sdtPr>
          <w:tag w:val="goog_rdk_211"/>
          <w:id w:val="165367578"/>
        </w:sdtPr>
        <w:sdtContent>
          <w:ins w:id="213" w:author="Sina Ansari" w:date="2024-08-16T16:03:00Z">
            <w:r>
              <w:rPr>
                <w:rFonts w:ascii="Times New Roman" w:eastAsia="Times New Roman" w:hAnsi="Times New Roman" w:cs="Times New Roman"/>
                <w:sz w:val="20"/>
                <w:szCs w:val="20"/>
              </w:rPr>
              <w:t>COVID-19</w:t>
            </w:r>
          </w:ins>
        </w:sdtContent>
      </w:sdt>
      <w:sdt>
        <w:sdtPr>
          <w:tag w:val="goog_rdk_212"/>
          <w:id w:val="-42996646"/>
        </w:sdtPr>
        <w:sdtContent>
          <w:del w:id="214" w:author="Sina Ansari" w:date="2024-08-16T16:0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 to </w:t>
      </w:r>
      <w:sdt>
        <w:sdtPr>
          <w:tag w:val="goog_rdk_213"/>
          <w:id w:val="-1681495497"/>
        </w:sdtPr>
        <w:sdtContent>
          <w:commentRangeStart w:id="215"/>
        </w:sdtContent>
      </w:sdt>
      <w:sdt>
        <w:sdtPr>
          <w:tag w:val="goog_rdk_214"/>
          <w:id w:val="183407495"/>
        </w:sdtPr>
        <w:sdtContent>
          <w:commentRangeStart w:id="216"/>
        </w:sdtContent>
      </w:sdt>
      <w:r>
        <w:rPr>
          <w:rFonts w:ascii="Times New Roman" w:eastAsia="Times New Roman" w:hAnsi="Times New Roman" w:cs="Times New Roman"/>
          <w:sz w:val="20"/>
          <w:szCs w:val="20"/>
        </w:rPr>
        <w:t xml:space="preserve">5.83% in these areas. </w:t>
      </w:r>
      <w:commentRangeEnd w:id="215"/>
      <w:r>
        <w:commentReference w:id="215"/>
      </w:r>
      <w:commentRangeEnd w:id="216"/>
      <w:r>
        <w:commentReference w:id="216"/>
      </w:r>
    </w:p>
    <w:p w14:paraId="00000051" w14:textId="77777777" w:rsidR="00743DF7" w:rsidRDefault="00000000">
      <w:pPr>
        <w:spacing w:after="0" w:line="240" w:lineRule="auto"/>
        <w:jc w:val="center"/>
        <w:rPr>
          <w:rFonts w:ascii="Times New Roman" w:eastAsia="Times New Roman" w:hAnsi="Times New Roman" w:cs="Times New Roman"/>
          <w:sz w:val="18"/>
          <w:szCs w:val="18"/>
        </w:rPr>
      </w:pPr>
      <w:sdt>
        <w:sdtPr>
          <w:tag w:val="goog_rdk_215"/>
          <w:id w:val="-422569066"/>
        </w:sdtPr>
        <w:sdtContent>
          <w:commentRangeStart w:id="217"/>
        </w:sdtContent>
      </w:sdt>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sdt>
        <w:sdtPr>
          <w:tag w:val="goog_rdk_216"/>
          <w:id w:val="-1747639157"/>
        </w:sdtPr>
        <w:sdtContent>
          <w:ins w:id="218" w:author="Sina Ansari" w:date="2024-08-16T17:13:00Z">
            <w:r>
              <w:rPr>
                <w:rFonts w:ascii="Times New Roman" w:eastAsia="Times New Roman" w:hAnsi="Times New Roman" w:cs="Times New Roman"/>
                <w:sz w:val="18"/>
                <w:szCs w:val="18"/>
              </w:rPr>
              <w:t>-19</w:t>
            </w:r>
          </w:ins>
        </w:sdtContent>
      </w:sdt>
      <w:r>
        <w:rPr>
          <w:rFonts w:ascii="Times New Roman" w:eastAsia="Times New Roman" w:hAnsi="Times New Roman" w:cs="Times New Roman"/>
          <w:sz w:val="18"/>
          <w:szCs w:val="18"/>
        </w:rPr>
        <w:t xml:space="preserve"> ICU admission rates </w:t>
      </w:r>
      <w:commentRangeEnd w:id="217"/>
      <w:r>
        <w:commentReference w:id="217"/>
      </w:r>
    </w:p>
    <w:tbl>
      <w:tblPr>
        <w:tblStyle w:val="a0"/>
        <w:tblW w:w="9360" w:type="dxa"/>
        <w:jc w:val="center"/>
        <w:tblBorders>
          <w:top w:val="single" w:sz="4" w:space="0" w:color="000000"/>
          <w:bottom w:val="single" w:sz="4" w:space="0" w:color="000000"/>
        </w:tblBorders>
        <w:tblLayout w:type="fixed"/>
        <w:tblLook w:val="0600" w:firstRow="0" w:lastRow="0" w:firstColumn="0" w:lastColumn="0" w:noHBand="1" w:noVBand="1"/>
      </w:tblPr>
      <w:tblGrid>
        <w:gridCol w:w="832"/>
        <w:gridCol w:w="5770"/>
        <w:gridCol w:w="1437"/>
        <w:gridCol w:w="1321"/>
      </w:tblGrid>
      <w:tr w:rsidR="00743DF7" w14:paraId="6F36BDFF" w14:textId="77777777">
        <w:trPr>
          <w:trHeight w:val="293"/>
          <w:jc w:val="center"/>
        </w:trPr>
        <w:tc>
          <w:tcPr>
            <w:tcW w:w="832" w:type="dxa"/>
            <w:tcBorders>
              <w:bottom w:val="single" w:sz="4" w:space="0" w:color="000000"/>
            </w:tcBorders>
            <w:shd w:val="clear" w:color="auto" w:fill="auto"/>
            <w:vAlign w:val="center"/>
          </w:tcPr>
          <w:p w14:paraId="00000052"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w:t>
            </w:r>
          </w:p>
        </w:tc>
        <w:tc>
          <w:tcPr>
            <w:tcW w:w="5770" w:type="dxa"/>
            <w:tcBorders>
              <w:bottom w:val="single" w:sz="4" w:space="0" w:color="000000"/>
            </w:tcBorders>
            <w:shd w:val="clear" w:color="auto" w:fill="auto"/>
            <w:vAlign w:val="center"/>
          </w:tcPr>
          <w:p w14:paraId="00000053" w14:textId="77777777" w:rsidR="00743DF7" w:rsidRDefault="00000000">
            <w:pP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Predictors</w:t>
            </w:r>
          </w:p>
        </w:tc>
        <w:tc>
          <w:tcPr>
            <w:tcW w:w="1437" w:type="dxa"/>
            <w:tcBorders>
              <w:bottom w:val="single" w:sz="4" w:space="0" w:color="000000"/>
            </w:tcBorders>
            <w:shd w:val="clear" w:color="auto" w:fill="auto"/>
            <w:vAlign w:val="center"/>
          </w:tcPr>
          <w:p w14:paraId="00000054"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Estimates</w:t>
            </w:r>
          </w:p>
        </w:tc>
        <w:tc>
          <w:tcPr>
            <w:tcW w:w="1321" w:type="dxa"/>
            <w:tcBorders>
              <w:bottom w:val="single" w:sz="4" w:space="0" w:color="000000"/>
            </w:tcBorders>
            <w:shd w:val="clear" w:color="auto" w:fill="auto"/>
            <w:vAlign w:val="center"/>
          </w:tcPr>
          <w:p w14:paraId="00000055" w14:textId="77777777" w:rsidR="00743DF7" w:rsidRDefault="00000000">
            <w:pPr>
              <w:spacing w:after="0" w:line="240" w:lineRule="auto"/>
              <w:jc w:val="center"/>
              <w:rPr>
                <w:rFonts w:ascii="Times New Roman" w:eastAsia="Times New Roman" w:hAnsi="Times New Roman" w:cs="Times New Roman"/>
                <w:b/>
                <w:color w:val="000000"/>
                <w:sz w:val="20"/>
                <w:szCs w:val="20"/>
              </w:rPr>
            </w:pPr>
            <w:sdt>
              <w:sdtPr>
                <w:tag w:val="goog_rdk_217"/>
                <w:id w:val="-428282992"/>
              </w:sdtPr>
              <w:sdtContent>
                <w:commentRangeStart w:id="219"/>
              </w:sdtContent>
            </w:sdt>
            <w:r>
              <w:rPr>
                <w:rFonts w:ascii="Times New Roman" w:eastAsia="Times New Roman" w:hAnsi="Times New Roman" w:cs="Times New Roman"/>
                <w:b/>
                <w:color w:val="000000"/>
                <w:sz w:val="20"/>
                <w:szCs w:val="20"/>
              </w:rPr>
              <w:t>Significance Level</w:t>
            </w:r>
            <w:commentRangeEnd w:id="219"/>
            <w:r>
              <w:commentReference w:id="219"/>
            </w:r>
          </w:p>
        </w:tc>
      </w:tr>
      <w:tr w:rsidR="00743DF7" w14:paraId="2223D593" w14:textId="77777777">
        <w:trPr>
          <w:trHeight w:val="293"/>
          <w:jc w:val="center"/>
        </w:trPr>
        <w:tc>
          <w:tcPr>
            <w:tcW w:w="9360" w:type="dxa"/>
            <w:gridSpan w:val="4"/>
            <w:tcBorders>
              <w:top w:val="single" w:sz="4" w:space="0" w:color="000000"/>
            </w:tcBorders>
            <w:shd w:val="clear" w:color="auto" w:fill="auto"/>
            <w:vAlign w:val="center"/>
          </w:tcPr>
          <w:p w14:paraId="00000056"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Alpha Wave</w:t>
            </w:r>
          </w:p>
        </w:tc>
      </w:tr>
      <w:tr w:rsidR="00743DF7" w14:paraId="2E1D8CCA" w14:textId="77777777">
        <w:trPr>
          <w:trHeight w:val="293"/>
          <w:jc w:val="center"/>
        </w:trPr>
        <w:tc>
          <w:tcPr>
            <w:tcW w:w="832" w:type="dxa"/>
            <w:shd w:val="clear" w:color="auto" w:fill="auto"/>
            <w:vAlign w:val="bottom"/>
          </w:tcPr>
          <w:p w14:paraId="0000005A" w14:textId="77777777" w:rsidR="00743DF7" w:rsidRDefault="00000000">
            <w:pPr>
              <w:spacing w:after="0" w:line="240" w:lineRule="auto"/>
              <w:jc w:val="center"/>
              <w:rPr>
                <w:rFonts w:ascii="Times New Roman" w:eastAsia="Times New Roman" w:hAnsi="Times New Roman" w:cs="Times New Roman"/>
                <w:b/>
                <w:color w:val="000000"/>
                <w:sz w:val="20"/>
                <w:szCs w:val="20"/>
              </w:rPr>
            </w:pPr>
            <w:sdt>
              <w:sdtPr>
                <w:tag w:val="goog_rdk_218"/>
                <w:id w:val="-1484152319"/>
              </w:sdtPr>
              <w:sdtContent>
                <w:commentRangeStart w:id="220"/>
              </w:sdtContent>
            </w:sdt>
            <w:sdt>
              <w:sdtPr>
                <w:tag w:val="goog_rdk_219"/>
                <w:id w:val="1700196132"/>
              </w:sdtPr>
              <w:sdtContent>
                <w:commentRangeStart w:id="221"/>
              </w:sdtContent>
            </w:sdt>
            <w:r>
              <w:rPr>
                <w:rFonts w:ascii="Times New Roman" w:eastAsia="Times New Roman" w:hAnsi="Times New Roman" w:cs="Times New Roman"/>
                <w:b/>
                <w:color w:val="000000"/>
                <w:sz w:val="20"/>
                <w:szCs w:val="20"/>
              </w:rPr>
              <w:t>1</w:t>
            </w:r>
            <w:commentRangeEnd w:id="220"/>
            <w:r>
              <w:commentReference w:id="220"/>
            </w:r>
            <w:commentRangeEnd w:id="221"/>
            <w:r>
              <w:commentReference w:id="221"/>
            </w:r>
          </w:p>
        </w:tc>
        <w:tc>
          <w:tcPr>
            <w:tcW w:w="5770" w:type="dxa"/>
            <w:shd w:val="clear" w:color="auto" w:fill="auto"/>
            <w:vAlign w:val="bottom"/>
          </w:tcPr>
          <w:p w14:paraId="0000005B"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Effective Number of Test Centers</w:t>
            </w:r>
          </w:p>
        </w:tc>
        <w:tc>
          <w:tcPr>
            <w:tcW w:w="1437" w:type="dxa"/>
            <w:shd w:val="clear" w:color="auto" w:fill="auto"/>
            <w:vAlign w:val="bottom"/>
          </w:tcPr>
          <w:sdt>
            <w:sdtPr>
              <w:tag w:val="goog_rdk_221"/>
              <w:id w:val="283469771"/>
            </w:sdtPr>
            <w:sdtContent>
              <w:p w14:paraId="0000005C" w14:textId="77777777" w:rsidR="00743DF7" w:rsidRDefault="00000000">
                <w:pPr>
                  <w:spacing w:after="0" w:line="240" w:lineRule="auto"/>
                  <w:jc w:val="center"/>
                  <w:rPr>
                    <w:ins w:id="222" w:author="Sina Ansari" w:date="2024-08-16T16:51:00Z"/>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-0.00542</w:t>
                </w:r>
                <w:sdt>
                  <w:sdtPr>
                    <w:tag w:val="goog_rdk_220"/>
                    <w:id w:val="-1132854837"/>
                  </w:sdtPr>
                  <w:sdtContent/>
                </w:sdt>
              </w:p>
            </w:sdtContent>
          </w:sdt>
          <w:sdt>
            <w:sdtPr>
              <w:tag w:val="goog_rdk_224"/>
              <w:id w:val="-1990087510"/>
            </w:sdtPr>
            <w:sdtContent>
              <w:p w14:paraId="0000005D" w14:textId="77777777" w:rsidR="00743DF7" w:rsidRPr="00743DF7" w:rsidRDefault="00000000">
                <w:pPr>
                  <w:spacing w:after="0" w:line="240" w:lineRule="auto"/>
                  <w:jc w:val="center"/>
                  <w:rPr>
                    <w:rFonts w:ascii="Times New Roman" w:eastAsia="Times New Roman" w:hAnsi="Times New Roman" w:cs="Times New Roman"/>
                    <w:sz w:val="20"/>
                    <w:szCs w:val="20"/>
                    <w:rPrChange w:id="223" w:author="Sina Ansari" w:date="2024-08-16T16:51:00Z">
                      <w:rPr>
                        <w:rFonts w:ascii="Times New Roman" w:eastAsia="Times New Roman" w:hAnsi="Times New Roman" w:cs="Times New Roman"/>
                        <w:color w:val="000000"/>
                        <w:sz w:val="20"/>
                        <w:szCs w:val="20"/>
                      </w:rPr>
                    </w:rPrChange>
                  </w:rPr>
                </w:pPr>
                <w:sdt>
                  <w:sdtPr>
                    <w:tag w:val="goog_rdk_222"/>
                    <w:id w:val="624205000"/>
                  </w:sdtPr>
                  <w:sdtContent>
                    <w:ins w:id="224" w:author="Sina Ansari" w:date="2024-08-16T16:51:00Z">
                      <w:r>
                        <w:rPr>
                          <w:rFonts w:ascii="Times New Roman" w:eastAsia="Times New Roman" w:hAnsi="Times New Roman" w:cs="Times New Roman"/>
                          <w:color w:val="000000"/>
                          <w:sz w:val="20"/>
                          <w:szCs w:val="20"/>
                        </w:rPr>
                        <w:t>(SE)</w:t>
                      </w:r>
                    </w:ins>
                  </w:sdtContent>
                </w:sdt>
                <w:sdt>
                  <w:sdtPr>
                    <w:tag w:val="goog_rdk_223"/>
                    <w:id w:val="79729333"/>
                  </w:sdtPr>
                  <w:sdtContent/>
                </w:sdt>
              </w:p>
            </w:sdtContent>
          </w:sdt>
        </w:tc>
        <w:tc>
          <w:tcPr>
            <w:tcW w:w="1321" w:type="dxa"/>
            <w:shd w:val="clear" w:color="auto" w:fill="auto"/>
            <w:vAlign w:val="bottom"/>
          </w:tcPr>
          <w:p w14:paraId="0000005E"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3EAEE6D7" w14:textId="77777777">
        <w:trPr>
          <w:trHeight w:val="293"/>
          <w:jc w:val="center"/>
        </w:trPr>
        <w:tc>
          <w:tcPr>
            <w:tcW w:w="832" w:type="dxa"/>
            <w:shd w:val="clear" w:color="auto" w:fill="auto"/>
            <w:vAlign w:val="bottom"/>
          </w:tcPr>
          <w:p w14:paraId="0000005F"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5770" w:type="dxa"/>
            <w:shd w:val="clear" w:color="auto" w:fill="auto"/>
            <w:vAlign w:val="bottom"/>
          </w:tcPr>
          <w:p w14:paraId="00000060"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ADI (More Disadvantaged)</w:t>
            </w:r>
          </w:p>
        </w:tc>
        <w:tc>
          <w:tcPr>
            <w:tcW w:w="1437" w:type="dxa"/>
            <w:shd w:val="clear" w:color="auto" w:fill="auto"/>
            <w:vAlign w:val="bottom"/>
          </w:tcPr>
          <w:p w14:paraId="00000061"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0.00873</w:t>
            </w:r>
          </w:p>
        </w:tc>
        <w:tc>
          <w:tcPr>
            <w:tcW w:w="1321" w:type="dxa"/>
            <w:shd w:val="clear" w:color="auto" w:fill="auto"/>
            <w:vAlign w:val="bottom"/>
          </w:tcPr>
          <w:p w14:paraId="00000062"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04FE82DF" w14:textId="77777777">
        <w:trPr>
          <w:trHeight w:val="293"/>
          <w:jc w:val="center"/>
        </w:trPr>
        <w:tc>
          <w:tcPr>
            <w:tcW w:w="832" w:type="dxa"/>
            <w:shd w:val="clear" w:color="auto" w:fill="auto"/>
            <w:vAlign w:val="center"/>
          </w:tcPr>
          <w:p w14:paraId="00000063"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5770" w:type="dxa"/>
            <w:shd w:val="clear" w:color="auto" w:fill="auto"/>
            <w:vAlign w:val="bottom"/>
          </w:tcPr>
          <w:p w14:paraId="00000064"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Effective Number of Test </w:t>
            </w:r>
            <w:proofErr w:type="spellStart"/>
            <w:r>
              <w:rPr>
                <w:rFonts w:ascii="Times New Roman" w:eastAsia="Times New Roman" w:hAnsi="Times New Roman" w:cs="Times New Roman"/>
                <w:color w:val="000000"/>
                <w:sz w:val="20"/>
                <w:szCs w:val="20"/>
              </w:rPr>
              <w:t>Centers</w:t>
            </w:r>
            <w:sdt>
              <w:sdtPr>
                <w:tag w:val="goog_rdk_225"/>
                <w:id w:val="-1380696882"/>
              </w:sdtPr>
              <w:sdtContent>
                <w:commentRangeStart w:id="225"/>
              </w:sdtContent>
            </w:sdt>
            <w:r>
              <w:rPr>
                <w:rFonts w:ascii="Times New Roman" w:eastAsia="Times New Roman" w:hAnsi="Times New Roman" w:cs="Times New Roman"/>
                <w:color w:val="000000"/>
                <w:sz w:val="20"/>
                <w:szCs w:val="20"/>
              </w:rPr>
              <w:t>:</w:t>
            </w:r>
            <w:commentRangeEnd w:id="225"/>
            <w:r>
              <w:commentReference w:id="225"/>
            </w:r>
            <w:r>
              <w:rPr>
                <w:rFonts w:ascii="Times New Roman" w:eastAsia="Times New Roman" w:hAnsi="Times New Roman" w:cs="Times New Roman"/>
                <w:color w:val="000000"/>
                <w:sz w:val="20"/>
                <w:szCs w:val="20"/>
              </w:rPr>
              <w:t>ADI</w:t>
            </w:r>
            <w:proofErr w:type="spellEnd"/>
            <w:r>
              <w:rPr>
                <w:rFonts w:ascii="Times New Roman" w:eastAsia="Times New Roman" w:hAnsi="Times New Roman" w:cs="Times New Roman"/>
                <w:color w:val="000000"/>
                <w:sz w:val="20"/>
                <w:szCs w:val="20"/>
              </w:rPr>
              <w:t xml:space="preserve"> (More Disadvantaged)</w:t>
            </w:r>
          </w:p>
        </w:tc>
        <w:tc>
          <w:tcPr>
            <w:tcW w:w="1437" w:type="dxa"/>
            <w:shd w:val="clear" w:color="auto" w:fill="auto"/>
            <w:vAlign w:val="bottom"/>
          </w:tcPr>
          <w:p w14:paraId="00000065"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0.00403</w:t>
            </w:r>
          </w:p>
        </w:tc>
        <w:tc>
          <w:tcPr>
            <w:tcW w:w="1321" w:type="dxa"/>
            <w:shd w:val="clear" w:color="auto" w:fill="auto"/>
            <w:vAlign w:val="bottom"/>
          </w:tcPr>
          <w:p w14:paraId="00000066"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32EF4E4C" w14:textId="77777777">
        <w:trPr>
          <w:trHeight w:val="293"/>
          <w:jc w:val="center"/>
        </w:trPr>
        <w:tc>
          <w:tcPr>
            <w:tcW w:w="832" w:type="dxa"/>
            <w:shd w:val="clear" w:color="auto" w:fill="auto"/>
            <w:vAlign w:val="center"/>
          </w:tcPr>
          <w:p w14:paraId="00000067"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c>
          <w:tcPr>
            <w:tcW w:w="5770" w:type="dxa"/>
            <w:shd w:val="clear" w:color="auto" w:fill="auto"/>
            <w:vAlign w:val="bottom"/>
          </w:tcPr>
          <w:p w14:paraId="00000068" w14:textId="77777777" w:rsidR="00743DF7" w:rsidRDefault="00743DF7">
            <w:pPr>
              <w:spacing w:after="0" w:line="240" w:lineRule="auto"/>
              <w:rPr>
                <w:rFonts w:ascii="Times New Roman" w:eastAsia="Times New Roman" w:hAnsi="Times New Roman" w:cs="Times New Roman"/>
                <w:color w:val="000000"/>
                <w:sz w:val="20"/>
                <w:szCs w:val="20"/>
              </w:rPr>
            </w:pPr>
          </w:p>
        </w:tc>
        <w:tc>
          <w:tcPr>
            <w:tcW w:w="1437" w:type="dxa"/>
            <w:shd w:val="clear" w:color="auto" w:fill="auto"/>
            <w:vAlign w:val="bottom"/>
          </w:tcPr>
          <w:p w14:paraId="00000069" w14:textId="77777777" w:rsidR="00743DF7" w:rsidRDefault="00743DF7">
            <w:pPr>
              <w:spacing w:after="0" w:line="240" w:lineRule="auto"/>
              <w:jc w:val="center"/>
              <w:rPr>
                <w:rFonts w:ascii="Times New Roman" w:eastAsia="Times New Roman" w:hAnsi="Times New Roman" w:cs="Times New Roman"/>
                <w:color w:val="000000"/>
                <w:sz w:val="20"/>
                <w:szCs w:val="20"/>
              </w:rPr>
            </w:pPr>
          </w:p>
        </w:tc>
        <w:tc>
          <w:tcPr>
            <w:tcW w:w="1321" w:type="dxa"/>
            <w:shd w:val="clear" w:color="auto" w:fill="auto"/>
            <w:vAlign w:val="bottom"/>
          </w:tcPr>
          <w:p w14:paraId="0000006A" w14:textId="77777777" w:rsidR="00743DF7" w:rsidRDefault="00743DF7">
            <w:pPr>
              <w:spacing w:after="0" w:line="240" w:lineRule="auto"/>
              <w:rPr>
                <w:rFonts w:ascii="Times New Roman" w:eastAsia="Times New Roman" w:hAnsi="Times New Roman" w:cs="Times New Roman"/>
                <w:color w:val="000000"/>
                <w:sz w:val="20"/>
                <w:szCs w:val="20"/>
              </w:rPr>
            </w:pPr>
          </w:p>
        </w:tc>
      </w:tr>
      <w:tr w:rsidR="00743DF7" w14:paraId="219B96AC" w14:textId="77777777">
        <w:trPr>
          <w:trHeight w:val="293"/>
          <w:jc w:val="center"/>
        </w:trPr>
        <w:tc>
          <w:tcPr>
            <w:tcW w:w="9360" w:type="dxa"/>
            <w:gridSpan w:val="4"/>
            <w:shd w:val="clear" w:color="auto" w:fill="auto"/>
            <w:vAlign w:val="center"/>
          </w:tcPr>
          <w:p w14:paraId="0000006B"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lastRenderedPageBreak/>
              <w:t>Delta Wave</w:t>
            </w:r>
          </w:p>
        </w:tc>
      </w:tr>
      <w:tr w:rsidR="00743DF7" w14:paraId="68F00EE3" w14:textId="77777777">
        <w:trPr>
          <w:trHeight w:val="293"/>
          <w:jc w:val="center"/>
        </w:trPr>
        <w:tc>
          <w:tcPr>
            <w:tcW w:w="9360" w:type="dxa"/>
            <w:gridSpan w:val="4"/>
            <w:shd w:val="clear" w:color="auto" w:fill="auto"/>
            <w:vAlign w:val="center"/>
          </w:tcPr>
          <w:p w14:paraId="0000006F"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r>
      <w:tr w:rsidR="00743DF7" w14:paraId="5C780277" w14:textId="77777777">
        <w:trPr>
          <w:trHeight w:val="293"/>
          <w:jc w:val="center"/>
        </w:trPr>
        <w:tc>
          <w:tcPr>
            <w:tcW w:w="832" w:type="dxa"/>
            <w:shd w:val="clear" w:color="auto" w:fill="auto"/>
            <w:vAlign w:val="bottom"/>
          </w:tcPr>
          <w:p w14:paraId="00000073"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5770" w:type="dxa"/>
            <w:shd w:val="clear" w:color="auto" w:fill="auto"/>
            <w:vAlign w:val="bottom"/>
          </w:tcPr>
          <w:p w14:paraId="00000074"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Effective Number of Test Centers</w:t>
            </w:r>
          </w:p>
        </w:tc>
        <w:tc>
          <w:tcPr>
            <w:tcW w:w="1437" w:type="dxa"/>
            <w:shd w:val="clear" w:color="auto" w:fill="auto"/>
            <w:vAlign w:val="bottom"/>
          </w:tcPr>
          <w:p w14:paraId="00000075"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0.00004</w:t>
            </w:r>
          </w:p>
        </w:tc>
        <w:tc>
          <w:tcPr>
            <w:tcW w:w="1321" w:type="dxa"/>
            <w:shd w:val="clear" w:color="auto" w:fill="auto"/>
            <w:vAlign w:val="bottom"/>
          </w:tcPr>
          <w:p w14:paraId="00000076"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03036D92" w14:textId="77777777">
        <w:trPr>
          <w:trHeight w:val="293"/>
          <w:jc w:val="center"/>
        </w:trPr>
        <w:tc>
          <w:tcPr>
            <w:tcW w:w="832" w:type="dxa"/>
            <w:shd w:val="clear" w:color="auto" w:fill="auto"/>
            <w:vAlign w:val="bottom"/>
          </w:tcPr>
          <w:p w14:paraId="00000077"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5770" w:type="dxa"/>
            <w:shd w:val="clear" w:color="auto" w:fill="auto"/>
            <w:vAlign w:val="bottom"/>
          </w:tcPr>
          <w:p w14:paraId="00000078"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ADI (More Disadvantaged)</w:t>
            </w:r>
          </w:p>
        </w:tc>
        <w:tc>
          <w:tcPr>
            <w:tcW w:w="1437" w:type="dxa"/>
            <w:shd w:val="clear" w:color="auto" w:fill="auto"/>
            <w:vAlign w:val="bottom"/>
          </w:tcPr>
          <w:p w14:paraId="00000079"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0.01622</w:t>
            </w:r>
          </w:p>
        </w:tc>
        <w:tc>
          <w:tcPr>
            <w:tcW w:w="1321" w:type="dxa"/>
            <w:shd w:val="clear" w:color="auto" w:fill="auto"/>
            <w:vAlign w:val="bottom"/>
          </w:tcPr>
          <w:p w14:paraId="0000007A"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r>
      <w:tr w:rsidR="00743DF7" w14:paraId="358F2174" w14:textId="77777777">
        <w:trPr>
          <w:trHeight w:val="293"/>
          <w:jc w:val="center"/>
        </w:trPr>
        <w:tc>
          <w:tcPr>
            <w:tcW w:w="832" w:type="dxa"/>
            <w:shd w:val="clear" w:color="auto" w:fill="auto"/>
            <w:vAlign w:val="center"/>
          </w:tcPr>
          <w:p w14:paraId="0000007B"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5770" w:type="dxa"/>
            <w:shd w:val="clear" w:color="auto" w:fill="auto"/>
            <w:vAlign w:val="bottom"/>
          </w:tcPr>
          <w:p w14:paraId="0000007C"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Effective Number of Test </w:t>
            </w:r>
            <w:proofErr w:type="spellStart"/>
            <w:r>
              <w:rPr>
                <w:rFonts w:ascii="Times New Roman" w:eastAsia="Times New Roman" w:hAnsi="Times New Roman" w:cs="Times New Roman"/>
                <w:color w:val="000000"/>
                <w:sz w:val="20"/>
                <w:szCs w:val="20"/>
              </w:rPr>
              <w:t>Centers:ADI</w:t>
            </w:r>
            <w:proofErr w:type="spellEnd"/>
            <w:r>
              <w:rPr>
                <w:rFonts w:ascii="Times New Roman" w:eastAsia="Times New Roman" w:hAnsi="Times New Roman" w:cs="Times New Roman"/>
                <w:color w:val="000000"/>
                <w:sz w:val="20"/>
                <w:szCs w:val="20"/>
              </w:rPr>
              <w:t xml:space="preserve"> (More Disadvantaged)</w:t>
            </w:r>
          </w:p>
        </w:tc>
        <w:tc>
          <w:tcPr>
            <w:tcW w:w="1437" w:type="dxa"/>
            <w:shd w:val="clear" w:color="auto" w:fill="auto"/>
            <w:vAlign w:val="bottom"/>
          </w:tcPr>
          <w:p w14:paraId="0000007D"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-0.00247</w:t>
            </w:r>
          </w:p>
        </w:tc>
        <w:tc>
          <w:tcPr>
            <w:tcW w:w="1321" w:type="dxa"/>
            <w:shd w:val="clear" w:color="auto" w:fill="auto"/>
            <w:vAlign w:val="bottom"/>
          </w:tcPr>
          <w:p w14:paraId="0000007E"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4F032773" w14:textId="77777777">
        <w:trPr>
          <w:trHeight w:val="293"/>
          <w:jc w:val="center"/>
        </w:trPr>
        <w:tc>
          <w:tcPr>
            <w:tcW w:w="832" w:type="dxa"/>
            <w:shd w:val="clear" w:color="auto" w:fill="auto"/>
            <w:vAlign w:val="center"/>
          </w:tcPr>
          <w:p w14:paraId="0000007F"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c>
          <w:tcPr>
            <w:tcW w:w="5770" w:type="dxa"/>
            <w:shd w:val="clear" w:color="auto" w:fill="auto"/>
            <w:vAlign w:val="bottom"/>
          </w:tcPr>
          <w:p w14:paraId="00000080" w14:textId="77777777" w:rsidR="00743DF7" w:rsidRDefault="00743DF7">
            <w:pPr>
              <w:spacing w:after="0" w:line="240" w:lineRule="auto"/>
              <w:rPr>
                <w:rFonts w:ascii="Times New Roman" w:eastAsia="Times New Roman" w:hAnsi="Times New Roman" w:cs="Times New Roman"/>
                <w:color w:val="000000"/>
                <w:sz w:val="20"/>
                <w:szCs w:val="20"/>
              </w:rPr>
            </w:pPr>
          </w:p>
        </w:tc>
        <w:tc>
          <w:tcPr>
            <w:tcW w:w="1437" w:type="dxa"/>
            <w:shd w:val="clear" w:color="auto" w:fill="auto"/>
            <w:vAlign w:val="bottom"/>
          </w:tcPr>
          <w:p w14:paraId="00000081" w14:textId="77777777" w:rsidR="00743DF7" w:rsidRDefault="00743DF7">
            <w:pPr>
              <w:spacing w:after="0" w:line="240" w:lineRule="auto"/>
              <w:jc w:val="center"/>
              <w:rPr>
                <w:rFonts w:ascii="Times New Roman" w:eastAsia="Times New Roman" w:hAnsi="Times New Roman" w:cs="Times New Roman"/>
                <w:color w:val="000000"/>
                <w:sz w:val="20"/>
                <w:szCs w:val="20"/>
              </w:rPr>
            </w:pPr>
          </w:p>
        </w:tc>
        <w:tc>
          <w:tcPr>
            <w:tcW w:w="1321" w:type="dxa"/>
            <w:shd w:val="clear" w:color="auto" w:fill="auto"/>
            <w:vAlign w:val="bottom"/>
          </w:tcPr>
          <w:p w14:paraId="00000082" w14:textId="77777777" w:rsidR="00743DF7" w:rsidRDefault="00743DF7">
            <w:pPr>
              <w:spacing w:after="0" w:line="240" w:lineRule="auto"/>
              <w:rPr>
                <w:rFonts w:ascii="Times New Roman" w:eastAsia="Times New Roman" w:hAnsi="Times New Roman" w:cs="Times New Roman"/>
                <w:color w:val="000000"/>
                <w:sz w:val="20"/>
                <w:szCs w:val="20"/>
              </w:rPr>
            </w:pPr>
          </w:p>
        </w:tc>
      </w:tr>
      <w:tr w:rsidR="00743DF7" w14:paraId="470D3C1F" w14:textId="77777777">
        <w:trPr>
          <w:trHeight w:val="293"/>
          <w:jc w:val="center"/>
        </w:trPr>
        <w:tc>
          <w:tcPr>
            <w:tcW w:w="9360" w:type="dxa"/>
            <w:gridSpan w:val="4"/>
            <w:shd w:val="clear" w:color="auto" w:fill="auto"/>
            <w:vAlign w:val="center"/>
          </w:tcPr>
          <w:p w14:paraId="00000083"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Omicron Wave</w:t>
            </w:r>
          </w:p>
        </w:tc>
      </w:tr>
      <w:tr w:rsidR="00743DF7" w14:paraId="61C846D4" w14:textId="77777777">
        <w:trPr>
          <w:trHeight w:val="293"/>
          <w:jc w:val="center"/>
        </w:trPr>
        <w:tc>
          <w:tcPr>
            <w:tcW w:w="9360" w:type="dxa"/>
            <w:gridSpan w:val="4"/>
            <w:shd w:val="clear" w:color="auto" w:fill="auto"/>
            <w:vAlign w:val="center"/>
          </w:tcPr>
          <w:p w14:paraId="00000087"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r>
      <w:tr w:rsidR="00743DF7" w14:paraId="5B521D7D" w14:textId="77777777">
        <w:trPr>
          <w:trHeight w:val="293"/>
          <w:jc w:val="center"/>
        </w:trPr>
        <w:tc>
          <w:tcPr>
            <w:tcW w:w="832" w:type="dxa"/>
            <w:shd w:val="clear" w:color="auto" w:fill="auto"/>
            <w:vAlign w:val="bottom"/>
          </w:tcPr>
          <w:p w14:paraId="0000008B"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5770" w:type="dxa"/>
            <w:shd w:val="clear" w:color="auto" w:fill="auto"/>
            <w:vAlign w:val="bottom"/>
          </w:tcPr>
          <w:p w14:paraId="0000008C"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Effective Number of Test Centers</w:t>
            </w:r>
          </w:p>
        </w:tc>
        <w:tc>
          <w:tcPr>
            <w:tcW w:w="1437" w:type="dxa"/>
            <w:shd w:val="clear" w:color="auto" w:fill="auto"/>
            <w:vAlign w:val="bottom"/>
          </w:tcPr>
          <w:p w14:paraId="0000008D"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-0.00249</w:t>
            </w:r>
          </w:p>
        </w:tc>
        <w:tc>
          <w:tcPr>
            <w:tcW w:w="1321" w:type="dxa"/>
            <w:shd w:val="clear" w:color="auto" w:fill="auto"/>
            <w:vAlign w:val="bottom"/>
          </w:tcPr>
          <w:p w14:paraId="0000008E"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78422284" w14:textId="77777777">
        <w:trPr>
          <w:trHeight w:val="293"/>
          <w:jc w:val="center"/>
        </w:trPr>
        <w:tc>
          <w:tcPr>
            <w:tcW w:w="832" w:type="dxa"/>
            <w:shd w:val="clear" w:color="auto" w:fill="auto"/>
            <w:vAlign w:val="bottom"/>
          </w:tcPr>
          <w:p w14:paraId="0000008F"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5770" w:type="dxa"/>
            <w:shd w:val="clear" w:color="auto" w:fill="auto"/>
            <w:vAlign w:val="bottom"/>
          </w:tcPr>
          <w:p w14:paraId="00000090"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ADI (More Disadvantaged)</w:t>
            </w:r>
          </w:p>
        </w:tc>
        <w:tc>
          <w:tcPr>
            <w:tcW w:w="1437" w:type="dxa"/>
            <w:shd w:val="clear" w:color="auto" w:fill="auto"/>
            <w:vAlign w:val="bottom"/>
          </w:tcPr>
          <w:p w14:paraId="00000091"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0.02097</w:t>
            </w:r>
          </w:p>
        </w:tc>
        <w:tc>
          <w:tcPr>
            <w:tcW w:w="1321" w:type="dxa"/>
            <w:shd w:val="clear" w:color="auto" w:fill="auto"/>
            <w:vAlign w:val="bottom"/>
          </w:tcPr>
          <w:p w14:paraId="00000092"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r>
      <w:tr w:rsidR="00743DF7" w14:paraId="1C33278E" w14:textId="77777777">
        <w:trPr>
          <w:trHeight w:val="293"/>
          <w:jc w:val="center"/>
        </w:trPr>
        <w:tc>
          <w:tcPr>
            <w:tcW w:w="832" w:type="dxa"/>
            <w:shd w:val="clear" w:color="auto" w:fill="auto"/>
            <w:vAlign w:val="center"/>
          </w:tcPr>
          <w:p w14:paraId="00000093"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5770" w:type="dxa"/>
            <w:shd w:val="clear" w:color="auto" w:fill="auto"/>
            <w:vAlign w:val="bottom"/>
          </w:tcPr>
          <w:p w14:paraId="00000094"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Effective Number of Test </w:t>
            </w:r>
            <w:proofErr w:type="spellStart"/>
            <w:r>
              <w:rPr>
                <w:rFonts w:ascii="Times New Roman" w:eastAsia="Times New Roman" w:hAnsi="Times New Roman" w:cs="Times New Roman"/>
                <w:color w:val="000000"/>
                <w:sz w:val="20"/>
                <w:szCs w:val="20"/>
              </w:rPr>
              <w:t>Centers:ADI</w:t>
            </w:r>
            <w:proofErr w:type="spellEnd"/>
            <w:r>
              <w:rPr>
                <w:rFonts w:ascii="Times New Roman" w:eastAsia="Times New Roman" w:hAnsi="Times New Roman" w:cs="Times New Roman"/>
                <w:color w:val="000000"/>
                <w:sz w:val="20"/>
                <w:szCs w:val="20"/>
              </w:rPr>
              <w:t xml:space="preserve"> (More Disadvantaged)</w:t>
            </w:r>
          </w:p>
        </w:tc>
        <w:tc>
          <w:tcPr>
            <w:tcW w:w="1437" w:type="dxa"/>
            <w:shd w:val="clear" w:color="auto" w:fill="auto"/>
            <w:vAlign w:val="bottom"/>
          </w:tcPr>
          <w:p w14:paraId="00000095"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-0.00594</w:t>
            </w:r>
          </w:p>
        </w:tc>
        <w:tc>
          <w:tcPr>
            <w:tcW w:w="1321" w:type="dxa"/>
            <w:shd w:val="clear" w:color="auto" w:fill="auto"/>
            <w:vAlign w:val="bottom"/>
          </w:tcPr>
          <w:p w14:paraId="00000096"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r>
    </w:tbl>
    <w:sdt>
      <w:sdtPr>
        <w:tag w:val="goog_rdk_228"/>
        <w:id w:val="1898013887"/>
      </w:sdtPr>
      <w:sdtContent>
        <w:p w14:paraId="00000097" w14:textId="77777777" w:rsidR="00743DF7" w:rsidRDefault="00000000">
          <w:pPr>
            <w:spacing w:before="120" w:after="0" w:line="360" w:lineRule="auto"/>
            <w:jc w:val="both"/>
            <w:rPr>
              <w:ins w:id="226" w:author="Sina Ansari" w:date="2024-08-16T17:24:00Z"/>
              <w:rFonts w:ascii="Times New Roman" w:eastAsia="Times New Roman" w:hAnsi="Times New Roman" w:cs="Times New Roman"/>
              <w:b/>
              <w:color w:val="000000"/>
              <w:sz w:val="20"/>
              <w:szCs w:val="20"/>
            </w:rPr>
          </w:pPr>
          <w:sdt>
            <w:sdtPr>
              <w:tag w:val="goog_rdk_227"/>
              <w:id w:val="-486472779"/>
            </w:sdtPr>
            <w:sdtContent>
              <w:ins w:id="227" w:author="Sina Ansari" w:date="2024-08-16T17:24:00Z">
                <w:r>
                  <w:rPr>
                    <w:rFonts w:ascii="Times New Roman" w:eastAsia="Times New Roman" w:hAnsi="Times New Roman" w:cs="Times New Roman"/>
                    <w:b/>
                    <w:noProof/>
                    <w:color w:val="000000"/>
                    <w:sz w:val="20"/>
                    <w:szCs w:val="20"/>
                  </w:rPr>
                  <w:drawing>
                    <wp:inline distT="114300" distB="114300" distL="114300" distR="114300" wp14:anchorId="4F486435" wp14:editId="27391594">
                      <wp:extent cx="5943600" cy="3771900"/>
                      <wp:effectExtent l="0" t="0" r="0" b="0"/>
                      <wp:docPr id="15184285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771900"/>
                              </a:xfrm>
                              <a:prstGeom prst="rect">
                                <a:avLst/>
                              </a:prstGeom>
                              <a:ln/>
                            </pic:spPr>
                          </pic:pic>
                        </a:graphicData>
                      </a:graphic>
                    </wp:inline>
                  </w:drawing>
                </w:r>
              </w:ins>
            </w:sdtContent>
          </w:sdt>
        </w:p>
      </w:sdtContent>
    </w:sdt>
    <w:sdt>
      <w:sdtPr>
        <w:tag w:val="goog_rdk_230"/>
        <w:id w:val="-1581751589"/>
      </w:sdtPr>
      <w:sdtContent>
        <w:p w14:paraId="00000098" w14:textId="77777777" w:rsidR="00743DF7" w:rsidRDefault="00000000">
          <w:pPr>
            <w:spacing w:before="120" w:after="0" w:line="360" w:lineRule="auto"/>
            <w:jc w:val="both"/>
            <w:rPr>
              <w:ins w:id="228" w:author="Sina Ansari" w:date="2024-08-16T17:24:00Z"/>
              <w:rFonts w:ascii="Times New Roman" w:eastAsia="Times New Roman" w:hAnsi="Times New Roman" w:cs="Times New Roman"/>
              <w:b/>
              <w:color w:val="000000"/>
              <w:sz w:val="20"/>
              <w:szCs w:val="20"/>
            </w:rPr>
          </w:pPr>
          <w:sdt>
            <w:sdtPr>
              <w:tag w:val="goog_rdk_229"/>
              <w:id w:val="1238372162"/>
            </w:sdtPr>
            <w:sdtContent/>
          </w:sdt>
        </w:p>
      </w:sdtContent>
    </w:sdt>
    <w:p w14:paraId="00000099" w14:textId="77777777" w:rsidR="00743DF7" w:rsidRDefault="00000000">
      <w:pPr>
        <w:spacing w:before="120"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3 presents </w:t>
      </w:r>
      <w:sdt>
        <w:sdtPr>
          <w:tag w:val="goog_rdk_231"/>
          <w:id w:val="-929049684"/>
        </w:sdtPr>
        <w:sdtContent>
          <w:ins w:id="229" w:author="Sina Ansari" w:date="2024-08-16T16:54:00Z">
            <w:r>
              <w:rPr>
                <w:rFonts w:ascii="Times New Roman" w:eastAsia="Times New Roman" w:hAnsi="Times New Roman" w:cs="Times New Roman"/>
                <w:sz w:val="20"/>
                <w:szCs w:val="20"/>
              </w:rPr>
              <w:t>the</w:t>
            </w:r>
          </w:ins>
        </w:sdtContent>
      </w:sdt>
      <w:sdt>
        <w:sdtPr>
          <w:tag w:val="goog_rdk_232"/>
          <w:id w:val="-664091455"/>
        </w:sdtPr>
        <w:sdtContent>
          <w:del w:id="230" w:author="Sina Ansari" w:date="2024-08-16T16:54:00Z">
            <w:r>
              <w:rPr>
                <w:rFonts w:ascii="Times New Roman" w:eastAsia="Times New Roman" w:hAnsi="Times New Roman" w:cs="Times New Roman"/>
                <w:sz w:val="20"/>
                <w:szCs w:val="20"/>
              </w:rPr>
              <w:delText>the results of a</w:delText>
            </w:r>
          </w:del>
        </w:sdtContent>
      </w:sdt>
      <w:r>
        <w:rPr>
          <w:rFonts w:ascii="Times New Roman" w:eastAsia="Times New Roman" w:hAnsi="Times New Roman" w:cs="Times New Roman"/>
          <w:sz w:val="20"/>
          <w:szCs w:val="20"/>
        </w:rPr>
        <w:t xml:space="preserve"> regression analysis examining the impact of SHIELD test centers and ADI on </w:t>
      </w:r>
      <w:sdt>
        <w:sdtPr>
          <w:tag w:val="goog_rdk_233"/>
          <w:id w:val="1941335281"/>
        </w:sdtPr>
        <w:sdtContent>
          <w:ins w:id="231" w:author="Sina Ansari" w:date="2024-08-16T16:53:00Z">
            <w:r>
              <w:rPr>
                <w:rFonts w:ascii="Times New Roman" w:eastAsia="Times New Roman" w:hAnsi="Times New Roman" w:cs="Times New Roman"/>
                <w:sz w:val="20"/>
                <w:szCs w:val="20"/>
              </w:rPr>
              <w:t>COVID-19</w:t>
            </w:r>
          </w:ins>
        </w:sdtContent>
      </w:sdt>
      <w:sdt>
        <w:sdtPr>
          <w:tag w:val="goog_rdk_234"/>
          <w:id w:val="-1332756545"/>
        </w:sdtPr>
        <w:sdtContent>
          <w:del w:id="232" w:author="Sina Ansari" w:date="2024-08-16T16: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with a one-month lag. This lag analysis aims to determine how COVID-19 testing influences </w:t>
      </w:r>
      <w:sdt>
        <w:sdtPr>
          <w:tag w:val="goog_rdk_235"/>
          <w:id w:val="1897087053"/>
        </w:sdtPr>
        <w:sdtContent>
          <w:ins w:id="233" w:author="Sina Ansari" w:date="2024-08-16T16:53:00Z">
            <w:r>
              <w:rPr>
                <w:rFonts w:ascii="Times New Roman" w:eastAsia="Times New Roman" w:hAnsi="Times New Roman" w:cs="Times New Roman"/>
                <w:sz w:val="20"/>
                <w:szCs w:val="20"/>
              </w:rPr>
              <w:t>COVID-19</w:t>
            </w:r>
          </w:ins>
        </w:sdtContent>
      </w:sdt>
      <w:sdt>
        <w:sdtPr>
          <w:tag w:val="goog_rdk_236"/>
          <w:id w:val="210155698"/>
        </w:sdtPr>
        <w:sdtContent>
          <w:del w:id="234" w:author="Sina Ansari" w:date="2024-08-16T16: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one month later, considering different COVID-19 waves. During the Delta wave, model 2 presents a positive and statistically significant estimate (1.622%,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for the more disadvantaged zip codes, indicating that these areas experienced significantly higher </w:t>
      </w:r>
      <w:sdt>
        <w:sdtPr>
          <w:tag w:val="goog_rdk_237"/>
          <w:id w:val="-85159195"/>
        </w:sdtPr>
        <w:sdtContent>
          <w:ins w:id="235" w:author="Sina Ansari" w:date="2024-08-16T16:53:00Z">
            <w:r>
              <w:rPr>
                <w:rFonts w:ascii="Times New Roman" w:eastAsia="Times New Roman" w:hAnsi="Times New Roman" w:cs="Times New Roman"/>
                <w:sz w:val="20"/>
                <w:szCs w:val="20"/>
              </w:rPr>
              <w:t>COVID-19</w:t>
            </w:r>
          </w:ins>
        </w:sdtContent>
      </w:sdt>
      <w:sdt>
        <w:sdtPr>
          <w:tag w:val="goog_rdk_238"/>
          <w:id w:val="-1245103198"/>
        </w:sdtPr>
        <w:sdtContent>
          <w:del w:id="236" w:author="Sina Ansari" w:date="2024-08-16T16: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one month after testing. </w:t>
      </w:r>
    </w:p>
    <w:p w14:paraId="0000009A" w14:textId="77777777" w:rsidR="00743DF7"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Omicron wave, model 1 indicates a negative and statistically significant estimate (-0.287%,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w:t>
      </w:r>
      <w:sdt>
        <w:sdtPr>
          <w:tag w:val="goog_rdk_239"/>
          <w:id w:val="-149836559"/>
        </w:sdtPr>
        <w:sdtContent>
          <w:ins w:id="237" w:author="Sina Ansari" w:date="2024-08-16T16:53:00Z">
            <w:r>
              <w:rPr>
                <w:rFonts w:ascii="Times New Roman" w:eastAsia="Times New Roman" w:hAnsi="Times New Roman" w:cs="Times New Roman"/>
                <w:sz w:val="20"/>
                <w:szCs w:val="20"/>
              </w:rPr>
              <w:t>,</w:t>
            </w:r>
          </w:ins>
        </w:sdtContent>
      </w:sdt>
      <w:r>
        <w:rPr>
          <w:rFonts w:ascii="Times New Roman" w:eastAsia="Times New Roman" w:hAnsi="Times New Roman" w:cs="Times New Roman"/>
          <w:sz w:val="20"/>
          <w:szCs w:val="20"/>
        </w:rPr>
        <w:t xml:space="preserve"> suggesting a significant reduction in </w:t>
      </w:r>
      <w:sdt>
        <w:sdtPr>
          <w:tag w:val="goog_rdk_240"/>
          <w:id w:val="-87466403"/>
        </w:sdtPr>
        <w:sdtContent>
          <w:ins w:id="238" w:author="Sina Ansari" w:date="2024-08-16T16:53:00Z">
            <w:r>
              <w:rPr>
                <w:rFonts w:ascii="Times New Roman" w:eastAsia="Times New Roman" w:hAnsi="Times New Roman" w:cs="Times New Roman"/>
                <w:sz w:val="20"/>
                <w:szCs w:val="20"/>
              </w:rPr>
              <w:t>COVID-19</w:t>
            </w:r>
          </w:ins>
        </w:sdtContent>
      </w:sdt>
      <w:sdt>
        <w:sdtPr>
          <w:tag w:val="goog_rdk_241"/>
          <w:id w:val="2109772589"/>
        </w:sdtPr>
        <w:sdtContent>
          <w:del w:id="239" w:author="Sina Ansari" w:date="2024-08-16T16: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admissions one month after an increase in the effective number of SHIELD test centers. With the current average COVID-19 ICU admission rate at 4.77%, this decrease would lower the rate to </w:t>
      </w:r>
      <w:r>
        <w:rPr>
          <w:rFonts w:ascii="Times New Roman" w:eastAsia="Times New Roman" w:hAnsi="Times New Roman" w:cs="Times New Roman"/>
          <w:sz w:val="20"/>
          <w:szCs w:val="20"/>
        </w:rPr>
        <w:lastRenderedPageBreak/>
        <w:t xml:space="preserve">4.49% one-month post-testing. Additionally, Model 2 presents a positive and statistically significant estimate (2.097%,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for the more disadvantaged zip codes, indicating that these areas experienced significantly higher </w:t>
      </w:r>
      <w:sdt>
        <w:sdtPr>
          <w:tag w:val="goog_rdk_242"/>
          <w:id w:val="2056420405"/>
        </w:sdtPr>
        <w:sdtContent>
          <w:ins w:id="240" w:author="Sina Ansari" w:date="2024-08-16T16:53:00Z">
            <w:r>
              <w:rPr>
                <w:rFonts w:ascii="Times New Roman" w:eastAsia="Times New Roman" w:hAnsi="Times New Roman" w:cs="Times New Roman"/>
                <w:sz w:val="20"/>
                <w:szCs w:val="20"/>
              </w:rPr>
              <w:t>COVID-19</w:t>
            </w:r>
          </w:ins>
        </w:sdtContent>
      </w:sdt>
      <w:sdt>
        <w:sdtPr>
          <w:tag w:val="goog_rdk_243"/>
          <w:id w:val="1417130487"/>
        </w:sdtPr>
        <w:sdtContent>
          <w:del w:id="241" w:author="Sina Ansari" w:date="2024-08-16T16: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one month after testing. </w:t>
      </w:r>
    </w:p>
    <w:p w14:paraId="0000009B" w14:textId="77777777" w:rsidR="00743DF7" w:rsidRDefault="00000000">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w:t>
      </w:r>
      <w:sdt>
        <w:sdtPr>
          <w:tag w:val="goog_rdk_244"/>
          <w:id w:val="-1304851616"/>
        </w:sdtPr>
        <w:sdtContent>
          <w:commentRangeStart w:id="242"/>
        </w:sdtContent>
      </w:sdt>
      <w:r>
        <w:rPr>
          <w:rFonts w:ascii="Times New Roman" w:eastAsia="Times New Roman" w:hAnsi="Times New Roman" w:cs="Times New Roman"/>
          <w:b/>
          <w:sz w:val="18"/>
          <w:szCs w:val="18"/>
        </w:rPr>
        <w:t>able 3</w:t>
      </w:r>
      <w:r>
        <w:rPr>
          <w:rFonts w:ascii="Times New Roman" w:eastAsia="Times New Roman" w:hAnsi="Times New Roman" w:cs="Times New Roman"/>
          <w:sz w:val="18"/>
          <w:szCs w:val="18"/>
        </w:rPr>
        <w:t>: Impact of SHIELD test centers and ADI on COVID-19 ICU admission rates (one-month lag)</w:t>
      </w:r>
      <w:commentRangeEnd w:id="242"/>
      <w:r>
        <w:commentReference w:id="242"/>
      </w:r>
    </w:p>
    <w:tbl>
      <w:tblPr>
        <w:tblStyle w:val="a1"/>
        <w:tblW w:w="9332" w:type="dxa"/>
        <w:jc w:val="center"/>
        <w:tblBorders>
          <w:top w:val="single" w:sz="4" w:space="0" w:color="000000"/>
          <w:bottom w:val="single" w:sz="4" w:space="0" w:color="000000"/>
        </w:tblBorders>
        <w:tblLayout w:type="fixed"/>
        <w:tblLook w:val="0600" w:firstRow="0" w:lastRow="0" w:firstColumn="0" w:lastColumn="0" w:noHBand="1" w:noVBand="1"/>
      </w:tblPr>
      <w:tblGrid>
        <w:gridCol w:w="793"/>
        <w:gridCol w:w="5505"/>
        <w:gridCol w:w="1370"/>
        <w:gridCol w:w="1664"/>
      </w:tblGrid>
      <w:tr w:rsidR="00743DF7" w14:paraId="167AC8D2" w14:textId="77777777">
        <w:trPr>
          <w:trHeight w:val="297"/>
          <w:jc w:val="center"/>
        </w:trPr>
        <w:tc>
          <w:tcPr>
            <w:tcW w:w="793" w:type="dxa"/>
            <w:tcBorders>
              <w:bottom w:val="single" w:sz="4" w:space="0" w:color="000000"/>
            </w:tcBorders>
            <w:shd w:val="clear" w:color="auto" w:fill="auto"/>
            <w:vAlign w:val="center"/>
          </w:tcPr>
          <w:p w14:paraId="0000009C"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w:t>
            </w:r>
          </w:p>
        </w:tc>
        <w:tc>
          <w:tcPr>
            <w:tcW w:w="5505" w:type="dxa"/>
            <w:tcBorders>
              <w:bottom w:val="single" w:sz="4" w:space="0" w:color="000000"/>
            </w:tcBorders>
            <w:shd w:val="clear" w:color="auto" w:fill="auto"/>
            <w:vAlign w:val="center"/>
          </w:tcPr>
          <w:p w14:paraId="0000009D" w14:textId="77777777" w:rsidR="00743DF7" w:rsidRDefault="00000000">
            <w:pP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Predictors</w:t>
            </w:r>
          </w:p>
        </w:tc>
        <w:tc>
          <w:tcPr>
            <w:tcW w:w="1370" w:type="dxa"/>
            <w:tcBorders>
              <w:bottom w:val="single" w:sz="4" w:space="0" w:color="000000"/>
            </w:tcBorders>
            <w:shd w:val="clear" w:color="auto" w:fill="auto"/>
            <w:vAlign w:val="center"/>
          </w:tcPr>
          <w:p w14:paraId="0000009E"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Estimates</w:t>
            </w:r>
          </w:p>
        </w:tc>
        <w:tc>
          <w:tcPr>
            <w:tcW w:w="1664" w:type="dxa"/>
            <w:shd w:val="clear" w:color="auto" w:fill="auto"/>
            <w:vAlign w:val="center"/>
          </w:tcPr>
          <w:p w14:paraId="0000009F"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Significance Level</w:t>
            </w:r>
          </w:p>
        </w:tc>
      </w:tr>
      <w:tr w:rsidR="00743DF7" w14:paraId="7F76F0AF" w14:textId="77777777">
        <w:trPr>
          <w:trHeight w:val="297"/>
          <w:jc w:val="center"/>
        </w:trPr>
        <w:tc>
          <w:tcPr>
            <w:tcW w:w="9332" w:type="dxa"/>
            <w:gridSpan w:val="4"/>
            <w:tcBorders>
              <w:top w:val="single" w:sz="4" w:space="0" w:color="000000"/>
            </w:tcBorders>
            <w:shd w:val="clear" w:color="auto" w:fill="auto"/>
            <w:vAlign w:val="center"/>
          </w:tcPr>
          <w:p w14:paraId="000000A0"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Alpha Wave</w:t>
            </w:r>
          </w:p>
        </w:tc>
      </w:tr>
      <w:tr w:rsidR="00743DF7" w14:paraId="10FC65F5" w14:textId="77777777">
        <w:trPr>
          <w:trHeight w:val="297"/>
          <w:jc w:val="center"/>
        </w:trPr>
        <w:tc>
          <w:tcPr>
            <w:tcW w:w="793" w:type="dxa"/>
            <w:shd w:val="clear" w:color="auto" w:fill="auto"/>
            <w:vAlign w:val="bottom"/>
          </w:tcPr>
          <w:p w14:paraId="000000A4"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5505" w:type="dxa"/>
            <w:shd w:val="clear" w:color="auto" w:fill="auto"/>
            <w:vAlign w:val="bottom"/>
          </w:tcPr>
          <w:p w14:paraId="000000A5"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Effective Number of Test Centers</w:t>
            </w:r>
          </w:p>
        </w:tc>
        <w:tc>
          <w:tcPr>
            <w:tcW w:w="1370" w:type="dxa"/>
            <w:shd w:val="clear" w:color="auto" w:fill="auto"/>
            <w:vAlign w:val="bottom"/>
          </w:tcPr>
          <w:p w14:paraId="000000A6"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0.00251</w:t>
            </w:r>
          </w:p>
        </w:tc>
        <w:tc>
          <w:tcPr>
            <w:tcW w:w="1664" w:type="dxa"/>
            <w:shd w:val="clear" w:color="auto" w:fill="auto"/>
            <w:vAlign w:val="bottom"/>
          </w:tcPr>
          <w:p w14:paraId="000000A7"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3DE02F90" w14:textId="77777777">
        <w:trPr>
          <w:trHeight w:val="297"/>
          <w:jc w:val="center"/>
        </w:trPr>
        <w:tc>
          <w:tcPr>
            <w:tcW w:w="793" w:type="dxa"/>
            <w:shd w:val="clear" w:color="auto" w:fill="auto"/>
            <w:vAlign w:val="bottom"/>
          </w:tcPr>
          <w:p w14:paraId="000000A8"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5505" w:type="dxa"/>
            <w:shd w:val="clear" w:color="auto" w:fill="auto"/>
            <w:vAlign w:val="bottom"/>
          </w:tcPr>
          <w:p w14:paraId="000000A9"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ADI (More Disadvantaged)</w:t>
            </w:r>
          </w:p>
        </w:tc>
        <w:tc>
          <w:tcPr>
            <w:tcW w:w="1370" w:type="dxa"/>
            <w:shd w:val="clear" w:color="auto" w:fill="auto"/>
            <w:vAlign w:val="bottom"/>
          </w:tcPr>
          <w:p w14:paraId="000000AA"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0.00885</w:t>
            </w:r>
          </w:p>
        </w:tc>
        <w:tc>
          <w:tcPr>
            <w:tcW w:w="1664" w:type="dxa"/>
            <w:shd w:val="clear" w:color="auto" w:fill="auto"/>
            <w:vAlign w:val="bottom"/>
          </w:tcPr>
          <w:p w14:paraId="000000AB"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5C8D6CB2" w14:textId="77777777">
        <w:trPr>
          <w:trHeight w:val="297"/>
          <w:jc w:val="center"/>
        </w:trPr>
        <w:tc>
          <w:tcPr>
            <w:tcW w:w="793" w:type="dxa"/>
            <w:shd w:val="clear" w:color="auto" w:fill="auto"/>
            <w:vAlign w:val="center"/>
          </w:tcPr>
          <w:p w14:paraId="000000AC"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5505" w:type="dxa"/>
            <w:shd w:val="clear" w:color="auto" w:fill="auto"/>
            <w:vAlign w:val="bottom"/>
          </w:tcPr>
          <w:p w14:paraId="000000AD"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Effective Number of Test </w:t>
            </w:r>
            <w:proofErr w:type="spellStart"/>
            <w:r>
              <w:rPr>
                <w:rFonts w:ascii="Times New Roman" w:eastAsia="Times New Roman" w:hAnsi="Times New Roman" w:cs="Times New Roman"/>
                <w:color w:val="000000"/>
                <w:sz w:val="20"/>
                <w:szCs w:val="20"/>
              </w:rPr>
              <w:t>Centers:ADI</w:t>
            </w:r>
            <w:proofErr w:type="spellEnd"/>
            <w:r>
              <w:rPr>
                <w:rFonts w:ascii="Times New Roman" w:eastAsia="Times New Roman" w:hAnsi="Times New Roman" w:cs="Times New Roman"/>
                <w:color w:val="000000"/>
                <w:sz w:val="20"/>
                <w:szCs w:val="20"/>
              </w:rPr>
              <w:t xml:space="preserve"> (More Disadvantaged)</w:t>
            </w:r>
          </w:p>
        </w:tc>
        <w:tc>
          <w:tcPr>
            <w:tcW w:w="1370" w:type="dxa"/>
            <w:shd w:val="clear" w:color="auto" w:fill="auto"/>
            <w:vAlign w:val="bottom"/>
          </w:tcPr>
          <w:p w14:paraId="000000AE"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-0.00083</w:t>
            </w:r>
          </w:p>
        </w:tc>
        <w:tc>
          <w:tcPr>
            <w:tcW w:w="1664" w:type="dxa"/>
            <w:shd w:val="clear" w:color="auto" w:fill="auto"/>
            <w:vAlign w:val="bottom"/>
          </w:tcPr>
          <w:p w14:paraId="000000AF"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388FCA26" w14:textId="77777777">
        <w:trPr>
          <w:trHeight w:val="297"/>
          <w:jc w:val="center"/>
        </w:trPr>
        <w:tc>
          <w:tcPr>
            <w:tcW w:w="793" w:type="dxa"/>
            <w:shd w:val="clear" w:color="auto" w:fill="auto"/>
            <w:vAlign w:val="center"/>
          </w:tcPr>
          <w:p w14:paraId="000000B0"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c>
          <w:tcPr>
            <w:tcW w:w="5505" w:type="dxa"/>
            <w:shd w:val="clear" w:color="auto" w:fill="auto"/>
            <w:vAlign w:val="bottom"/>
          </w:tcPr>
          <w:p w14:paraId="000000B1" w14:textId="77777777" w:rsidR="00743DF7" w:rsidRDefault="00743DF7">
            <w:pPr>
              <w:spacing w:after="0" w:line="240" w:lineRule="auto"/>
              <w:rPr>
                <w:rFonts w:ascii="Times New Roman" w:eastAsia="Times New Roman" w:hAnsi="Times New Roman" w:cs="Times New Roman"/>
                <w:color w:val="000000"/>
                <w:sz w:val="20"/>
                <w:szCs w:val="20"/>
              </w:rPr>
            </w:pPr>
          </w:p>
        </w:tc>
        <w:tc>
          <w:tcPr>
            <w:tcW w:w="1370" w:type="dxa"/>
            <w:shd w:val="clear" w:color="auto" w:fill="auto"/>
            <w:vAlign w:val="bottom"/>
          </w:tcPr>
          <w:p w14:paraId="000000B2" w14:textId="77777777" w:rsidR="00743DF7" w:rsidRDefault="00743DF7">
            <w:pPr>
              <w:spacing w:after="0" w:line="240" w:lineRule="auto"/>
              <w:jc w:val="center"/>
              <w:rPr>
                <w:rFonts w:ascii="Times New Roman" w:eastAsia="Times New Roman" w:hAnsi="Times New Roman" w:cs="Times New Roman"/>
                <w:color w:val="000000"/>
                <w:sz w:val="20"/>
                <w:szCs w:val="20"/>
              </w:rPr>
            </w:pPr>
          </w:p>
        </w:tc>
        <w:tc>
          <w:tcPr>
            <w:tcW w:w="1664" w:type="dxa"/>
            <w:shd w:val="clear" w:color="auto" w:fill="auto"/>
            <w:vAlign w:val="bottom"/>
          </w:tcPr>
          <w:p w14:paraId="000000B3" w14:textId="77777777" w:rsidR="00743DF7" w:rsidRDefault="00743DF7">
            <w:pPr>
              <w:spacing w:after="0" w:line="240" w:lineRule="auto"/>
              <w:rPr>
                <w:rFonts w:ascii="Times New Roman" w:eastAsia="Times New Roman" w:hAnsi="Times New Roman" w:cs="Times New Roman"/>
                <w:color w:val="000000"/>
                <w:sz w:val="20"/>
                <w:szCs w:val="20"/>
              </w:rPr>
            </w:pPr>
          </w:p>
        </w:tc>
      </w:tr>
      <w:tr w:rsidR="00743DF7" w14:paraId="7F4AD357" w14:textId="77777777">
        <w:trPr>
          <w:trHeight w:val="297"/>
          <w:jc w:val="center"/>
        </w:trPr>
        <w:tc>
          <w:tcPr>
            <w:tcW w:w="9332" w:type="dxa"/>
            <w:gridSpan w:val="4"/>
            <w:shd w:val="clear" w:color="auto" w:fill="auto"/>
            <w:vAlign w:val="center"/>
          </w:tcPr>
          <w:p w14:paraId="000000B4"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Delta Wave</w:t>
            </w:r>
          </w:p>
        </w:tc>
      </w:tr>
      <w:tr w:rsidR="00743DF7" w14:paraId="749AB201" w14:textId="77777777">
        <w:trPr>
          <w:trHeight w:val="297"/>
          <w:jc w:val="center"/>
        </w:trPr>
        <w:tc>
          <w:tcPr>
            <w:tcW w:w="9332" w:type="dxa"/>
            <w:gridSpan w:val="4"/>
            <w:shd w:val="clear" w:color="auto" w:fill="auto"/>
            <w:vAlign w:val="center"/>
          </w:tcPr>
          <w:p w14:paraId="000000B8"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r>
      <w:tr w:rsidR="00743DF7" w14:paraId="6DABC4E0" w14:textId="77777777">
        <w:trPr>
          <w:trHeight w:val="297"/>
          <w:jc w:val="center"/>
        </w:trPr>
        <w:tc>
          <w:tcPr>
            <w:tcW w:w="793" w:type="dxa"/>
            <w:shd w:val="clear" w:color="auto" w:fill="auto"/>
            <w:vAlign w:val="bottom"/>
          </w:tcPr>
          <w:p w14:paraId="000000BC"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5505" w:type="dxa"/>
            <w:shd w:val="clear" w:color="auto" w:fill="auto"/>
            <w:vAlign w:val="bottom"/>
          </w:tcPr>
          <w:p w14:paraId="000000BD"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Effective Number of Test Centers</w:t>
            </w:r>
          </w:p>
        </w:tc>
        <w:tc>
          <w:tcPr>
            <w:tcW w:w="1370" w:type="dxa"/>
            <w:shd w:val="clear" w:color="auto" w:fill="auto"/>
            <w:vAlign w:val="bottom"/>
          </w:tcPr>
          <w:p w14:paraId="000000BE"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-0.00149</w:t>
            </w:r>
          </w:p>
        </w:tc>
        <w:tc>
          <w:tcPr>
            <w:tcW w:w="1664" w:type="dxa"/>
            <w:shd w:val="clear" w:color="auto" w:fill="auto"/>
            <w:vAlign w:val="bottom"/>
          </w:tcPr>
          <w:p w14:paraId="000000BF"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71ACB098" w14:textId="77777777">
        <w:trPr>
          <w:trHeight w:val="297"/>
          <w:jc w:val="center"/>
        </w:trPr>
        <w:tc>
          <w:tcPr>
            <w:tcW w:w="793" w:type="dxa"/>
            <w:shd w:val="clear" w:color="auto" w:fill="auto"/>
            <w:vAlign w:val="bottom"/>
          </w:tcPr>
          <w:p w14:paraId="000000C0"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5505" w:type="dxa"/>
            <w:shd w:val="clear" w:color="auto" w:fill="auto"/>
            <w:vAlign w:val="bottom"/>
          </w:tcPr>
          <w:p w14:paraId="000000C1"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ADI (More Disadvantaged)</w:t>
            </w:r>
          </w:p>
        </w:tc>
        <w:tc>
          <w:tcPr>
            <w:tcW w:w="1370" w:type="dxa"/>
            <w:shd w:val="clear" w:color="auto" w:fill="auto"/>
            <w:vAlign w:val="bottom"/>
          </w:tcPr>
          <w:p w14:paraId="000000C2"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0.01622</w:t>
            </w:r>
          </w:p>
        </w:tc>
        <w:tc>
          <w:tcPr>
            <w:tcW w:w="1664" w:type="dxa"/>
            <w:shd w:val="clear" w:color="auto" w:fill="auto"/>
            <w:vAlign w:val="bottom"/>
          </w:tcPr>
          <w:p w14:paraId="000000C3"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r>
      <w:tr w:rsidR="00743DF7" w14:paraId="08FFB4BA" w14:textId="77777777">
        <w:trPr>
          <w:trHeight w:val="297"/>
          <w:jc w:val="center"/>
        </w:trPr>
        <w:tc>
          <w:tcPr>
            <w:tcW w:w="793" w:type="dxa"/>
            <w:shd w:val="clear" w:color="auto" w:fill="auto"/>
            <w:vAlign w:val="center"/>
          </w:tcPr>
          <w:p w14:paraId="000000C4"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5505" w:type="dxa"/>
            <w:shd w:val="clear" w:color="auto" w:fill="auto"/>
            <w:vAlign w:val="bottom"/>
          </w:tcPr>
          <w:p w14:paraId="000000C5"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Effective Number of Test </w:t>
            </w:r>
            <w:proofErr w:type="spellStart"/>
            <w:r>
              <w:rPr>
                <w:rFonts w:ascii="Times New Roman" w:eastAsia="Times New Roman" w:hAnsi="Times New Roman" w:cs="Times New Roman"/>
                <w:color w:val="000000"/>
                <w:sz w:val="20"/>
                <w:szCs w:val="20"/>
              </w:rPr>
              <w:t>Centers:ADI</w:t>
            </w:r>
            <w:proofErr w:type="spellEnd"/>
            <w:r>
              <w:rPr>
                <w:rFonts w:ascii="Times New Roman" w:eastAsia="Times New Roman" w:hAnsi="Times New Roman" w:cs="Times New Roman"/>
                <w:color w:val="000000"/>
                <w:sz w:val="20"/>
                <w:szCs w:val="20"/>
              </w:rPr>
              <w:t xml:space="preserve"> (More Disadvantaged)</w:t>
            </w:r>
          </w:p>
        </w:tc>
        <w:tc>
          <w:tcPr>
            <w:tcW w:w="1370" w:type="dxa"/>
            <w:shd w:val="clear" w:color="auto" w:fill="auto"/>
            <w:vAlign w:val="bottom"/>
          </w:tcPr>
          <w:p w14:paraId="000000C6"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-0.00259</w:t>
            </w:r>
          </w:p>
        </w:tc>
        <w:tc>
          <w:tcPr>
            <w:tcW w:w="1664" w:type="dxa"/>
            <w:shd w:val="clear" w:color="auto" w:fill="auto"/>
            <w:vAlign w:val="bottom"/>
          </w:tcPr>
          <w:p w14:paraId="000000C7"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54C500A3" w14:textId="77777777">
        <w:trPr>
          <w:trHeight w:val="297"/>
          <w:jc w:val="center"/>
        </w:trPr>
        <w:tc>
          <w:tcPr>
            <w:tcW w:w="793" w:type="dxa"/>
            <w:shd w:val="clear" w:color="auto" w:fill="auto"/>
            <w:vAlign w:val="center"/>
          </w:tcPr>
          <w:p w14:paraId="000000C8"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c>
          <w:tcPr>
            <w:tcW w:w="5505" w:type="dxa"/>
            <w:shd w:val="clear" w:color="auto" w:fill="auto"/>
            <w:vAlign w:val="bottom"/>
          </w:tcPr>
          <w:p w14:paraId="000000C9" w14:textId="77777777" w:rsidR="00743DF7" w:rsidRDefault="00743DF7">
            <w:pPr>
              <w:spacing w:after="0" w:line="240" w:lineRule="auto"/>
              <w:rPr>
                <w:rFonts w:ascii="Times New Roman" w:eastAsia="Times New Roman" w:hAnsi="Times New Roman" w:cs="Times New Roman"/>
                <w:color w:val="000000"/>
                <w:sz w:val="20"/>
                <w:szCs w:val="20"/>
              </w:rPr>
            </w:pPr>
          </w:p>
        </w:tc>
        <w:tc>
          <w:tcPr>
            <w:tcW w:w="1370" w:type="dxa"/>
            <w:shd w:val="clear" w:color="auto" w:fill="auto"/>
            <w:vAlign w:val="bottom"/>
          </w:tcPr>
          <w:p w14:paraId="000000CA" w14:textId="77777777" w:rsidR="00743DF7" w:rsidRDefault="00743DF7">
            <w:pPr>
              <w:spacing w:after="0" w:line="240" w:lineRule="auto"/>
              <w:jc w:val="center"/>
              <w:rPr>
                <w:rFonts w:ascii="Times New Roman" w:eastAsia="Times New Roman" w:hAnsi="Times New Roman" w:cs="Times New Roman"/>
                <w:color w:val="000000"/>
                <w:sz w:val="20"/>
                <w:szCs w:val="20"/>
              </w:rPr>
            </w:pPr>
          </w:p>
        </w:tc>
        <w:tc>
          <w:tcPr>
            <w:tcW w:w="1664" w:type="dxa"/>
            <w:shd w:val="clear" w:color="auto" w:fill="auto"/>
            <w:vAlign w:val="bottom"/>
          </w:tcPr>
          <w:p w14:paraId="000000CB" w14:textId="77777777" w:rsidR="00743DF7" w:rsidRDefault="00743DF7">
            <w:pPr>
              <w:spacing w:after="0" w:line="240" w:lineRule="auto"/>
              <w:rPr>
                <w:rFonts w:ascii="Times New Roman" w:eastAsia="Times New Roman" w:hAnsi="Times New Roman" w:cs="Times New Roman"/>
                <w:color w:val="000000"/>
                <w:sz w:val="20"/>
                <w:szCs w:val="20"/>
              </w:rPr>
            </w:pPr>
          </w:p>
        </w:tc>
      </w:tr>
      <w:tr w:rsidR="00743DF7" w14:paraId="24B6487B" w14:textId="77777777">
        <w:trPr>
          <w:trHeight w:val="297"/>
          <w:jc w:val="center"/>
        </w:trPr>
        <w:tc>
          <w:tcPr>
            <w:tcW w:w="9332" w:type="dxa"/>
            <w:gridSpan w:val="4"/>
            <w:shd w:val="clear" w:color="auto" w:fill="auto"/>
            <w:vAlign w:val="center"/>
          </w:tcPr>
          <w:p w14:paraId="000000CC"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Omicron Wave</w:t>
            </w:r>
          </w:p>
        </w:tc>
      </w:tr>
      <w:tr w:rsidR="00743DF7" w14:paraId="0007534E" w14:textId="77777777">
        <w:trPr>
          <w:trHeight w:val="297"/>
          <w:jc w:val="center"/>
        </w:trPr>
        <w:tc>
          <w:tcPr>
            <w:tcW w:w="9332" w:type="dxa"/>
            <w:gridSpan w:val="4"/>
            <w:shd w:val="clear" w:color="auto" w:fill="auto"/>
            <w:vAlign w:val="center"/>
          </w:tcPr>
          <w:p w14:paraId="000000D0"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r>
      <w:tr w:rsidR="00743DF7" w14:paraId="341388CA" w14:textId="77777777">
        <w:trPr>
          <w:trHeight w:val="297"/>
          <w:jc w:val="center"/>
        </w:trPr>
        <w:tc>
          <w:tcPr>
            <w:tcW w:w="793" w:type="dxa"/>
            <w:shd w:val="clear" w:color="auto" w:fill="auto"/>
            <w:vAlign w:val="bottom"/>
          </w:tcPr>
          <w:p w14:paraId="000000D4"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5505" w:type="dxa"/>
            <w:shd w:val="clear" w:color="auto" w:fill="auto"/>
            <w:vAlign w:val="bottom"/>
          </w:tcPr>
          <w:p w14:paraId="000000D5"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Effective Number of Test Centers</w:t>
            </w:r>
          </w:p>
        </w:tc>
        <w:tc>
          <w:tcPr>
            <w:tcW w:w="1370" w:type="dxa"/>
            <w:shd w:val="clear" w:color="auto" w:fill="auto"/>
            <w:vAlign w:val="center"/>
          </w:tcPr>
          <w:p w14:paraId="000000D6"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-0.00287</w:t>
            </w:r>
          </w:p>
        </w:tc>
        <w:tc>
          <w:tcPr>
            <w:tcW w:w="1664" w:type="dxa"/>
            <w:shd w:val="clear" w:color="auto" w:fill="auto"/>
            <w:vAlign w:val="bottom"/>
          </w:tcPr>
          <w:p w14:paraId="000000D7"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r>
      <w:tr w:rsidR="00743DF7" w14:paraId="6C7382BA" w14:textId="77777777">
        <w:trPr>
          <w:trHeight w:val="297"/>
          <w:jc w:val="center"/>
        </w:trPr>
        <w:tc>
          <w:tcPr>
            <w:tcW w:w="793" w:type="dxa"/>
            <w:shd w:val="clear" w:color="auto" w:fill="auto"/>
            <w:vAlign w:val="bottom"/>
          </w:tcPr>
          <w:p w14:paraId="000000D8"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5505" w:type="dxa"/>
            <w:shd w:val="clear" w:color="auto" w:fill="auto"/>
            <w:vAlign w:val="bottom"/>
          </w:tcPr>
          <w:p w14:paraId="000000D9"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ADI (More Disadvantaged)</w:t>
            </w:r>
          </w:p>
        </w:tc>
        <w:tc>
          <w:tcPr>
            <w:tcW w:w="1370" w:type="dxa"/>
            <w:shd w:val="clear" w:color="auto" w:fill="auto"/>
            <w:vAlign w:val="bottom"/>
          </w:tcPr>
          <w:p w14:paraId="000000DA"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0.02097</w:t>
            </w:r>
          </w:p>
        </w:tc>
        <w:tc>
          <w:tcPr>
            <w:tcW w:w="1664" w:type="dxa"/>
            <w:shd w:val="clear" w:color="auto" w:fill="auto"/>
            <w:vAlign w:val="bottom"/>
          </w:tcPr>
          <w:p w14:paraId="000000DB"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r>
      <w:tr w:rsidR="00743DF7" w14:paraId="266AFCC7" w14:textId="77777777">
        <w:trPr>
          <w:trHeight w:val="297"/>
          <w:jc w:val="center"/>
        </w:trPr>
        <w:tc>
          <w:tcPr>
            <w:tcW w:w="793" w:type="dxa"/>
            <w:shd w:val="clear" w:color="auto" w:fill="auto"/>
            <w:vAlign w:val="center"/>
          </w:tcPr>
          <w:p w14:paraId="000000DC"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5505" w:type="dxa"/>
            <w:shd w:val="clear" w:color="auto" w:fill="auto"/>
            <w:vAlign w:val="bottom"/>
          </w:tcPr>
          <w:p w14:paraId="000000DD"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Effective Number of Test </w:t>
            </w:r>
            <w:proofErr w:type="spellStart"/>
            <w:r>
              <w:rPr>
                <w:rFonts w:ascii="Times New Roman" w:eastAsia="Times New Roman" w:hAnsi="Times New Roman" w:cs="Times New Roman"/>
                <w:color w:val="000000"/>
                <w:sz w:val="20"/>
                <w:szCs w:val="20"/>
              </w:rPr>
              <w:t>Centers:ADI</w:t>
            </w:r>
            <w:proofErr w:type="spellEnd"/>
            <w:r>
              <w:rPr>
                <w:rFonts w:ascii="Times New Roman" w:eastAsia="Times New Roman" w:hAnsi="Times New Roman" w:cs="Times New Roman"/>
                <w:color w:val="000000"/>
                <w:sz w:val="20"/>
                <w:szCs w:val="20"/>
              </w:rPr>
              <w:t xml:space="preserve"> (More Disadvantaged)</w:t>
            </w:r>
          </w:p>
        </w:tc>
        <w:tc>
          <w:tcPr>
            <w:tcW w:w="1370" w:type="dxa"/>
            <w:shd w:val="clear" w:color="auto" w:fill="auto"/>
            <w:vAlign w:val="bottom"/>
          </w:tcPr>
          <w:p w14:paraId="000000DE"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-0.00447</w:t>
            </w:r>
          </w:p>
        </w:tc>
        <w:tc>
          <w:tcPr>
            <w:tcW w:w="1664" w:type="dxa"/>
            <w:shd w:val="clear" w:color="auto" w:fill="auto"/>
            <w:vAlign w:val="bottom"/>
          </w:tcPr>
          <w:p w14:paraId="000000DF"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bl>
    <w:p w14:paraId="000000E0" w14:textId="77777777" w:rsidR="00743DF7" w:rsidRDefault="00000000">
      <w:pPr>
        <w:spacing w:before="120"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4 displays the findings of a regression analysis that investigates the influence of SHIELD test centers and ADI on </w:t>
      </w:r>
      <w:sdt>
        <w:sdtPr>
          <w:tag w:val="goog_rdk_245"/>
          <w:id w:val="-488641420"/>
        </w:sdtPr>
        <w:sdtContent>
          <w:ins w:id="243" w:author="Sina Ansari" w:date="2024-08-16T16:53:00Z">
            <w:r>
              <w:rPr>
                <w:rFonts w:ascii="Times New Roman" w:eastAsia="Times New Roman" w:hAnsi="Times New Roman" w:cs="Times New Roman"/>
                <w:sz w:val="20"/>
                <w:szCs w:val="20"/>
              </w:rPr>
              <w:t>COVID-19</w:t>
            </w:r>
          </w:ins>
        </w:sdtContent>
      </w:sdt>
      <w:sdt>
        <w:sdtPr>
          <w:tag w:val="goog_rdk_246"/>
          <w:id w:val="-1737001083"/>
        </w:sdtPr>
        <w:sdtContent>
          <w:del w:id="244" w:author="Sina Ansari" w:date="2024-08-16T16: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with a two-month delay. During the Delta wave, model 1 presents a negative and statistically significant estimate (-0.199%,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w:t>
      </w:r>
      <w:sdt>
        <w:sdtPr>
          <w:tag w:val="goog_rdk_247"/>
          <w:id w:val="-1812462801"/>
        </w:sdtPr>
        <w:sdtContent>
          <w:ins w:id="245" w:author="Sina Ansari" w:date="2024-08-16T16:53:00Z">
            <w:r>
              <w:rPr>
                <w:rFonts w:ascii="Times New Roman" w:eastAsia="Times New Roman" w:hAnsi="Times New Roman" w:cs="Times New Roman"/>
                <w:sz w:val="20"/>
                <w:szCs w:val="20"/>
              </w:rPr>
              <w:t>,</w:t>
            </w:r>
          </w:ins>
        </w:sdtContent>
      </w:sdt>
      <w:r>
        <w:rPr>
          <w:rFonts w:ascii="Times New Roman" w:eastAsia="Times New Roman" w:hAnsi="Times New Roman" w:cs="Times New Roman"/>
          <w:sz w:val="20"/>
          <w:szCs w:val="20"/>
        </w:rPr>
        <w:t xml:space="preserve"> indicating a significant reduction in the COVID-19 ICU admission rate two months after an increase in the effective number of SHIELD test centers. The data shows that the average COVID-19 ICU admission rate during the Delta wave is currently 4.14%. Therefore, improving the effectiveness of SHIELD centers by one unit would reduce the average COVID-19 ICU admission rate to 3.94% two-month post-testing during this wave. Also, model 2 shows a positive and statistically significant estimate (1.622%,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for the more disadvantaged zip codes, suggesting that these areas experienced significantly higher </w:t>
      </w:r>
      <w:sdt>
        <w:sdtPr>
          <w:tag w:val="goog_rdk_248"/>
          <w:id w:val="2098286577"/>
        </w:sdtPr>
        <w:sdtContent>
          <w:ins w:id="246" w:author="Sina Ansari" w:date="2024-08-16T16:53:00Z">
            <w:r>
              <w:rPr>
                <w:rFonts w:ascii="Times New Roman" w:eastAsia="Times New Roman" w:hAnsi="Times New Roman" w:cs="Times New Roman"/>
                <w:sz w:val="20"/>
                <w:szCs w:val="20"/>
              </w:rPr>
              <w:t>COVID-19</w:t>
            </w:r>
          </w:ins>
        </w:sdtContent>
      </w:sdt>
      <w:sdt>
        <w:sdtPr>
          <w:tag w:val="goog_rdk_249"/>
          <w:id w:val="772202439"/>
        </w:sdtPr>
        <w:sdtContent>
          <w:del w:id="247" w:author="Sina Ansari" w:date="2024-08-16T16: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two months after testing. In </w:t>
      </w:r>
      <w:sdt>
        <w:sdtPr>
          <w:tag w:val="goog_rdk_250"/>
          <w:id w:val="1035313487"/>
        </w:sdtPr>
        <w:sdtContent>
          <w:ins w:id="248" w:author="Sina Ansari" w:date="2024-08-16T16:53:00Z">
            <w:r>
              <w:rPr>
                <w:rFonts w:ascii="Times New Roman" w:eastAsia="Times New Roman" w:hAnsi="Times New Roman" w:cs="Times New Roman"/>
                <w:sz w:val="20"/>
                <w:szCs w:val="20"/>
              </w:rPr>
              <w:t xml:space="preserve">the </w:t>
            </w:r>
          </w:ins>
        </w:sdtContent>
      </w:sdt>
      <w:r>
        <w:rPr>
          <w:rFonts w:ascii="Times New Roman" w:eastAsia="Times New Roman" w:hAnsi="Times New Roman" w:cs="Times New Roman"/>
          <w:sz w:val="20"/>
          <w:szCs w:val="20"/>
        </w:rPr>
        <w:t xml:space="preserve">Omicron wave, model 2 shows a positive and statistically significant estimate (2.097,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for the more disadvantaged zip codes, suggesting that these experienced significantly higher </w:t>
      </w:r>
      <w:sdt>
        <w:sdtPr>
          <w:tag w:val="goog_rdk_251"/>
          <w:id w:val="-1110051609"/>
        </w:sdtPr>
        <w:sdtContent>
          <w:ins w:id="249" w:author="Sina Ansari" w:date="2024-08-16T16:53:00Z">
            <w:r>
              <w:rPr>
                <w:rFonts w:ascii="Times New Roman" w:eastAsia="Times New Roman" w:hAnsi="Times New Roman" w:cs="Times New Roman"/>
                <w:sz w:val="20"/>
                <w:szCs w:val="20"/>
              </w:rPr>
              <w:t>COVID-19</w:t>
            </w:r>
          </w:ins>
        </w:sdtContent>
      </w:sdt>
      <w:sdt>
        <w:sdtPr>
          <w:tag w:val="goog_rdk_252"/>
          <w:id w:val="-1116908761"/>
        </w:sdtPr>
        <w:sdtContent>
          <w:del w:id="250" w:author="Sina Ansari" w:date="2024-08-16T16: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two months after testing. Also, model 3 presents a negative estimate (-0.678%,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for the interaction between the effective number of SHIELD test centers and more disadvantaged zip codes, suggesting a one-unit increase of SHIELD test centers in these areas would reduce the COVID-19 ICU admission rate from 6.33% to 5.66% two months after testing.</w:t>
      </w:r>
    </w:p>
    <w:p w14:paraId="000000E1" w14:textId="77777777" w:rsidR="00743DF7" w:rsidRDefault="00000000">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4</w:t>
      </w:r>
      <w:r>
        <w:rPr>
          <w:rFonts w:ascii="Times New Roman" w:eastAsia="Times New Roman" w:hAnsi="Times New Roman" w:cs="Times New Roman"/>
          <w:sz w:val="18"/>
          <w:szCs w:val="18"/>
        </w:rPr>
        <w:t>: Impact of SHIELD test centers and ADI on COVID-19 ICU admission rates (two-month lag)</w:t>
      </w:r>
    </w:p>
    <w:tbl>
      <w:tblPr>
        <w:tblStyle w:val="a2"/>
        <w:tblW w:w="9173" w:type="dxa"/>
        <w:jc w:val="center"/>
        <w:tblBorders>
          <w:top w:val="single" w:sz="4" w:space="0" w:color="000000"/>
          <w:bottom w:val="single" w:sz="4" w:space="0" w:color="000000"/>
        </w:tblBorders>
        <w:tblLayout w:type="fixed"/>
        <w:tblLook w:val="0600" w:firstRow="0" w:lastRow="0" w:firstColumn="0" w:lastColumn="0" w:noHBand="1" w:noVBand="1"/>
      </w:tblPr>
      <w:tblGrid>
        <w:gridCol w:w="779"/>
        <w:gridCol w:w="5412"/>
        <w:gridCol w:w="1348"/>
        <w:gridCol w:w="1634"/>
      </w:tblGrid>
      <w:tr w:rsidR="00743DF7" w14:paraId="2690A57C" w14:textId="77777777">
        <w:trPr>
          <w:trHeight w:val="289"/>
          <w:jc w:val="center"/>
        </w:trPr>
        <w:tc>
          <w:tcPr>
            <w:tcW w:w="779" w:type="dxa"/>
            <w:tcBorders>
              <w:bottom w:val="single" w:sz="4" w:space="0" w:color="000000"/>
            </w:tcBorders>
            <w:shd w:val="clear" w:color="auto" w:fill="auto"/>
            <w:vAlign w:val="center"/>
          </w:tcPr>
          <w:p w14:paraId="000000E2"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w:t>
            </w:r>
          </w:p>
        </w:tc>
        <w:tc>
          <w:tcPr>
            <w:tcW w:w="5412" w:type="dxa"/>
            <w:tcBorders>
              <w:bottom w:val="single" w:sz="4" w:space="0" w:color="000000"/>
            </w:tcBorders>
            <w:shd w:val="clear" w:color="auto" w:fill="auto"/>
            <w:vAlign w:val="center"/>
          </w:tcPr>
          <w:p w14:paraId="000000E3" w14:textId="77777777" w:rsidR="00743DF7" w:rsidRDefault="00000000">
            <w:pP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Predictors</w:t>
            </w:r>
          </w:p>
        </w:tc>
        <w:tc>
          <w:tcPr>
            <w:tcW w:w="1348" w:type="dxa"/>
            <w:tcBorders>
              <w:bottom w:val="single" w:sz="4" w:space="0" w:color="000000"/>
            </w:tcBorders>
            <w:shd w:val="clear" w:color="auto" w:fill="auto"/>
            <w:vAlign w:val="center"/>
          </w:tcPr>
          <w:p w14:paraId="000000E4"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Estimates</w:t>
            </w:r>
          </w:p>
        </w:tc>
        <w:tc>
          <w:tcPr>
            <w:tcW w:w="1634" w:type="dxa"/>
            <w:shd w:val="clear" w:color="auto" w:fill="auto"/>
            <w:vAlign w:val="center"/>
          </w:tcPr>
          <w:p w14:paraId="000000E5"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Significance Level</w:t>
            </w:r>
          </w:p>
        </w:tc>
      </w:tr>
      <w:tr w:rsidR="00743DF7" w14:paraId="16294BA8" w14:textId="77777777">
        <w:trPr>
          <w:trHeight w:val="289"/>
          <w:jc w:val="center"/>
        </w:trPr>
        <w:tc>
          <w:tcPr>
            <w:tcW w:w="9173" w:type="dxa"/>
            <w:gridSpan w:val="4"/>
            <w:tcBorders>
              <w:top w:val="single" w:sz="4" w:space="0" w:color="000000"/>
            </w:tcBorders>
            <w:shd w:val="clear" w:color="auto" w:fill="auto"/>
            <w:vAlign w:val="center"/>
          </w:tcPr>
          <w:p w14:paraId="000000E6"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Alpha Wave</w:t>
            </w:r>
          </w:p>
        </w:tc>
      </w:tr>
      <w:tr w:rsidR="00743DF7" w14:paraId="49483C0E" w14:textId="77777777">
        <w:trPr>
          <w:trHeight w:val="289"/>
          <w:jc w:val="center"/>
        </w:trPr>
        <w:tc>
          <w:tcPr>
            <w:tcW w:w="779" w:type="dxa"/>
            <w:shd w:val="clear" w:color="auto" w:fill="auto"/>
            <w:vAlign w:val="bottom"/>
          </w:tcPr>
          <w:p w14:paraId="000000EA"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c>
          <w:tcPr>
            <w:tcW w:w="5412" w:type="dxa"/>
            <w:shd w:val="clear" w:color="auto" w:fill="auto"/>
            <w:vAlign w:val="bottom"/>
          </w:tcPr>
          <w:p w14:paraId="000000EB" w14:textId="77777777" w:rsidR="00743DF7" w:rsidRDefault="00743DF7">
            <w:pPr>
              <w:spacing w:after="0" w:line="240" w:lineRule="auto"/>
              <w:rPr>
                <w:rFonts w:ascii="Times New Roman" w:eastAsia="Times New Roman" w:hAnsi="Times New Roman" w:cs="Times New Roman"/>
                <w:color w:val="000000"/>
                <w:sz w:val="20"/>
                <w:szCs w:val="20"/>
              </w:rPr>
            </w:pPr>
          </w:p>
        </w:tc>
        <w:tc>
          <w:tcPr>
            <w:tcW w:w="1348" w:type="dxa"/>
            <w:shd w:val="clear" w:color="auto" w:fill="auto"/>
            <w:vAlign w:val="bottom"/>
          </w:tcPr>
          <w:p w14:paraId="000000EC" w14:textId="77777777" w:rsidR="00743DF7" w:rsidRDefault="00743DF7">
            <w:pPr>
              <w:spacing w:after="0" w:line="240" w:lineRule="auto"/>
              <w:jc w:val="center"/>
              <w:rPr>
                <w:rFonts w:ascii="Times New Roman" w:eastAsia="Times New Roman" w:hAnsi="Times New Roman" w:cs="Times New Roman"/>
                <w:color w:val="000000"/>
                <w:sz w:val="20"/>
                <w:szCs w:val="20"/>
              </w:rPr>
            </w:pPr>
          </w:p>
        </w:tc>
        <w:tc>
          <w:tcPr>
            <w:tcW w:w="1634" w:type="dxa"/>
            <w:shd w:val="clear" w:color="auto" w:fill="auto"/>
            <w:vAlign w:val="bottom"/>
          </w:tcPr>
          <w:p w14:paraId="000000ED" w14:textId="77777777" w:rsidR="00743DF7" w:rsidRDefault="00743DF7">
            <w:pPr>
              <w:spacing w:after="0" w:line="240" w:lineRule="auto"/>
              <w:rPr>
                <w:rFonts w:ascii="Times New Roman" w:eastAsia="Times New Roman" w:hAnsi="Times New Roman" w:cs="Times New Roman"/>
                <w:color w:val="000000"/>
                <w:sz w:val="20"/>
                <w:szCs w:val="20"/>
              </w:rPr>
            </w:pPr>
          </w:p>
        </w:tc>
      </w:tr>
      <w:tr w:rsidR="00743DF7" w14:paraId="7334BE9F" w14:textId="77777777">
        <w:trPr>
          <w:trHeight w:val="289"/>
          <w:jc w:val="center"/>
        </w:trPr>
        <w:tc>
          <w:tcPr>
            <w:tcW w:w="779" w:type="dxa"/>
            <w:shd w:val="clear" w:color="auto" w:fill="auto"/>
            <w:vAlign w:val="bottom"/>
          </w:tcPr>
          <w:p w14:paraId="000000EE"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5412" w:type="dxa"/>
            <w:shd w:val="clear" w:color="auto" w:fill="auto"/>
            <w:vAlign w:val="bottom"/>
          </w:tcPr>
          <w:p w14:paraId="000000EF"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Effective Number of Test Centers</w:t>
            </w:r>
          </w:p>
        </w:tc>
        <w:tc>
          <w:tcPr>
            <w:tcW w:w="1348" w:type="dxa"/>
            <w:shd w:val="clear" w:color="auto" w:fill="auto"/>
            <w:vAlign w:val="bottom"/>
          </w:tcPr>
          <w:p w14:paraId="000000F0"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-0.00154</w:t>
            </w:r>
          </w:p>
        </w:tc>
        <w:tc>
          <w:tcPr>
            <w:tcW w:w="1634" w:type="dxa"/>
            <w:shd w:val="clear" w:color="auto" w:fill="auto"/>
            <w:vAlign w:val="bottom"/>
          </w:tcPr>
          <w:p w14:paraId="000000F1"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4981DC49" w14:textId="77777777">
        <w:trPr>
          <w:trHeight w:val="289"/>
          <w:jc w:val="center"/>
        </w:trPr>
        <w:tc>
          <w:tcPr>
            <w:tcW w:w="779" w:type="dxa"/>
            <w:shd w:val="clear" w:color="auto" w:fill="auto"/>
            <w:vAlign w:val="bottom"/>
          </w:tcPr>
          <w:p w14:paraId="000000F2"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5412" w:type="dxa"/>
            <w:shd w:val="clear" w:color="auto" w:fill="auto"/>
            <w:vAlign w:val="bottom"/>
          </w:tcPr>
          <w:p w14:paraId="000000F3"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ADI (More Disadvantaged)</w:t>
            </w:r>
          </w:p>
        </w:tc>
        <w:tc>
          <w:tcPr>
            <w:tcW w:w="1348" w:type="dxa"/>
            <w:shd w:val="clear" w:color="auto" w:fill="auto"/>
            <w:vAlign w:val="bottom"/>
          </w:tcPr>
          <w:p w14:paraId="000000F4"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0.00885</w:t>
            </w:r>
          </w:p>
        </w:tc>
        <w:tc>
          <w:tcPr>
            <w:tcW w:w="1634" w:type="dxa"/>
            <w:shd w:val="clear" w:color="auto" w:fill="auto"/>
            <w:vAlign w:val="bottom"/>
          </w:tcPr>
          <w:p w14:paraId="000000F5"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15ECC68C" w14:textId="77777777">
        <w:trPr>
          <w:trHeight w:val="289"/>
          <w:jc w:val="center"/>
        </w:trPr>
        <w:tc>
          <w:tcPr>
            <w:tcW w:w="779" w:type="dxa"/>
            <w:shd w:val="clear" w:color="auto" w:fill="auto"/>
            <w:vAlign w:val="center"/>
          </w:tcPr>
          <w:p w14:paraId="000000F6"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5412" w:type="dxa"/>
            <w:shd w:val="clear" w:color="auto" w:fill="auto"/>
            <w:vAlign w:val="bottom"/>
          </w:tcPr>
          <w:p w14:paraId="000000F7"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Effective Number of Test </w:t>
            </w:r>
            <w:proofErr w:type="spellStart"/>
            <w:r>
              <w:rPr>
                <w:rFonts w:ascii="Times New Roman" w:eastAsia="Times New Roman" w:hAnsi="Times New Roman" w:cs="Times New Roman"/>
                <w:color w:val="000000"/>
                <w:sz w:val="20"/>
                <w:szCs w:val="20"/>
              </w:rPr>
              <w:t>Centers:ADI</w:t>
            </w:r>
            <w:proofErr w:type="spellEnd"/>
            <w:r>
              <w:rPr>
                <w:rFonts w:ascii="Times New Roman" w:eastAsia="Times New Roman" w:hAnsi="Times New Roman" w:cs="Times New Roman"/>
                <w:color w:val="000000"/>
                <w:sz w:val="20"/>
                <w:szCs w:val="20"/>
              </w:rPr>
              <w:t xml:space="preserve"> (More Disadvantaged)</w:t>
            </w:r>
          </w:p>
        </w:tc>
        <w:tc>
          <w:tcPr>
            <w:tcW w:w="1348" w:type="dxa"/>
            <w:shd w:val="clear" w:color="auto" w:fill="auto"/>
            <w:vAlign w:val="bottom"/>
          </w:tcPr>
          <w:p w14:paraId="000000F8"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-0.00806</w:t>
            </w:r>
          </w:p>
        </w:tc>
        <w:tc>
          <w:tcPr>
            <w:tcW w:w="1634" w:type="dxa"/>
            <w:shd w:val="clear" w:color="auto" w:fill="auto"/>
            <w:vAlign w:val="bottom"/>
          </w:tcPr>
          <w:p w14:paraId="000000F9"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37899D29" w14:textId="77777777">
        <w:trPr>
          <w:trHeight w:val="289"/>
          <w:jc w:val="center"/>
        </w:trPr>
        <w:tc>
          <w:tcPr>
            <w:tcW w:w="779" w:type="dxa"/>
            <w:shd w:val="clear" w:color="auto" w:fill="auto"/>
            <w:vAlign w:val="center"/>
          </w:tcPr>
          <w:p w14:paraId="000000FA"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c>
          <w:tcPr>
            <w:tcW w:w="5412" w:type="dxa"/>
            <w:shd w:val="clear" w:color="auto" w:fill="auto"/>
            <w:vAlign w:val="bottom"/>
          </w:tcPr>
          <w:p w14:paraId="000000FB" w14:textId="77777777" w:rsidR="00743DF7" w:rsidRDefault="00743DF7">
            <w:pPr>
              <w:spacing w:after="0" w:line="240" w:lineRule="auto"/>
              <w:rPr>
                <w:rFonts w:ascii="Times New Roman" w:eastAsia="Times New Roman" w:hAnsi="Times New Roman" w:cs="Times New Roman"/>
                <w:color w:val="000000"/>
                <w:sz w:val="20"/>
                <w:szCs w:val="20"/>
              </w:rPr>
            </w:pPr>
          </w:p>
        </w:tc>
        <w:tc>
          <w:tcPr>
            <w:tcW w:w="1348" w:type="dxa"/>
            <w:shd w:val="clear" w:color="auto" w:fill="auto"/>
            <w:vAlign w:val="bottom"/>
          </w:tcPr>
          <w:p w14:paraId="000000FC" w14:textId="77777777" w:rsidR="00743DF7" w:rsidRDefault="00743DF7">
            <w:pPr>
              <w:spacing w:after="0" w:line="240" w:lineRule="auto"/>
              <w:jc w:val="center"/>
              <w:rPr>
                <w:rFonts w:ascii="Times New Roman" w:eastAsia="Times New Roman" w:hAnsi="Times New Roman" w:cs="Times New Roman"/>
                <w:color w:val="000000"/>
                <w:sz w:val="20"/>
                <w:szCs w:val="20"/>
              </w:rPr>
            </w:pPr>
          </w:p>
        </w:tc>
        <w:tc>
          <w:tcPr>
            <w:tcW w:w="1634" w:type="dxa"/>
            <w:shd w:val="clear" w:color="auto" w:fill="auto"/>
            <w:vAlign w:val="bottom"/>
          </w:tcPr>
          <w:p w14:paraId="000000FD" w14:textId="77777777" w:rsidR="00743DF7" w:rsidRDefault="00743DF7">
            <w:pPr>
              <w:spacing w:after="0" w:line="240" w:lineRule="auto"/>
              <w:rPr>
                <w:rFonts w:ascii="Times New Roman" w:eastAsia="Times New Roman" w:hAnsi="Times New Roman" w:cs="Times New Roman"/>
                <w:color w:val="000000"/>
                <w:sz w:val="20"/>
                <w:szCs w:val="20"/>
              </w:rPr>
            </w:pPr>
          </w:p>
        </w:tc>
      </w:tr>
      <w:tr w:rsidR="00743DF7" w14:paraId="355EFF7E" w14:textId="77777777">
        <w:trPr>
          <w:trHeight w:val="289"/>
          <w:jc w:val="center"/>
        </w:trPr>
        <w:tc>
          <w:tcPr>
            <w:tcW w:w="9173" w:type="dxa"/>
            <w:gridSpan w:val="4"/>
            <w:shd w:val="clear" w:color="auto" w:fill="auto"/>
            <w:vAlign w:val="center"/>
          </w:tcPr>
          <w:p w14:paraId="000000FE"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Delta Wave</w:t>
            </w:r>
          </w:p>
        </w:tc>
      </w:tr>
      <w:tr w:rsidR="00743DF7" w14:paraId="187C5733" w14:textId="77777777">
        <w:trPr>
          <w:trHeight w:val="289"/>
          <w:jc w:val="center"/>
        </w:trPr>
        <w:tc>
          <w:tcPr>
            <w:tcW w:w="9173" w:type="dxa"/>
            <w:gridSpan w:val="4"/>
            <w:shd w:val="clear" w:color="auto" w:fill="auto"/>
            <w:vAlign w:val="center"/>
          </w:tcPr>
          <w:p w14:paraId="00000102"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r>
      <w:tr w:rsidR="00743DF7" w14:paraId="7529EB82" w14:textId="77777777">
        <w:trPr>
          <w:trHeight w:val="289"/>
          <w:jc w:val="center"/>
        </w:trPr>
        <w:tc>
          <w:tcPr>
            <w:tcW w:w="779" w:type="dxa"/>
            <w:shd w:val="clear" w:color="auto" w:fill="auto"/>
            <w:vAlign w:val="bottom"/>
          </w:tcPr>
          <w:p w14:paraId="00000106"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5412" w:type="dxa"/>
            <w:shd w:val="clear" w:color="auto" w:fill="auto"/>
            <w:vAlign w:val="bottom"/>
          </w:tcPr>
          <w:p w14:paraId="00000107"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Effective Number of Test Centers</w:t>
            </w:r>
          </w:p>
        </w:tc>
        <w:tc>
          <w:tcPr>
            <w:tcW w:w="1348" w:type="dxa"/>
            <w:shd w:val="clear" w:color="auto" w:fill="auto"/>
            <w:vAlign w:val="bottom"/>
          </w:tcPr>
          <w:p w14:paraId="00000108"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-0.00199</w:t>
            </w:r>
          </w:p>
        </w:tc>
        <w:tc>
          <w:tcPr>
            <w:tcW w:w="1634" w:type="dxa"/>
            <w:shd w:val="clear" w:color="auto" w:fill="auto"/>
            <w:vAlign w:val="bottom"/>
          </w:tcPr>
          <w:p w14:paraId="00000109"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r>
      <w:tr w:rsidR="00743DF7" w14:paraId="643CCBF7" w14:textId="77777777">
        <w:trPr>
          <w:trHeight w:val="289"/>
          <w:jc w:val="center"/>
        </w:trPr>
        <w:tc>
          <w:tcPr>
            <w:tcW w:w="779" w:type="dxa"/>
            <w:shd w:val="clear" w:color="auto" w:fill="auto"/>
            <w:vAlign w:val="bottom"/>
          </w:tcPr>
          <w:p w14:paraId="0000010A"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5412" w:type="dxa"/>
            <w:shd w:val="clear" w:color="auto" w:fill="auto"/>
            <w:vAlign w:val="bottom"/>
          </w:tcPr>
          <w:p w14:paraId="0000010B"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ADI (More Disadvantaged)</w:t>
            </w:r>
          </w:p>
        </w:tc>
        <w:tc>
          <w:tcPr>
            <w:tcW w:w="1348" w:type="dxa"/>
            <w:shd w:val="clear" w:color="auto" w:fill="auto"/>
            <w:vAlign w:val="bottom"/>
          </w:tcPr>
          <w:p w14:paraId="0000010C"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0.01622</w:t>
            </w:r>
          </w:p>
        </w:tc>
        <w:tc>
          <w:tcPr>
            <w:tcW w:w="1634" w:type="dxa"/>
            <w:shd w:val="clear" w:color="auto" w:fill="auto"/>
            <w:vAlign w:val="bottom"/>
          </w:tcPr>
          <w:p w14:paraId="0000010D"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r>
      <w:tr w:rsidR="00743DF7" w14:paraId="0B69B8BF" w14:textId="77777777">
        <w:trPr>
          <w:trHeight w:val="289"/>
          <w:jc w:val="center"/>
        </w:trPr>
        <w:tc>
          <w:tcPr>
            <w:tcW w:w="779" w:type="dxa"/>
            <w:shd w:val="clear" w:color="auto" w:fill="auto"/>
            <w:vAlign w:val="center"/>
          </w:tcPr>
          <w:p w14:paraId="0000010E"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5412" w:type="dxa"/>
            <w:shd w:val="clear" w:color="auto" w:fill="auto"/>
            <w:vAlign w:val="bottom"/>
          </w:tcPr>
          <w:p w14:paraId="0000010F"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Effective Number of Test </w:t>
            </w:r>
            <w:proofErr w:type="spellStart"/>
            <w:r>
              <w:rPr>
                <w:rFonts w:ascii="Times New Roman" w:eastAsia="Times New Roman" w:hAnsi="Times New Roman" w:cs="Times New Roman"/>
                <w:color w:val="000000"/>
                <w:sz w:val="20"/>
                <w:szCs w:val="20"/>
              </w:rPr>
              <w:t>Centers:ADI</w:t>
            </w:r>
            <w:proofErr w:type="spellEnd"/>
            <w:r>
              <w:rPr>
                <w:rFonts w:ascii="Times New Roman" w:eastAsia="Times New Roman" w:hAnsi="Times New Roman" w:cs="Times New Roman"/>
                <w:color w:val="000000"/>
                <w:sz w:val="20"/>
                <w:szCs w:val="20"/>
              </w:rPr>
              <w:t xml:space="preserve"> (More Disadvantaged)</w:t>
            </w:r>
          </w:p>
        </w:tc>
        <w:tc>
          <w:tcPr>
            <w:tcW w:w="1348" w:type="dxa"/>
            <w:shd w:val="clear" w:color="auto" w:fill="auto"/>
            <w:vAlign w:val="bottom"/>
          </w:tcPr>
          <w:p w14:paraId="00000110"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-0.00313</w:t>
            </w:r>
          </w:p>
        </w:tc>
        <w:tc>
          <w:tcPr>
            <w:tcW w:w="1634" w:type="dxa"/>
            <w:shd w:val="clear" w:color="auto" w:fill="auto"/>
            <w:vAlign w:val="bottom"/>
          </w:tcPr>
          <w:p w14:paraId="00000111"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743DF7" w14:paraId="71E12E15" w14:textId="77777777">
        <w:trPr>
          <w:trHeight w:val="289"/>
          <w:jc w:val="center"/>
        </w:trPr>
        <w:tc>
          <w:tcPr>
            <w:tcW w:w="779" w:type="dxa"/>
            <w:shd w:val="clear" w:color="auto" w:fill="auto"/>
            <w:vAlign w:val="center"/>
          </w:tcPr>
          <w:p w14:paraId="00000112"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c>
          <w:tcPr>
            <w:tcW w:w="5412" w:type="dxa"/>
            <w:shd w:val="clear" w:color="auto" w:fill="auto"/>
            <w:vAlign w:val="bottom"/>
          </w:tcPr>
          <w:p w14:paraId="00000113" w14:textId="77777777" w:rsidR="00743DF7" w:rsidRDefault="00743DF7">
            <w:pPr>
              <w:spacing w:after="0" w:line="240" w:lineRule="auto"/>
              <w:rPr>
                <w:rFonts w:ascii="Times New Roman" w:eastAsia="Times New Roman" w:hAnsi="Times New Roman" w:cs="Times New Roman"/>
                <w:color w:val="000000"/>
                <w:sz w:val="20"/>
                <w:szCs w:val="20"/>
              </w:rPr>
            </w:pPr>
          </w:p>
        </w:tc>
        <w:tc>
          <w:tcPr>
            <w:tcW w:w="1348" w:type="dxa"/>
            <w:shd w:val="clear" w:color="auto" w:fill="auto"/>
            <w:vAlign w:val="bottom"/>
          </w:tcPr>
          <w:p w14:paraId="00000114" w14:textId="77777777" w:rsidR="00743DF7" w:rsidRDefault="00743DF7">
            <w:pPr>
              <w:spacing w:after="0" w:line="240" w:lineRule="auto"/>
              <w:jc w:val="center"/>
              <w:rPr>
                <w:rFonts w:ascii="Times New Roman" w:eastAsia="Times New Roman" w:hAnsi="Times New Roman" w:cs="Times New Roman"/>
                <w:color w:val="000000"/>
                <w:sz w:val="20"/>
                <w:szCs w:val="20"/>
              </w:rPr>
            </w:pPr>
          </w:p>
        </w:tc>
        <w:tc>
          <w:tcPr>
            <w:tcW w:w="1634" w:type="dxa"/>
            <w:shd w:val="clear" w:color="auto" w:fill="auto"/>
            <w:vAlign w:val="bottom"/>
          </w:tcPr>
          <w:p w14:paraId="00000115" w14:textId="77777777" w:rsidR="00743DF7" w:rsidRDefault="00743DF7">
            <w:pPr>
              <w:spacing w:after="0" w:line="240" w:lineRule="auto"/>
              <w:rPr>
                <w:rFonts w:ascii="Times New Roman" w:eastAsia="Times New Roman" w:hAnsi="Times New Roman" w:cs="Times New Roman"/>
                <w:color w:val="000000"/>
                <w:sz w:val="20"/>
                <w:szCs w:val="20"/>
              </w:rPr>
            </w:pPr>
          </w:p>
        </w:tc>
      </w:tr>
      <w:tr w:rsidR="00743DF7" w14:paraId="66B1CC65" w14:textId="77777777">
        <w:trPr>
          <w:trHeight w:val="289"/>
          <w:jc w:val="center"/>
        </w:trPr>
        <w:tc>
          <w:tcPr>
            <w:tcW w:w="9173" w:type="dxa"/>
            <w:gridSpan w:val="4"/>
            <w:shd w:val="clear" w:color="auto" w:fill="auto"/>
            <w:vAlign w:val="center"/>
          </w:tcPr>
          <w:p w14:paraId="00000116"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Omicron Wave</w:t>
            </w:r>
          </w:p>
        </w:tc>
      </w:tr>
      <w:tr w:rsidR="00743DF7" w14:paraId="4DFB26C4" w14:textId="77777777">
        <w:trPr>
          <w:trHeight w:val="289"/>
          <w:jc w:val="center"/>
        </w:trPr>
        <w:tc>
          <w:tcPr>
            <w:tcW w:w="9173" w:type="dxa"/>
            <w:gridSpan w:val="4"/>
            <w:shd w:val="clear" w:color="auto" w:fill="auto"/>
            <w:vAlign w:val="center"/>
          </w:tcPr>
          <w:p w14:paraId="0000011A" w14:textId="77777777" w:rsidR="00743DF7" w:rsidRDefault="00743DF7">
            <w:pPr>
              <w:spacing w:after="0" w:line="240" w:lineRule="auto"/>
              <w:jc w:val="center"/>
              <w:rPr>
                <w:rFonts w:ascii="Times New Roman" w:eastAsia="Times New Roman" w:hAnsi="Times New Roman" w:cs="Times New Roman"/>
                <w:b/>
                <w:color w:val="000000"/>
                <w:sz w:val="20"/>
                <w:szCs w:val="20"/>
              </w:rPr>
            </w:pPr>
          </w:p>
        </w:tc>
      </w:tr>
      <w:tr w:rsidR="00743DF7" w14:paraId="370B1282" w14:textId="77777777">
        <w:trPr>
          <w:trHeight w:val="289"/>
          <w:jc w:val="center"/>
        </w:trPr>
        <w:tc>
          <w:tcPr>
            <w:tcW w:w="779" w:type="dxa"/>
            <w:shd w:val="clear" w:color="auto" w:fill="auto"/>
            <w:vAlign w:val="bottom"/>
          </w:tcPr>
          <w:p w14:paraId="0000011E"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5412" w:type="dxa"/>
            <w:shd w:val="clear" w:color="auto" w:fill="auto"/>
            <w:vAlign w:val="bottom"/>
          </w:tcPr>
          <w:p w14:paraId="0000011F"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Effective Number of Test Centers</w:t>
            </w:r>
          </w:p>
        </w:tc>
        <w:tc>
          <w:tcPr>
            <w:tcW w:w="1348" w:type="dxa"/>
            <w:shd w:val="clear" w:color="auto" w:fill="auto"/>
            <w:vAlign w:val="center"/>
          </w:tcPr>
          <w:p w14:paraId="00000120"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-0.00236</w:t>
            </w:r>
          </w:p>
        </w:tc>
        <w:tc>
          <w:tcPr>
            <w:tcW w:w="1634" w:type="dxa"/>
            <w:shd w:val="clear" w:color="auto" w:fill="auto"/>
            <w:vAlign w:val="bottom"/>
          </w:tcPr>
          <w:p w14:paraId="00000121"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w:t>
            </w:r>
          </w:p>
        </w:tc>
      </w:tr>
      <w:tr w:rsidR="00743DF7" w14:paraId="3ED1CEE2" w14:textId="77777777">
        <w:trPr>
          <w:trHeight w:val="289"/>
          <w:jc w:val="center"/>
        </w:trPr>
        <w:tc>
          <w:tcPr>
            <w:tcW w:w="779" w:type="dxa"/>
            <w:shd w:val="clear" w:color="auto" w:fill="auto"/>
            <w:vAlign w:val="bottom"/>
          </w:tcPr>
          <w:p w14:paraId="00000122"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5412" w:type="dxa"/>
            <w:shd w:val="clear" w:color="auto" w:fill="auto"/>
            <w:vAlign w:val="bottom"/>
          </w:tcPr>
          <w:p w14:paraId="00000123"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ADI (More Disadvantaged)</w:t>
            </w:r>
          </w:p>
        </w:tc>
        <w:tc>
          <w:tcPr>
            <w:tcW w:w="1348" w:type="dxa"/>
            <w:shd w:val="clear" w:color="auto" w:fill="auto"/>
            <w:vAlign w:val="bottom"/>
          </w:tcPr>
          <w:p w14:paraId="00000124"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0.02097</w:t>
            </w:r>
          </w:p>
        </w:tc>
        <w:tc>
          <w:tcPr>
            <w:tcW w:w="1634" w:type="dxa"/>
            <w:shd w:val="clear" w:color="auto" w:fill="auto"/>
            <w:vAlign w:val="bottom"/>
          </w:tcPr>
          <w:p w14:paraId="00000125"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r>
      <w:tr w:rsidR="00743DF7" w14:paraId="11FA7CC9" w14:textId="77777777">
        <w:trPr>
          <w:trHeight w:val="289"/>
          <w:jc w:val="center"/>
        </w:trPr>
        <w:tc>
          <w:tcPr>
            <w:tcW w:w="779" w:type="dxa"/>
            <w:shd w:val="clear" w:color="auto" w:fill="auto"/>
            <w:vAlign w:val="center"/>
          </w:tcPr>
          <w:p w14:paraId="00000126" w14:textId="77777777" w:rsidR="00743DF7" w:rsidRDefault="00000000">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5412" w:type="dxa"/>
            <w:shd w:val="clear" w:color="auto" w:fill="auto"/>
            <w:vAlign w:val="bottom"/>
          </w:tcPr>
          <w:p w14:paraId="00000127" w14:textId="77777777" w:rsidR="00743DF7" w:rsidRDefault="0000000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Effective Number of Test </w:t>
            </w:r>
            <w:proofErr w:type="spellStart"/>
            <w:r>
              <w:rPr>
                <w:rFonts w:ascii="Times New Roman" w:eastAsia="Times New Roman" w:hAnsi="Times New Roman" w:cs="Times New Roman"/>
                <w:color w:val="000000"/>
                <w:sz w:val="20"/>
                <w:szCs w:val="20"/>
              </w:rPr>
              <w:t>Centers:ADI</w:t>
            </w:r>
            <w:proofErr w:type="spellEnd"/>
            <w:r>
              <w:rPr>
                <w:rFonts w:ascii="Times New Roman" w:eastAsia="Times New Roman" w:hAnsi="Times New Roman" w:cs="Times New Roman"/>
                <w:color w:val="000000"/>
                <w:sz w:val="20"/>
                <w:szCs w:val="20"/>
              </w:rPr>
              <w:t xml:space="preserve"> (More Disadvantaged)</w:t>
            </w:r>
          </w:p>
        </w:tc>
        <w:tc>
          <w:tcPr>
            <w:tcW w:w="1348" w:type="dxa"/>
            <w:shd w:val="clear" w:color="auto" w:fill="auto"/>
            <w:vAlign w:val="bottom"/>
          </w:tcPr>
          <w:p w14:paraId="00000128"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-0.00678</w:t>
            </w:r>
          </w:p>
        </w:tc>
        <w:tc>
          <w:tcPr>
            <w:tcW w:w="1634" w:type="dxa"/>
            <w:shd w:val="clear" w:color="auto" w:fill="auto"/>
            <w:vAlign w:val="bottom"/>
          </w:tcPr>
          <w:p w14:paraId="00000129" w14:textId="77777777" w:rsidR="00743DF7" w:rsidRDefault="0000000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bl>
    <w:p w14:paraId="0000012A" w14:textId="77777777" w:rsidR="00743DF7" w:rsidRDefault="00000000">
      <w:pPr>
        <w:pBdr>
          <w:bottom w:val="single" w:sz="6" w:space="1" w:color="000000"/>
        </w:pBdr>
        <w:spacing w:before="240" w:after="120" w:line="240" w:lineRule="auto"/>
        <w:jc w:val="both"/>
        <w:rPr>
          <w:rFonts w:ascii="Times New Roman" w:eastAsia="Times New Roman" w:hAnsi="Times New Roman" w:cs="Times New Roman"/>
          <w:b/>
          <w:sz w:val="20"/>
          <w:szCs w:val="20"/>
        </w:rPr>
      </w:pPr>
      <w:sdt>
        <w:sdtPr>
          <w:tag w:val="goog_rdk_254"/>
          <w:id w:val="-1557935531"/>
        </w:sdtPr>
        <w:sdtContent>
          <w:ins w:id="251" w:author="Sina Ansari" w:date="2024-08-16T17:30:00Z">
            <w:r>
              <w:rPr>
                <w:rFonts w:ascii="Times New Roman" w:eastAsia="Times New Roman" w:hAnsi="Times New Roman" w:cs="Times New Roman"/>
                <w:color w:val="000000"/>
                <w:sz w:val="20"/>
                <w:szCs w:val="20"/>
              </w:rPr>
              <w:t xml:space="preserve">Discussion and </w:t>
            </w:r>
          </w:ins>
        </w:sdtContent>
      </w:sdt>
      <w:r>
        <w:rPr>
          <w:rFonts w:ascii="Times New Roman" w:eastAsia="Times New Roman" w:hAnsi="Times New Roman" w:cs="Times New Roman"/>
          <w:b/>
          <w:sz w:val="20"/>
          <w:szCs w:val="20"/>
        </w:rPr>
        <w:t>Conclusion</w:t>
      </w:r>
    </w:p>
    <w:p w14:paraId="4349DE6B" w14:textId="66DAE6F8" w:rsidR="00073FF6" w:rsidRDefault="006F139F" w:rsidP="00073FF6">
      <w:pPr>
        <w:spacing w:before="240"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study, the</w:t>
      </w:r>
      <w:r>
        <w:rPr>
          <w:rFonts w:ascii="Times New Roman" w:eastAsia="Times New Roman" w:hAnsi="Times New Roman" w:cs="Times New Roman"/>
          <w:sz w:val="20"/>
          <w:szCs w:val="20"/>
        </w:rPr>
        <w:t xml:space="preserve"> total number of SHIELD centers operating in each zip code each month </w:t>
      </w:r>
      <w:sdt>
        <w:sdtPr>
          <w:tag w:val="goog_rdk_102"/>
          <w:id w:val="2078781166"/>
        </w:sdtPr>
        <w:sdtContent>
          <w:commentRangeStart w:id="252"/>
        </w:sdtContent>
      </w:sdt>
      <w:sdt>
        <w:sdtPr>
          <w:tag w:val="goog_rdk_103"/>
          <w:id w:val="922692470"/>
        </w:sdtPr>
        <w:sdtContent>
          <w:commentRangeStart w:id="253"/>
        </w:sdtContent>
      </w:sdt>
      <w:r>
        <w:rPr>
          <w:rFonts w:ascii="Times New Roman" w:eastAsia="Times New Roman" w:hAnsi="Times New Roman" w:cs="Times New Roman"/>
          <w:sz w:val="20"/>
          <w:szCs w:val="20"/>
        </w:rPr>
        <w:t>was computed.</w:t>
      </w:r>
      <w:commentRangeEnd w:id="252"/>
      <w:r>
        <w:commentReference w:id="252"/>
      </w:r>
      <w:commentRangeEnd w:id="253"/>
      <w:r>
        <w:commentReference w:id="253"/>
      </w:r>
      <w:r>
        <w:rPr>
          <w:rFonts w:ascii="Times New Roman" w:eastAsia="Times New Roman" w:hAnsi="Times New Roman" w:cs="Times New Roman"/>
          <w:sz w:val="20"/>
          <w:szCs w:val="20"/>
        </w:rPr>
        <w:t xml:space="preserve"> However,</w:t>
      </w:r>
      <w:sdt>
        <w:sdtPr>
          <w:tag w:val="goog_rdk_104"/>
          <w:id w:val="-1028321169"/>
        </w:sdtPr>
        <w:sdtContent>
          <w:commentRangeStart w:id="254"/>
        </w:sdtContent>
      </w:sdt>
      <w:r>
        <w:rPr>
          <w:rFonts w:ascii="Times New Roman" w:eastAsia="Times New Roman" w:hAnsi="Times New Roman" w:cs="Times New Roman"/>
          <w:sz w:val="20"/>
          <w:szCs w:val="20"/>
        </w:rPr>
        <w:t xml:space="preserve"> </w:t>
      </w:r>
      <w:commentRangeEnd w:id="254"/>
      <w:r>
        <w:commentReference w:id="254"/>
      </w:r>
      <w:r>
        <w:rPr>
          <w:rFonts w:ascii="Times New Roman" w:eastAsia="Times New Roman" w:hAnsi="Times New Roman" w:cs="Times New Roman"/>
          <w:sz w:val="20"/>
          <w:szCs w:val="20"/>
        </w:rPr>
        <w:t xml:space="preserve">it </w:t>
      </w:r>
      <w:r w:rsidR="00027EBF">
        <w:rPr>
          <w:rFonts w:ascii="Times New Roman" w:eastAsia="Times New Roman" w:hAnsi="Times New Roman" w:cs="Times New Roman"/>
          <w:sz w:val="20"/>
          <w:szCs w:val="20"/>
        </w:rPr>
        <w:t>could</w:t>
      </w:r>
      <w:r>
        <w:rPr>
          <w:rFonts w:ascii="Times New Roman" w:eastAsia="Times New Roman" w:hAnsi="Times New Roman" w:cs="Times New Roman"/>
          <w:sz w:val="20"/>
          <w:szCs w:val="20"/>
        </w:rPr>
        <w:t xml:space="preserve"> </w:t>
      </w:r>
      <w:sdt>
        <w:sdtPr>
          <w:tag w:val="goog_rdk_105"/>
          <w:id w:val="1194201430"/>
        </w:sdtPr>
        <w:sdtContent/>
      </w:sdt>
      <w:sdt>
        <w:sdtPr>
          <w:tag w:val="goog_rdk_106"/>
          <w:id w:val="1379511650"/>
        </w:sdtPr>
        <w:sdtContent/>
      </w:sdt>
      <w:r>
        <w:rPr>
          <w:rFonts w:ascii="Times New Roman" w:eastAsia="Times New Roman" w:hAnsi="Times New Roman" w:cs="Times New Roman"/>
          <w:sz w:val="20"/>
          <w:szCs w:val="20"/>
        </w:rPr>
        <w:t xml:space="preserve">be misleading, as it may not accurately represent how many of these centers effectively served the zip codes in which they were located. </w:t>
      </w:r>
      <w:r w:rsidR="00027EBF">
        <w:rPr>
          <w:rFonts w:ascii="Times New Roman" w:eastAsia="Times New Roman" w:hAnsi="Times New Roman" w:cs="Times New Roman"/>
          <w:sz w:val="20"/>
          <w:szCs w:val="20"/>
        </w:rPr>
        <w:t>Thus, w</w:t>
      </w:r>
      <w:r w:rsidR="00027EBF">
        <w:rPr>
          <w:rFonts w:ascii="Times New Roman" w:eastAsia="Times New Roman" w:hAnsi="Times New Roman" w:cs="Times New Roman"/>
          <w:sz w:val="20"/>
          <w:szCs w:val="20"/>
        </w:rPr>
        <w:t>e considered the effective number of SHIELD centers that served the zip code</w:t>
      </w:r>
      <w:sdt>
        <w:sdtPr>
          <w:tag w:val="goog_rdk_162"/>
          <w:id w:val="337512950"/>
        </w:sdtPr>
        <w:sdtContent>
          <w:del w:id="255" w:author="Sina Ansari" w:date="2024-08-16T14:57:00Z">
            <w:r w:rsidR="00027EBF">
              <w:rPr>
                <w:rFonts w:ascii="Times New Roman" w:eastAsia="Times New Roman" w:hAnsi="Times New Roman" w:cs="Times New Roman"/>
                <w:sz w:val="20"/>
                <w:szCs w:val="20"/>
              </w:rPr>
              <w:delText>,</w:delText>
            </w:r>
          </w:del>
        </w:sdtContent>
      </w:sdt>
      <w:r w:rsidR="00027EBF">
        <w:rPr>
          <w:rFonts w:ascii="Times New Roman" w:eastAsia="Times New Roman" w:hAnsi="Times New Roman" w:cs="Times New Roman"/>
          <w:sz w:val="20"/>
          <w:szCs w:val="20"/>
        </w:rPr>
        <w:t xml:space="preserve"> instead of </w:t>
      </w:r>
      <w:sdt>
        <w:sdtPr>
          <w:tag w:val="goog_rdk_163"/>
          <w:id w:val="1750378350"/>
        </w:sdtPr>
        <w:sdtContent>
          <w:del w:id="256" w:author="Sina Ansari" w:date="2024-08-16T14:57:00Z">
            <w:r w:rsidR="00027EBF">
              <w:rPr>
                <w:rFonts w:ascii="Times New Roman" w:eastAsia="Times New Roman" w:hAnsi="Times New Roman" w:cs="Times New Roman"/>
                <w:sz w:val="20"/>
                <w:szCs w:val="20"/>
              </w:rPr>
              <w:delText xml:space="preserve">just </w:delText>
            </w:r>
          </w:del>
        </w:sdtContent>
      </w:sdt>
      <w:r w:rsidR="00027EBF">
        <w:rPr>
          <w:rFonts w:ascii="Times New Roman" w:eastAsia="Times New Roman" w:hAnsi="Times New Roman" w:cs="Times New Roman"/>
          <w:sz w:val="20"/>
          <w:szCs w:val="20"/>
        </w:rPr>
        <w:t>the number of SHIELD centers that are located in this zip code</w:t>
      </w:r>
      <w:r w:rsidR="00073FF6">
        <w:rPr>
          <w:rFonts w:ascii="Times New Roman" w:eastAsia="Times New Roman" w:hAnsi="Times New Roman" w:cs="Times New Roman"/>
          <w:sz w:val="20"/>
          <w:szCs w:val="20"/>
        </w:rPr>
        <w:t xml:space="preserve">. </w:t>
      </w:r>
      <w:r w:rsidR="00073FF6">
        <w:rPr>
          <w:rFonts w:ascii="Times New Roman" w:eastAsia="Times New Roman" w:hAnsi="Times New Roman" w:cs="Times New Roman"/>
          <w:sz w:val="20"/>
          <w:szCs w:val="20"/>
        </w:rPr>
        <w:t>To calculate the effective number of SHIELD test centers each month</w:t>
      </w:r>
      <w:r w:rsidR="000F4756">
        <w:rPr>
          <w:rFonts w:ascii="Times New Roman" w:eastAsia="Times New Roman" w:hAnsi="Times New Roman" w:cs="Times New Roman"/>
          <w:sz w:val="20"/>
          <w:szCs w:val="20"/>
        </w:rPr>
        <w:t xml:space="preserve">, we </w:t>
      </w:r>
      <w:r w:rsidR="000F4756" w:rsidRPr="000F4756">
        <w:rPr>
          <w:rFonts w:ascii="Times New Roman" w:eastAsia="Times New Roman" w:hAnsi="Times New Roman" w:cs="Times New Roman"/>
          <w:sz w:val="20"/>
          <w:szCs w:val="20"/>
        </w:rPr>
        <w:t xml:space="preserve">determined the proportion of samples from each center </w:t>
      </w:r>
      <w:r w:rsidR="006A7D6B">
        <w:rPr>
          <w:rFonts w:ascii="Times New Roman" w:eastAsia="Times New Roman" w:hAnsi="Times New Roman" w:cs="Times New Roman"/>
          <w:sz w:val="20"/>
          <w:szCs w:val="20"/>
        </w:rPr>
        <w:t>and then</w:t>
      </w:r>
      <w:r w:rsidR="000F4756" w:rsidRPr="000F4756">
        <w:rPr>
          <w:rFonts w:ascii="Times New Roman" w:eastAsia="Times New Roman" w:hAnsi="Times New Roman" w:cs="Times New Roman"/>
          <w:sz w:val="20"/>
          <w:szCs w:val="20"/>
        </w:rPr>
        <w:t xml:space="preserve"> aggregated</w:t>
      </w:r>
      <w:r w:rsidR="006A7D6B">
        <w:rPr>
          <w:rFonts w:ascii="Times New Roman" w:eastAsia="Times New Roman" w:hAnsi="Times New Roman" w:cs="Times New Roman"/>
          <w:sz w:val="20"/>
          <w:szCs w:val="20"/>
        </w:rPr>
        <w:t xml:space="preserve"> these proportions</w:t>
      </w:r>
      <w:r w:rsidR="000F4756" w:rsidRPr="000F4756">
        <w:rPr>
          <w:rFonts w:ascii="Times New Roman" w:eastAsia="Times New Roman" w:hAnsi="Times New Roman" w:cs="Times New Roman"/>
          <w:sz w:val="20"/>
          <w:szCs w:val="20"/>
        </w:rPr>
        <w:t xml:space="preserve"> to find the effective number of SHIELD test centers per zip code.</w:t>
      </w:r>
    </w:p>
    <w:p w14:paraId="3426A9DE" w14:textId="03E686C4" w:rsidR="006F139F" w:rsidRDefault="006F139F" w:rsidP="006F139F">
      <w:pPr>
        <w:spacing w:before="240" w:after="0" w:line="360" w:lineRule="auto"/>
        <w:jc w:val="both"/>
        <w:rPr>
          <w:rFonts w:ascii="Times New Roman" w:eastAsia="Times New Roman" w:hAnsi="Times New Roman" w:cs="Times New Roman"/>
          <w:sz w:val="20"/>
          <w:szCs w:val="20"/>
        </w:rPr>
      </w:pPr>
    </w:p>
    <w:p w14:paraId="471E8BBB" w14:textId="77777777" w:rsidR="00261BE1" w:rsidRDefault="00261BE1" w:rsidP="00261BE1">
      <w:pPr>
        <w:spacing w:after="0" w:line="360" w:lineRule="auto"/>
        <w:jc w:val="both"/>
        <w:rPr>
          <w:rFonts w:ascii="Times New Roman" w:eastAsia="Times New Roman" w:hAnsi="Times New Roman" w:cs="Times New Roman"/>
          <w:sz w:val="20"/>
          <w:szCs w:val="20"/>
        </w:rPr>
      </w:pPr>
    </w:p>
    <w:p w14:paraId="242D52CB" w14:textId="77777777" w:rsidR="00261BE1" w:rsidRDefault="00261BE1" w:rsidP="00261BE1">
      <w:pPr>
        <w:spacing w:after="0" w:line="360" w:lineRule="auto"/>
        <w:jc w:val="both"/>
        <w:rPr>
          <w:rFonts w:ascii="Times New Roman" w:eastAsia="Times New Roman" w:hAnsi="Times New Roman" w:cs="Times New Roman"/>
          <w:sz w:val="20"/>
          <w:szCs w:val="20"/>
        </w:rPr>
      </w:pPr>
    </w:p>
    <w:p w14:paraId="17756DAD" w14:textId="77777777" w:rsidR="00261BE1" w:rsidRDefault="00261BE1" w:rsidP="00261BE1">
      <w:pPr>
        <w:spacing w:before="120" w:after="12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considered the effective number of SHIELD centers that served the zip code</w:t>
      </w:r>
      <w:sdt>
        <w:sdtPr>
          <w:tag w:val="goog_rdk_162"/>
          <w:id w:val="1902016188"/>
        </w:sdtPr>
        <w:sdtContent>
          <w:del w:id="257" w:author="Sina Ansari" w:date="2024-08-16T14:57:00Z">
            <w:r>
              <w:rPr>
                <w:rFonts w:ascii="Times New Roman" w:eastAsia="Times New Roman" w:hAnsi="Times New Roman" w:cs="Times New Roman"/>
                <w:sz w:val="20"/>
                <w:szCs w:val="20"/>
              </w:rPr>
              <w:delText>,</w:delText>
            </w:r>
          </w:del>
        </w:sdtContent>
      </w:sdt>
      <w:r>
        <w:rPr>
          <w:rFonts w:ascii="Times New Roman" w:eastAsia="Times New Roman" w:hAnsi="Times New Roman" w:cs="Times New Roman"/>
          <w:sz w:val="20"/>
          <w:szCs w:val="20"/>
        </w:rPr>
        <w:t xml:space="preserve"> instead of </w:t>
      </w:r>
      <w:sdt>
        <w:sdtPr>
          <w:tag w:val="goog_rdk_163"/>
          <w:id w:val="1911886930"/>
        </w:sdtPr>
        <w:sdtContent>
          <w:del w:id="258" w:author="Sina Ansari" w:date="2024-08-16T14:57:00Z">
            <w:r>
              <w:rPr>
                <w:rFonts w:ascii="Times New Roman" w:eastAsia="Times New Roman" w:hAnsi="Times New Roman" w:cs="Times New Roman"/>
                <w:sz w:val="20"/>
                <w:szCs w:val="20"/>
              </w:rPr>
              <w:delText xml:space="preserve">just </w:delText>
            </w:r>
          </w:del>
        </w:sdtContent>
      </w:sdt>
      <w:r>
        <w:rPr>
          <w:rFonts w:ascii="Times New Roman" w:eastAsia="Times New Roman" w:hAnsi="Times New Roman" w:cs="Times New Roman"/>
          <w:sz w:val="20"/>
          <w:szCs w:val="20"/>
        </w:rPr>
        <w:t>the number of SHIELD centers that are located in this zip code.</w:t>
      </w:r>
      <w:commentRangeStart w:id="259"/>
      <w:commentRangeEnd w:id="259"/>
      <w:r>
        <w:commentReference w:id="259"/>
      </w:r>
      <w:r>
        <w:rPr>
          <w:rFonts w:ascii="Times New Roman" w:eastAsia="Times New Roman" w:hAnsi="Times New Roman" w:cs="Times New Roman"/>
          <w:sz w:val="20"/>
          <w:szCs w:val="20"/>
        </w:rPr>
        <w:t xml:space="preserve"> Figure 3 compares the average number of SHIELD test centers and the average effective number of SHIELD test centers across all zip codes over time. The root mean square error (RMSE) between them is 0.94, indicating a close alignment between these two metrics. While some variations exist, this small RMSE suggests that the centers were generally effective in their operations relative to their number. </w:t>
      </w:r>
    </w:p>
    <w:p w14:paraId="52A413D1" w14:textId="77777777" w:rsidR="00261BE1" w:rsidRDefault="00261BE1">
      <w:pPr>
        <w:spacing w:after="0" w:line="360" w:lineRule="auto"/>
        <w:jc w:val="both"/>
        <w:rPr>
          <w:rFonts w:ascii="Times New Roman" w:eastAsia="Times New Roman" w:hAnsi="Times New Roman" w:cs="Times New Roman"/>
          <w:sz w:val="20"/>
          <w:szCs w:val="20"/>
        </w:rPr>
      </w:pPr>
    </w:p>
    <w:p w14:paraId="16CCFB35" w14:textId="77777777" w:rsidR="00261BE1" w:rsidRDefault="00261BE1" w:rsidP="00261BE1">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05994395" wp14:editId="63C24CD8">
            <wp:extent cx="5943600" cy="3490595"/>
            <wp:effectExtent l="0" t="0" r="0" b="0"/>
            <wp:docPr id="1518428528" name="image1.png" descr="A graph showing the value of a wav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graph showing the value of a wave&#10;&#10;Description automatically generated with medium confidence"/>
                    <pic:cNvPicPr preferRelativeResize="0"/>
                  </pic:nvPicPr>
                  <pic:blipFill>
                    <a:blip r:embed="rId14"/>
                    <a:srcRect/>
                    <a:stretch>
                      <a:fillRect/>
                    </a:stretch>
                  </pic:blipFill>
                  <pic:spPr>
                    <a:xfrm>
                      <a:off x="0" y="0"/>
                      <a:ext cx="5943600" cy="3490595"/>
                    </a:xfrm>
                    <a:prstGeom prst="rect">
                      <a:avLst/>
                    </a:prstGeom>
                    <a:ln/>
                  </pic:spPr>
                </pic:pic>
              </a:graphicData>
            </a:graphic>
          </wp:inline>
        </w:drawing>
      </w:r>
    </w:p>
    <w:p w14:paraId="50CDE364" w14:textId="77777777" w:rsidR="00261BE1" w:rsidRDefault="00261BE1" w:rsidP="00261BE1">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3:</w:t>
      </w:r>
      <w:r>
        <w:rPr>
          <w:rFonts w:ascii="Times New Roman" w:eastAsia="Times New Roman" w:hAnsi="Times New Roman" w:cs="Times New Roman"/>
          <w:sz w:val="18"/>
          <w:szCs w:val="18"/>
        </w:rPr>
        <w:t xml:space="preserve"> Trends of SHIELD test centers and effective number of SHIELD centers over time for all zip codes</w:t>
      </w:r>
    </w:p>
    <w:p w14:paraId="38866492" w14:textId="77777777" w:rsidR="00261BE1" w:rsidRDefault="00261BE1">
      <w:pPr>
        <w:spacing w:after="0" w:line="360" w:lineRule="auto"/>
        <w:jc w:val="both"/>
        <w:rPr>
          <w:rFonts w:ascii="Times New Roman" w:eastAsia="Times New Roman" w:hAnsi="Times New Roman" w:cs="Times New Roman"/>
          <w:sz w:val="20"/>
          <w:szCs w:val="20"/>
        </w:rPr>
      </w:pPr>
    </w:p>
    <w:p w14:paraId="38CB2DE3" w14:textId="77777777" w:rsidR="00261BE1" w:rsidRDefault="00261BE1">
      <w:pPr>
        <w:spacing w:after="0" w:line="360" w:lineRule="auto"/>
        <w:jc w:val="both"/>
        <w:rPr>
          <w:rFonts w:ascii="Times New Roman" w:eastAsia="Times New Roman" w:hAnsi="Times New Roman" w:cs="Times New Roman"/>
          <w:sz w:val="20"/>
          <w:szCs w:val="20"/>
        </w:rPr>
      </w:pPr>
    </w:p>
    <w:p w14:paraId="19908B7F" w14:textId="77777777" w:rsidR="00261BE1" w:rsidRDefault="00261BE1">
      <w:pPr>
        <w:spacing w:after="0" w:line="360" w:lineRule="auto"/>
        <w:jc w:val="both"/>
        <w:rPr>
          <w:rFonts w:ascii="Times New Roman" w:eastAsia="Times New Roman" w:hAnsi="Times New Roman" w:cs="Times New Roman"/>
          <w:sz w:val="20"/>
          <w:szCs w:val="20"/>
        </w:rPr>
      </w:pPr>
    </w:p>
    <w:p w14:paraId="0000012B" w14:textId="65AC2EE9" w:rsidR="00743DF7"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results of this study highlight the critical role that the SHIELD testing program played in managing the COVID-19 pandemic, with particular emphasis on the proportion of these centers that were actively serving communities, the “effective number” of SHIELD test centers. While the overall number of SHIELD test centers increased during major waves of the pandemic, </w:t>
      </w:r>
      <w:sdt>
        <w:sdtPr>
          <w:tag w:val="goog_rdk_255"/>
          <w:id w:val="-1968505990"/>
        </w:sdtPr>
        <w:sdtContent>
          <w:ins w:id="260" w:author="Sina Ansari" w:date="2024-08-16T16:52:00Z">
            <w:r>
              <w:rPr>
                <w:rFonts w:ascii="Times New Roman" w:eastAsia="Times New Roman" w:hAnsi="Times New Roman" w:cs="Times New Roman"/>
                <w:sz w:val="20"/>
                <w:szCs w:val="20"/>
              </w:rPr>
              <w:t xml:space="preserve">the proportion of centers that effectively served their respective zip codes significantly </w:t>
            </w:r>
          </w:ins>
        </w:sdtContent>
      </w:sdt>
      <w:sdt>
        <w:sdtPr>
          <w:tag w:val="goog_rdk_256"/>
          <w:id w:val="-742104441"/>
        </w:sdtPr>
        <w:sdtContent>
          <w:del w:id="261" w:author="Sina Ansari" w:date="2024-08-16T16:52:00Z">
            <w:r>
              <w:rPr>
                <w:rFonts w:ascii="Times New Roman" w:eastAsia="Times New Roman" w:hAnsi="Times New Roman" w:cs="Times New Roman"/>
                <w:sz w:val="20"/>
                <w:szCs w:val="20"/>
              </w:rPr>
              <w:delText xml:space="preserve">it was the proportion of centers that </w:delText>
            </w:r>
          </w:del>
        </w:sdtContent>
      </w:sdt>
      <w:sdt>
        <w:sdtPr>
          <w:tag w:val="goog_rdk_257"/>
          <w:id w:val="-1056232998"/>
        </w:sdtPr>
        <w:sdtContent>
          <w:customXmlInsRangeStart w:id="262" w:author="Sina Ansari" w:date="2024-08-16T16:51:00Z"/>
          <w:sdt>
            <w:sdtPr>
              <w:tag w:val="goog_rdk_258"/>
              <w:id w:val="596680365"/>
            </w:sdtPr>
            <w:sdtContent>
              <w:customXmlInsRangeEnd w:id="262"/>
              <w:ins w:id="263" w:author="Sina Ansari" w:date="2024-08-16T16:51:00Z">
                <w:del w:id="264" w:author="Sina Ansari" w:date="2024-08-16T16:52:00Z">
                  <w:r>
                    <w:rPr>
                      <w:rFonts w:ascii="Times New Roman" w:eastAsia="Times New Roman" w:hAnsi="Times New Roman" w:cs="Times New Roman"/>
                      <w:sz w:val="20"/>
                      <w:szCs w:val="20"/>
                    </w:rPr>
                    <w:delText>effectively served</w:delText>
                  </w:r>
                </w:del>
              </w:ins>
              <w:customXmlInsRangeStart w:id="265" w:author="Sina Ansari" w:date="2024-08-16T16:51:00Z"/>
            </w:sdtContent>
          </w:sdt>
          <w:customXmlInsRangeEnd w:id="265"/>
        </w:sdtContent>
      </w:sdt>
      <w:sdt>
        <w:sdtPr>
          <w:tag w:val="goog_rdk_259"/>
          <w:id w:val="-331371841"/>
        </w:sdtPr>
        <w:sdtContent>
          <w:del w:id="266" w:author="Sina Ansari" w:date="2024-08-16T16:52:00Z">
            <w:r>
              <w:rPr>
                <w:rFonts w:ascii="Times New Roman" w:eastAsia="Times New Roman" w:hAnsi="Times New Roman" w:cs="Times New Roman"/>
                <w:sz w:val="20"/>
                <w:szCs w:val="20"/>
              </w:rPr>
              <w:delText xml:space="preserve">were effectively serving their respective zip codes that had a significant impact on </w:delText>
            </w:r>
          </w:del>
        </w:sdtContent>
      </w:sdt>
      <w:r>
        <w:rPr>
          <w:rFonts w:ascii="Times New Roman" w:eastAsia="Times New Roman" w:hAnsi="Times New Roman" w:cs="Times New Roman"/>
          <w:sz w:val="20"/>
          <w:szCs w:val="20"/>
        </w:rPr>
        <w:t>reduc</w:t>
      </w:r>
      <w:sdt>
        <w:sdtPr>
          <w:tag w:val="goog_rdk_260"/>
          <w:id w:val="-1301215255"/>
        </w:sdtPr>
        <w:sdtContent>
          <w:ins w:id="267" w:author="Sina Ansari" w:date="2024-08-16T16:52:00Z">
            <w:r>
              <w:rPr>
                <w:rFonts w:ascii="Times New Roman" w:eastAsia="Times New Roman" w:hAnsi="Times New Roman" w:cs="Times New Roman"/>
                <w:sz w:val="20"/>
                <w:szCs w:val="20"/>
              </w:rPr>
              <w:t xml:space="preserve">ed </w:t>
            </w:r>
          </w:ins>
        </w:sdtContent>
      </w:sdt>
      <w:sdt>
        <w:sdtPr>
          <w:tag w:val="goog_rdk_261"/>
          <w:id w:val="-1217654825"/>
        </w:sdtPr>
        <w:sdtContent>
          <w:del w:id="268" w:author="Sina Ansari" w:date="2024-08-16T16:52:00Z">
            <w:r>
              <w:rPr>
                <w:rFonts w:ascii="Times New Roman" w:eastAsia="Times New Roman" w:hAnsi="Times New Roman" w:cs="Times New Roman"/>
                <w:sz w:val="20"/>
                <w:szCs w:val="20"/>
              </w:rPr>
              <w:delText xml:space="preserve">ing </w:delText>
            </w:r>
          </w:del>
        </w:sdtContent>
      </w:sdt>
      <w:sdt>
        <w:sdtPr>
          <w:tag w:val="goog_rdk_262"/>
          <w:id w:val="-137892152"/>
        </w:sdtPr>
        <w:sdtContent>
          <w:ins w:id="269" w:author="Sina Ansari" w:date="2024-08-16T16:52:00Z">
            <w:r>
              <w:rPr>
                <w:rFonts w:ascii="Times New Roman" w:eastAsia="Times New Roman" w:hAnsi="Times New Roman" w:cs="Times New Roman"/>
                <w:sz w:val="20"/>
                <w:szCs w:val="20"/>
              </w:rPr>
              <w:t>the COVID-19</w:t>
            </w:r>
          </w:ins>
        </w:sdtContent>
      </w:sdt>
      <w:sdt>
        <w:sdtPr>
          <w:tag w:val="goog_rdk_263"/>
          <w:id w:val="-583065072"/>
        </w:sdtPr>
        <w:sdtContent>
          <w:del w:id="270" w:author="Sina Ansari" w:date="2024-08-16T16:52: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w:t>
      </w:r>
    </w:p>
    <w:p w14:paraId="0000012C" w14:textId="77777777" w:rsidR="00743DF7"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During the Alpha and Delta waves, the effective number of SHIELD test centers alone did not significantly lower </w:t>
      </w:r>
      <w:sdt>
        <w:sdtPr>
          <w:tag w:val="goog_rdk_264"/>
          <w:id w:val="59440710"/>
        </w:sdtPr>
        <w:sdtContent>
          <w:ins w:id="271" w:author="Sina Ansari" w:date="2024-08-16T16:51:00Z">
            <w:r>
              <w:rPr>
                <w:rFonts w:ascii="Times New Roman" w:eastAsia="Times New Roman" w:hAnsi="Times New Roman" w:cs="Times New Roman"/>
                <w:sz w:val="20"/>
                <w:szCs w:val="20"/>
              </w:rPr>
              <w:t>the COVID-19</w:t>
            </w:r>
          </w:ins>
        </w:sdtContent>
      </w:sdt>
      <w:sdt>
        <w:sdtPr>
          <w:tag w:val="goog_rdk_265"/>
          <w:id w:val="1060983046"/>
        </w:sdtPr>
        <w:sdtContent>
          <w:del w:id="272" w:author="Sina Ansari" w:date="2024-08-16T16:51: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 However, during the Omicron wave, the results revealed that when a higher proportion of SHIELD centers actively served their communities, particularly in more disadvantaged areas, there was a statistically significant reduction in COVID-19 ICU admission rate. This </w:t>
      </w:r>
      <w:sdt>
        <w:sdtPr>
          <w:tag w:val="goog_rdk_266"/>
          <w:id w:val="-1586375397"/>
        </w:sdtPr>
        <w:sdtContent>
          <w:ins w:id="273" w:author="Sina Ansari" w:date="2024-08-16T17:30:00Z">
            <w:r>
              <w:rPr>
                <w:rFonts w:ascii="Times New Roman" w:eastAsia="Times New Roman" w:hAnsi="Times New Roman" w:cs="Times New Roman"/>
                <w:sz w:val="20"/>
                <w:szCs w:val="20"/>
              </w:rPr>
              <w:t xml:space="preserve">provides an evidence for the significant </w:t>
            </w:r>
          </w:ins>
        </w:sdtContent>
      </w:sdt>
      <w:sdt>
        <w:sdtPr>
          <w:tag w:val="goog_rdk_267"/>
          <w:id w:val="-981155744"/>
        </w:sdtPr>
        <w:sdtContent>
          <w:del w:id="274" w:author="Sina Ansari" w:date="2024-08-16T17:30:00Z">
            <w:r>
              <w:rPr>
                <w:rFonts w:ascii="Times New Roman" w:eastAsia="Times New Roman" w:hAnsi="Times New Roman" w:cs="Times New Roman"/>
                <w:sz w:val="20"/>
                <w:szCs w:val="20"/>
              </w:rPr>
              <w:delText xml:space="preserve">suggests that the </w:delText>
            </w:r>
          </w:del>
        </w:sdtContent>
      </w:sdt>
      <w:sdt>
        <w:sdtPr>
          <w:tag w:val="goog_rdk_268"/>
          <w:id w:val="-2052920160"/>
        </w:sdtPr>
        <w:sdtContent>
          <w:proofErr w:type="spellStart"/>
          <w:ins w:id="275" w:author="Sina Ansari" w:date="2024-08-16T17:30:00Z">
            <w:r>
              <w:rPr>
                <w:rFonts w:ascii="Times New Roman" w:eastAsia="Times New Roman" w:hAnsi="Times New Roman" w:cs="Times New Roman"/>
                <w:sz w:val="20"/>
                <w:szCs w:val="20"/>
              </w:rPr>
              <w:t>impact</w:t>
            </w:r>
          </w:ins>
        </w:sdtContent>
      </w:sdt>
      <w:sdt>
        <w:sdtPr>
          <w:tag w:val="goog_rdk_269"/>
          <w:id w:val="644706408"/>
        </w:sdtPr>
        <w:sdtContent>
          <w:del w:id="276" w:author="Sina Ansari" w:date="2024-08-16T17:30:00Z">
            <w:r>
              <w:rPr>
                <w:rFonts w:ascii="Times New Roman" w:eastAsia="Times New Roman" w:hAnsi="Times New Roman" w:cs="Times New Roman"/>
                <w:sz w:val="20"/>
                <w:szCs w:val="20"/>
              </w:rPr>
              <w:delText xml:space="preserve">effectiveness </w:delText>
            </w:r>
          </w:del>
        </w:sdtContent>
      </w:sdt>
      <w:r>
        <w:rPr>
          <w:rFonts w:ascii="Times New Roman" w:eastAsia="Times New Roman" w:hAnsi="Times New Roman" w:cs="Times New Roman"/>
          <w:sz w:val="20"/>
          <w:szCs w:val="20"/>
        </w:rPr>
        <w:t>of</w:t>
      </w:r>
      <w:proofErr w:type="spellEnd"/>
      <w:r>
        <w:rPr>
          <w:rFonts w:ascii="Times New Roman" w:eastAsia="Times New Roman" w:hAnsi="Times New Roman" w:cs="Times New Roman"/>
          <w:sz w:val="20"/>
          <w:szCs w:val="20"/>
        </w:rPr>
        <w:t xml:space="preserve"> </w:t>
      </w:r>
      <w:sdt>
        <w:sdtPr>
          <w:tag w:val="goog_rdk_270"/>
          <w:id w:val="-1347930422"/>
        </w:sdtPr>
        <w:sdtContent>
          <w:ins w:id="277" w:author="Sina Ansari" w:date="2024-08-16T17:30:00Z">
            <w:r>
              <w:rPr>
                <w:rFonts w:ascii="Times New Roman" w:eastAsia="Times New Roman" w:hAnsi="Times New Roman" w:cs="Times New Roman"/>
                <w:sz w:val="20"/>
                <w:szCs w:val="20"/>
              </w:rPr>
              <w:t xml:space="preserve">the </w:t>
            </w:r>
          </w:ins>
        </w:sdtContent>
      </w:sdt>
      <w:r>
        <w:rPr>
          <w:rFonts w:ascii="Times New Roman" w:eastAsia="Times New Roman" w:hAnsi="Times New Roman" w:cs="Times New Roman"/>
          <w:sz w:val="20"/>
          <w:szCs w:val="20"/>
        </w:rPr>
        <w:t xml:space="preserve">number of testing centers </w:t>
      </w:r>
      <w:sdt>
        <w:sdtPr>
          <w:tag w:val="goog_rdk_271"/>
          <w:id w:val="572316597"/>
        </w:sdtPr>
        <w:sdtContent>
          <w:ins w:id="278" w:author="Sina Ansari" w:date="2024-08-16T17:31:00Z">
            <w:r>
              <w:rPr>
                <w:rFonts w:ascii="Times New Roman" w:eastAsia="Times New Roman" w:hAnsi="Times New Roman" w:cs="Times New Roman"/>
                <w:sz w:val="20"/>
                <w:szCs w:val="20"/>
              </w:rPr>
              <w:t>on</w:t>
            </w:r>
          </w:ins>
        </w:sdtContent>
      </w:sdt>
      <w:sdt>
        <w:sdtPr>
          <w:tag w:val="goog_rdk_272"/>
          <w:id w:val="724653904"/>
        </w:sdtPr>
        <w:sdtContent>
          <w:del w:id="279" w:author="Sina Ansari" w:date="2024-08-16T17:31:00Z">
            <w:r>
              <w:rPr>
                <w:rFonts w:ascii="Times New Roman" w:eastAsia="Times New Roman" w:hAnsi="Times New Roman" w:cs="Times New Roman"/>
                <w:sz w:val="20"/>
                <w:szCs w:val="20"/>
              </w:rPr>
              <w:delText>was crucial in</w:delText>
            </w:r>
          </w:del>
        </w:sdtContent>
      </w:sdt>
      <w:r>
        <w:rPr>
          <w:rFonts w:ascii="Times New Roman" w:eastAsia="Times New Roman" w:hAnsi="Times New Roman" w:cs="Times New Roman"/>
          <w:sz w:val="20"/>
          <w:szCs w:val="20"/>
        </w:rPr>
        <w:t xml:space="preserve"> mitigating severe COVID-19 outcomes. The lag analysis further supports this conclusion, showing that an increase in the effective number of SHIELD centers led to sustained reductions in </w:t>
      </w:r>
      <w:sdt>
        <w:sdtPr>
          <w:tag w:val="goog_rdk_273"/>
          <w:id w:val="-1429169"/>
        </w:sdtPr>
        <w:sdtContent>
          <w:ins w:id="280" w:author="Sina Ansari" w:date="2024-08-16T16:52:00Z">
            <w:r>
              <w:rPr>
                <w:rFonts w:ascii="Times New Roman" w:eastAsia="Times New Roman" w:hAnsi="Times New Roman" w:cs="Times New Roman"/>
                <w:sz w:val="20"/>
                <w:szCs w:val="20"/>
              </w:rPr>
              <w:t>COVID-19</w:t>
            </w:r>
          </w:ins>
        </w:sdtContent>
      </w:sdt>
      <w:sdt>
        <w:sdtPr>
          <w:tag w:val="goog_rdk_274"/>
          <w:id w:val="167418"/>
        </w:sdtPr>
        <w:sdtContent>
          <w:del w:id="281" w:author="Sina Ansari" w:date="2024-08-16T16:52: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over time, particularly in socio-economically disadvantaged areas. This underscores the importance of </w:t>
      </w:r>
      <w:sdt>
        <w:sdtPr>
          <w:tag w:val="goog_rdk_275"/>
          <w:id w:val="375898714"/>
        </w:sdtPr>
        <w:sdtContent>
          <w:ins w:id="282" w:author="Sina Ansari" w:date="2024-08-16T16:51:00Z">
            <w:r>
              <w:rPr>
                <w:rFonts w:ascii="Times New Roman" w:eastAsia="Times New Roman" w:hAnsi="Times New Roman" w:cs="Times New Roman"/>
                <w:sz w:val="20"/>
                <w:szCs w:val="20"/>
              </w:rPr>
              <w:t>maintaining the number of testing centers and</w:t>
            </w:r>
          </w:ins>
        </w:sdtContent>
      </w:sdt>
      <w:sdt>
        <w:sdtPr>
          <w:tag w:val="goog_rdk_276"/>
          <w:id w:val="1793406320"/>
        </w:sdtPr>
        <w:sdtContent>
          <w:del w:id="283" w:author="Sina Ansari" w:date="2024-08-16T16:51:00Z">
            <w:r>
              <w:rPr>
                <w:rFonts w:ascii="Times New Roman" w:eastAsia="Times New Roman" w:hAnsi="Times New Roman" w:cs="Times New Roman"/>
                <w:sz w:val="20"/>
                <w:szCs w:val="20"/>
              </w:rPr>
              <w:delText>not only maintaining the number of testing centers but also</w:delText>
            </w:r>
          </w:del>
        </w:sdtContent>
      </w:sdt>
      <w:r>
        <w:rPr>
          <w:rFonts w:ascii="Times New Roman" w:eastAsia="Times New Roman" w:hAnsi="Times New Roman" w:cs="Times New Roman"/>
          <w:sz w:val="20"/>
          <w:szCs w:val="20"/>
        </w:rPr>
        <w:t xml:space="preserve"> ensuring that these centers are strategically deployed and effectively utilized to meet the evolving demands of the pandemic.</w:t>
      </w:r>
    </w:p>
    <w:p w14:paraId="0000012D" w14:textId="77777777" w:rsidR="00743DF7"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summary, the findings suggest that the success of the SHIELD testing program depended not just on the </w:t>
      </w:r>
      <w:sdt>
        <w:sdtPr>
          <w:tag w:val="goog_rdk_277"/>
          <w:id w:val="1290393126"/>
        </w:sdtPr>
        <w:sdtContent>
          <w:ins w:id="284" w:author="Sina Ansari" w:date="2024-08-16T16:52:00Z">
            <w:r>
              <w:rPr>
                <w:rFonts w:ascii="Times New Roman" w:eastAsia="Times New Roman" w:hAnsi="Times New Roman" w:cs="Times New Roman"/>
                <w:sz w:val="20"/>
                <w:szCs w:val="20"/>
              </w:rPr>
              <w:t>number</w:t>
            </w:r>
          </w:ins>
        </w:sdtContent>
      </w:sdt>
      <w:sdt>
        <w:sdtPr>
          <w:tag w:val="goog_rdk_278"/>
          <w:id w:val="-729923187"/>
        </w:sdtPr>
        <w:sdtContent>
          <w:del w:id="285" w:author="Sina Ansari" w:date="2024-08-16T16:52:00Z">
            <w:r>
              <w:rPr>
                <w:rFonts w:ascii="Times New Roman" w:eastAsia="Times New Roman" w:hAnsi="Times New Roman" w:cs="Times New Roman"/>
                <w:sz w:val="20"/>
                <w:szCs w:val="20"/>
              </w:rPr>
              <w:delText>quantity</w:delText>
            </w:r>
          </w:del>
        </w:sdtContent>
      </w:sdt>
      <w:r>
        <w:rPr>
          <w:rFonts w:ascii="Times New Roman" w:eastAsia="Times New Roman" w:hAnsi="Times New Roman" w:cs="Times New Roman"/>
          <w:sz w:val="20"/>
          <w:szCs w:val="20"/>
        </w:rPr>
        <w:t xml:space="preserve"> of testing centers</w:t>
      </w:r>
      <w:sdt>
        <w:sdtPr>
          <w:tag w:val="goog_rdk_279"/>
          <w:id w:val="165603153"/>
        </w:sdtPr>
        <w:sdtContent>
          <w:del w:id="286" w:author="Sina Ansari" w:date="2024-08-16T16:52:00Z">
            <w:r>
              <w:rPr>
                <w:rFonts w:ascii="Times New Roman" w:eastAsia="Times New Roman" w:hAnsi="Times New Roman" w:cs="Times New Roman"/>
                <w:sz w:val="20"/>
                <w:szCs w:val="20"/>
              </w:rPr>
              <w:delText>,</w:delText>
            </w:r>
          </w:del>
        </w:sdtContent>
      </w:sdt>
      <w:r>
        <w:rPr>
          <w:rFonts w:ascii="Times New Roman" w:eastAsia="Times New Roman" w:hAnsi="Times New Roman" w:cs="Times New Roman"/>
          <w:sz w:val="20"/>
          <w:szCs w:val="20"/>
        </w:rPr>
        <w:t xml:space="preserve"> but on their effectiveness, specifically how well they are strategically placed in areas where they are most needed, based on factors like socio-economic conditions and how efficiently they operate to maximize their </w:t>
      </w:r>
      <w:r>
        <w:rPr>
          <w:rFonts w:ascii="Times New Roman" w:eastAsia="Times New Roman" w:hAnsi="Times New Roman" w:cs="Times New Roman"/>
          <w:sz w:val="20"/>
          <w:szCs w:val="20"/>
        </w:rPr>
        <w:lastRenderedPageBreak/>
        <w:t>impact. This strategic deployment and effective utilization are necessary to ensure that all communities, especially those that are more disadvantaged, have adequate access to testing resources, which is vital for controlling the spread of the virus and reducing severe outcomes.</w:t>
      </w:r>
    </w:p>
    <w:p w14:paraId="0000012E" w14:textId="77777777" w:rsidR="00743DF7" w:rsidRDefault="00000000">
      <w:pPr>
        <w:spacing w:after="12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Future public health strategies should </w:t>
      </w:r>
      <w:sdt>
        <w:sdtPr>
          <w:tag w:val="goog_rdk_280"/>
          <w:id w:val="-1966724914"/>
        </w:sdtPr>
        <w:sdtContent>
          <w:ins w:id="287" w:author="Sina Ansari" w:date="2024-08-16T16:52:00Z">
            <w:r>
              <w:rPr>
                <w:rFonts w:ascii="Times New Roman" w:eastAsia="Times New Roman" w:hAnsi="Times New Roman" w:cs="Times New Roman"/>
                <w:sz w:val="20"/>
                <w:szCs w:val="20"/>
              </w:rPr>
              <w:t>optimize</w:t>
            </w:r>
          </w:ins>
        </w:sdtContent>
      </w:sdt>
      <w:sdt>
        <w:sdtPr>
          <w:tag w:val="goog_rdk_281"/>
          <w:id w:val="-1180968007"/>
        </w:sdtPr>
        <w:sdtContent>
          <w:del w:id="288" w:author="Sina Ansari" w:date="2024-08-16T16:52:00Z">
            <w:r>
              <w:rPr>
                <w:rFonts w:ascii="Times New Roman" w:eastAsia="Times New Roman" w:hAnsi="Times New Roman" w:cs="Times New Roman"/>
                <w:sz w:val="20"/>
                <w:szCs w:val="20"/>
              </w:rPr>
              <w:delText>focus on optimizing</w:delText>
            </w:r>
          </w:del>
        </w:sdtContent>
      </w:sdt>
      <w:r>
        <w:rPr>
          <w:rFonts w:ascii="Times New Roman" w:eastAsia="Times New Roman" w:hAnsi="Times New Roman" w:cs="Times New Roman"/>
          <w:sz w:val="20"/>
          <w:szCs w:val="20"/>
        </w:rPr>
        <w:t xml:space="preserve"> the deployment and operation of testing centers, particularly in vulnerable communities, to maximize their impact on reducing severe health outcomes during a pandemic.</w:t>
      </w:r>
    </w:p>
    <w:p w14:paraId="0000012F" w14:textId="77777777" w:rsidR="00743DF7" w:rsidRDefault="00000000">
      <w:pPr>
        <w:pBdr>
          <w:bottom w:val="single" w:sz="6" w:space="1" w:color="000000"/>
        </w:pBdr>
        <w:spacing w:after="12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References</w:t>
      </w:r>
    </w:p>
    <w:p w14:paraId="00000130" w14:textId="77777777" w:rsidR="00743DF7" w:rsidRDefault="00000000">
      <w:pPr>
        <w:ind w:left="270" w:hanging="270"/>
        <w:jc w:val="both"/>
        <w:rPr>
          <w:rFonts w:ascii="Times New Roman" w:eastAsia="Times New Roman" w:hAnsi="Times New Roman" w:cs="Times New Roman"/>
        </w:rPr>
      </w:pPr>
      <w:r>
        <w:rPr>
          <w:rFonts w:ascii="Times New Roman" w:eastAsia="Times New Roman" w:hAnsi="Times New Roman" w:cs="Times New Roman"/>
          <w:sz w:val="20"/>
          <w:szCs w:val="20"/>
        </w:rPr>
        <w:t>[1]</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Worldometer</w:t>
      </w:r>
      <w:proofErr w:type="spellEnd"/>
      <w:r>
        <w:rPr>
          <w:rFonts w:ascii="Times New Roman" w:eastAsia="Times New Roman" w:hAnsi="Times New Roman" w:cs="Times New Roman"/>
          <w:sz w:val="20"/>
          <w:szCs w:val="20"/>
        </w:rPr>
        <w:t>, “COVID-19 Stats,” https://www.worldometers.info/coronavirus/.</w:t>
      </w:r>
    </w:p>
    <w:p w14:paraId="00000131"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Pr>
          <w:rFonts w:ascii="Times New Roman" w:eastAsia="Times New Roman" w:hAnsi="Times New Roman" w:cs="Times New Roman"/>
          <w:sz w:val="20"/>
          <w:szCs w:val="20"/>
        </w:rPr>
        <w:tab/>
        <w:t xml:space="preserve">S. M. Abate, S. Ahmed Ali, B. </w:t>
      </w:r>
      <w:proofErr w:type="spellStart"/>
      <w:r>
        <w:rPr>
          <w:rFonts w:ascii="Times New Roman" w:eastAsia="Times New Roman" w:hAnsi="Times New Roman" w:cs="Times New Roman"/>
          <w:sz w:val="20"/>
          <w:szCs w:val="20"/>
        </w:rPr>
        <w:t>Mantfardo</w:t>
      </w:r>
      <w:proofErr w:type="spellEnd"/>
      <w:r>
        <w:rPr>
          <w:rFonts w:ascii="Times New Roman" w:eastAsia="Times New Roman" w:hAnsi="Times New Roman" w:cs="Times New Roman"/>
          <w:sz w:val="20"/>
          <w:szCs w:val="20"/>
        </w:rPr>
        <w:t xml:space="preserve">, and B. Basu, “Rate of Intensive Care Unit admission and outcomes among patients with coronavirus: A systematic review and Meta-analysis,” </w:t>
      </w:r>
      <w:proofErr w:type="spellStart"/>
      <w:r>
        <w:rPr>
          <w:rFonts w:ascii="Times New Roman" w:eastAsia="Times New Roman" w:hAnsi="Times New Roman" w:cs="Times New Roman"/>
          <w:i/>
          <w:sz w:val="20"/>
          <w:szCs w:val="20"/>
        </w:rPr>
        <w:t>PLoS</w:t>
      </w:r>
      <w:proofErr w:type="spellEnd"/>
      <w:r>
        <w:rPr>
          <w:rFonts w:ascii="Times New Roman" w:eastAsia="Times New Roman" w:hAnsi="Times New Roman" w:cs="Times New Roman"/>
          <w:i/>
          <w:sz w:val="20"/>
          <w:szCs w:val="20"/>
        </w:rPr>
        <w:t xml:space="preserve"> One</w:t>
      </w:r>
      <w:r>
        <w:rPr>
          <w:rFonts w:ascii="Times New Roman" w:eastAsia="Times New Roman" w:hAnsi="Times New Roman" w:cs="Times New Roman"/>
          <w:sz w:val="20"/>
          <w:szCs w:val="20"/>
        </w:rPr>
        <w:t>, vol. 15, no. 7, p. e0235653, 2020.</w:t>
      </w:r>
    </w:p>
    <w:p w14:paraId="00000132"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r>
        <w:rPr>
          <w:rFonts w:ascii="Times New Roman" w:eastAsia="Times New Roman" w:hAnsi="Times New Roman" w:cs="Times New Roman"/>
          <w:sz w:val="20"/>
          <w:szCs w:val="20"/>
        </w:rPr>
        <w:tab/>
        <w:t xml:space="preserve">J. F. Figueroa, R. K. </w:t>
      </w:r>
      <w:proofErr w:type="spellStart"/>
      <w:r>
        <w:rPr>
          <w:rFonts w:ascii="Times New Roman" w:eastAsia="Times New Roman" w:hAnsi="Times New Roman" w:cs="Times New Roman"/>
          <w:sz w:val="20"/>
          <w:szCs w:val="20"/>
        </w:rPr>
        <w:t>Wadhera</w:t>
      </w:r>
      <w:proofErr w:type="spellEnd"/>
      <w:r>
        <w:rPr>
          <w:rFonts w:ascii="Times New Roman" w:eastAsia="Times New Roman" w:hAnsi="Times New Roman" w:cs="Times New Roman"/>
          <w:sz w:val="20"/>
          <w:szCs w:val="20"/>
        </w:rPr>
        <w:t xml:space="preserve">, D. Lee, R. W. Yeh, and B. D. Sommers, “Community-Level Factors Associated With Racial And Ethnic Disparities In COVID-19 Rates In Massachusetts: Study examines community-level factors associated with racial and ethnic disparities in COVID-19 rates in Massachusetts.,” </w:t>
      </w:r>
      <w:r>
        <w:rPr>
          <w:rFonts w:ascii="Times New Roman" w:eastAsia="Times New Roman" w:hAnsi="Times New Roman" w:cs="Times New Roman"/>
          <w:i/>
          <w:sz w:val="20"/>
          <w:szCs w:val="20"/>
        </w:rPr>
        <w:t xml:space="preserve">Health </w:t>
      </w:r>
      <w:proofErr w:type="spellStart"/>
      <w:r>
        <w:rPr>
          <w:rFonts w:ascii="Times New Roman" w:eastAsia="Times New Roman" w:hAnsi="Times New Roman" w:cs="Times New Roman"/>
          <w:i/>
          <w:sz w:val="20"/>
          <w:szCs w:val="20"/>
        </w:rPr>
        <w:t>Aff</w:t>
      </w:r>
      <w:proofErr w:type="spellEnd"/>
      <w:r>
        <w:rPr>
          <w:rFonts w:ascii="Times New Roman" w:eastAsia="Times New Roman" w:hAnsi="Times New Roman" w:cs="Times New Roman"/>
          <w:sz w:val="20"/>
          <w:szCs w:val="20"/>
        </w:rPr>
        <w:t>, vol. 39, no. 11, pp. 1984–1992, 2020.</w:t>
      </w:r>
    </w:p>
    <w:p w14:paraId="00000133"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Pr>
          <w:rFonts w:ascii="Times New Roman" w:eastAsia="Times New Roman" w:hAnsi="Times New Roman" w:cs="Times New Roman"/>
          <w:sz w:val="20"/>
          <w:szCs w:val="20"/>
        </w:rPr>
        <w:tab/>
        <w:t xml:space="preserve">S. Bhayani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“Dialysis, COVID-19, poverty, and race in greater Chicago: an ecological analysis,” </w:t>
      </w:r>
      <w:r>
        <w:rPr>
          <w:rFonts w:ascii="Times New Roman" w:eastAsia="Times New Roman" w:hAnsi="Times New Roman" w:cs="Times New Roman"/>
          <w:i/>
          <w:sz w:val="20"/>
          <w:szCs w:val="20"/>
        </w:rPr>
        <w:t>Kidney Med</w:t>
      </w:r>
      <w:r>
        <w:rPr>
          <w:rFonts w:ascii="Times New Roman" w:eastAsia="Times New Roman" w:hAnsi="Times New Roman" w:cs="Times New Roman"/>
          <w:sz w:val="20"/>
          <w:szCs w:val="20"/>
        </w:rPr>
        <w:t>, vol. 2, no. 5, pp. 552–558, 2020.</w:t>
      </w:r>
    </w:p>
    <w:p w14:paraId="00000134"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r>
        <w:rPr>
          <w:rFonts w:ascii="Times New Roman" w:eastAsia="Times New Roman" w:hAnsi="Times New Roman" w:cs="Times New Roman"/>
          <w:sz w:val="20"/>
          <w:szCs w:val="20"/>
        </w:rPr>
        <w:tab/>
        <w:t xml:space="preserve">D. Ge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“Screening for Social Risk Factors in the ICU During the Pandemic,” </w:t>
      </w:r>
      <w:r>
        <w:rPr>
          <w:rFonts w:ascii="Times New Roman" w:eastAsia="Times New Roman" w:hAnsi="Times New Roman" w:cs="Times New Roman"/>
          <w:i/>
          <w:sz w:val="20"/>
          <w:szCs w:val="20"/>
        </w:rPr>
        <w:t xml:space="preserve">Crit Care </w:t>
      </w:r>
      <w:proofErr w:type="spellStart"/>
      <w:r>
        <w:rPr>
          <w:rFonts w:ascii="Times New Roman" w:eastAsia="Times New Roman" w:hAnsi="Times New Roman" w:cs="Times New Roman"/>
          <w:i/>
          <w:sz w:val="20"/>
          <w:szCs w:val="20"/>
        </w:rPr>
        <w:t>Explor</w:t>
      </w:r>
      <w:proofErr w:type="spellEnd"/>
      <w:r>
        <w:rPr>
          <w:rFonts w:ascii="Times New Roman" w:eastAsia="Times New Roman" w:hAnsi="Times New Roman" w:cs="Times New Roman"/>
          <w:sz w:val="20"/>
          <w:szCs w:val="20"/>
        </w:rPr>
        <w:t>, vol. 4, no. 10, p. e0761, 2022.</w:t>
      </w:r>
    </w:p>
    <w:p w14:paraId="00000135"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w:t>
      </w:r>
      <w:r>
        <w:rPr>
          <w:rFonts w:ascii="Times New Roman" w:eastAsia="Times New Roman" w:hAnsi="Times New Roman" w:cs="Times New Roman"/>
          <w:sz w:val="20"/>
          <w:szCs w:val="20"/>
        </w:rPr>
        <w:tab/>
        <w:t xml:space="preserve">S. Zeng, K. M. Pelzer, R. D. Gibbons, M. E. Peek, and W. F. Parker, “Association of zip code vaccination rate with COVID-19 mortality in Chicago, Illinois,” </w:t>
      </w:r>
      <w:r>
        <w:rPr>
          <w:rFonts w:ascii="Times New Roman" w:eastAsia="Times New Roman" w:hAnsi="Times New Roman" w:cs="Times New Roman"/>
          <w:i/>
          <w:sz w:val="20"/>
          <w:szCs w:val="20"/>
        </w:rPr>
        <w:t xml:space="preserve">JAMA </w:t>
      </w:r>
      <w:proofErr w:type="spellStart"/>
      <w:r>
        <w:rPr>
          <w:rFonts w:ascii="Times New Roman" w:eastAsia="Times New Roman" w:hAnsi="Times New Roman" w:cs="Times New Roman"/>
          <w:i/>
          <w:sz w:val="20"/>
          <w:szCs w:val="20"/>
        </w:rPr>
        <w:t>Netw</w:t>
      </w:r>
      <w:proofErr w:type="spellEnd"/>
      <w:r>
        <w:rPr>
          <w:rFonts w:ascii="Times New Roman" w:eastAsia="Times New Roman" w:hAnsi="Times New Roman" w:cs="Times New Roman"/>
          <w:i/>
          <w:sz w:val="20"/>
          <w:szCs w:val="20"/>
        </w:rPr>
        <w:t xml:space="preserve"> Open</w:t>
      </w:r>
      <w:r>
        <w:rPr>
          <w:rFonts w:ascii="Times New Roman" w:eastAsia="Times New Roman" w:hAnsi="Times New Roman" w:cs="Times New Roman"/>
          <w:sz w:val="20"/>
          <w:szCs w:val="20"/>
        </w:rPr>
        <w:t>, vol. 5, no. 5, pp. e2214753–e2214753, 2022.</w:t>
      </w:r>
    </w:p>
    <w:p w14:paraId="00000136"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w:t>
      </w:r>
      <w:r>
        <w:rPr>
          <w:rFonts w:ascii="Times New Roman" w:eastAsia="Times New Roman" w:hAnsi="Times New Roman" w:cs="Times New Roman"/>
          <w:sz w:val="20"/>
          <w:szCs w:val="20"/>
        </w:rPr>
        <w:tab/>
        <w:t xml:space="preserve">V. M. Corman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“Detection of 2019 novel coronavirus (2019-nCoV) by real-time RT-PCR,” </w:t>
      </w:r>
      <w:r>
        <w:rPr>
          <w:rFonts w:ascii="Times New Roman" w:eastAsia="Times New Roman" w:hAnsi="Times New Roman" w:cs="Times New Roman"/>
          <w:i/>
          <w:sz w:val="20"/>
          <w:szCs w:val="20"/>
        </w:rPr>
        <w:t>Eurosurveillance</w:t>
      </w:r>
      <w:r>
        <w:rPr>
          <w:rFonts w:ascii="Times New Roman" w:eastAsia="Times New Roman" w:hAnsi="Times New Roman" w:cs="Times New Roman"/>
          <w:sz w:val="20"/>
          <w:szCs w:val="20"/>
        </w:rPr>
        <w:t>, vol. 25, no. 3, p. 2000045, 2020.</w:t>
      </w:r>
    </w:p>
    <w:p w14:paraId="00000137"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r>
        <w:rPr>
          <w:rFonts w:ascii="Times New Roman" w:eastAsia="Times New Roman" w:hAnsi="Times New Roman" w:cs="Times New Roman"/>
          <w:sz w:val="20"/>
          <w:szCs w:val="20"/>
        </w:rPr>
        <w:tab/>
        <w:t xml:space="preserve">K. E. Lynch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“Positive predictive value of COVID-19 ICD-10 diagnosis codes across calendar time and clinical setting,” </w:t>
      </w:r>
      <w:r>
        <w:rPr>
          <w:rFonts w:ascii="Times New Roman" w:eastAsia="Times New Roman" w:hAnsi="Times New Roman" w:cs="Times New Roman"/>
          <w:i/>
          <w:sz w:val="20"/>
          <w:szCs w:val="20"/>
        </w:rPr>
        <w:t>Clin Epidemiol</w:t>
      </w:r>
      <w:r>
        <w:rPr>
          <w:rFonts w:ascii="Times New Roman" w:eastAsia="Times New Roman" w:hAnsi="Times New Roman" w:cs="Times New Roman"/>
          <w:sz w:val="20"/>
          <w:szCs w:val="20"/>
        </w:rPr>
        <w:t>, pp. 1011–1018, 2021.</w:t>
      </w:r>
    </w:p>
    <w:p w14:paraId="00000138"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w:t>
      </w:r>
      <w:r>
        <w:rPr>
          <w:rFonts w:ascii="Times New Roman" w:eastAsia="Times New Roman" w:hAnsi="Times New Roman" w:cs="Times New Roman"/>
          <w:sz w:val="20"/>
          <w:szCs w:val="20"/>
        </w:rPr>
        <w:tab/>
        <w:t>AAP Division of Health Care Finance, “New COVID-19-related ICD-10-CM codes take effect,” https://publications.aap.org/aapnews/news/12215/New-COVID-19-related-ICD-10-CM-codes-take-effect?autologincheck=redirected.</w:t>
      </w:r>
    </w:p>
    <w:p w14:paraId="00000139"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 L. J. McGrath, A. M. Scott, A. </w:t>
      </w:r>
      <w:proofErr w:type="spellStart"/>
      <w:r>
        <w:rPr>
          <w:rFonts w:ascii="Times New Roman" w:eastAsia="Times New Roman" w:hAnsi="Times New Roman" w:cs="Times New Roman"/>
          <w:sz w:val="20"/>
          <w:szCs w:val="20"/>
        </w:rPr>
        <w:t>Surinach</w:t>
      </w:r>
      <w:proofErr w:type="spellEnd"/>
      <w:r>
        <w:rPr>
          <w:rFonts w:ascii="Times New Roman" w:eastAsia="Times New Roman" w:hAnsi="Times New Roman" w:cs="Times New Roman"/>
          <w:sz w:val="20"/>
          <w:szCs w:val="20"/>
        </w:rPr>
        <w:t xml:space="preserve">, R. Chambers, M. Benigno, and D. Malhotra, “Use of the </w:t>
      </w:r>
      <w:proofErr w:type="spellStart"/>
      <w:r>
        <w:rPr>
          <w:rFonts w:ascii="Times New Roman" w:eastAsia="Times New Roman" w:hAnsi="Times New Roman" w:cs="Times New Roman"/>
          <w:sz w:val="20"/>
          <w:szCs w:val="20"/>
        </w:rPr>
        <w:t>postacute</w:t>
      </w:r>
      <w:proofErr w:type="spellEnd"/>
      <w:r>
        <w:rPr>
          <w:rFonts w:ascii="Times New Roman" w:eastAsia="Times New Roman" w:hAnsi="Times New Roman" w:cs="Times New Roman"/>
          <w:sz w:val="20"/>
          <w:szCs w:val="20"/>
        </w:rPr>
        <w:t xml:space="preserve"> sequelae of COVID-19 diagnosis code in routine clinical practice in the US,” </w:t>
      </w:r>
      <w:r>
        <w:rPr>
          <w:rFonts w:ascii="Times New Roman" w:eastAsia="Times New Roman" w:hAnsi="Times New Roman" w:cs="Times New Roman"/>
          <w:i/>
          <w:sz w:val="20"/>
          <w:szCs w:val="20"/>
        </w:rPr>
        <w:t xml:space="preserve">JAMA </w:t>
      </w:r>
      <w:proofErr w:type="spellStart"/>
      <w:r>
        <w:rPr>
          <w:rFonts w:ascii="Times New Roman" w:eastAsia="Times New Roman" w:hAnsi="Times New Roman" w:cs="Times New Roman"/>
          <w:i/>
          <w:sz w:val="20"/>
          <w:szCs w:val="20"/>
        </w:rPr>
        <w:t>Netw</w:t>
      </w:r>
      <w:proofErr w:type="spellEnd"/>
      <w:r>
        <w:rPr>
          <w:rFonts w:ascii="Times New Roman" w:eastAsia="Times New Roman" w:hAnsi="Times New Roman" w:cs="Times New Roman"/>
          <w:i/>
          <w:sz w:val="20"/>
          <w:szCs w:val="20"/>
        </w:rPr>
        <w:t xml:space="preserve"> Open</w:t>
      </w:r>
      <w:r>
        <w:rPr>
          <w:rFonts w:ascii="Times New Roman" w:eastAsia="Times New Roman" w:hAnsi="Times New Roman" w:cs="Times New Roman"/>
          <w:sz w:val="20"/>
          <w:szCs w:val="20"/>
        </w:rPr>
        <w:t>, vol. 5, no. 10, pp. e2235089–e2235089, 2022.</w:t>
      </w:r>
    </w:p>
    <w:p w14:paraId="0000013A"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[11] E. R. Pfaff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“Coding long COVID: characterizing a new disease through an ICD-10 lens,” </w:t>
      </w:r>
      <w:r>
        <w:rPr>
          <w:rFonts w:ascii="Times New Roman" w:eastAsia="Times New Roman" w:hAnsi="Times New Roman" w:cs="Times New Roman"/>
          <w:i/>
          <w:sz w:val="20"/>
          <w:szCs w:val="20"/>
        </w:rPr>
        <w:t>BMC Med</w:t>
      </w:r>
      <w:r>
        <w:rPr>
          <w:rFonts w:ascii="Times New Roman" w:eastAsia="Times New Roman" w:hAnsi="Times New Roman" w:cs="Times New Roman"/>
          <w:sz w:val="20"/>
          <w:szCs w:val="20"/>
        </w:rPr>
        <w:t>, vol. 21, no. 1, p. 58, 2023.</w:t>
      </w:r>
    </w:p>
    <w:p w14:paraId="0000013B"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[12] A. S. Bhatt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“Accuracy of ICD-10 diagnostic codes to identify COVID-19 among hospitalized patients,” </w:t>
      </w:r>
      <w:r>
        <w:rPr>
          <w:rFonts w:ascii="Times New Roman" w:eastAsia="Times New Roman" w:hAnsi="Times New Roman" w:cs="Times New Roman"/>
          <w:i/>
          <w:sz w:val="20"/>
          <w:szCs w:val="20"/>
        </w:rPr>
        <w:t>J Gen Intern Med</w:t>
      </w:r>
      <w:r>
        <w:rPr>
          <w:rFonts w:ascii="Times New Roman" w:eastAsia="Times New Roman" w:hAnsi="Times New Roman" w:cs="Times New Roman"/>
          <w:sz w:val="20"/>
          <w:szCs w:val="20"/>
        </w:rPr>
        <w:t>, vol. 36, no. 8, pp. 2532–2535, 2021.</w:t>
      </w:r>
    </w:p>
    <w:p w14:paraId="0000013C"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[13] O. Byambasuren, P. Stehlik, J. Clark, K. Alcorn, and P. </w:t>
      </w:r>
      <w:proofErr w:type="spellStart"/>
      <w:r>
        <w:rPr>
          <w:rFonts w:ascii="Times New Roman" w:eastAsia="Times New Roman" w:hAnsi="Times New Roman" w:cs="Times New Roman"/>
          <w:sz w:val="20"/>
          <w:szCs w:val="20"/>
        </w:rPr>
        <w:t>Glasziou</w:t>
      </w:r>
      <w:proofErr w:type="spellEnd"/>
      <w:r>
        <w:rPr>
          <w:rFonts w:ascii="Times New Roman" w:eastAsia="Times New Roman" w:hAnsi="Times New Roman" w:cs="Times New Roman"/>
          <w:sz w:val="20"/>
          <w:szCs w:val="20"/>
        </w:rPr>
        <w:t xml:space="preserve">, “Effect of covid-19 vaccination on long covid: systematic review,” </w:t>
      </w:r>
      <w:r>
        <w:rPr>
          <w:rFonts w:ascii="Times New Roman" w:eastAsia="Times New Roman" w:hAnsi="Times New Roman" w:cs="Times New Roman"/>
          <w:i/>
          <w:sz w:val="20"/>
          <w:szCs w:val="20"/>
        </w:rPr>
        <w:t>BMJ medicine</w:t>
      </w:r>
      <w:r>
        <w:rPr>
          <w:rFonts w:ascii="Times New Roman" w:eastAsia="Times New Roman" w:hAnsi="Times New Roman" w:cs="Times New Roman"/>
          <w:sz w:val="20"/>
          <w:szCs w:val="20"/>
        </w:rPr>
        <w:t>, vol. 2, no. 1, 2023.</w:t>
      </w:r>
    </w:p>
    <w:p w14:paraId="0000013D"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[14] D. of H. S. Commonwealth of Pennsylvania, “ICD-10-CM Official Coding Guidelines Related to COVID-19 ,” https://www.pa.gov/content/dam/copapwp-pagov/en/dhs/documents/providers/providers/documents/coronavirus-2020/COVID-19%20ICD-10%20Guidance%20Quick%20.pdf.</w:t>
      </w:r>
    </w:p>
    <w:p w14:paraId="0000013E"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[15] S. Zeng, K. M. Pelzer, R. D. Gibbons, M. E. Peek, and W. F. Parker, “Association of zip code vaccination rate with COVID-19 mortality in Chicago, Illinois,” </w:t>
      </w:r>
      <w:r>
        <w:rPr>
          <w:rFonts w:ascii="Times New Roman" w:eastAsia="Times New Roman" w:hAnsi="Times New Roman" w:cs="Times New Roman"/>
          <w:i/>
          <w:sz w:val="20"/>
          <w:szCs w:val="20"/>
        </w:rPr>
        <w:t xml:space="preserve">JAMA </w:t>
      </w:r>
      <w:proofErr w:type="spellStart"/>
      <w:r>
        <w:rPr>
          <w:rFonts w:ascii="Times New Roman" w:eastAsia="Times New Roman" w:hAnsi="Times New Roman" w:cs="Times New Roman"/>
          <w:i/>
          <w:sz w:val="20"/>
          <w:szCs w:val="20"/>
        </w:rPr>
        <w:t>Netw</w:t>
      </w:r>
      <w:proofErr w:type="spellEnd"/>
      <w:r>
        <w:rPr>
          <w:rFonts w:ascii="Times New Roman" w:eastAsia="Times New Roman" w:hAnsi="Times New Roman" w:cs="Times New Roman"/>
          <w:i/>
          <w:sz w:val="20"/>
          <w:szCs w:val="20"/>
        </w:rPr>
        <w:t xml:space="preserve"> Open</w:t>
      </w:r>
      <w:r>
        <w:rPr>
          <w:rFonts w:ascii="Times New Roman" w:eastAsia="Times New Roman" w:hAnsi="Times New Roman" w:cs="Times New Roman"/>
          <w:sz w:val="20"/>
          <w:szCs w:val="20"/>
        </w:rPr>
        <w:t>, vol. 5, no. 5, pp. e2214753–e2214753, 2022.</w:t>
      </w:r>
    </w:p>
    <w:p w14:paraId="0000013F" w14:textId="77777777" w:rsidR="00743DF7" w:rsidRDefault="00000000">
      <w:pPr>
        <w:ind w:left="270" w:hanging="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[16] Centers for Disease Control and Prevention, “CDC Museum COVID-19 Timeline,” https://www.cdc.gov/museum/timeline/covid19.html.</w:t>
      </w:r>
    </w:p>
    <w:p w14:paraId="00000140" w14:textId="77777777" w:rsidR="00743DF7" w:rsidRDefault="00000000">
      <w:pPr>
        <w:spacing w:after="0" w:line="360" w:lineRule="auto"/>
        <w:jc w:val="both"/>
        <w:rPr>
          <w:rFonts w:ascii="Arial" w:eastAsia="Arial" w:hAnsi="Arial" w:cs="Arial"/>
          <w:b/>
          <w:sz w:val="20"/>
          <w:szCs w:val="20"/>
        </w:rPr>
      </w:pPr>
      <w:r>
        <w:rPr>
          <w:rFonts w:ascii="Times New Roman" w:eastAsia="Times New Roman" w:hAnsi="Times New Roman" w:cs="Times New Roman"/>
          <w:sz w:val="20"/>
          <w:szCs w:val="20"/>
        </w:rPr>
        <w:t> </w:t>
      </w:r>
    </w:p>
    <w:p w14:paraId="00000141" w14:textId="77777777" w:rsidR="00743DF7" w:rsidRDefault="00743DF7">
      <w:pPr>
        <w:spacing w:after="0" w:line="360" w:lineRule="auto"/>
        <w:rPr>
          <w:rFonts w:ascii="Arial" w:eastAsia="Arial" w:hAnsi="Arial" w:cs="Arial"/>
          <w:b/>
          <w:sz w:val="20"/>
          <w:szCs w:val="20"/>
        </w:rPr>
      </w:pPr>
    </w:p>
    <w:p w14:paraId="00000142" w14:textId="77777777" w:rsidR="00743DF7" w:rsidRDefault="00743DF7">
      <w:pPr>
        <w:spacing w:after="0" w:line="360" w:lineRule="auto"/>
        <w:jc w:val="center"/>
        <w:rPr>
          <w:rFonts w:ascii="Arial" w:eastAsia="Arial" w:hAnsi="Arial" w:cs="Arial"/>
          <w:b/>
          <w:sz w:val="20"/>
          <w:szCs w:val="20"/>
        </w:rPr>
      </w:pPr>
    </w:p>
    <w:p w14:paraId="00000143" w14:textId="77777777" w:rsidR="00743DF7" w:rsidRDefault="00743DF7">
      <w:pPr>
        <w:spacing w:after="0" w:line="360" w:lineRule="auto"/>
        <w:jc w:val="center"/>
        <w:rPr>
          <w:rFonts w:ascii="Arial" w:eastAsia="Arial" w:hAnsi="Arial" w:cs="Arial"/>
          <w:b/>
          <w:sz w:val="20"/>
          <w:szCs w:val="20"/>
        </w:rPr>
      </w:pPr>
    </w:p>
    <w:p w14:paraId="00000144" w14:textId="77777777" w:rsidR="00743DF7" w:rsidRDefault="00743DF7">
      <w:pPr>
        <w:spacing w:after="0" w:line="360" w:lineRule="auto"/>
        <w:jc w:val="center"/>
        <w:rPr>
          <w:rFonts w:ascii="Arial" w:eastAsia="Arial" w:hAnsi="Arial" w:cs="Arial"/>
          <w:b/>
          <w:sz w:val="20"/>
          <w:szCs w:val="20"/>
        </w:rPr>
      </w:pPr>
    </w:p>
    <w:p w14:paraId="00000145" w14:textId="77777777" w:rsidR="00743DF7" w:rsidRDefault="00743DF7">
      <w:pPr>
        <w:spacing w:after="0" w:line="360" w:lineRule="auto"/>
        <w:jc w:val="center"/>
        <w:rPr>
          <w:rFonts w:ascii="Arial" w:eastAsia="Arial" w:hAnsi="Arial" w:cs="Arial"/>
          <w:b/>
          <w:sz w:val="20"/>
          <w:szCs w:val="20"/>
        </w:rPr>
      </w:pPr>
    </w:p>
    <w:p w14:paraId="00000146" w14:textId="77777777" w:rsidR="00743DF7" w:rsidRDefault="00743DF7">
      <w:pPr>
        <w:spacing w:after="0" w:line="360" w:lineRule="auto"/>
        <w:jc w:val="center"/>
        <w:rPr>
          <w:rFonts w:ascii="Arial" w:eastAsia="Arial" w:hAnsi="Arial" w:cs="Arial"/>
          <w:b/>
          <w:sz w:val="20"/>
          <w:szCs w:val="20"/>
        </w:rPr>
      </w:pPr>
    </w:p>
    <w:p w14:paraId="00000147" w14:textId="77777777" w:rsidR="00743DF7" w:rsidRDefault="00743DF7">
      <w:pPr>
        <w:spacing w:after="0" w:line="240" w:lineRule="auto"/>
        <w:rPr>
          <w:rFonts w:ascii="Arial" w:eastAsia="Arial" w:hAnsi="Arial" w:cs="Arial"/>
          <w:sz w:val="24"/>
          <w:szCs w:val="24"/>
        </w:rPr>
      </w:pPr>
    </w:p>
    <w:p w14:paraId="00000148" w14:textId="77777777" w:rsidR="00743DF7" w:rsidRDefault="00743DF7">
      <w:pPr>
        <w:spacing w:after="0" w:line="360" w:lineRule="auto"/>
        <w:jc w:val="center"/>
        <w:rPr>
          <w:rFonts w:ascii="Arial" w:eastAsia="Arial" w:hAnsi="Arial" w:cs="Arial"/>
          <w:b/>
          <w:sz w:val="20"/>
          <w:szCs w:val="20"/>
        </w:rPr>
      </w:pPr>
    </w:p>
    <w:p w14:paraId="00000149" w14:textId="77777777" w:rsidR="00743DF7" w:rsidRDefault="00743DF7">
      <w:pPr>
        <w:spacing w:after="0" w:line="360" w:lineRule="auto"/>
        <w:jc w:val="center"/>
        <w:rPr>
          <w:rFonts w:ascii="Arial" w:eastAsia="Arial" w:hAnsi="Arial" w:cs="Arial"/>
          <w:b/>
          <w:sz w:val="20"/>
          <w:szCs w:val="20"/>
        </w:rPr>
      </w:pPr>
    </w:p>
    <w:p w14:paraId="0000014A" w14:textId="77777777" w:rsidR="00743DF7" w:rsidRDefault="00743DF7">
      <w:pPr>
        <w:spacing w:after="0" w:line="360" w:lineRule="auto"/>
        <w:jc w:val="center"/>
        <w:rPr>
          <w:rFonts w:ascii="Arial" w:eastAsia="Arial" w:hAnsi="Arial" w:cs="Arial"/>
          <w:sz w:val="20"/>
          <w:szCs w:val="20"/>
        </w:rPr>
      </w:pPr>
    </w:p>
    <w:p w14:paraId="0000014B" w14:textId="77777777" w:rsidR="00743DF7" w:rsidRDefault="00743DF7">
      <w:pPr>
        <w:rPr>
          <w:rFonts w:ascii="Arial" w:eastAsia="Arial" w:hAnsi="Arial" w:cs="Arial"/>
        </w:rPr>
      </w:pPr>
    </w:p>
    <w:sectPr w:rsidR="00743DF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 w:author="Sina Ansari" w:date="2024-08-16T13:57:00Z" w:initials="">
    <w:p w14:paraId="00000168"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still need to expand our lit review here. This is not enough. Seven papers on a topic like COVID-19 that have been studied hugely seem low.</w:t>
      </w:r>
    </w:p>
  </w:comment>
  <w:comment w:id="16" w:author="Sina Ansari" w:date="2024-08-16T13:43:00Z" w:initials="">
    <w:p w14:paraId="00000179"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what time frame?</w:t>
      </w:r>
    </w:p>
  </w:comment>
  <w:comment w:id="18" w:author="Alireza Kasaie" w:date="2024-08-16T20:25:00Z" w:initials="">
    <w:p w14:paraId="0000017A"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Thank you Dr. Ansari for your comment.</w:t>
      </w:r>
    </w:p>
    <w:p w14:paraId="0000017B" w14:textId="77777777" w:rsidR="00743DF7" w:rsidRDefault="00743DF7">
      <w:pPr>
        <w:widowControl w:val="0"/>
        <w:pBdr>
          <w:top w:val="nil"/>
          <w:left w:val="nil"/>
          <w:bottom w:val="nil"/>
          <w:right w:val="nil"/>
          <w:between w:val="nil"/>
        </w:pBdr>
        <w:spacing w:after="0" w:line="240" w:lineRule="auto"/>
        <w:rPr>
          <w:rFonts w:ascii="Arial" w:eastAsia="Arial" w:hAnsi="Arial" w:cs="Arial"/>
          <w:color w:val="000000"/>
        </w:rPr>
      </w:pPr>
    </w:p>
    <w:p w14:paraId="0000017C"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number is in total</w:t>
      </w:r>
    </w:p>
  </w:comment>
  <w:comment w:id="22" w:author="Sina Ansari" w:date="2024-08-16T03:15:00Z" w:initials="">
    <w:p w14:paraId="00000187"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Is this correct? 3 to 100?!</w:t>
      </w:r>
    </w:p>
  </w:comment>
  <w:comment w:id="23" w:author="Alireza Kasaie" w:date="2024-08-16T20:26:00Z" w:initials="">
    <w:p w14:paraId="00000188"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Yes.</w:t>
      </w:r>
    </w:p>
  </w:comment>
  <w:comment w:id="24" w:author="Sina Ansari" w:date="2024-08-16T13:46:00Z" w:initials="">
    <w:p w14:paraId="00000177"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transition to this paragraph is so abrupt. Can you report anything else about the outcome, specifically ICU-related, in the previous paragraph? In the last sentence, you want to mention we are focusing on ICU admissions in this paper as the outcome measure of interest.</w:t>
      </w:r>
    </w:p>
  </w:comment>
  <w:comment w:id="25" w:author="Sina Ansari" w:date="2024-08-16T13:54:00Z" w:initials="">
    <w:p w14:paraId="00000178"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would be a good place to mention that this has not been done and emphasize why it is important to focus on ICU admissions.</w:t>
      </w:r>
    </w:p>
  </w:comment>
  <w:comment w:id="26" w:author="Sina Ansari" w:date="2024-08-16T03:15:00Z" w:initials="">
    <w:p w14:paraId="00000151"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think we should call it COVID-19 throughout.</w:t>
      </w:r>
    </w:p>
  </w:comment>
  <w:comment w:id="27" w:author="Alireza Kasaie" w:date="2024-08-16T20:25:00Z" w:initials="">
    <w:p w14:paraId="00000152"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agree with you. I changed all COVID to COVID-19</w:t>
      </w:r>
    </w:p>
  </w:comment>
  <w:comment w:id="33" w:author="Sina Ansari" w:date="2024-08-16T13:49:00Z" w:initials="">
    <w:p w14:paraId="00000172"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must be consistent on the tenses, either all past or all present. It is more common to use the present tense, even if you are talking about a paper or study done in the past.</w:t>
      </w:r>
    </w:p>
  </w:comment>
  <w:comment w:id="53" w:author="Sina Ansari" w:date="2024-08-16T13:57:00Z" w:initials="">
    <w:p w14:paraId="00000167"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can reference some studies done on Shield here and how our focus differs.</w:t>
      </w:r>
    </w:p>
  </w:comment>
  <w:comment w:id="55" w:author="Sina Ansari" w:date="2024-08-16T13:55:00Z" w:initials="">
    <w:p w14:paraId="00000175"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Depending on the journal we sent, it might be good to summarize the key findings in a paragraph here.</w:t>
      </w:r>
    </w:p>
  </w:comment>
  <w:comment w:id="54" w:author="Kasaie Sharifi, Seyed Alireza" w:date="2024-08-16T16:36:00Z" w:initials="SK">
    <w:p w14:paraId="70B679C8" w14:textId="77777777" w:rsidR="00124717" w:rsidRDefault="00124717" w:rsidP="00124717">
      <w:pPr>
        <w:pStyle w:val="CommentText"/>
      </w:pPr>
      <w:r>
        <w:rPr>
          <w:rStyle w:val="CommentReference"/>
        </w:rPr>
        <w:annotationRef/>
      </w:r>
      <w:r>
        <w:t>Cohort study</w:t>
      </w:r>
    </w:p>
  </w:comment>
  <w:comment w:id="89" w:author="Sina Ansari" w:date="2024-08-16T17:25:00Z" w:initials="">
    <w:p w14:paraId="0000016F" w14:textId="6AFA1709"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Shouldn't we talk about the hypotheses and theory behind the hypotheses somewhere?</w:t>
      </w:r>
    </w:p>
  </w:comment>
  <w:comment w:id="90" w:author="Sina Ansari" w:date="2024-08-16T14:52:00Z" w:initials="">
    <w:p w14:paraId="0000018E"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section focuses on data collection and population, not study design. I would merge this with the next section and call it "Data Sources and Population." We then need a section to discuss the study and all variables, their definitions, and how they are computed in the study.</w:t>
      </w:r>
    </w:p>
  </w:comment>
  <w:comment w:id="93" w:author="Sina Ansari" w:date="2024-08-16T14:00:00Z" w:initials="">
    <w:p w14:paraId="0000015A"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datasets? ICU admissions?</w:t>
      </w:r>
    </w:p>
  </w:comment>
  <w:comment w:id="94" w:author="Alireza Kasaie" w:date="2024-08-16T20:32:00Z" w:initials="">
    <w:p w14:paraId="0000015B"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Yes</w:t>
      </w:r>
    </w:p>
  </w:comment>
  <w:comment w:id="98" w:author="Sina Ansari" w:date="2024-08-16T14:02:00Z" w:initials="">
    <w:p w14:paraId="0000016B"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here is a good place to clearly define what we mean by ICU admission rates.</w:t>
      </w:r>
    </w:p>
  </w:comment>
  <w:comment w:id="100" w:author="Alireza Kasaie" w:date="2024-08-16T20:33:00Z" w:initials="">
    <w:p w14:paraId="0000016C"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mean I should say how I calculated the ICU admission rate? Because I talked about it in the "Data Description" section</w:t>
      </w:r>
    </w:p>
  </w:comment>
  <w:comment w:id="105" w:author="Sina Ansari" w:date="2024-08-16T14:03:00Z" w:initials="">
    <w:p w14:paraId="0000015C"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need to discuss why we did that.</w:t>
      </w:r>
    </w:p>
  </w:comment>
  <w:comment w:id="106" w:author="Alireza Kasaie" w:date="2024-08-16T20:34:00Z" w:initials="">
    <w:p w14:paraId="0000015D"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 we need to reference a paper? My only assumption was to consider zipcodes with high frequency of ICU admission at Loyola</w:t>
      </w:r>
    </w:p>
  </w:comment>
  <w:comment w:id="120" w:author="Sina Ansari" w:date="2024-08-16T17:32:00Z" w:initials="">
    <w:p w14:paraId="00000180"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Create a table of all variables with all definitions and summary stats (mean, SD).</w:t>
      </w:r>
    </w:p>
  </w:comment>
  <w:comment w:id="121" w:author="Alireza Kasaie" w:date="2024-08-16T20:39:00Z" w:initials="">
    <w:p w14:paraId="00000181"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129" w:author="Sina Ansari" w:date="2024-08-16T16:01:00Z" w:initials="">
    <w:p w14:paraId="0000017D"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Shouldn't we call them Low vs High? For Less and More, you should say less than what or more than what.</w:t>
      </w:r>
    </w:p>
  </w:comment>
  <w:comment w:id="130" w:author="Sina Ansari" w:date="2024-08-16T16:01:00Z" w:initials="">
    <w:p w14:paraId="0000017E"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Why are we taking ADI 5 as high not low?</w:t>
      </w:r>
    </w:p>
  </w:comment>
  <w:comment w:id="131" w:author="Kasaie Sharifi, Seyed Alireza" w:date="2024-08-16T16:38:00Z" w:initials="SK">
    <w:p w14:paraId="7EBF38A5" w14:textId="77777777" w:rsidR="00124717" w:rsidRDefault="00124717" w:rsidP="00124717">
      <w:pPr>
        <w:pStyle w:val="CommentText"/>
      </w:pPr>
      <w:r>
        <w:rPr>
          <w:rStyle w:val="CommentReference"/>
        </w:rPr>
        <w:annotationRef/>
      </w:r>
      <w:r>
        <w:t>Low and High is  better</w:t>
      </w:r>
    </w:p>
  </w:comment>
  <w:comment w:id="132" w:author="Kasaie Sharifi, Seyed Alireza" w:date="2024-08-16T16:39:00Z" w:initials="SK">
    <w:p w14:paraId="3BE73ED5" w14:textId="77777777" w:rsidR="00124717" w:rsidRDefault="00124717" w:rsidP="00124717">
      <w:pPr>
        <w:pStyle w:val="CommentText"/>
      </w:pPr>
      <w:r>
        <w:rPr>
          <w:rStyle w:val="CommentReference"/>
        </w:rPr>
        <w:annotationRef/>
      </w:r>
      <w:r>
        <w:t>As far as I can I must not use “ “</w:t>
      </w:r>
    </w:p>
  </w:comment>
  <w:comment w:id="133" w:author="Kasaie Sharifi, Seyed Alireza" w:date="2024-08-16T16:54:00Z" w:initials="SK">
    <w:p w14:paraId="280B2B58" w14:textId="77777777" w:rsidR="00AF2FAE" w:rsidRDefault="00AF2FAE" w:rsidP="00AF2FAE">
      <w:pPr>
        <w:pStyle w:val="CommentText"/>
      </w:pPr>
      <w:r>
        <w:rPr>
          <w:rStyle w:val="CommentReference"/>
        </w:rPr>
        <w:annotationRef/>
      </w:r>
      <w:r>
        <w:t>Add the reference</w:t>
      </w:r>
    </w:p>
  </w:comment>
  <w:comment w:id="134" w:author="Sina Ansari" w:date="2024-08-16T14:27:00Z" w:initials="">
    <w:p w14:paraId="00000182" w14:textId="24837432"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add a reference to justify why we divide into two groups and do not use the continuous measure. By the way, did you check if the results are different if we use the ADI Index as a continuous numerical variable?</w:t>
      </w:r>
    </w:p>
  </w:comment>
  <w:comment w:id="144" w:author="Sina Ansari" w:date="2024-08-16T14:54:00Z" w:initials="">
    <w:p w14:paraId="0000014F"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we are focusing on these waves</w:t>
      </w:r>
    </w:p>
  </w:comment>
  <w:comment w:id="146" w:author="Alireza Kasaie" w:date="2024-08-16T20:41:00Z" w:initials="">
    <w:p w14:paraId="00000150"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163" w:author="Sina Ansari" w:date="2024-08-16T14:56:00Z" w:initials="">
    <w:p w14:paraId="0000014C"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should explain the logic. I don't think we need to include both.</w:t>
      </w:r>
    </w:p>
  </w:comment>
  <w:comment w:id="164" w:author="Alireza Kasaie" w:date="2024-08-16T20:41:00Z" w:initials="">
    <w:p w14:paraId="0000014D"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 you mean the logic behind choosing the "2-month lag"?</w:t>
      </w:r>
    </w:p>
  </w:comment>
  <w:comment w:id="167" w:author="Sina Ansari" w:date="2024-08-16T14:56:00Z" w:initials="">
    <w:p w14:paraId="0000018C"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Is this needed?</w:t>
      </w:r>
    </w:p>
  </w:comment>
  <w:comment w:id="168" w:author="Alireza Kasaie" w:date="2024-08-16T20:42:00Z" w:initials="">
    <w:p w14:paraId="0000018D"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added this since Dr. William mentioned this in his paper. Also, in some papers I saw that the authors mentioned about the timespan of the analyses</w:t>
      </w:r>
    </w:p>
  </w:comment>
  <w:comment w:id="188" w:author="Sina Ansari" w:date="2024-08-16T15:59:00Z" w:initials="">
    <w:p w14:paraId="0000017F"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made me think about the way we categorizing zipcodes into low and high disadvantaged areas. This  figure shows Shield having more centers in low disadvantaged areas.</w:t>
      </w:r>
    </w:p>
  </w:comment>
  <w:comment w:id="194" w:author="Sina Ansari" w:date="2024-08-16T17:20:00Z" w:initials="">
    <w:p w14:paraId="00000173"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Please use this format throughout the discussion of results.</w:t>
      </w:r>
    </w:p>
  </w:comment>
  <w:comment w:id="195" w:author="Alireza Kasaie" w:date="2024-08-16T20:44:00Z" w:initials="">
    <w:p w14:paraId="00000174"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209" w:author="Sina Ansari" w:date="2024-08-16T15:01:00Z" w:initials="">
    <w:p w14:paraId="00000169"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disadvantaged or underprivileged or underrepresented? We need to decide which one and be consistent.</w:t>
      </w:r>
    </w:p>
  </w:comment>
  <w:comment w:id="210" w:author="Alireza Kasaie" w:date="2024-08-16T20:45:00Z" w:initials="">
    <w:p w14:paraId="0000016A"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since my analyses are based on Less VS More Disadvantaged areas, I tried to keep to the "Disadvantaged"</w:t>
      </w:r>
    </w:p>
  </w:comment>
  <w:comment w:id="215" w:author="Sina Ansari" w:date="2024-08-16T17:26:00Z" w:initials="">
    <w:p w14:paraId="0000016D"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It is common to also check and report collinearity using VIF scores.</w:t>
      </w:r>
    </w:p>
  </w:comment>
  <w:comment w:id="216" w:author="Alireza Kasaie" w:date="2024-08-16T20:46:00Z" w:initials="">
    <w:p w14:paraId="0000016E"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217" w:author="Sina Ansari" w:date="2024-08-16T17:17:00Z" w:initials="">
    <w:p w14:paraId="00000155"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Every table and figure must be self-contained, and we need to have a note to include relevant information, like the method used, significant level codes, the unit of observation, ... . This is an example of notes for a table in one of my papers as a template for you:</w:t>
      </w:r>
    </w:p>
    <w:p w14:paraId="00000156" w14:textId="77777777" w:rsidR="00743DF7" w:rsidRDefault="00743DF7">
      <w:pPr>
        <w:widowControl w:val="0"/>
        <w:pBdr>
          <w:top w:val="nil"/>
          <w:left w:val="nil"/>
          <w:bottom w:val="nil"/>
          <w:right w:val="nil"/>
          <w:between w:val="nil"/>
        </w:pBdr>
        <w:spacing w:after="0" w:line="240" w:lineRule="auto"/>
        <w:rPr>
          <w:rFonts w:ascii="Arial" w:eastAsia="Arial" w:hAnsi="Arial" w:cs="Arial"/>
          <w:color w:val="000000"/>
        </w:rPr>
      </w:pPr>
    </w:p>
    <w:p w14:paraId="00000157"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Notes. OLS regression. The unit of observation is a patient visit to the ED. Regression coefficients are shown with robust standard errors in parentheses. </w:t>
      </w:r>
    </w:p>
    <w:p w14:paraId="00000158"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Wait Satisfaction results, based on a seven-point Likert scale, are substantively similar when estimated via ordered logit or probit regression. </w:t>
      </w:r>
    </w:p>
    <w:p w14:paraId="00000159"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p &lt; 0.01, ** p &lt; 0.05, * p &lt; 0.10.</w:t>
      </w:r>
    </w:p>
  </w:comment>
  <w:comment w:id="219" w:author="Sina Ansari" w:date="2024-08-16T16:51:00Z" w:initials="">
    <w:p w14:paraId="0000014E"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don't need a separate column for significant; you just add * (if any) right next to the estimate, like -0.005*. But you need to report SE in parentheses.</w:t>
      </w:r>
    </w:p>
  </w:comment>
  <w:comment w:id="220" w:author="Sina Ansari" w:date="2024-08-16T17:24:00Z" w:initials="">
    <w:p w14:paraId="00000170"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format of showing the models is confusing. It is not clear what the estimate is showing. I added an example of tables I use in my papers.</w:t>
      </w:r>
    </w:p>
  </w:comment>
  <w:comment w:id="221" w:author="Sina Ansari" w:date="2024-08-16T17:28:00Z" w:initials="">
    <w:p w14:paraId="00000171"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need to report the coefficient estimate for all variables, including the individual effects, for model 3.</w:t>
      </w:r>
    </w:p>
  </w:comment>
  <w:comment w:id="225" w:author="Sina Ansari" w:date="2024-08-16T15:02:00Z" w:initials="">
    <w:p w14:paraId="00000176"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Use multiplication sign instead of :</w:t>
      </w:r>
    </w:p>
  </w:comment>
  <w:comment w:id="242" w:author="Sina Ansari" w:date="2024-08-16T17:29:00Z" w:initials="">
    <w:p w14:paraId="0000018F" w14:textId="77777777" w:rsidR="00743DF7"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would remove the one-month lag results and just say we did a robustness check with a one-month lag and found qualitatively similar results.</w:t>
      </w:r>
    </w:p>
  </w:comment>
  <w:comment w:id="252" w:author="Sina Ansari" w:date="2024-08-16T14:19:00Z" w:initials="">
    <w:p w14:paraId="66C4D778" w14:textId="77777777" w:rsidR="006F139F" w:rsidRDefault="006F139F" w:rsidP="006F139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Try your best to avoid passive language. Do you mean collected or computed?</w:t>
      </w:r>
    </w:p>
  </w:comment>
  <w:comment w:id="253" w:author="Alireza Kasaie" w:date="2024-08-16T20:35:00Z" w:initials="">
    <w:p w14:paraId="288B13E0" w14:textId="77777777" w:rsidR="006F139F" w:rsidRDefault="006F139F" w:rsidP="006F139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changed it to "computed"</w:t>
      </w:r>
    </w:p>
  </w:comment>
  <w:comment w:id="254" w:author="Sina Ansari" w:date="2024-08-16T14:19:00Z" w:initials="">
    <w:p w14:paraId="7A8646D2" w14:textId="77777777" w:rsidR="006F139F" w:rsidRDefault="006F139F" w:rsidP="006F139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which figure?</w:t>
      </w:r>
    </w:p>
  </w:comment>
  <w:comment w:id="259" w:author="Sina Ansari" w:date="2024-08-16T14:58:00Z" w:initials="">
    <w:p w14:paraId="0EFD50C7" w14:textId="77777777" w:rsidR="00261BE1" w:rsidRDefault="00261BE1" w:rsidP="00261BE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don't need to repeat ourselves. We should clearly define our IV once and then use it afterward.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168" w15:done="0"/>
  <w15:commentEx w15:paraId="00000179" w15:done="0"/>
  <w15:commentEx w15:paraId="0000017C" w15:paraIdParent="00000179" w15:done="0"/>
  <w15:commentEx w15:paraId="00000187" w15:done="0"/>
  <w15:commentEx w15:paraId="00000188" w15:paraIdParent="00000187" w15:done="0"/>
  <w15:commentEx w15:paraId="00000177" w15:done="0"/>
  <w15:commentEx w15:paraId="00000178" w15:paraIdParent="00000177" w15:done="0"/>
  <w15:commentEx w15:paraId="00000151" w15:done="0"/>
  <w15:commentEx w15:paraId="00000152" w15:paraIdParent="00000151" w15:done="0"/>
  <w15:commentEx w15:paraId="00000172" w15:done="0"/>
  <w15:commentEx w15:paraId="00000167" w15:done="0"/>
  <w15:commentEx w15:paraId="00000175" w15:done="0"/>
  <w15:commentEx w15:paraId="70B679C8" w15:paraIdParent="00000175" w15:done="0"/>
  <w15:commentEx w15:paraId="0000016F" w15:done="0"/>
  <w15:commentEx w15:paraId="0000018E" w15:done="0"/>
  <w15:commentEx w15:paraId="0000015A" w15:done="0"/>
  <w15:commentEx w15:paraId="0000015B" w15:paraIdParent="0000015A" w15:done="0"/>
  <w15:commentEx w15:paraId="0000016B" w15:done="0"/>
  <w15:commentEx w15:paraId="0000016C" w15:paraIdParent="0000016B" w15:done="0"/>
  <w15:commentEx w15:paraId="0000015C" w15:done="0"/>
  <w15:commentEx w15:paraId="0000015D" w15:paraIdParent="0000015C" w15:done="0"/>
  <w15:commentEx w15:paraId="00000180" w15:done="0"/>
  <w15:commentEx w15:paraId="00000181" w15:paraIdParent="00000180" w15:done="0"/>
  <w15:commentEx w15:paraId="0000017D" w15:done="0"/>
  <w15:commentEx w15:paraId="0000017E" w15:paraIdParent="0000017D" w15:done="0"/>
  <w15:commentEx w15:paraId="7EBF38A5" w15:paraIdParent="0000017D" w15:done="0"/>
  <w15:commentEx w15:paraId="3BE73ED5" w15:paraIdParent="0000017D" w15:done="0"/>
  <w15:commentEx w15:paraId="280B2B58" w15:paraIdParent="0000017D" w15:done="0"/>
  <w15:commentEx w15:paraId="00000182" w15:done="0"/>
  <w15:commentEx w15:paraId="0000014F" w15:done="0"/>
  <w15:commentEx w15:paraId="00000150" w15:paraIdParent="0000014F" w15:done="0"/>
  <w15:commentEx w15:paraId="0000014C" w15:done="0"/>
  <w15:commentEx w15:paraId="0000014D" w15:paraIdParent="0000014C" w15:done="0"/>
  <w15:commentEx w15:paraId="0000018C" w15:done="0"/>
  <w15:commentEx w15:paraId="0000018D" w15:paraIdParent="0000018C" w15:done="0"/>
  <w15:commentEx w15:paraId="0000017F" w15:done="0"/>
  <w15:commentEx w15:paraId="00000173" w15:done="0"/>
  <w15:commentEx w15:paraId="00000174" w15:paraIdParent="00000173" w15:done="0"/>
  <w15:commentEx w15:paraId="00000169" w15:done="0"/>
  <w15:commentEx w15:paraId="0000016A" w15:paraIdParent="00000169" w15:done="0"/>
  <w15:commentEx w15:paraId="0000016D" w15:done="0"/>
  <w15:commentEx w15:paraId="0000016E" w15:paraIdParent="0000016D" w15:done="0"/>
  <w15:commentEx w15:paraId="00000159" w15:done="0"/>
  <w15:commentEx w15:paraId="0000014E" w15:done="0"/>
  <w15:commentEx w15:paraId="00000170" w15:done="0"/>
  <w15:commentEx w15:paraId="00000171" w15:paraIdParent="00000170" w15:done="0"/>
  <w15:commentEx w15:paraId="00000176" w15:done="0"/>
  <w15:commentEx w15:paraId="0000018F" w15:done="0"/>
  <w15:commentEx w15:paraId="66C4D778" w15:done="0"/>
  <w15:commentEx w15:paraId="288B13E0" w15:paraIdParent="66C4D778" w15:done="0"/>
  <w15:commentEx w15:paraId="7A8646D2" w15:done="0"/>
  <w15:commentEx w15:paraId="0EFD50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BE96C2" w16cex:dateUtc="2024-08-16T21:36:00Z"/>
  <w16cex:commentExtensible w16cex:durableId="12EEACEB" w16cex:dateUtc="2024-08-16T21:38:00Z"/>
  <w16cex:commentExtensible w16cex:durableId="62C780E5" w16cex:dateUtc="2024-08-16T21:39:00Z"/>
  <w16cex:commentExtensible w16cex:durableId="0EF123BD" w16cex:dateUtc="2024-08-16T2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168" w16cid:durableId="4984BFDA"/>
  <w16cid:commentId w16cid:paraId="00000179" w16cid:durableId="27DF076B"/>
  <w16cid:commentId w16cid:paraId="0000017C" w16cid:durableId="50A89F97"/>
  <w16cid:commentId w16cid:paraId="00000187" w16cid:durableId="1827DABE"/>
  <w16cid:commentId w16cid:paraId="00000188" w16cid:durableId="39776ED5"/>
  <w16cid:commentId w16cid:paraId="00000177" w16cid:durableId="75E16820"/>
  <w16cid:commentId w16cid:paraId="00000178" w16cid:durableId="430D2E53"/>
  <w16cid:commentId w16cid:paraId="00000151" w16cid:durableId="651DDFA7"/>
  <w16cid:commentId w16cid:paraId="00000152" w16cid:durableId="35369191"/>
  <w16cid:commentId w16cid:paraId="00000172" w16cid:durableId="418A7A82"/>
  <w16cid:commentId w16cid:paraId="00000167" w16cid:durableId="5E2181A7"/>
  <w16cid:commentId w16cid:paraId="00000175" w16cid:durableId="763CBE75"/>
  <w16cid:commentId w16cid:paraId="70B679C8" w16cid:durableId="33BE96C2"/>
  <w16cid:commentId w16cid:paraId="0000016F" w16cid:durableId="3837277B"/>
  <w16cid:commentId w16cid:paraId="0000018E" w16cid:durableId="4197E27A"/>
  <w16cid:commentId w16cid:paraId="0000015A" w16cid:durableId="1DE09F15"/>
  <w16cid:commentId w16cid:paraId="0000015B" w16cid:durableId="55D863DA"/>
  <w16cid:commentId w16cid:paraId="0000016B" w16cid:durableId="10158C55"/>
  <w16cid:commentId w16cid:paraId="0000016C" w16cid:durableId="09642333"/>
  <w16cid:commentId w16cid:paraId="0000015C" w16cid:durableId="72AC6882"/>
  <w16cid:commentId w16cid:paraId="0000015D" w16cid:durableId="4928280B"/>
  <w16cid:commentId w16cid:paraId="00000180" w16cid:durableId="03B34B22"/>
  <w16cid:commentId w16cid:paraId="00000181" w16cid:durableId="549AA033"/>
  <w16cid:commentId w16cid:paraId="0000017D" w16cid:durableId="275C477B"/>
  <w16cid:commentId w16cid:paraId="0000017E" w16cid:durableId="5FE03ECE"/>
  <w16cid:commentId w16cid:paraId="7EBF38A5" w16cid:durableId="12EEACEB"/>
  <w16cid:commentId w16cid:paraId="3BE73ED5" w16cid:durableId="62C780E5"/>
  <w16cid:commentId w16cid:paraId="280B2B58" w16cid:durableId="0EF123BD"/>
  <w16cid:commentId w16cid:paraId="00000182" w16cid:durableId="65E04DD3"/>
  <w16cid:commentId w16cid:paraId="0000014F" w16cid:durableId="0AFA7E59"/>
  <w16cid:commentId w16cid:paraId="00000150" w16cid:durableId="0EE5C6AD"/>
  <w16cid:commentId w16cid:paraId="0000014C" w16cid:durableId="53746FD8"/>
  <w16cid:commentId w16cid:paraId="0000014D" w16cid:durableId="7F1E129A"/>
  <w16cid:commentId w16cid:paraId="0000018C" w16cid:durableId="233B78E7"/>
  <w16cid:commentId w16cid:paraId="0000018D" w16cid:durableId="658E314D"/>
  <w16cid:commentId w16cid:paraId="0000017F" w16cid:durableId="13699BE4"/>
  <w16cid:commentId w16cid:paraId="00000173" w16cid:durableId="5B2AFD70"/>
  <w16cid:commentId w16cid:paraId="00000174" w16cid:durableId="546CFD07"/>
  <w16cid:commentId w16cid:paraId="00000169" w16cid:durableId="13366D09"/>
  <w16cid:commentId w16cid:paraId="0000016A" w16cid:durableId="4C6C3A6D"/>
  <w16cid:commentId w16cid:paraId="0000016D" w16cid:durableId="13C36C6B"/>
  <w16cid:commentId w16cid:paraId="0000016E" w16cid:durableId="197B8D72"/>
  <w16cid:commentId w16cid:paraId="00000159" w16cid:durableId="590F9E86"/>
  <w16cid:commentId w16cid:paraId="0000014E" w16cid:durableId="022F8CDA"/>
  <w16cid:commentId w16cid:paraId="00000170" w16cid:durableId="44A01776"/>
  <w16cid:commentId w16cid:paraId="00000171" w16cid:durableId="043DDC0F"/>
  <w16cid:commentId w16cid:paraId="00000176" w16cid:durableId="7C2071EB"/>
  <w16cid:commentId w16cid:paraId="0000018F" w16cid:durableId="16846EB1"/>
  <w16cid:commentId w16cid:paraId="66C4D778" w16cid:durableId="496C1D8A"/>
  <w16cid:commentId w16cid:paraId="288B13E0" w16cid:durableId="3901C9B1"/>
  <w16cid:commentId w16cid:paraId="7A8646D2" w16cid:durableId="543AF5C3"/>
  <w16cid:commentId w16cid:paraId="0EFD50C7" w16cid:durableId="430E5BC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24A4BDB-E2B1-4256-A005-740A8E5EB58C}"/>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9F161217-852C-407C-9D83-B3FE56FD257E}"/>
    <w:embedBold r:id="rId3" w:fontKey="{63A75C62-513F-4A81-9260-FDA06CAE3592}"/>
    <w:embedItalic r:id="rId4" w:fontKey="{7D3C311E-45B0-4AE6-B7E4-3DF3ADFB1AAA}"/>
  </w:font>
  <w:font w:name="Aptos Display">
    <w:charset w:val="00"/>
    <w:family w:val="swiss"/>
    <w:pitch w:val="variable"/>
    <w:sig w:usb0="20000287" w:usb1="00000003" w:usb2="00000000" w:usb3="00000000" w:csb0="0000019F" w:csb1="00000000"/>
    <w:embedRegular r:id="rId5" w:fontKey="{D95BFAAB-31FA-4C09-BEEE-0E30FB65E865}"/>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6" w:fontKey="{DB72C4A2-CC22-48A9-974D-B8B7C1BCFE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451259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saie Sharifi, Seyed Alireza">
    <w15:presenceInfo w15:providerId="AD" w15:userId="S::skasaiesharifi@luc.edu::504dccdc-0018-4209-98d7-45de2f5a9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27EBF"/>
    <w:rsid w:val="00073FF6"/>
    <w:rsid w:val="000F4756"/>
    <w:rsid w:val="00110110"/>
    <w:rsid w:val="00114D02"/>
    <w:rsid w:val="00124717"/>
    <w:rsid w:val="001B701D"/>
    <w:rsid w:val="00261BE1"/>
    <w:rsid w:val="006A7D6B"/>
    <w:rsid w:val="006F139F"/>
    <w:rsid w:val="00743DF7"/>
    <w:rsid w:val="007D0A94"/>
    <w:rsid w:val="00967F49"/>
    <w:rsid w:val="00AF2FAE"/>
    <w:rsid w:val="00E17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3976</TotalTime>
  <Pages>12</Pages>
  <Words>3890</Words>
  <Characters>22178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26016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Kasaie Sharifi, Seyed Alireza</dc:creator>
  <cp:lastModifiedBy>Kasaie Sharifi, Seyed Alireza</cp:lastModifiedBy>
  <cp:revision>11</cp:revision>
  <dcterms:created xsi:type="dcterms:W3CDTF">2024-08-15T17:42:00Z</dcterms:created>
  <dcterms:modified xsi:type="dcterms:W3CDTF">2024-08-19T15:39:00Z</dcterms:modified>
</cp:coreProperties>
</file>